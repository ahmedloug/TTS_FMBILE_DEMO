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ded.xml" ContentType="application/vnd.openxmlformats-officedocument.wordprocessingml.commentsExtended+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commentsIds.xml" ContentType="application/vnd.openxmlformats-officedocument.wordprocessingml.commentsIds+xml"/>
  <Override PartName="/word/commentsExtensible.xml" ContentType="application/vnd.openxmlformats-officedocument.wordprocessingml.commentsExtensible+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5D62" w14:textId="77777777" w:rsidR="001F3EC8" w:rsidRPr="00304219" w:rsidRDefault="001F3EC8" w:rsidP="001F3EC8">
      <w:pPr>
        <w:rPr>
          <w:sz w:val="40"/>
          <w:szCs w:val="40"/>
        </w:rPr>
      </w:pPr>
      <w:r>
        <w:rPr>
          <w:noProof/>
        </w:rPr>
        <w:drawing>
          <wp:inline distT="0" distB="0" distL="0" distR="0" wp14:anchorId="4D6D7447" wp14:editId="7B129950">
            <wp:extent cx="2654300" cy="60184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8">
                      <a:extLst>
                        <a:ext uri="{28A0092B-C50C-407E-A947-70E740481C1C}">
                          <a14:useLocalDpi xmlns:a14="http://schemas.microsoft.com/office/drawing/2010/main" val="0"/>
                        </a:ext>
                      </a:extLst>
                    </a:blip>
                    <a:stretch>
                      <a:fillRect/>
                    </a:stretch>
                  </pic:blipFill>
                  <pic:spPr>
                    <a:xfrm>
                      <a:off x="0" y="0"/>
                      <a:ext cx="2654300" cy="601847"/>
                    </a:xfrm>
                    <a:prstGeom prst="rect">
                      <a:avLst/>
                    </a:prstGeom>
                  </pic:spPr>
                </pic:pic>
              </a:graphicData>
            </a:graphic>
          </wp:inline>
        </w:drawing>
      </w:r>
    </w:p>
    <w:p w14:paraId="067A56B7" w14:textId="77777777" w:rsidR="001F3EC8" w:rsidRPr="00304219" w:rsidRDefault="001F3EC8" w:rsidP="001F3EC8"/>
    <w:p w14:paraId="1E5D635A" w14:textId="77777777" w:rsidR="001F3EC8" w:rsidRPr="00304219" w:rsidRDefault="001F3EC8" w:rsidP="001F3EC8"/>
    <w:p w14:paraId="7FB9485C" w14:textId="77777777" w:rsidR="001F3EC8" w:rsidRPr="00304219" w:rsidRDefault="001F3EC8" w:rsidP="001F3EC8"/>
    <w:p w14:paraId="0219FB5E" w14:textId="77777777" w:rsidR="001F3EC8" w:rsidRPr="008B6B56" w:rsidRDefault="001F3EC8" w:rsidP="001F3EC8">
      <w:pPr>
        <w:jc w:val="center"/>
        <w:rPr>
          <w:b/>
          <w:sz w:val="48"/>
          <w:szCs w:val="48"/>
        </w:rPr>
      </w:pPr>
      <w:r w:rsidRPr="4B702ED6">
        <w:rPr>
          <w:b/>
          <w:sz w:val="48"/>
          <w:szCs w:val="48"/>
        </w:rPr>
        <w:t>FO1.4.9 Architecture des messages, mécanismes de sécurité et protocole d’échanges</w:t>
      </w:r>
    </w:p>
    <w:p w14:paraId="39CD080F" w14:textId="77777777" w:rsidR="001F3EC8" w:rsidRPr="00304219" w:rsidRDefault="001F3EC8" w:rsidP="001F3EC8"/>
    <w:p w14:paraId="09BB0929" w14:textId="77777777" w:rsidR="001F3EC8" w:rsidRPr="00304219" w:rsidRDefault="001F3EC8" w:rsidP="001F3EC8"/>
    <w:p w14:paraId="675B2EFA" w14:textId="56CED1E4" w:rsidR="001F3EC8" w:rsidRPr="00304219" w:rsidRDefault="001F3EC8" w:rsidP="001F3EC8">
      <w:r w:rsidRPr="4B702ED6">
        <w:t>Version : 0.</w:t>
      </w:r>
      <w:r w:rsidR="00971A88">
        <w:t>4</w:t>
      </w:r>
      <w:r w:rsidR="00397872">
        <w:t>.</w:t>
      </w:r>
      <w:r w:rsidR="00E100E8">
        <w:t>2</w:t>
      </w:r>
    </w:p>
    <w:p w14:paraId="302618CB" w14:textId="2DD87DFA" w:rsidR="001F3EC8" w:rsidRPr="00304219" w:rsidRDefault="001F3EC8" w:rsidP="001F3EC8">
      <w:r w:rsidRPr="4B702ED6">
        <w:t xml:space="preserve">Date de version : </w:t>
      </w:r>
      <w:r w:rsidR="00E100E8">
        <w:t>11</w:t>
      </w:r>
      <w:r w:rsidRPr="4B702ED6">
        <w:t>/</w:t>
      </w:r>
      <w:r w:rsidR="00971A88">
        <w:t>0</w:t>
      </w:r>
      <w:r w:rsidR="00E100E8">
        <w:t>5</w:t>
      </w:r>
      <w:r w:rsidRPr="4B702ED6">
        <w:t>/202</w:t>
      </w:r>
      <w:r w:rsidR="00397872">
        <w:t>5</w:t>
      </w:r>
    </w:p>
    <w:p w14:paraId="4091F3C5" w14:textId="77777777" w:rsidR="001F3EC8" w:rsidRPr="00304219" w:rsidRDefault="001F3EC8" w:rsidP="001F3EC8"/>
    <w:p w14:paraId="3A41A61B" w14:textId="77777777" w:rsidR="001F3EC8" w:rsidRPr="00304219" w:rsidRDefault="001F3EC8" w:rsidP="001F3EC8"/>
    <w:p w14:paraId="038E35F9" w14:textId="77777777" w:rsidR="001F3EC8" w:rsidRPr="00304219" w:rsidRDefault="001F3EC8" w:rsidP="001F3EC8">
      <w:pPr>
        <w:jc w:val="center"/>
      </w:pPr>
    </w:p>
    <w:p w14:paraId="01B954F9" w14:textId="77777777" w:rsidR="001F3EC8" w:rsidRPr="00304219" w:rsidRDefault="001F3EC8" w:rsidP="001F3EC8">
      <w:pPr>
        <w:jc w:val="cente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119"/>
      </w:tblGrid>
      <w:tr w:rsidR="001F3EC8" w:rsidRPr="00304219" w14:paraId="636E6EA9" w14:textId="77777777" w:rsidTr="00F2475E">
        <w:trPr>
          <w:jc w:val="center"/>
        </w:trPr>
        <w:tc>
          <w:tcPr>
            <w:tcW w:w="1134" w:type="dxa"/>
            <w:vAlign w:val="center"/>
          </w:tcPr>
          <w:p w14:paraId="3DFD7AD2" w14:textId="77777777" w:rsidR="001F3EC8" w:rsidRPr="00304219" w:rsidRDefault="001F3EC8" w:rsidP="00F2475E">
            <w:pPr>
              <w:jc w:val="center"/>
              <w:rPr>
                <w:sz w:val="20"/>
                <w:szCs w:val="20"/>
              </w:rPr>
            </w:pPr>
            <w:r>
              <w:rPr>
                <w:noProof/>
              </w:rPr>
              <w:drawing>
                <wp:inline distT="0" distB="0" distL="0" distR="0" wp14:anchorId="139083E2" wp14:editId="2A202548">
                  <wp:extent cx="537322" cy="537322"/>
                  <wp:effectExtent l="0" t="0" r="0" b="0"/>
                  <wp:docPr id="3" name="Image 3" descr="Une image contenant signe, extérieur, ciel,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4C3252C2-CD95-4C47-93A3-4E79984795CA}"/>
                              </a:ext>
                            </a:extLst>
                          </a:blip>
                          <a:stretch>
                            <a:fillRect/>
                          </a:stretch>
                        </pic:blipFill>
                        <pic:spPr>
                          <a:xfrm>
                            <a:off x="0" y="0"/>
                            <a:ext cx="537322" cy="537322"/>
                          </a:xfrm>
                          <a:prstGeom prst="rect">
                            <a:avLst/>
                          </a:prstGeom>
                        </pic:spPr>
                      </pic:pic>
                    </a:graphicData>
                  </a:graphic>
                </wp:inline>
              </w:drawing>
            </w:r>
          </w:p>
        </w:tc>
        <w:tc>
          <w:tcPr>
            <w:tcW w:w="3119" w:type="dxa"/>
            <w:vAlign w:val="center"/>
          </w:tcPr>
          <w:p w14:paraId="405DA421" w14:textId="77777777" w:rsidR="001F3EC8" w:rsidRPr="00304219" w:rsidRDefault="001F3EC8" w:rsidP="00F2475E">
            <w:pPr>
              <w:pStyle w:val="Pieddepage"/>
              <w:rPr>
                <w:sz w:val="20"/>
                <w:szCs w:val="20"/>
              </w:rPr>
            </w:pPr>
            <w:r w:rsidRPr="4B702ED6">
              <w:rPr>
                <w:sz w:val="20"/>
                <w:szCs w:val="20"/>
              </w:rPr>
              <w:t>Opération réalisée avec le concours des Investissements d’avenir de l’Etat confiés à l’ADEME</w:t>
            </w:r>
          </w:p>
        </w:tc>
      </w:tr>
    </w:tbl>
    <w:p w14:paraId="1E984015" w14:textId="77777777" w:rsidR="001F3EC8" w:rsidRPr="00304219" w:rsidRDefault="001F3EC8" w:rsidP="001F3EC8"/>
    <w:p w14:paraId="51DF34AD" w14:textId="77777777" w:rsidR="001F3EC8" w:rsidRPr="00304219" w:rsidRDefault="001F3EC8" w:rsidP="001F3EC8"/>
    <w:p w14:paraId="7AF4C2E3" w14:textId="77777777" w:rsidR="001F3EC8" w:rsidRPr="00304219" w:rsidRDefault="001F3EC8" w:rsidP="001F3EC8"/>
    <w:p w14:paraId="1AE569D7" w14:textId="77777777" w:rsidR="001F3EC8" w:rsidRPr="00304219" w:rsidRDefault="001F3EC8" w:rsidP="001F3EC8"/>
    <w:p w14:paraId="6E1A1BD1" w14:textId="77777777" w:rsidR="001F3EC8" w:rsidRPr="00304219" w:rsidRDefault="001F3EC8" w:rsidP="001F3EC8"/>
    <w:p w14:paraId="7AAA2266" w14:textId="77777777" w:rsidR="001F3EC8" w:rsidRPr="00304219" w:rsidRDefault="001F3EC8" w:rsidP="001F3EC8"/>
    <w:p w14:paraId="6BF69E76" w14:textId="77777777" w:rsidR="001F3EC8" w:rsidRPr="00304219" w:rsidRDefault="001F3EC8" w:rsidP="001F3EC8"/>
    <w:p w14:paraId="6F29F4FF" w14:textId="77777777" w:rsidR="001F3EC8" w:rsidRPr="00304219" w:rsidRDefault="001F3EC8" w:rsidP="001F3EC8"/>
    <w:p w14:paraId="37A8DCA3" w14:textId="77777777" w:rsidR="001F3EC8" w:rsidRPr="00304219" w:rsidRDefault="001F3EC8" w:rsidP="001F3EC8"/>
    <w:p w14:paraId="642538BF" w14:textId="77777777" w:rsidR="001F3EC8" w:rsidRPr="00304219" w:rsidRDefault="001F3EC8" w:rsidP="001F3EC8"/>
    <w:p w14:paraId="02FEE7EF" w14:textId="77777777" w:rsidR="001F3EC8" w:rsidRDefault="001F3EC8" w:rsidP="001F3EC8"/>
    <w:p w14:paraId="0814688F" w14:textId="77777777" w:rsidR="001F3EC8" w:rsidRDefault="001F3EC8" w:rsidP="001F3EC8"/>
    <w:p w14:paraId="11FBFA4A" w14:textId="77777777" w:rsidR="001F3EC8" w:rsidRPr="00304219" w:rsidRDefault="001F3EC8" w:rsidP="001F3EC8">
      <w:pPr>
        <w:sectPr w:rsidR="001F3EC8" w:rsidRPr="00304219" w:rsidSect="00F2475E">
          <w:headerReference w:type="default" r:id="rId10"/>
          <w:footerReference w:type="default" r:id="rId11"/>
          <w:footerReference w:type="first" r:id="rId12"/>
          <w:pgSz w:w="11906" w:h="16838"/>
          <w:pgMar w:top="1134" w:right="1304" w:bottom="1418" w:left="1304" w:header="510" w:footer="709" w:gutter="0"/>
          <w:pgBorders w:display="firstPage" w:offsetFrom="page">
            <w:top w:val="thinThickSmallGap" w:sz="18" w:space="24" w:color="28385A"/>
            <w:left w:val="thinThickSmallGap" w:sz="18" w:space="24" w:color="28385A"/>
            <w:bottom w:val="thickThinSmallGap" w:sz="18" w:space="24" w:color="28385A"/>
            <w:right w:val="thickThinSmallGap" w:sz="18" w:space="24" w:color="28385A"/>
          </w:pgBorders>
          <w:cols w:space="708"/>
          <w:titlePg/>
          <w:docGrid w:linePitch="360"/>
        </w:sectPr>
      </w:pPr>
    </w:p>
    <w:p w14:paraId="0ABDA62B" w14:textId="77777777" w:rsidR="001F3EC8" w:rsidRPr="00304219" w:rsidRDefault="001F3EC8" w:rsidP="001F3EC8"/>
    <w:p w14:paraId="289C7A2E" w14:textId="77777777" w:rsidR="001F3EC8" w:rsidRPr="00304219" w:rsidRDefault="001F3EC8" w:rsidP="001F3EC8"/>
    <w:tbl>
      <w:tblPr>
        <w:tblW w:w="7760" w:type="dxa"/>
        <w:jc w:val="center"/>
        <w:tblLook w:val="04A0" w:firstRow="1" w:lastRow="0" w:firstColumn="1" w:lastColumn="0" w:noHBand="0" w:noVBand="1"/>
      </w:tblPr>
      <w:tblGrid>
        <w:gridCol w:w="723"/>
        <w:gridCol w:w="740"/>
        <w:gridCol w:w="520"/>
        <w:gridCol w:w="709"/>
        <w:gridCol w:w="1234"/>
        <w:gridCol w:w="1062"/>
        <w:gridCol w:w="988"/>
        <w:gridCol w:w="940"/>
        <w:gridCol w:w="850"/>
        <w:gridCol w:w="718"/>
      </w:tblGrid>
      <w:tr w:rsidR="001F3EC8" w:rsidRPr="00304219" w14:paraId="6690BE8E" w14:textId="77777777" w:rsidTr="00F2475E">
        <w:trPr>
          <w:trHeight w:val="304"/>
          <w:jc w:val="center"/>
        </w:trPr>
        <w:tc>
          <w:tcPr>
            <w:tcW w:w="600" w:type="dxa"/>
            <w:tcBorders>
              <w:top w:val="nil"/>
              <w:left w:val="single" w:sz="4" w:space="0" w:color="FFFFFF" w:themeColor="background1"/>
              <w:bottom w:val="single" w:sz="4" w:space="0" w:color="4472C4" w:themeColor="accent1"/>
              <w:right w:val="nil"/>
            </w:tcBorders>
            <w:shd w:val="clear" w:color="auto" w:fill="29385A"/>
            <w:vAlign w:val="center"/>
            <w:hideMark/>
          </w:tcPr>
          <w:p w14:paraId="1607FB89"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Projet</w:t>
            </w:r>
          </w:p>
        </w:tc>
        <w:tc>
          <w:tcPr>
            <w:tcW w:w="740" w:type="dxa"/>
            <w:tcBorders>
              <w:top w:val="nil"/>
              <w:left w:val="single" w:sz="4" w:space="0" w:color="FFFFFF" w:themeColor="background1"/>
              <w:bottom w:val="single" w:sz="4" w:space="0" w:color="4472C4" w:themeColor="accent1"/>
              <w:right w:val="nil"/>
            </w:tcBorders>
            <w:shd w:val="clear" w:color="auto" w:fill="29385A"/>
            <w:vAlign w:val="center"/>
            <w:hideMark/>
          </w:tcPr>
          <w:p w14:paraId="4B49772C"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Zone</w:t>
            </w:r>
          </w:p>
        </w:tc>
        <w:tc>
          <w:tcPr>
            <w:tcW w:w="520" w:type="dxa"/>
            <w:tcBorders>
              <w:top w:val="nil"/>
              <w:left w:val="single" w:sz="4" w:space="0" w:color="FFFFFF" w:themeColor="background1"/>
              <w:bottom w:val="single" w:sz="4" w:space="0" w:color="4472C4" w:themeColor="accent1"/>
              <w:right w:val="nil"/>
            </w:tcBorders>
            <w:shd w:val="clear" w:color="auto" w:fill="29385A"/>
            <w:vAlign w:val="center"/>
            <w:hideMark/>
          </w:tcPr>
          <w:p w14:paraId="5C6D9E40"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Lot</w:t>
            </w:r>
          </w:p>
        </w:tc>
        <w:tc>
          <w:tcPr>
            <w:tcW w:w="620" w:type="dxa"/>
            <w:tcBorders>
              <w:top w:val="nil"/>
              <w:left w:val="single" w:sz="4" w:space="0" w:color="FFFFFF" w:themeColor="background1"/>
              <w:bottom w:val="single" w:sz="4" w:space="0" w:color="4472C4" w:themeColor="accent1"/>
              <w:right w:val="nil"/>
            </w:tcBorders>
            <w:shd w:val="clear" w:color="auto" w:fill="29385A"/>
            <w:vAlign w:val="center"/>
            <w:hideMark/>
          </w:tcPr>
          <w:p w14:paraId="745CD583"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Phase</w:t>
            </w:r>
          </w:p>
        </w:tc>
        <w:tc>
          <w:tcPr>
            <w:tcW w:w="1120" w:type="dxa"/>
            <w:tcBorders>
              <w:top w:val="nil"/>
              <w:left w:val="single" w:sz="4" w:space="0" w:color="FFFFFF" w:themeColor="background1"/>
              <w:bottom w:val="single" w:sz="4" w:space="0" w:color="4472C4" w:themeColor="accent1"/>
              <w:right w:val="nil"/>
            </w:tcBorders>
            <w:shd w:val="clear" w:color="auto" w:fill="29385A"/>
            <w:vAlign w:val="center"/>
            <w:hideMark/>
          </w:tcPr>
          <w:p w14:paraId="287801BF"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Générations</w:t>
            </w:r>
          </w:p>
        </w:tc>
        <w:tc>
          <w:tcPr>
            <w:tcW w:w="980" w:type="dxa"/>
            <w:tcBorders>
              <w:top w:val="nil"/>
              <w:left w:val="single" w:sz="4" w:space="0" w:color="FFFFFF" w:themeColor="background1"/>
              <w:bottom w:val="single" w:sz="4" w:space="0" w:color="4472C4" w:themeColor="accent1"/>
              <w:right w:val="nil"/>
            </w:tcBorders>
            <w:shd w:val="clear" w:color="auto" w:fill="29385A"/>
            <w:vAlign w:val="center"/>
            <w:hideMark/>
          </w:tcPr>
          <w:p w14:paraId="1EE7B94E"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Type de document</w:t>
            </w:r>
          </w:p>
        </w:tc>
        <w:tc>
          <w:tcPr>
            <w:tcW w:w="840" w:type="dxa"/>
            <w:tcBorders>
              <w:top w:val="nil"/>
              <w:left w:val="single" w:sz="4" w:space="0" w:color="FFFFFF" w:themeColor="background1"/>
              <w:bottom w:val="single" w:sz="4" w:space="0" w:color="4472C4" w:themeColor="accent1"/>
              <w:right w:val="nil"/>
            </w:tcBorders>
            <w:shd w:val="clear" w:color="auto" w:fill="29385A"/>
            <w:vAlign w:val="center"/>
            <w:hideMark/>
          </w:tcPr>
          <w:p w14:paraId="3ABCB2AA"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Emetteur</w:t>
            </w:r>
          </w:p>
        </w:tc>
        <w:tc>
          <w:tcPr>
            <w:tcW w:w="940" w:type="dxa"/>
            <w:tcBorders>
              <w:top w:val="nil"/>
              <w:left w:val="single" w:sz="4" w:space="0" w:color="FFFFFF" w:themeColor="background1"/>
              <w:bottom w:val="single" w:sz="4" w:space="0" w:color="4472C4" w:themeColor="accent1"/>
              <w:right w:val="nil"/>
            </w:tcBorders>
            <w:shd w:val="clear" w:color="auto" w:fill="29385A"/>
            <w:vAlign w:val="center"/>
            <w:hideMark/>
          </w:tcPr>
          <w:p w14:paraId="741EE89D"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Numéro Chrono</w:t>
            </w:r>
          </w:p>
        </w:tc>
        <w:tc>
          <w:tcPr>
            <w:tcW w:w="760" w:type="dxa"/>
            <w:tcBorders>
              <w:top w:val="nil"/>
              <w:left w:val="single" w:sz="4" w:space="0" w:color="FFFFFF" w:themeColor="background1"/>
              <w:bottom w:val="single" w:sz="4" w:space="0" w:color="4472C4" w:themeColor="accent1"/>
              <w:right w:val="nil"/>
            </w:tcBorders>
            <w:shd w:val="clear" w:color="auto" w:fill="29385A"/>
            <w:vAlign w:val="center"/>
            <w:hideMark/>
          </w:tcPr>
          <w:p w14:paraId="60CECC77"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Version</w:t>
            </w:r>
          </w:p>
        </w:tc>
        <w:tc>
          <w:tcPr>
            <w:tcW w:w="640" w:type="dxa"/>
            <w:tcBorders>
              <w:top w:val="nil"/>
              <w:left w:val="single" w:sz="4" w:space="0" w:color="FFFFFF" w:themeColor="background1"/>
              <w:bottom w:val="single" w:sz="4" w:space="0" w:color="4472C4" w:themeColor="accent1"/>
              <w:right w:val="single" w:sz="4" w:space="0" w:color="4472C4" w:themeColor="accent1"/>
            </w:tcBorders>
            <w:shd w:val="clear" w:color="auto" w:fill="29385A"/>
            <w:vAlign w:val="center"/>
            <w:hideMark/>
          </w:tcPr>
          <w:p w14:paraId="7886CDC4" w14:textId="77777777" w:rsidR="001F3EC8" w:rsidRPr="00304219" w:rsidRDefault="001F3EC8" w:rsidP="00F2475E">
            <w:pPr>
              <w:spacing w:after="0"/>
              <w:jc w:val="center"/>
              <w:rPr>
                <w:rFonts w:eastAsia="Times New Roman"/>
                <w:b/>
                <w:color w:val="FFFFFF"/>
                <w:sz w:val="20"/>
                <w:szCs w:val="20"/>
              </w:rPr>
            </w:pPr>
            <w:r w:rsidRPr="4B702ED6">
              <w:rPr>
                <w:rFonts w:eastAsia="Times New Roman"/>
                <w:b/>
                <w:color w:val="FFFFFF" w:themeColor="background1"/>
                <w:sz w:val="20"/>
                <w:szCs w:val="20"/>
              </w:rPr>
              <w:t>Indice</w:t>
            </w:r>
          </w:p>
        </w:tc>
      </w:tr>
      <w:tr w:rsidR="001F3EC8" w:rsidRPr="00304219" w14:paraId="15112DF1" w14:textId="77777777" w:rsidTr="00F2475E">
        <w:trPr>
          <w:trHeight w:val="290"/>
          <w:jc w:val="center"/>
        </w:trPr>
        <w:tc>
          <w:tcPr>
            <w:tcW w:w="60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59EB2C38"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FM</w:t>
            </w:r>
          </w:p>
        </w:tc>
        <w:tc>
          <w:tcPr>
            <w:tcW w:w="74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2E0C49FE"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TZ</w:t>
            </w:r>
          </w:p>
        </w:tc>
        <w:tc>
          <w:tcPr>
            <w:tcW w:w="52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287F7376"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L4</w:t>
            </w:r>
          </w:p>
        </w:tc>
        <w:tc>
          <w:tcPr>
            <w:tcW w:w="62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3C7D35B5"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TTP</w:t>
            </w:r>
          </w:p>
        </w:tc>
        <w:tc>
          <w:tcPr>
            <w:tcW w:w="112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2A82314E"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G2</w:t>
            </w:r>
          </w:p>
        </w:tc>
        <w:tc>
          <w:tcPr>
            <w:tcW w:w="98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5FAA3AED"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LIV</w:t>
            </w:r>
          </w:p>
        </w:tc>
        <w:tc>
          <w:tcPr>
            <w:tcW w:w="84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20A37BC7"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SIC</w:t>
            </w:r>
          </w:p>
        </w:tc>
        <w:tc>
          <w:tcPr>
            <w:tcW w:w="94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3AD0476D"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00118</w:t>
            </w:r>
          </w:p>
        </w:tc>
        <w:tc>
          <w:tcPr>
            <w:tcW w:w="760" w:type="dxa"/>
            <w:tcBorders>
              <w:top w:val="single" w:sz="4" w:space="0" w:color="4472C4" w:themeColor="accent1"/>
              <w:left w:val="single" w:sz="4" w:space="0" w:color="4472C4" w:themeColor="accent1"/>
              <w:bottom w:val="single" w:sz="4" w:space="0" w:color="4472C4" w:themeColor="accent1"/>
              <w:right w:val="nil"/>
            </w:tcBorders>
            <w:shd w:val="clear" w:color="auto" w:fill="auto"/>
            <w:noWrap/>
            <w:vAlign w:val="bottom"/>
          </w:tcPr>
          <w:p w14:paraId="6350FB09" w14:textId="77777777" w:rsidR="001F3EC8" w:rsidRPr="00304219" w:rsidRDefault="001F3EC8" w:rsidP="00F2475E">
            <w:pPr>
              <w:spacing w:after="0"/>
              <w:jc w:val="center"/>
              <w:rPr>
                <w:rFonts w:eastAsia="Times New Roman"/>
                <w:color w:val="000000"/>
                <w:sz w:val="20"/>
                <w:szCs w:val="20"/>
              </w:rPr>
            </w:pPr>
            <w:r w:rsidRPr="4B702ED6">
              <w:rPr>
                <w:rFonts w:eastAsia="Times New Roman"/>
                <w:color w:val="000000" w:themeColor="text1"/>
                <w:sz w:val="20"/>
                <w:szCs w:val="20"/>
              </w:rPr>
              <w:t>0</w:t>
            </w:r>
          </w:p>
        </w:tc>
        <w:tc>
          <w:tcPr>
            <w:tcW w:w="64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noWrap/>
            <w:vAlign w:val="bottom"/>
          </w:tcPr>
          <w:p w14:paraId="34BB6B53" w14:textId="09262A5D" w:rsidR="001F3EC8" w:rsidRPr="00304219" w:rsidRDefault="00971A88" w:rsidP="00F2475E">
            <w:pPr>
              <w:spacing w:after="0"/>
              <w:jc w:val="center"/>
              <w:rPr>
                <w:rFonts w:eastAsia="Times New Roman"/>
                <w:color w:val="000000"/>
                <w:sz w:val="20"/>
                <w:szCs w:val="20"/>
              </w:rPr>
            </w:pPr>
            <w:r>
              <w:rPr>
                <w:rFonts w:eastAsia="Times New Roman"/>
                <w:color w:val="000000"/>
                <w:sz w:val="20"/>
                <w:szCs w:val="20"/>
              </w:rPr>
              <w:t>4</w:t>
            </w:r>
            <w:r w:rsidR="00AB6B35">
              <w:rPr>
                <w:rFonts w:eastAsia="Times New Roman"/>
                <w:color w:val="000000"/>
                <w:sz w:val="20"/>
                <w:szCs w:val="20"/>
              </w:rPr>
              <w:t>.</w:t>
            </w:r>
            <w:r w:rsidR="00E100E8">
              <w:rPr>
                <w:rFonts w:eastAsia="Times New Roman"/>
                <w:color w:val="000000"/>
                <w:sz w:val="20"/>
                <w:szCs w:val="20"/>
              </w:rPr>
              <w:t>2</w:t>
            </w:r>
          </w:p>
        </w:tc>
      </w:tr>
    </w:tbl>
    <w:p w14:paraId="4F1C2169" w14:textId="77777777" w:rsidR="001F3EC8" w:rsidRPr="00304219" w:rsidRDefault="001F3EC8" w:rsidP="001F3EC8">
      <w:pPr>
        <w:sectPr w:rsidR="001F3EC8" w:rsidRPr="00304219" w:rsidSect="00F2475E">
          <w:headerReference w:type="default" r:id="rId13"/>
          <w:footerReference w:type="default" r:id="rId14"/>
          <w:footerReference w:type="first" r:id="rId15"/>
          <w:type w:val="continuous"/>
          <w:pgSz w:w="11906" w:h="16838"/>
          <w:pgMar w:top="1134" w:right="1304" w:bottom="1418" w:left="1304" w:header="510" w:footer="709" w:gutter="0"/>
          <w:pgBorders w:display="firstPage" w:offsetFrom="page">
            <w:top w:val="thinThickSmallGap" w:sz="18" w:space="24" w:color="28385A"/>
            <w:left w:val="thinThickSmallGap" w:sz="18" w:space="24" w:color="28385A"/>
            <w:bottom w:val="thickThinSmallGap" w:sz="18" w:space="24" w:color="28385A"/>
            <w:right w:val="thickThinSmallGap" w:sz="18" w:space="24" w:color="28385A"/>
          </w:pgBorders>
          <w:cols w:space="708"/>
          <w:titlePg/>
          <w:docGrid w:linePitch="360"/>
        </w:sectPr>
      </w:pPr>
    </w:p>
    <w:p w14:paraId="053A8F17" w14:textId="77777777" w:rsidR="001F3EC8" w:rsidRPr="00304219" w:rsidRDefault="001F3EC8" w:rsidP="001F3EC8">
      <w:pPr>
        <w:pStyle w:val="Titre"/>
        <w:ind w:left="0" w:firstLine="0"/>
      </w:pPr>
      <w:bookmarkStart w:id="0" w:name="_Toc162428356"/>
      <w:bookmarkStart w:id="1" w:name="_Toc193750204"/>
      <w:r w:rsidRPr="4B702ED6">
        <w:t>Informations du document</w:t>
      </w:r>
      <w:bookmarkEnd w:id="0"/>
      <w:bookmarkEnd w:id="1"/>
    </w:p>
    <w:p w14:paraId="329025F2" w14:textId="77777777" w:rsidR="001F3EC8" w:rsidRPr="00304219" w:rsidRDefault="001F3EC8" w:rsidP="001F3EC8">
      <w:r w:rsidRPr="4B702ED6">
        <w:t>Périmètre de diffusion : Interne</w:t>
      </w:r>
    </w:p>
    <w:p w14:paraId="5F0C7E6B" w14:textId="77777777" w:rsidR="001F3EC8" w:rsidRPr="00304219" w:rsidRDefault="001F3EC8" w:rsidP="001F3EC8">
      <w:r w:rsidRPr="4B702ED6">
        <w:t>Type : Initial</w:t>
      </w:r>
    </w:p>
    <w:p w14:paraId="7D5AAFFA" w14:textId="77777777" w:rsidR="001F3EC8" w:rsidRPr="00304219" w:rsidRDefault="001F3EC8" w:rsidP="001F3EC8">
      <w:r w:rsidRPr="4B702ED6">
        <w:t>Date prévue de livraison : xxx</w:t>
      </w:r>
    </w:p>
    <w:p w14:paraId="1B1DF33F" w14:textId="77777777" w:rsidR="001F3EC8" w:rsidRPr="00304219" w:rsidRDefault="001F3EC8" w:rsidP="001F3EC8">
      <w:r w:rsidRPr="4B702ED6">
        <w:t>Statut : en cours</w:t>
      </w:r>
    </w:p>
    <w:p w14:paraId="6709813D" w14:textId="77777777" w:rsidR="001F3EC8" w:rsidRPr="00304219" w:rsidRDefault="001F3EC8" w:rsidP="001F3EC8">
      <w:pPr>
        <w:rPr>
          <w:b/>
        </w:rPr>
      </w:pPr>
    </w:p>
    <w:p w14:paraId="72AFFAB1" w14:textId="77777777" w:rsidR="001F3EC8" w:rsidRPr="00304219" w:rsidRDefault="001F3EC8" w:rsidP="001F3EC8">
      <w:pPr>
        <w:rPr>
          <w:b/>
        </w:rPr>
      </w:pPr>
      <w:r w:rsidRPr="4B702ED6">
        <w:rPr>
          <w:b/>
        </w:rPr>
        <w:t>Auteurs :</w:t>
      </w:r>
    </w:p>
    <w:tbl>
      <w:tblPr>
        <w:tblStyle w:val="Grilledutableau"/>
        <w:tblW w:w="9508"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Look w:val="04A0" w:firstRow="1" w:lastRow="0" w:firstColumn="1" w:lastColumn="0" w:noHBand="0" w:noVBand="1"/>
      </w:tblPr>
      <w:tblGrid>
        <w:gridCol w:w="2261"/>
        <w:gridCol w:w="1585"/>
        <w:gridCol w:w="5662"/>
      </w:tblGrid>
      <w:tr w:rsidR="001F3EC8" w:rsidRPr="00304219" w14:paraId="450D60AC" w14:textId="77777777" w:rsidTr="00F2475E">
        <w:trPr>
          <w:jc w:val="center"/>
        </w:trPr>
        <w:tc>
          <w:tcPr>
            <w:tcW w:w="2261" w:type="dxa"/>
            <w:shd w:val="clear" w:color="auto" w:fill="28385A"/>
            <w:vAlign w:val="center"/>
          </w:tcPr>
          <w:p w14:paraId="643149F7" w14:textId="77777777" w:rsidR="001F3EC8" w:rsidRPr="00304219" w:rsidRDefault="001F3EC8" w:rsidP="00F2475E">
            <w:pPr>
              <w:spacing w:before="60" w:after="60"/>
              <w:jc w:val="center"/>
              <w:rPr>
                <w:b/>
                <w:color w:val="FFFFFF" w:themeColor="background1"/>
              </w:rPr>
            </w:pPr>
            <w:r w:rsidRPr="4B702ED6">
              <w:rPr>
                <w:b/>
                <w:color w:val="FFFFFF" w:themeColor="background1"/>
              </w:rPr>
              <w:t>Pilote(s)</w:t>
            </w:r>
          </w:p>
        </w:tc>
        <w:tc>
          <w:tcPr>
            <w:tcW w:w="1585" w:type="dxa"/>
            <w:shd w:val="clear" w:color="auto" w:fill="28385A"/>
            <w:vAlign w:val="center"/>
          </w:tcPr>
          <w:p w14:paraId="51EF77B3" w14:textId="77777777" w:rsidR="001F3EC8" w:rsidRPr="00304219" w:rsidRDefault="001F3EC8" w:rsidP="00F2475E">
            <w:pPr>
              <w:spacing w:before="60" w:after="60"/>
              <w:jc w:val="center"/>
              <w:rPr>
                <w:b/>
                <w:color w:val="FFFFFF" w:themeColor="background1"/>
              </w:rPr>
            </w:pPr>
            <w:r w:rsidRPr="4B702ED6">
              <w:rPr>
                <w:b/>
                <w:color w:val="FFFFFF" w:themeColor="background1"/>
              </w:rPr>
              <w:t>Organisation</w:t>
            </w:r>
          </w:p>
        </w:tc>
        <w:tc>
          <w:tcPr>
            <w:tcW w:w="5662" w:type="dxa"/>
            <w:shd w:val="clear" w:color="auto" w:fill="28385A"/>
            <w:vAlign w:val="center"/>
          </w:tcPr>
          <w:p w14:paraId="6ACFE83D" w14:textId="77777777" w:rsidR="001F3EC8" w:rsidRPr="00304219" w:rsidRDefault="001F3EC8" w:rsidP="00F2475E">
            <w:pPr>
              <w:spacing w:before="60" w:after="60"/>
              <w:jc w:val="center"/>
              <w:rPr>
                <w:b/>
                <w:color w:val="FFFFFF" w:themeColor="background1"/>
              </w:rPr>
            </w:pPr>
            <w:r w:rsidRPr="4B702ED6">
              <w:rPr>
                <w:b/>
                <w:color w:val="FFFFFF" w:themeColor="background1"/>
              </w:rPr>
              <w:t>Rôle dans le projet</w:t>
            </w:r>
          </w:p>
        </w:tc>
      </w:tr>
      <w:tr w:rsidR="001F3EC8" w:rsidRPr="00304219" w14:paraId="524C4456" w14:textId="77777777" w:rsidTr="00F2475E">
        <w:trPr>
          <w:jc w:val="center"/>
        </w:trPr>
        <w:tc>
          <w:tcPr>
            <w:tcW w:w="2261" w:type="dxa"/>
          </w:tcPr>
          <w:p w14:paraId="2D4291B5" w14:textId="77777777" w:rsidR="001F3EC8" w:rsidRPr="00304219" w:rsidRDefault="001F3EC8" w:rsidP="00F2475E">
            <w:pPr>
              <w:spacing w:before="60" w:after="60"/>
              <w:jc w:val="center"/>
            </w:pPr>
          </w:p>
        </w:tc>
        <w:tc>
          <w:tcPr>
            <w:tcW w:w="1585" w:type="dxa"/>
          </w:tcPr>
          <w:p w14:paraId="6DDCA3D1" w14:textId="77777777" w:rsidR="001F3EC8" w:rsidRPr="00304219" w:rsidRDefault="001F3EC8" w:rsidP="00F2475E">
            <w:pPr>
              <w:spacing w:before="60" w:after="60"/>
              <w:jc w:val="center"/>
            </w:pPr>
          </w:p>
        </w:tc>
        <w:tc>
          <w:tcPr>
            <w:tcW w:w="5662" w:type="dxa"/>
          </w:tcPr>
          <w:p w14:paraId="44858BAD" w14:textId="77777777" w:rsidR="001F3EC8" w:rsidRPr="00304219" w:rsidRDefault="001F3EC8" w:rsidP="00F2475E">
            <w:pPr>
              <w:spacing w:before="60" w:after="60"/>
            </w:pPr>
          </w:p>
        </w:tc>
      </w:tr>
      <w:tr w:rsidR="001F3EC8" w:rsidRPr="00304219" w14:paraId="1753DEE5" w14:textId="77777777" w:rsidTr="00F2475E">
        <w:trPr>
          <w:jc w:val="center"/>
        </w:trPr>
        <w:tc>
          <w:tcPr>
            <w:tcW w:w="2261" w:type="dxa"/>
          </w:tcPr>
          <w:p w14:paraId="52E684F0" w14:textId="77777777" w:rsidR="001F3EC8" w:rsidRPr="00304219" w:rsidRDefault="001F3EC8" w:rsidP="00F2475E">
            <w:pPr>
              <w:spacing w:before="60" w:after="60"/>
              <w:jc w:val="center"/>
            </w:pPr>
          </w:p>
        </w:tc>
        <w:tc>
          <w:tcPr>
            <w:tcW w:w="1585" w:type="dxa"/>
          </w:tcPr>
          <w:p w14:paraId="7086C207" w14:textId="77777777" w:rsidR="001F3EC8" w:rsidRPr="00304219" w:rsidRDefault="001F3EC8" w:rsidP="00F2475E">
            <w:pPr>
              <w:spacing w:before="60" w:after="60"/>
              <w:jc w:val="center"/>
            </w:pPr>
          </w:p>
        </w:tc>
        <w:tc>
          <w:tcPr>
            <w:tcW w:w="5662" w:type="dxa"/>
          </w:tcPr>
          <w:p w14:paraId="7CCE7462" w14:textId="77777777" w:rsidR="001F3EC8" w:rsidRPr="00304219" w:rsidRDefault="001F3EC8" w:rsidP="00F2475E">
            <w:pPr>
              <w:spacing w:before="60" w:after="60"/>
            </w:pPr>
          </w:p>
        </w:tc>
      </w:tr>
      <w:tr w:rsidR="001F3EC8" w:rsidRPr="00304219" w14:paraId="6F04EEB0" w14:textId="77777777" w:rsidTr="00F2475E">
        <w:trPr>
          <w:jc w:val="center"/>
        </w:trPr>
        <w:tc>
          <w:tcPr>
            <w:tcW w:w="2261" w:type="dxa"/>
          </w:tcPr>
          <w:p w14:paraId="079AC472" w14:textId="77777777" w:rsidR="001F3EC8" w:rsidRPr="00304219" w:rsidRDefault="001F3EC8" w:rsidP="00F2475E">
            <w:pPr>
              <w:spacing w:before="60" w:after="60"/>
              <w:jc w:val="center"/>
            </w:pPr>
          </w:p>
        </w:tc>
        <w:tc>
          <w:tcPr>
            <w:tcW w:w="1585" w:type="dxa"/>
          </w:tcPr>
          <w:p w14:paraId="576F074E" w14:textId="77777777" w:rsidR="001F3EC8" w:rsidRPr="00304219" w:rsidRDefault="001F3EC8" w:rsidP="00F2475E">
            <w:pPr>
              <w:spacing w:before="60" w:after="60"/>
              <w:jc w:val="center"/>
            </w:pPr>
          </w:p>
        </w:tc>
        <w:tc>
          <w:tcPr>
            <w:tcW w:w="5662" w:type="dxa"/>
          </w:tcPr>
          <w:p w14:paraId="59781686" w14:textId="77777777" w:rsidR="001F3EC8" w:rsidRPr="00304219" w:rsidRDefault="001F3EC8" w:rsidP="00F2475E">
            <w:pPr>
              <w:spacing w:before="60" w:after="60"/>
            </w:pPr>
          </w:p>
        </w:tc>
      </w:tr>
      <w:tr w:rsidR="001F3EC8" w:rsidRPr="00304219" w14:paraId="3821B9DF" w14:textId="77777777" w:rsidTr="00F2475E">
        <w:trPr>
          <w:jc w:val="center"/>
        </w:trPr>
        <w:tc>
          <w:tcPr>
            <w:tcW w:w="2261" w:type="dxa"/>
            <w:shd w:val="clear" w:color="auto" w:fill="28385A"/>
            <w:vAlign w:val="center"/>
          </w:tcPr>
          <w:p w14:paraId="2B45D83D" w14:textId="77777777" w:rsidR="001F3EC8" w:rsidRPr="00304219" w:rsidRDefault="001F3EC8" w:rsidP="00F2475E">
            <w:pPr>
              <w:spacing w:before="60" w:after="60"/>
              <w:jc w:val="center"/>
              <w:rPr>
                <w:b/>
                <w:color w:val="FFFFFF" w:themeColor="background1"/>
              </w:rPr>
            </w:pPr>
            <w:r w:rsidRPr="4B702ED6">
              <w:rPr>
                <w:b/>
                <w:color w:val="FFFFFF" w:themeColor="background1"/>
              </w:rPr>
              <w:t>Contributeurs</w:t>
            </w:r>
          </w:p>
        </w:tc>
        <w:tc>
          <w:tcPr>
            <w:tcW w:w="1585" w:type="dxa"/>
            <w:shd w:val="clear" w:color="auto" w:fill="28385A"/>
            <w:vAlign w:val="center"/>
          </w:tcPr>
          <w:p w14:paraId="31857134" w14:textId="77777777" w:rsidR="001F3EC8" w:rsidRPr="00304219" w:rsidRDefault="001F3EC8" w:rsidP="00F2475E">
            <w:pPr>
              <w:spacing w:before="60" w:after="60"/>
              <w:jc w:val="center"/>
              <w:rPr>
                <w:b/>
                <w:color w:val="FFFFFF" w:themeColor="background1"/>
              </w:rPr>
            </w:pPr>
            <w:r w:rsidRPr="4B702ED6">
              <w:rPr>
                <w:b/>
                <w:color w:val="FFFFFF" w:themeColor="background1"/>
              </w:rPr>
              <w:t>Organisation</w:t>
            </w:r>
          </w:p>
        </w:tc>
        <w:tc>
          <w:tcPr>
            <w:tcW w:w="5662" w:type="dxa"/>
            <w:shd w:val="clear" w:color="auto" w:fill="28385A"/>
            <w:vAlign w:val="center"/>
          </w:tcPr>
          <w:p w14:paraId="6754B7F2" w14:textId="77777777" w:rsidR="001F3EC8" w:rsidRPr="00304219" w:rsidRDefault="001F3EC8" w:rsidP="00F2475E">
            <w:pPr>
              <w:spacing w:before="60" w:after="60"/>
              <w:jc w:val="center"/>
              <w:rPr>
                <w:b/>
                <w:color w:val="FFFFFF" w:themeColor="background1"/>
              </w:rPr>
            </w:pPr>
            <w:r w:rsidRPr="4B702ED6">
              <w:rPr>
                <w:b/>
                <w:color w:val="FFFFFF" w:themeColor="background1"/>
              </w:rPr>
              <w:t>Rôle dans le projet</w:t>
            </w:r>
          </w:p>
        </w:tc>
      </w:tr>
      <w:tr w:rsidR="001F3EC8" w:rsidRPr="00304219" w14:paraId="7A8B8FD2" w14:textId="77777777" w:rsidTr="00F2475E">
        <w:trPr>
          <w:jc w:val="center"/>
        </w:trPr>
        <w:tc>
          <w:tcPr>
            <w:tcW w:w="2261" w:type="dxa"/>
          </w:tcPr>
          <w:p w14:paraId="00E47CA1" w14:textId="77777777" w:rsidR="001F3EC8" w:rsidRPr="00304219" w:rsidRDefault="001F3EC8" w:rsidP="00F2475E">
            <w:pPr>
              <w:spacing w:before="60" w:after="60"/>
              <w:jc w:val="center"/>
            </w:pPr>
            <w:r w:rsidRPr="4B702ED6">
              <w:t>MAHMOUD Mohamed Ali</w:t>
            </w:r>
          </w:p>
        </w:tc>
        <w:tc>
          <w:tcPr>
            <w:tcW w:w="1585" w:type="dxa"/>
          </w:tcPr>
          <w:p w14:paraId="588DCD15" w14:textId="77777777" w:rsidR="001F3EC8" w:rsidRPr="00304219" w:rsidRDefault="001F3EC8" w:rsidP="00F2475E">
            <w:pPr>
              <w:spacing w:before="60" w:after="60"/>
              <w:jc w:val="center"/>
            </w:pPr>
            <w:r w:rsidRPr="4B702ED6">
              <w:t>SICEF</w:t>
            </w:r>
          </w:p>
        </w:tc>
        <w:tc>
          <w:tcPr>
            <w:tcW w:w="5662" w:type="dxa"/>
          </w:tcPr>
          <w:p w14:paraId="530178FE" w14:textId="77777777" w:rsidR="001F3EC8" w:rsidRPr="00304219" w:rsidRDefault="001F3EC8" w:rsidP="00F2475E">
            <w:pPr>
              <w:spacing w:before="60" w:after="60"/>
            </w:pPr>
            <w:r w:rsidRPr="4B702ED6">
              <w:t xml:space="preserve">Architect </w:t>
            </w:r>
          </w:p>
        </w:tc>
      </w:tr>
      <w:tr w:rsidR="001F3EC8" w:rsidRPr="00304219" w14:paraId="02F391CB" w14:textId="77777777" w:rsidTr="00F2475E">
        <w:trPr>
          <w:jc w:val="center"/>
        </w:trPr>
        <w:tc>
          <w:tcPr>
            <w:tcW w:w="2261" w:type="dxa"/>
          </w:tcPr>
          <w:p w14:paraId="57196C8A" w14:textId="77777777" w:rsidR="001F3EC8" w:rsidRPr="00304219" w:rsidRDefault="001F3EC8" w:rsidP="00F2475E">
            <w:pPr>
              <w:spacing w:before="60" w:after="60"/>
              <w:jc w:val="center"/>
            </w:pPr>
          </w:p>
        </w:tc>
        <w:tc>
          <w:tcPr>
            <w:tcW w:w="1585" w:type="dxa"/>
          </w:tcPr>
          <w:p w14:paraId="0565D0B7" w14:textId="77777777" w:rsidR="001F3EC8" w:rsidRPr="00304219" w:rsidRDefault="001F3EC8" w:rsidP="00F2475E">
            <w:pPr>
              <w:spacing w:before="60" w:after="60"/>
              <w:jc w:val="center"/>
            </w:pPr>
          </w:p>
        </w:tc>
        <w:tc>
          <w:tcPr>
            <w:tcW w:w="5662" w:type="dxa"/>
          </w:tcPr>
          <w:p w14:paraId="2E04A325" w14:textId="77777777" w:rsidR="001F3EC8" w:rsidRPr="00304219" w:rsidRDefault="001F3EC8" w:rsidP="00F2475E">
            <w:pPr>
              <w:spacing w:before="60" w:after="60"/>
            </w:pPr>
          </w:p>
        </w:tc>
      </w:tr>
      <w:tr w:rsidR="001F3EC8" w:rsidRPr="00304219" w14:paraId="5D948E1D" w14:textId="77777777" w:rsidTr="00F2475E">
        <w:trPr>
          <w:jc w:val="center"/>
        </w:trPr>
        <w:tc>
          <w:tcPr>
            <w:tcW w:w="2261" w:type="dxa"/>
          </w:tcPr>
          <w:p w14:paraId="552CD9EF" w14:textId="77777777" w:rsidR="001F3EC8" w:rsidRPr="00304219" w:rsidRDefault="001F3EC8" w:rsidP="00F2475E">
            <w:pPr>
              <w:spacing w:before="60" w:after="60"/>
              <w:jc w:val="center"/>
            </w:pPr>
          </w:p>
        </w:tc>
        <w:tc>
          <w:tcPr>
            <w:tcW w:w="1585" w:type="dxa"/>
          </w:tcPr>
          <w:p w14:paraId="34B180B7" w14:textId="77777777" w:rsidR="001F3EC8" w:rsidRPr="00304219" w:rsidRDefault="001F3EC8" w:rsidP="00F2475E">
            <w:pPr>
              <w:spacing w:before="60" w:after="60"/>
              <w:jc w:val="center"/>
            </w:pPr>
          </w:p>
        </w:tc>
        <w:tc>
          <w:tcPr>
            <w:tcW w:w="5662" w:type="dxa"/>
          </w:tcPr>
          <w:p w14:paraId="18A3C3A0" w14:textId="77777777" w:rsidR="001F3EC8" w:rsidRPr="00304219" w:rsidRDefault="001F3EC8" w:rsidP="00F2475E">
            <w:pPr>
              <w:spacing w:before="60" w:after="60"/>
            </w:pPr>
          </w:p>
        </w:tc>
      </w:tr>
    </w:tbl>
    <w:p w14:paraId="271CE932" w14:textId="77777777" w:rsidR="001F3EC8" w:rsidRPr="00304219" w:rsidRDefault="001F3EC8" w:rsidP="001F3EC8"/>
    <w:p w14:paraId="1B2AE3E8" w14:textId="77777777" w:rsidR="001F3EC8" w:rsidRPr="00304219" w:rsidRDefault="001F3EC8" w:rsidP="001F3EC8">
      <w:pPr>
        <w:rPr>
          <w:b/>
        </w:rPr>
      </w:pPr>
      <w:r w:rsidRPr="4B702ED6">
        <w:rPr>
          <w:b/>
        </w:rPr>
        <w:t>Table de révision :</w:t>
      </w:r>
    </w:p>
    <w:tbl>
      <w:tblPr>
        <w:tblStyle w:val="Grilledutableau"/>
        <w:tblW w:w="9493"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Look w:val="04A0" w:firstRow="1" w:lastRow="0" w:firstColumn="1" w:lastColumn="0" w:noHBand="0" w:noVBand="1"/>
      </w:tblPr>
      <w:tblGrid>
        <w:gridCol w:w="1184"/>
        <w:gridCol w:w="1278"/>
        <w:gridCol w:w="7031"/>
        <w:tblGridChange w:id="2">
          <w:tblGrid>
            <w:gridCol w:w="1184"/>
            <w:gridCol w:w="1278"/>
            <w:gridCol w:w="7031"/>
          </w:tblGrid>
        </w:tblGridChange>
      </w:tblGrid>
      <w:tr w:rsidR="001F3EC8" w:rsidRPr="00304219" w14:paraId="265E6EE7" w14:textId="77777777" w:rsidTr="00F2475E">
        <w:trPr>
          <w:jc w:val="center"/>
        </w:trPr>
        <w:tc>
          <w:tcPr>
            <w:tcW w:w="1202" w:type="dxa"/>
            <w:shd w:val="clear" w:color="auto" w:fill="28385A"/>
          </w:tcPr>
          <w:p w14:paraId="5775EC5C" w14:textId="77777777" w:rsidR="001F3EC8" w:rsidRPr="00304219" w:rsidRDefault="001F3EC8" w:rsidP="00F2475E">
            <w:pPr>
              <w:spacing w:before="60" w:after="60"/>
              <w:jc w:val="center"/>
              <w:rPr>
                <w:b/>
                <w:color w:val="FFFFFF" w:themeColor="background1"/>
              </w:rPr>
            </w:pPr>
            <w:r w:rsidRPr="4B702ED6">
              <w:rPr>
                <w:b/>
                <w:color w:val="FFFFFF" w:themeColor="background1"/>
              </w:rPr>
              <w:t>Version</w:t>
            </w:r>
          </w:p>
        </w:tc>
        <w:tc>
          <w:tcPr>
            <w:tcW w:w="1203" w:type="dxa"/>
            <w:shd w:val="clear" w:color="auto" w:fill="28385A"/>
          </w:tcPr>
          <w:p w14:paraId="61F95E49" w14:textId="77777777" w:rsidR="001F3EC8" w:rsidRPr="00304219" w:rsidRDefault="001F3EC8" w:rsidP="00F2475E">
            <w:pPr>
              <w:spacing w:before="60" w:after="60"/>
              <w:jc w:val="center"/>
              <w:rPr>
                <w:b/>
                <w:color w:val="FFFFFF" w:themeColor="background1"/>
              </w:rPr>
            </w:pPr>
            <w:r w:rsidRPr="4B702ED6">
              <w:rPr>
                <w:b/>
                <w:color w:val="FFFFFF" w:themeColor="background1"/>
              </w:rPr>
              <w:t>Date</w:t>
            </w:r>
          </w:p>
        </w:tc>
        <w:tc>
          <w:tcPr>
            <w:tcW w:w="7088" w:type="dxa"/>
            <w:shd w:val="clear" w:color="auto" w:fill="28385A"/>
          </w:tcPr>
          <w:p w14:paraId="36A300B2" w14:textId="77777777" w:rsidR="001F3EC8" w:rsidRPr="00304219" w:rsidRDefault="001F3EC8" w:rsidP="00F2475E">
            <w:pPr>
              <w:spacing w:before="60" w:after="60"/>
              <w:jc w:val="center"/>
              <w:rPr>
                <w:b/>
                <w:color w:val="FFFFFF" w:themeColor="background1"/>
              </w:rPr>
            </w:pPr>
            <w:r w:rsidRPr="4B702ED6">
              <w:rPr>
                <w:b/>
                <w:color w:val="FFFFFF" w:themeColor="background1"/>
              </w:rPr>
              <w:t>Contenu de la modification</w:t>
            </w:r>
          </w:p>
        </w:tc>
      </w:tr>
      <w:tr w:rsidR="001F3EC8" w:rsidRPr="00304219" w14:paraId="7C5503DA" w14:textId="77777777" w:rsidTr="00F2475E">
        <w:trPr>
          <w:jc w:val="center"/>
        </w:trPr>
        <w:tc>
          <w:tcPr>
            <w:tcW w:w="1202" w:type="dxa"/>
          </w:tcPr>
          <w:p w14:paraId="0FD15D47" w14:textId="77777777" w:rsidR="001F3EC8" w:rsidRPr="00304219" w:rsidRDefault="001F3EC8" w:rsidP="00F2475E">
            <w:pPr>
              <w:spacing w:before="60" w:after="60"/>
              <w:jc w:val="center"/>
            </w:pPr>
            <w:r w:rsidRPr="4B702ED6">
              <w:t>0.1</w:t>
            </w:r>
          </w:p>
        </w:tc>
        <w:tc>
          <w:tcPr>
            <w:tcW w:w="1203" w:type="dxa"/>
          </w:tcPr>
          <w:p w14:paraId="6DF41999" w14:textId="4376E46F" w:rsidR="001F3EC8" w:rsidRPr="00304219" w:rsidRDefault="001F3EC8" w:rsidP="00F2475E">
            <w:pPr>
              <w:spacing w:before="60" w:after="60"/>
            </w:pPr>
            <w:r w:rsidRPr="4B702ED6">
              <w:t>1</w:t>
            </w:r>
            <w:r w:rsidR="00B97135">
              <w:t>6</w:t>
            </w:r>
            <w:r w:rsidRPr="4B702ED6">
              <w:t>/0</w:t>
            </w:r>
            <w:r w:rsidR="00B97135">
              <w:t>9</w:t>
            </w:r>
            <w:r w:rsidRPr="4B702ED6">
              <w:t>/2024</w:t>
            </w:r>
          </w:p>
        </w:tc>
        <w:tc>
          <w:tcPr>
            <w:tcW w:w="7088" w:type="dxa"/>
          </w:tcPr>
          <w:p w14:paraId="4886F440" w14:textId="718C9337" w:rsidR="001F3EC8" w:rsidRPr="00304219" w:rsidRDefault="001F3EC8" w:rsidP="00F2475E">
            <w:pPr>
              <w:spacing w:before="60" w:after="60"/>
            </w:pPr>
            <w:r w:rsidRPr="4B702ED6">
              <w:t xml:space="preserve">Création de document </w:t>
            </w:r>
            <w:r w:rsidR="00B97135">
              <w:t>pour la version POC Simulink</w:t>
            </w:r>
          </w:p>
        </w:tc>
      </w:tr>
      <w:tr w:rsidR="001F3EC8" w:rsidRPr="00304219" w14:paraId="3F25489B" w14:textId="77777777" w:rsidTr="00F2475E">
        <w:trPr>
          <w:jc w:val="center"/>
        </w:trPr>
        <w:tc>
          <w:tcPr>
            <w:tcW w:w="1202" w:type="dxa"/>
          </w:tcPr>
          <w:p w14:paraId="6481C2C5" w14:textId="77777777" w:rsidR="001F3EC8" w:rsidRPr="00304219" w:rsidRDefault="001F3EC8" w:rsidP="00F2475E">
            <w:pPr>
              <w:spacing w:before="60" w:after="60"/>
              <w:jc w:val="center"/>
            </w:pPr>
            <w:r w:rsidRPr="4B702ED6">
              <w:t>0.2</w:t>
            </w:r>
          </w:p>
        </w:tc>
        <w:tc>
          <w:tcPr>
            <w:tcW w:w="1203" w:type="dxa"/>
          </w:tcPr>
          <w:p w14:paraId="6119F414" w14:textId="221F82C5" w:rsidR="001F3EC8" w:rsidRPr="00304219" w:rsidRDefault="00AA4645" w:rsidP="00F2475E">
            <w:pPr>
              <w:spacing w:before="60" w:after="60"/>
              <w:jc w:val="center"/>
            </w:pPr>
            <w:r>
              <w:t>0</w:t>
            </w:r>
            <w:r w:rsidR="00B97135">
              <w:t>1/12/2024</w:t>
            </w:r>
          </w:p>
        </w:tc>
        <w:tc>
          <w:tcPr>
            <w:tcW w:w="7088" w:type="dxa"/>
          </w:tcPr>
          <w:p w14:paraId="3BB58E6A" w14:textId="4CF60294" w:rsidR="001F3EC8" w:rsidRPr="00304219" w:rsidRDefault="00B8592C" w:rsidP="00F2475E">
            <w:pPr>
              <w:spacing w:before="60" w:after="60"/>
            </w:pPr>
            <w:r>
              <w:t xml:space="preserve">Ajout de chapitre : </w:t>
            </w:r>
            <w:r w:rsidR="00B97135">
              <w:t>Restructuration de protocole d’échange entre supervision et l’AD</w:t>
            </w:r>
          </w:p>
        </w:tc>
      </w:tr>
      <w:tr w:rsidR="001F3EC8" w:rsidRPr="00304219" w14:paraId="23E0FA64" w14:textId="77777777" w:rsidTr="00F2475E">
        <w:trPr>
          <w:jc w:val="center"/>
        </w:trPr>
        <w:tc>
          <w:tcPr>
            <w:tcW w:w="1202" w:type="dxa"/>
          </w:tcPr>
          <w:p w14:paraId="145F42D2" w14:textId="77777777" w:rsidR="001F3EC8" w:rsidRPr="00304219" w:rsidRDefault="001F3EC8" w:rsidP="00F2475E">
            <w:pPr>
              <w:spacing w:before="60" w:after="60"/>
              <w:jc w:val="center"/>
            </w:pPr>
            <w:r w:rsidRPr="4B702ED6">
              <w:t>0.3</w:t>
            </w:r>
          </w:p>
        </w:tc>
        <w:tc>
          <w:tcPr>
            <w:tcW w:w="1203" w:type="dxa"/>
          </w:tcPr>
          <w:p w14:paraId="259323F8" w14:textId="2BCBB058" w:rsidR="001F3EC8" w:rsidRPr="00304219" w:rsidRDefault="002B452B" w:rsidP="00F2475E">
            <w:pPr>
              <w:spacing w:before="60" w:after="60"/>
              <w:jc w:val="center"/>
            </w:pPr>
            <w:r>
              <w:t>23</w:t>
            </w:r>
            <w:r w:rsidR="006F1E0E">
              <w:t>/12/2024</w:t>
            </w:r>
          </w:p>
        </w:tc>
        <w:tc>
          <w:tcPr>
            <w:tcW w:w="7088" w:type="dxa"/>
          </w:tcPr>
          <w:p w14:paraId="688B2EF2" w14:textId="77777777" w:rsidR="000F0868" w:rsidRDefault="000F0868" w:rsidP="000F0868">
            <w:r>
              <w:t>Correctif</w:t>
            </w:r>
            <w:r w:rsidR="006F1E0E">
              <w:t xml:space="preserve"> </w:t>
            </w:r>
            <w:r>
              <w:t xml:space="preserve">au niveau 3.3.1 </w:t>
            </w:r>
          </w:p>
          <w:p w14:paraId="489D87DC" w14:textId="60C3ECDB" w:rsidR="000F0868" w:rsidRDefault="000F0868" w:rsidP="000F0868">
            <w:r>
              <w:t>Ajou</w:t>
            </w:r>
            <w:r w:rsidR="00EE0281">
              <w:t>te</w:t>
            </w:r>
            <w:r>
              <w:t>r de 3.3.2 Règles pour les champs </w:t>
            </w:r>
          </w:p>
          <w:p w14:paraId="2B16D450" w14:textId="0A9811A7" w:rsidR="00596948" w:rsidRDefault="00596948" w:rsidP="00596948">
            <w:r w:rsidRPr="00596948">
              <w:t>Modification ISAuthorizationRequest</w:t>
            </w:r>
            <w:r>
              <w:t xml:space="preserve"> ajout de direction </w:t>
            </w:r>
          </w:p>
          <w:p w14:paraId="56DC6209" w14:textId="7A3B13E3" w:rsidR="00596948" w:rsidRPr="00596948" w:rsidRDefault="00596948" w:rsidP="00596948">
            <w:r>
              <w:t>Modification de vehicleTrackingInfo ajout d’un champ pour le nom de systemMetric</w:t>
            </w:r>
          </w:p>
          <w:p w14:paraId="60F43BB0" w14:textId="46807573" w:rsidR="001B6BAB" w:rsidRPr="005242E7" w:rsidRDefault="001B6BAB" w:rsidP="001B6BAB">
            <w:pPr>
              <w:rPr>
                <w:u w:val="single"/>
              </w:rPr>
            </w:pPr>
            <w:r w:rsidRPr="005242E7">
              <w:rPr>
                <w:strike/>
                <w:u w:val="single"/>
              </w:rPr>
              <w:t xml:space="preserve">MissionAlignement </w:t>
            </w:r>
            <w:r w:rsidRPr="005242E7">
              <w:rPr>
                <w:strike/>
                <w:u w:val="single"/>
              </w:rPr>
              <w:sym w:font="Wingdings" w:char="F0E8"/>
            </w:r>
            <w:r w:rsidRPr="005242E7">
              <w:rPr>
                <w:u w:val="single"/>
              </w:rPr>
              <w:t xml:space="preserve">   MissionAssignement  page 18</w:t>
            </w:r>
          </w:p>
          <w:p w14:paraId="235A5BB3" w14:textId="465D40EF" w:rsidR="005E3905" w:rsidRPr="00B440DC" w:rsidRDefault="005E3905" w:rsidP="005E3905">
            <w:pPr>
              <w:rPr>
                <w:color w:val="auto"/>
              </w:rPr>
            </w:pPr>
            <w:r w:rsidRPr="005242E7">
              <w:rPr>
                <w:color w:val="auto"/>
                <w:u w:val="single"/>
              </w:rPr>
              <w:lastRenderedPageBreak/>
              <w:t>Ajout d’un exemple pour le message ISLMTVCommand</w:t>
            </w:r>
            <w:r w:rsidR="005242E7">
              <w:rPr>
                <w:color w:val="auto"/>
                <w:u w:val="single"/>
              </w:rPr>
              <w:t xml:space="preserve"> page 20</w:t>
            </w:r>
            <w:r w:rsidR="00B440DC">
              <w:rPr>
                <w:color w:val="auto"/>
                <w:u w:val="single"/>
              </w:rPr>
              <w:br/>
            </w:r>
            <w:r w:rsidR="00B440DC" w:rsidRPr="00B440DC">
              <w:rPr>
                <w:color w:val="auto"/>
                <w:u w:val="single"/>
              </w:rPr>
              <w:t>2.3.</w:t>
            </w:r>
            <w:r w:rsidR="00B440DC">
              <w:rPr>
                <w:color w:val="auto"/>
                <w:u w:val="single"/>
              </w:rPr>
              <w:t>2</w:t>
            </w:r>
            <w:r w:rsidR="00B440DC" w:rsidRPr="00B440DC">
              <w:rPr>
                <w:color w:val="auto"/>
                <w:u w:val="single"/>
              </w:rPr>
              <w:t>.</w:t>
            </w:r>
            <w:r w:rsidR="00B440DC" w:rsidRPr="00B440DC">
              <w:rPr>
                <w:color w:val="auto"/>
                <w:u w:val="single"/>
              </w:rPr>
              <w:tab/>
              <w:t>Structure des messages de l’AD</w:t>
            </w:r>
            <w:r w:rsidR="00B440DC">
              <w:rPr>
                <w:color w:val="auto"/>
                <w:u w:val="single"/>
              </w:rPr>
              <w:t xml:space="preserve"> </w:t>
            </w:r>
            <w:r w:rsidR="00B440DC">
              <w:rPr>
                <w:color w:val="auto"/>
              </w:rPr>
              <w:t>mise à jour des tableaux</w:t>
            </w:r>
          </w:p>
          <w:p w14:paraId="5A32D513" w14:textId="77777777" w:rsidR="001F3EC8" w:rsidRDefault="005E3905" w:rsidP="001B6BAB">
            <w:r w:rsidRPr="00B440DC">
              <w:rPr>
                <w:u w:val="single"/>
              </w:rPr>
              <w:t xml:space="preserve"> </w:t>
            </w:r>
            <w:r w:rsidR="00B440DC" w:rsidRPr="00B440DC">
              <w:rPr>
                <w:u w:val="single"/>
              </w:rPr>
              <w:t>2.3.1.</w:t>
            </w:r>
            <w:r w:rsidR="00B440DC" w:rsidRPr="00B440DC">
              <w:rPr>
                <w:u w:val="single"/>
              </w:rPr>
              <w:tab/>
              <w:t xml:space="preserve">Structure des messages de </w:t>
            </w:r>
            <w:r w:rsidR="00AB33C7" w:rsidRPr="00B440DC">
              <w:rPr>
                <w:u w:val="single"/>
              </w:rPr>
              <w:t>supervision</w:t>
            </w:r>
            <w:r w:rsidR="00AB33C7">
              <w:rPr>
                <w:u w:val="single"/>
              </w:rPr>
              <w:t xml:space="preserve"> </w:t>
            </w:r>
            <w:r w:rsidR="00AB33C7" w:rsidRPr="00B440DC">
              <w:t>mise</w:t>
            </w:r>
            <w:r w:rsidR="00B440DC" w:rsidRPr="00B440DC">
              <w:t xml:space="preserve"> à</w:t>
            </w:r>
            <w:r w:rsidR="00B440DC">
              <w:t xml:space="preserve"> jour des tableaux </w:t>
            </w:r>
          </w:p>
          <w:p w14:paraId="18D7A4FB" w14:textId="451F8C50" w:rsidR="00AB33C7" w:rsidRPr="00AB33C7" w:rsidRDefault="00AB33C7" w:rsidP="001B6BAB">
            <w:pPr>
              <w:rPr>
                <w:color w:val="auto"/>
              </w:rPr>
            </w:pPr>
            <w:r>
              <w:rPr>
                <w:color w:val="auto"/>
              </w:rPr>
              <w:t>Les valeurs de ‘systemMetric’  mise à jour de tableau page 26</w:t>
            </w:r>
          </w:p>
        </w:tc>
      </w:tr>
      <w:tr w:rsidR="001F3EC8" w:rsidRPr="00304219" w14:paraId="2AC2F4AE" w14:textId="77777777" w:rsidTr="00F2475E">
        <w:trPr>
          <w:jc w:val="center"/>
        </w:trPr>
        <w:tc>
          <w:tcPr>
            <w:tcW w:w="1202" w:type="dxa"/>
          </w:tcPr>
          <w:p w14:paraId="08F29391" w14:textId="21F8E83A" w:rsidR="001F3EC8" w:rsidRPr="00304219" w:rsidRDefault="001F3EC8" w:rsidP="00F2475E">
            <w:pPr>
              <w:spacing w:before="60" w:after="60"/>
              <w:jc w:val="center"/>
            </w:pPr>
            <w:r w:rsidRPr="4B702ED6">
              <w:lastRenderedPageBreak/>
              <w:t>0.</w:t>
            </w:r>
            <w:r w:rsidR="00973B30">
              <w:t>3.1</w:t>
            </w:r>
          </w:p>
        </w:tc>
        <w:tc>
          <w:tcPr>
            <w:tcW w:w="1203" w:type="dxa"/>
          </w:tcPr>
          <w:p w14:paraId="5D13CEDB" w14:textId="32F7FB06" w:rsidR="001F3EC8" w:rsidRPr="00304219" w:rsidRDefault="00A75D1F" w:rsidP="00F2475E">
            <w:pPr>
              <w:spacing w:before="60" w:after="60"/>
              <w:jc w:val="center"/>
            </w:pPr>
            <w:r>
              <w:t>24/12/2024</w:t>
            </w:r>
          </w:p>
        </w:tc>
        <w:tc>
          <w:tcPr>
            <w:tcW w:w="7088" w:type="dxa"/>
          </w:tcPr>
          <w:p w14:paraId="383D0E4C" w14:textId="77777777" w:rsidR="00973B30" w:rsidRDefault="00973B30" w:rsidP="00973B30">
            <w:pPr>
              <w:pStyle w:val="Paragraphedeliste"/>
              <w:numPr>
                <w:ilvl w:val="0"/>
                <w:numId w:val="19"/>
              </w:numPr>
              <w:spacing w:before="60" w:after="60"/>
            </w:pPr>
            <w:r>
              <w:t xml:space="preserve">Prise en compte de remarques de l’équipe safety dans l’email de 24 decembre 12 :53PM </w:t>
            </w:r>
          </w:p>
          <w:p w14:paraId="2AE28DFE" w14:textId="77777777" w:rsidR="00973B30" w:rsidRDefault="00973B30" w:rsidP="00973B30">
            <w:pPr>
              <w:pStyle w:val="Paragraphedeliste"/>
              <w:numPr>
                <w:ilvl w:val="0"/>
                <w:numId w:val="19"/>
              </w:numPr>
              <w:spacing w:before="60" w:after="60"/>
              <w:jc w:val="left"/>
            </w:pPr>
            <w:r>
              <w:t xml:space="preserve"> Simplification de la représentation de mission (Notion de matrice comme représentation est clarifié) </w:t>
            </w:r>
          </w:p>
          <w:p w14:paraId="5BF395B4" w14:textId="1F17F408" w:rsidR="001F3EC8" w:rsidRPr="00304219" w:rsidRDefault="00973B30" w:rsidP="00973B30">
            <w:pPr>
              <w:pStyle w:val="Paragraphedeliste"/>
              <w:numPr>
                <w:ilvl w:val="0"/>
                <w:numId w:val="19"/>
              </w:numPr>
              <w:spacing w:before="60" w:after="60"/>
              <w:jc w:val="left"/>
            </w:pPr>
            <w:r>
              <w:t xml:space="preserve">Clarification de l’utilisation de notion [] </w:t>
            </w:r>
            <w:r>
              <w:sym w:font="Wingdings" w:char="F0E8"/>
            </w:r>
            <w:r>
              <w:t xml:space="preserve"> indique un séquence des valeurs.</w:t>
            </w:r>
            <w:r>
              <w:br/>
            </w:r>
          </w:p>
        </w:tc>
      </w:tr>
      <w:tr w:rsidR="001F3EC8" w:rsidRPr="00304219" w14:paraId="4E667C14" w14:textId="77777777" w:rsidTr="00F2475E">
        <w:trPr>
          <w:jc w:val="center"/>
        </w:trPr>
        <w:tc>
          <w:tcPr>
            <w:tcW w:w="1202" w:type="dxa"/>
          </w:tcPr>
          <w:p w14:paraId="14318C55" w14:textId="738973E5" w:rsidR="001F3EC8" w:rsidRPr="00304219" w:rsidRDefault="001F3EC8" w:rsidP="00F2475E">
            <w:pPr>
              <w:spacing w:before="60" w:after="60"/>
              <w:jc w:val="center"/>
            </w:pPr>
            <w:r w:rsidRPr="4B702ED6">
              <w:t>0.</w:t>
            </w:r>
            <w:r w:rsidR="00D37894">
              <w:t>3.2</w:t>
            </w:r>
          </w:p>
        </w:tc>
        <w:tc>
          <w:tcPr>
            <w:tcW w:w="1203" w:type="dxa"/>
          </w:tcPr>
          <w:p w14:paraId="4BE1598B" w14:textId="3E44CDE0" w:rsidR="001F3EC8" w:rsidRPr="00304219" w:rsidRDefault="00A75D1F" w:rsidP="00F2475E">
            <w:pPr>
              <w:spacing w:before="60" w:after="60"/>
              <w:jc w:val="center"/>
            </w:pPr>
            <w:r>
              <w:t>26/12/2024</w:t>
            </w:r>
          </w:p>
        </w:tc>
        <w:tc>
          <w:tcPr>
            <w:tcW w:w="7088" w:type="dxa"/>
          </w:tcPr>
          <w:p w14:paraId="1F34F9F9" w14:textId="104069F8" w:rsidR="001F3EC8" w:rsidRPr="00304219" w:rsidRDefault="00D37894" w:rsidP="00F2475E">
            <w:pPr>
              <w:spacing w:before="60" w:after="60"/>
            </w:pPr>
            <w:r>
              <w:t>Correctifs soulignés en jaune</w:t>
            </w:r>
          </w:p>
        </w:tc>
      </w:tr>
      <w:tr w:rsidR="001F3EC8" w:rsidRPr="00304219" w14:paraId="70688850" w14:textId="77777777" w:rsidTr="00533BA3">
        <w:trPr>
          <w:jc w:val="center"/>
        </w:trPr>
        <w:tc>
          <w:tcPr>
            <w:tcW w:w="1202" w:type="dxa"/>
          </w:tcPr>
          <w:p w14:paraId="4CB2F510" w14:textId="348AE054" w:rsidR="001F3EC8" w:rsidRPr="00304219" w:rsidRDefault="001F3EC8" w:rsidP="00F2475E">
            <w:pPr>
              <w:spacing w:before="60" w:after="60"/>
              <w:jc w:val="center"/>
            </w:pPr>
            <w:r w:rsidRPr="4B702ED6">
              <w:t>0.</w:t>
            </w:r>
            <w:r w:rsidR="009D3879">
              <w:t>3.3</w:t>
            </w:r>
          </w:p>
        </w:tc>
        <w:tc>
          <w:tcPr>
            <w:tcW w:w="1203" w:type="dxa"/>
          </w:tcPr>
          <w:p w14:paraId="087052F0" w14:textId="3ADC9964" w:rsidR="001F3EC8" w:rsidRPr="00304219" w:rsidRDefault="00A75D1F" w:rsidP="00F2475E">
            <w:pPr>
              <w:spacing w:before="60" w:after="60"/>
              <w:jc w:val="center"/>
            </w:pPr>
            <w:r>
              <w:t>30/12/2024</w:t>
            </w:r>
          </w:p>
        </w:tc>
        <w:tc>
          <w:tcPr>
            <w:tcW w:w="7088" w:type="dxa"/>
            <w:shd w:val="clear" w:color="auto" w:fill="FFC000" w:themeFill="accent4"/>
          </w:tcPr>
          <w:p w14:paraId="582A78C8" w14:textId="38EB96D6" w:rsidR="001F3EC8" w:rsidRPr="00304219" w:rsidRDefault="009D3879" w:rsidP="00F2475E">
            <w:pPr>
              <w:spacing w:before="60" w:after="60"/>
            </w:pPr>
            <w:r>
              <w:t xml:space="preserve">Correctifs en dorées </w:t>
            </w:r>
          </w:p>
        </w:tc>
      </w:tr>
      <w:tr w:rsidR="001F3EC8" w:rsidRPr="00304219" w14:paraId="2DDE0E1D" w14:textId="77777777" w:rsidTr="00B06B18">
        <w:trPr>
          <w:jc w:val="center"/>
        </w:trPr>
        <w:tc>
          <w:tcPr>
            <w:tcW w:w="1202" w:type="dxa"/>
          </w:tcPr>
          <w:p w14:paraId="75426855" w14:textId="73AFE682" w:rsidR="001F3EC8" w:rsidRPr="00304219" w:rsidRDefault="009D3879" w:rsidP="00F2475E">
            <w:pPr>
              <w:spacing w:before="60" w:after="60"/>
              <w:jc w:val="center"/>
            </w:pPr>
            <w:r>
              <w:t>0.</w:t>
            </w:r>
            <w:r w:rsidR="00B06B18">
              <w:t>3.</w:t>
            </w:r>
            <w:r>
              <w:t>4</w:t>
            </w:r>
          </w:p>
        </w:tc>
        <w:tc>
          <w:tcPr>
            <w:tcW w:w="1203" w:type="dxa"/>
          </w:tcPr>
          <w:p w14:paraId="0FA98E13" w14:textId="3D58C1EB" w:rsidR="001F3EC8" w:rsidRPr="00304219" w:rsidRDefault="00A75D1F" w:rsidP="00F2475E">
            <w:pPr>
              <w:spacing w:before="60" w:after="60"/>
              <w:jc w:val="center"/>
            </w:pPr>
            <w:r>
              <w:t>19/01/2025</w:t>
            </w:r>
          </w:p>
        </w:tc>
        <w:tc>
          <w:tcPr>
            <w:tcW w:w="7088" w:type="dxa"/>
            <w:shd w:val="clear" w:color="auto" w:fill="F4B083" w:themeFill="accent2" w:themeFillTint="99"/>
          </w:tcPr>
          <w:p w14:paraId="65A1A1E9" w14:textId="77777777" w:rsidR="001F3EC8" w:rsidRDefault="00B06B18" w:rsidP="00F2475E">
            <w:pPr>
              <w:spacing w:before="60" w:after="60"/>
            </w:pPr>
            <w:r>
              <w:t>Correctifs en saumon</w:t>
            </w:r>
          </w:p>
          <w:p w14:paraId="6D03AA59" w14:textId="31A6440D" w:rsidR="00B06B18" w:rsidRDefault="00B06B18" w:rsidP="00F2475E">
            <w:pPr>
              <w:spacing w:before="60" w:after="60"/>
            </w:pPr>
            <w:r>
              <w:t xml:space="preserve">sequenceNumber sur 3 octets </w:t>
            </w:r>
          </w:p>
          <w:p w14:paraId="3ECD1929" w14:textId="66591549" w:rsidR="00B06B18" w:rsidRDefault="00574ED9" w:rsidP="00F2475E">
            <w:pPr>
              <w:spacing w:before="60" w:after="60"/>
            </w:pPr>
            <w:r>
              <w:t>Les valeurs booléennes</w:t>
            </w:r>
            <w:r w:rsidR="00B06B18">
              <w:t xml:space="preserve"> codé sur 1 bit au lieu d’un octet </w:t>
            </w:r>
          </w:p>
          <w:p w14:paraId="76BC38DB" w14:textId="30D02F1F" w:rsidR="00B06B18" w:rsidRPr="00304219" w:rsidRDefault="00B06B18" w:rsidP="00F2475E">
            <w:pPr>
              <w:spacing w:before="60" w:after="60"/>
            </w:pPr>
            <w:r>
              <w:t xml:space="preserve">Autres corrections </w:t>
            </w:r>
          </w:p>
        </w:tc>
      </w:tr>
      <w:tr w:rsidR="001F3EC8" w:rsidRPr="00304219" w14:paraId="50240D24" w14:textId="77777777" w:rsidTr="00F2475E">
        <w:trPr>
          <w:jc w:val="center"/>
        </w:trPr>
        <w:tc>
          <w:tcPr>
            <w:tcW w:w="1202" w:type="dxa"/>
          </w:tcPr>
          <w:p w14:paraId="3AD03F62" w14:textId="1160D1F4" w:rsidR="001F3EC8" w:rsidRPr="00304219" w:rsidRDefault="009D3879" w:rsidP="00F2475E">
            <w:pPr>
              <w:spacing w:before="60" w:after="60"/>
              <w:jc w:val="center"/>
            </w:pPr>
            <w:r>
              <w:t>0.</w:t>
            </w:r>
            <w:r w:rsidR="00B06B18">
              <w:t>4</w:t>
            </w:r>
          </w:p>
        </w:tc>
        <w:tc>
          <w:tcPr>
            <w:tcW w:w="1203" w:type="dxa"/>
          </w:tcPr>
          <w:p w14:paraId="621C6C10" w14:textId="6A1AB515" w:rsidR="001F3EC8" w:rsidRPr="00304219" w:rsidRDefault="00A75D1F" w:rsidP="00F2475E">
            <w:pPr>
              <w:spacing w:before="60" w:after="60"/>
              <w:jc w:val="center"/>
            </w:pPr>
            <w:r>
              <w:t>24/02/2025</w:t>
            </w:r>
          </w:p>
        </w:tc>
        <w:tc>
          <w:tcPr>
            <w:tcW w:w="7088" w:type="dxa"/>
          </w:tcPr>
          <w:p w14:paraId="4742A75E" w14:textId="58D64238" w:rsidR="001F3EC8" w:rsidRDefault="0042548C" w:rsidP="00FF77E9">
            <w:pPr>
              <w:pStyle w:val="Paragraphedeliste"/>
              <w:numPr>
                <w:ilvl w:val="0"/>
                <w:numId w:val="26"/>
              </w:numPr>
              <w:spacing w:before="60" w:after="60"/>
              <w:jc w:val="left"/>
            </w:pPr>
            <w:r>
              <w:t>Première approche supprimée</w:t>
            </w:r>
          </w:p>
          <w:p w14:paraId="43A2D580" w14:textId="746E7B9E" w:rsidR="002374C7" w:rsidRDefault="002374C7" w:rsidP="00FF77E9">
            <w:pPr>
              <w:pStyle w:val="Paragraphedeliste"/>
              <w:numPr>
                <w:ilvl w:val="0"/>
                <w:numId w:val="26"/>
              </w:numPr>
              <w:spacing w:before="60" w:after="60"/>
              <w:jc w:val="left"/>
            </w:pPr>
            <w:r>
              <w:t>Approche finale sera la deuxième approche en full numérique</w:t>
            </w:r>
          </w:p>
          <w:p w14:paraId="774104CF" w14:textId="5E45F9DF" w:rsidR="009C7517" w:rsidRDefault="009C7517" w:rsidP="00FF77E9">
            <w:pPr>
              <w:pStyle w:val="Paragraphedeliste"/>
              <w:numPr>
                <w:ilvl w:val="0"/>
                <w:numId w:val="26"/>
              </w:numPr>
              <w:spacing w:before="60" w:after="60"/>
              <w:jc w:val="left"/>
            </w:pPr>
            <w:r>
              <w:t xml:space="preserve">Ajout d’une note </w:t>
            </w:r>
            <w:r w:rsidR="002374C7">
              <w:t xml:space="preserve">à la </w:t>
            </w:r>
            <w:r w:rsidR="00FF77E9">
              <w:t>fin de</w:t>
            </w:r>
            <w:r w:rsidR="002374C7">
              <w:t xml:space="preserve"> point </w:t>
            </w:r>
            <w:r w:rsidR="00F63351" w:rsidRPr="00F63351">
              <w:t>1.2.</w:t>
            </w:r>
            <w:r w:rsidR="00DB11BC">
              <w:t xml:space="preserve"> </w:t>
            </w:r>
            <w:r w:rsidR="00F63351" w:rsidRPr="00F63351">
              <w:t xml:space="preserve">Contenu des messages </w:t>
            </w:r>
          </w:p>
          <w:p w14:paraId="53BEF5FB" w14:textId="23434938" w:rsidR="00F63351" w:rsidRDefault="00F63351" w:rsidP="00FF77E9">
            <w:pPr>
              <w:pStyle w:val="Paragraphedeliste"/>
              <w:numPr>
                <w:ilvl w:val="0"/>
                <w:numId w:val="26"/>
              </w:numPr>
              <w:spacing w:before="60" w:after="60"/>
              <w:jc w:val="left"/>
            </w:pPr>
            <w:r>
              <w:t>Corrections de quelques fautes d’orthographes sur les noms de champ.</w:t>
            </w:r>
          </w:p>
          <w:p w14:paraId="6CA3D232" w14:textId="77777777" w:rsidR="00FF77E9" w:rsidRDefault="00F63351" w:rsidP="00FF77E9">
            <w:pPr>
              <w:pStyle w:val="Paragraphedeliste"/>
              <w:numPr>
                <w:ilvl w:val="0"/>
                <w:numId w:val="27"/>
              </w:numPr>
              <w:spacing w:before="60" w:after="60"/>
              <w:jc w:val="left"/>
            </w:pPr>
            <w:r>
              <w:t>Mise à jour de la structure des message checkStatus/ MissionAssignement/IsUpdateMission</w:t>
            </w:r>
            <w:r w:rsidR="00145C30">
              <w:t xml:space="preserve">/vehicleTrackingInfo </w:t>
            </w:r>
          </w:p>
          <w:p w14:paraId="6B48C44C" w14:textId="2CB66740" w:rsidR="00F63351" w:rsidRDefault="00D8601E" w:rsidP="00FF77E9">
            <w:pPr>
              <w:pStyle w:val="Paragraphedeliste"/>
              <w:numPr>
                <w:ilvl w:val="0"/>
                <w:numId w:val="27"/>
              </w:numPr>
              <w:spacing w:before="60" w:after="60"/>
              <w:jc w:val="left"/>
            </w:pPr>
            <w:r>
              <w:t xml:space="preserve">ToDo prochaine version : </w:t>
            </w:r>
            <w:r>
              <w:br/>
              <w:t>- review et mise à niveau de point 4.</w:t>
            </w:r>
          </w:p>
          <w:p w14:paraId="776A9D5E" w14:textId="6ACE3EEC" w:rsidR="0042548C" w:rsidRPr="00304219" w:rsidRDefault="0042548C" w:rsidP="009C7517">
            <w:pPr>
              <w:spacing w:before="60" w:after="60"/>
              <w:jc w:val="left"/>
            </w:pPr>
          </w:p>
        </w:tc>
      </w:tr>
      <w:tr w:rsidR="00C10004" w:rsidRPr="00304219" w14:paraId="4E3A39F4" w14:textId="77777777" w:rsidTr="00C10004">
        <w:trPr>
          <w:jc w:val="center"/>
        </w:trPr>
        <w:tc>
          <w:tcPr>
            <w:tcW w:w="1202" w:type="dxa"/>
          </w:tcPr>
          <w:p w14:paraId="7EF67B7A" w14:textId="3ED75A79" w:rsidR="00C10004" w:rsidRDefault="00C10004" w:rsidP="00F2475E">
            <w:pPr>
              <w:spacing w:before="60" w:after="60"/>
              <w:jc w:val="center"/>
            </w:pPr>
            <w:r>
              <w:t>0.4.1</w:t>
            </w:r>
          </w:p>
        </w:tc>
        <w:tc>
          <w:tcPr>
            <w:tcW w:w="1203" w:type="dxa"/>
          </w:tcPr>
          <w:p w14:paraId="50EBF2BA" w14:textId="29ABF547" w:rsidR="00C10004" w:rsidRPr="00304219" w:rsidRDefault="00902911" w:rsidP="00F2475E">
            <w:pPr>
              <w:spacing w:before="60" w:after="60"/>
              <w:jc w:val="center"/>
            </w:pPr>
            <w:r>
              <w:t>19/03/2025</w:t>
            </w:r>
          </w:p>
        </w:tc>
        <w:tc>
          <w:tcPr>
            <w:tcW w:w="7088" w:type="dxa"/>
            <w:shd w:val="clear" w:color="auto" w:fill="C45911" w:themeFill="accent2" w:themeFillShade="BF"/>
          </w:tcPr>
          <w:p w14:paraId="07B8BDF3" w14:textId="13C1A35B" w:rsidR="00C10004" w:rsidRDefault="00C10004" w:rsidP="00FF77E9">
            <w:pPr>
              <w:pStyle w:val="Paragraphedeliste"/>
              <w:numPr>
                <w:ilvl w:val="0"/>
                <w:numId w:val="26"/>
              </w:numPr>
              <w:spacing w:before="60" w:after="60"/>
              <w:jc w:val="left"/>
            </w:pPr>
            <w:r>
              <w:t xml:space="preserve">Format d’encodage de localisation dans vehicleTrackingInfo PKM et Odo sont en UInt32 </w:t>
            </w:r>
          </w:p>
          <w:p w14:paraId="5D718D55" w14:textId="77777777" w:rsidR="00C10004" w:rsidRDefault="00C10004" w:rsidP="00FF77E9">
            <w:pPr>
              <w:pStyle w:val="Paragraphedeliste"/>
              <w:numPr>
                <w:ilvl w:val="0"/>
                <w:numId w:val="26"/>
              </w:numPr>
              <w:spacing w:before="60" w:after="60"/>
              <w:jc w:val="left"/>
            </w:pPr>
            <w:r>
              <w:t>Taille de message envoyé par supervision toujours sur 1460 octets</w:t>
            </w:r>
          </w:p>
          <w:p w14:paraId="7497CF21" w14:textId="6CFE882E" w:rsidR="00C10004" w:rsidRDefault="00C10004" w:rsidP="00FF77E9">
            <w:pPr>
              <w:pStyle w:val="Paragraphedeliste"/>
              <w:numPr>
                <w:ilvl w:val="0"/>
                <w:numId w:val="26"/>
              </w:numPr>
              <w:spacing w:before="60" w:after="60"/>
              <w:jc w:val="left"/>
            </w:pPr>
            <w:r>
              <w:t>sectio</w:t>
            </w:r>
            <w:r w:rsidR="00CE0481">
              <w:t>n</w:t>
            </w:r>
            <w:r>
              <w:t>Id dans tous les message est codé sur 2 octets</w:t>
            </w:r>
          </w:p>
          <w:p w14:paraId="3E0EA925" w14:textId="77777777" w:rsidR="00B3312B" w:rsidRDefault="00B3312B" w:rsidP="00FF77E9">
            <w:pPr>
              <w:pStyle w:val="Paragraphedeliste"/>
              <w:numPr>
                <w:ilvl w:val="0"/>
                <w:numId w:val="26"/>
              </w:numPr>
              <w:spacing w:before="60" w:after="60"/>
              <w:jc w:val="left"/>
            </w:pPr>
            <w:r>
              <w:t>Ajout de message ISKnowledge</w:t>
            </w:r>
          </w:p>
          <w:p w14:paraId="58DEFD12" w14:textId="7C90A4F7" w:rsidR="00CE0481" w:rsidRDefault="00CE0481" w:rsidP="00FF77E9">
            <w:pPr>
              <w:pStyle w:val="Paragraphedeliste"/>
              <w:numPr>
                <w:ilvl w:val="0"/>
                <w:numId w:val="26"/>
              </w:numPr>
              <w:spacing w:before="60" w:after="60"/>
              <w:jc w:val="left"/>
            </w:pPr>
            <w:r>
              <w:t>Ajout de message ResumeMission</w:t>
            </w:r>
          </w:p>
          <w:p w14:paraId="6D273EA3" w14:textId="21070294" w:rsidR="00CE0481" w:rsidRDefault="00CE0481" w:rsidP="00FF77E9">
            <w:pPr>
              <w:pStyle w:val="Paragraphedeliste"/>
              <w:numPr>
                <w:ilvl w:val="0"/>
                <w:numId w:val="26"/>
              </w:numPr>
              <w:spacing w:before="60" w:after="60"/>
              <w:jc w:val="left"/>
            </w:pPr>
            <w:r>
              <w:t xml:space="preserve">Mécanismes de sécurité et </w:t>
            </w:r>
            <w:r w:rsidR="0048683F">
              <w:t>sûreté</w:t>
            </w:r>
            <w:r>
              <w:t xml:space="preserve"> d’échange à jour</w:t>
            </w:r>
          </w:p>
          <w:p w14:paraId="71FC1CCA" w14:textId="77777777" w:rsidR="006873E5" w:rsidRDefault="006873E5" w:rsidP="00FF77E9">
            <w:pPr>
              <w:pStyle w:val="Paragraphedeliste"/>
              <w:numPr>
                <w:ilvl w:val="0"/>
                <w:numId w:val="26"/>
              </w:numPr>
              <w:spacing w:before="60" w:after="60"/>
              <w:jc w:val="left"/>
            </w:pPr>
            <w:r>
              <w:t>Structure de message à envoyer</w:t>
            </w:r>
          </w:p>
          <w:p w14:paraId="591089E5" w14:textId="77777777" w:rsidR="006873E5" w:rsidRDefault="006873E5" w:rsidP="00FF77E9">
            <w:pPr>
              <w:pStyle w:val="Paragraphedeliste"/>
              <w:numPr>
                <w:ilvl w:val="0"/>
                <w:numId w:val="26"/>
              </w:numPr>
              <w:spacing w:before="60" w:after="60"/>
              <w:jc w:val="left"/>
            </w:pPr>
            <w:r>
              <w:t>Séquencement d’envoi</w:t>
            </w:r>
          </w:p>
          <w:p w14:paraId="5817042A" w14:textId="77777777" w:rsidR="006873E5" w:rsidRDefault="00650D38" w:rsidP="00FF77E9">
            <w:pPr>
              <w:pStyle w:val="Paragraphedeliste"/>
              <w:numPr>
                <w:ilvl w:val="0"/>
                <w:numId w:val="26"/>
              </w:numPr>
              <w:spacing w:before="60" w:after="60"/>
              <w:jc w:val="left"/>
            </w:pPr>
            <w:r>
              <w:t>Messages ponctuels et séquencement</w:t>
            </w:r>
          </w:p>
          <w:p w14:paraId="5DFFA9C2" w14:textId="4F9CD3AB" w:rsidR="005C1489" w:rsidRDefault="005C1489" w:rsidP="00FF77E9">
            <w:pPr>
              <w:pStyle w:val="Paragraphedeliste"/>
              <w:numPr>
                <w:ilvl w:val="0"/>
                <w:numId w:val="26"/>
              </w:numPr>
              <w:spacing w:before="60" w:after="60"/>
              <w:jc w:val="left"/>
            </w:pPr>
            <w:r>
              <w:t>Terminologie à jour Triplet à la place de polyline</w:t>
            </w:r>
          </w:p>
          <w:p w14:paraId="1DFE4831" w14:textId="72D4CCA5" w:rsidR="001E6252" w:rsidRDefault="001E6252" w:rsidP="00FF77E9">
            <w:pPr>
              <w:pStyle w:val="Paragraphedeliste"/>
              <w:numPr>
                <w:ilvl w:val="0"/>
                <w:numId w:val="26"/>
              </w:numPr>
              <w:spacing w:before="60" w:after="60"/>
              <w:jc w:val="left"/>
            </w:pPr>
            <w:r>
              <w:t>Les réponses</w:t>
            </w:r>
            <w:r w:rsidR="00D907FF">
              <w:t xml:space="preserve"> (valeurs </w:t>
            </w:r>
            <w:r w:rsidR="001E0CD7">
              <w:t>booléennes) sont</w:t>
            </w:r>
            <w:r>
              <w:t xml:space="preserve"> sur 1 byte au lieu d’un bit</w:t>
            </w:r>
          </w:p>
          <w:p w14:paraId="06CBA9B5" w14:textId="3EF84FA9" w:rsidR="00CE0481" w:rsidRDefault="00CE0481" w:rsidP="00CE0481">
            <w:pPr>
              <w:pStyle w:val="Paragraphedeliste"/>
              <w:spacing w:before="60" w:after="60"/>
              <w:ind w:left="720"/>
              <w:jc w:val="left"/>
            </w:pPr>
          </w:p>
        </w:tc>
      </w:tr>
      <w:tr w:rsidR="00C32A33" w:rsidRPr="00304219" w14:paraId="5664599C" w14:textId="77777777" w:rsidTr="009256CE">
        <w:tblPrEx>
          <w:tblW w:w="9493"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PrExChange w:id="3" w:author="MAHMOUD Mohamed-Ali" w:date="2025-05-19T15:07:00Z">
            <w:tblPrEx>
              <w:tblW w:w="9493"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PrEx>
          </w:tblPrExChange>
        </w:tblPrEx>
        <w:trPr>
          <w:jc w:val="center"/>
          <w:ins w:id="4" w:author="MAHMOUD Mohamed-Ali" w:date="2025-05-19T15:06:00Z"/>
          <w:trPrChange w:id="5" w:author="MAHMOUD Mohamed-Ali" w:date="2025-05-19T15:07:00Z">
            <w:trPr>
              <w:jc w:val="center"/>
            </w:trPr>
          </w:trPrChange>
        </w:trPr>
        <w:tc>
          <w:tcPr>
            <w:tcW w:w="1202" w:type="dxa"/>
            <w:tcPrChange w:id="6" w:author="MAHMOUD Mohamed-Ali" w:date="2025-05-19T15:07:00Z">
              <w:tcPr>
                <w:tcW w:w="1202" w:type="dxa"/>
              </w:tcPr>
            </w:tcPrChange>
          </w:tcPr>
          <w:p w14:paraId="128866BE" w14:textId="6AF16426" w:rsidR="00C32A33" w:rsidRDefault="00C32A33" w:rsidP="00F2475E">
            <w:pPr>
              <w:spacing w:before="60" w:after="60"/>
              <w:jc w:val="center"/>
              <w:rPr>
                <w:ins w:id="7" w:author="MAHMOUD Mohamed-Ali" w:date="2025-05-19T15:06:00Z"/>
              </w:rPr>
            </w:pPr>
            <w:ins w:id="8" w:author="MAHMOUD Mohamed-Ali" w:date="2025-05-19T15:07:00Z">
              <w:r>
                <w:t>0.4.2</w:t>
              </w:r>
            </w:ins>
          </w:p>
        </w:tc>
        <w:tc>
          <w:tcPr>
            <w:tcW w:w="1203" w:type="dxa"/>
            <w:tcPrChange w:id="9" w:author="MAHMOUD Mohamed-Ali" w:date="2025-05-19T15:07:00Z">
              <w:tcPr>
                <w:tcW w:w="1203" w:type="dxa"/>
              </w:tcPr>
            </w:tcPrChange>
          </w:tcPr>
          <w:p w14:paraId="15DA3FD2" w14:textId="52CD56F6" w:rsidR="00C32A33" w:rsidRDefault="00C32A33" w:rsidP="00F2475E">
            <w:pPr>
              <w:spacing w:before="60" w:after="60"/>
              <w:jc w:val="center"/>
              <w:rPr>
                <w:ins w:id="10" w:author="MAHMOUD Mohamed-Ali" w:date="2025-05-19T15:06:00Z"/>
              </w:rPr>
            </w:pPr>
            <w:ins w:id="11" w:author="MAHMOUD Mohamed-Ali" w:date="2025-05-19T15:07:00Z">
              <w:r>
                <w:t>16</w:t>
              </w:r>
              <w:r w:rsidR="009256CE">
                <w:t>/05/2025</w:t>
              </w:r>
            </w:ins>
          </w:p>
        </w:tc>
        <w:tc>
          <w:tcPr>
            <w:tcW w:w="7088" w:type="dxa"/>
            <w:shd w:val="clear" w:color="auto" w:fill="auto"/>
            <w:tcPrChange w:id="12" w:author="MAHMOUD Mohamed-Ali" w:date="2025-05-19T15:07:00Z">
              <w:tcPr>
                <w:tcW w:w="7088" w:type="dxa"/>
                <w:shd w:val="clear" w:color="auto" w:fill="C45911" w:themeFill="accent2" w:themeFillShade="BF"/>
              </w:tcPr>
            </w:tcPrChange>
          </w:tcPr>
          <w:p w14:paraId="1E344904" w14:textId="77777777" w:rsidR="00C32A33" w:rsidRPr="009256CE" w:rsidRDefault="009256CE" w:rsidP="00FF77E9">
            <w:pPr>
              <w:pStyle w:val="Paragraphedeliste"/>
              <w:numPr>
                <w:ilvl w:val="0"/>
                <w:numId w:val="26"/>
              </w:numPr>
              <w:spacing w:before="60" w:after="60"/>
              <w:jc w:val="left"/>
              <w:rPr>
                <w:ins w:id="13" w:author="MAHMOUD Mohamed-Ali" w:date="2025-05-19T15:08:00Z"/>
                <w:rPrChange w:id="14" w:author="MAHMOUD Mohamed-Ali" w:date="2025-05-19T15:08:00Z">
                  <w:rPr>
                    <w:ins w:id="15" w:author="MAHMOUD Mohamed-Ali" w:date="2025-05-19T15:08:00Z"/>
                    <w:rFonts w:ascii="Consolas" w:eastAsia="Times New Roman" w:hAnsi="Consolas" w:cs="Times New Roman"/>
                    <w:color w:val="A31515"/>
                    <w:sz w:val="21"/>
                    <w:szCs w:val="21"/>
                    <w:lang w:val="en-US"/>
                  </w:rPr>
                </w:rPrChange>
              </w:rPr>
            </w:pPr>
            <w:ins w:id="16" w:author="MAHMOUD Mohamed-Ali" w:date="2025-05-19T15:07:00Z">
              <w:r>
                <w:t xml:space="preserve">Ajout de </w:t>
              </w:r>
            </w:ins>
            <w:ins w:id="17" w:author="MAHMOUD Mohamed-Ali" w:date="2025-05-19T15:08:00Z">
              <w:r>
                <w:t xml:space="preserve">message </w:t>
              </w:r>
              <w:proofErr w:type="spellStart"/>
              <w:r>
                <w:rPr>
                  <w:rFonts w:ascii="Consolas" w:eastAsia="Times New Roman" w:hAnsi="Consolas" w:cs="Times New Roman"/>
                  <w:color w:val="A31515"/>
                  <w:sz w:val="21"/>
                  <w:szCs w:val="21"/>
                  <w:lang w:val="en-US"/>
                </w:rPr>
                <w:t>ISLMTVRelease</w:t>
              </w:r>
              <w:proofErr w:type="spellEnd"/>
            </w:ins>
          </w:p>
          <w:p w14:paraId="4AFBB19D" w14:textId="1A0C5D3E" w:rsidR="009256CE" w:rsidRPr="002A075C" w:rsidRDefault="009256CE" w:rsidP="009256CE">
            <w:pPr>
              <w:shd w:val="clear" w:color="auto" w:fill="FFFFFE"/>
              <w:spacing w:after="0" w:line="285" w:lineRule="atLeast"/>
              <w:ind w:left="708" w:firstLine="462"/>
              <w:jc w:val="left"/>
              <w:rPr>
                <w:ins w:id="18" w:author="MAHMOUD Mohamed-Ali" w:date="2025-05-19T15:09:00Z"/>
                <w:rFonts w:ascii="Consolas" w:eastAsia="Times New Roman" w:hAnsi="Consolas" w:cs="Times New Roman"/>
                <w:color w:val="A31515"/>
                <w:sz w:val="21"/>
                <w:szCs w:val="21"/>
                <w:lang w:val="en-US"/>
              </w:rPr>
            </w:pPr>
            <w:ins w:id="19" w:author="MAHMOUD Mohamed-Ali" w:date="2025-05-19T15:09:00Z">
              <w:r>
                <w:lastRenderedPageBreak/>
                <w:t xml:space="preserve">Ajout des états au </w:t>
              </w:r>
              <w:proofErr w:type="spellStart"/>
              <w:r>
                <w:t>misisionStatus</w:t>
              </w:r>
              <w:proofErr w:type="spellEnd"/>
              <w:r>
                <w:t xml:space="preserve"> </w:t>
              </w:r>
            </w:ins>
            <w:ins w:id="20" w:author="MAHMOUD Mohamed-Ali" w:date="2025-05-19T15:10:00Z">
              <w:r>
                <w:t xml:space="preserve">de message </w:t>
              </w:r>
            </w:ins>
            <w:ins w:id="21" w:author="MAHMOUD Mohamed-Ali" w:date="2025-05-19T15:09:00Z">
              <w:r w:rsidRPr="002A075C">
                <w:rPr>
                  <w:rFonts w:ascii="Consolas" w:eastAsia="Times New Roman" w:hAnsi="Consolas" w:cs="Times New Roman"/>
                  <w:color w:val="A31515"/>
                  <w:sz w:val="21"/>
                  <w:szCs w:val="21"/>
                  <w:lang w:val="en-US"/>
                </w:rPr>
                <w:t>"</w:t>
              </w:r>
              <w:proofErr w:type="spellStart"/>
              <w:r w:rsidRPr="002A075C">
                <w:rPr>
                  <w:rFonts w:ascii="Consolas" w:eastAsia="Times New Roman" w:hAnsi="Consolas" w:cs="Times New Roman"/>
                  <w:color w:val="A31515"/>
                  <w:sz w:val="21"/>
                  <w:szCs w:val="21"/>
                  <w:lang w:val="en-US"/>
                </w:rPr>
                <w:t>missionStatus</w:t>
              </w:r>
              <w:proofErr w:type="spellEnd"/>
              <w:proofErr w:type="gramStart"/>
              <w:r w:rsidRPr="002A075C">
                <w:rPr>
                  <w:rFonts w:ascii="Consolas" w:eastAsia="Times New Roman" w:hAnsi="Consolas" w:cs="Times New Roman"/>
                  <w:color w:val="A31515"/>
                  <w:sz w:val="21"/>
                  <w:szCs w:val="21"/>
                  <w:lang w:val="en-US"/>
                </w:rPr>
                <w:t>":</w:t>
              </w:r>
              <w:proofErr w:type="gramEnd"/>
              <w:r w:rsidRPr="002A075C">
                <w:rPr>
                  <w:rFonts w:ascii="Consolas" w:eastAsia="Times New Roman" w:hAnsi="Consolas" w:cs="Times New Roman"/>
                  <w:color w:val="A31515"/>
                  <w:sz w:val="21"/>
                  <w:szCs w:val="21"/>
                  <w:lang w:val="en-US"/>
                </w:rPr>
                <w:t xml:space="preserve"> </w:t>
              </w:r>
              <w:r w:rsidRPr="00CB315D">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 xml:space="preserve"> </w:t>
              </w:r>
              <w:r w:rsidRPr="0088446F">
                <w:rPr>
                  <w:rFonts w:ascii="Consolas" w:eastAsia="Times New Roman" w:hAnsi="Consolas" w:cs="Times New Roman"/>
                  <w:color w:val="0451A5"/>
                  <w:sz w:val="14"/>
                  <w:szCs w:val="14"/>
                  <w:lang w:val="en-US"/>
                </w:rPr>
                <w:t>[</w:t>
              </w:r>
              <w:proofErr w:type="spellStart"/>
              <w:r>
                <w:rPr>
                  <w:rFonts w:ascii="Consolas" w:eastAsia="Times New Roman" w:hAnsi="Consolas" w:cs="Times New Roman"/>
                  <w:color w:val="0451A5"/>
                  <w:sz w:val="14"/>
                  <w:szCs w:val="14"/>
                  <w:lang w:val="en-US"/>
                </w:rPr>
                <w:t>inProgress</w:t>
              </w:r>
              <w:proofErr w:type="spellEnd"/>
              <w:r>
                <w:rPr>
                  <w:rFonts w:ascii="Consolas" w:eastAsia="Times New Roman" w:hAnsi="Consolas" w:cs="Times New Roman"/>
                  <w:color w:val="0451A5"/>
                  <w:sz w:val="14"/>
                  <w:szCs w:val="14"/>
                  <w:lang w:val="en-US"/>
                </w:rPr>
                <w:t xml:space="preserve">, </w:t>
              </w:r>
              <w:proofErr w:type="spellStart"/>
              <w:r>
                <w:rPr>
                  <w:rFonts w:ascii="Consolas" w:eastAsia="Times New Roman" w:hAnsi="Consolas" w:cs="Times New Roman"/>
                  <w:color w:val="0451A5"/>
                  <w:sz w:val="14"/>
                  <w:szCs w:val="14"/>
                  <w:lang w:val="en-US"/>
                </w:rPr>
                <w:t>Stopped,emergencyStop,updatedMission,</w:t>
              </w:r>
              <w:r w:rsidRPr="00A7642D">
                <w:rPr>
                  <w:rFonts w:ascii="Consolas" w:eastAsia="Times New Roman" w:hAnsi="Consolas" w:cs="Times New Roman"/>
                  <w:color w:val="0451A5"/>
                  <w:sz w:val="14"/>
                  <w:szCs w:val="14"/>
                  <w:lang w:val="en-US"/>
                </w:rPr>
                <w:t>LTVTINCharge</w:t>
              </w:r>
              <w:r>
                <w:rPr>
                  <w:rFonts w:ascii="Consolas" w:eastAsia="Times New Roman" w:hAnsi="Consolas" w:cs="Times New Roman"/>
                  <w:color w:val="0451A5"/>
                  <w:sz w:val="14"/>
                  <w:szCs w:val="14"/>
                  <w:lang w:val="en-US"/>
                </w:rPr>
                <w:t>,Canceled</w:t>
              </w:r>
              <w:proofErr w:type="spellEnd"/>
              <w:r w:rsidRPr="0088446F">
                <w:rPr>
                  <w:rFonts w:ascii="Consolas" w:eastAsia="Times New Roman" w:hAnsi="Consolas" w:cs="Times New Roman"/>
                  <w:color w:val="0451A5"/>
                  <w:sz w:val="14"/>
                  <w:szCs w:val="14"/>
                  <w:lang w:val="en-US"/>
                </w:rPr>
                <w:t>]</w:t>
              </w:r>
            </w:ins>
          </w:p>
          <w:p w14:paraId="2DA15847" w14:textId="4D6FCF84" w:rsidR="009256CE" w:rsidRDefault="009256CE" w:rsidP="009256CE">
            <w:pPr>
              <w:shd w:val="clear" w:color="auto" w:fill="FFFFFE"/>
              <w:spacing w:after="0" w:line="285" w:lineRule="atLeast"/>
              <w:ind w:left="708"/>
              <w:jc w:val="left"/>
              <w:rPr>
                <w:ins w:id="22" w:author="MAHMOUD Mohamed-Ali" w:date="2025-05-19T15:11:00Z"/>
                <w:rFonts w:ascii="Consolas" w:eastAsia="Times New Roman" w:hAnsi="Consolas" w:cs="Times New Roman"/>
                <w:color w:val="A31515"/>
                <w:sz w:val="21"/>
                <w:szCs w:val="21"/>
                <w:lang w:val="en-US"/>
              </w:rPr>
            </w:pPr>
            <w:ins w:id="23" w:author="MAHMOUD Mohamed-Ali" w:date="2025-05-19T15:10:00Z">
              <w:r>
                <w:t>Ajout de champ</w:t>
              </w:r>
            </w:ins>
            <w:ins w:id="24" w:author="MAHMOUD Mohamed-Ali" w:date="2025-05-19T15:11:00Z">
              <w:r>
                <w:t xml:space="preserve"> </w:t>
              </w:r>
              <w:proofErr w:type="spellStart"/>
              <w:r>
                <w:t>lastSectionRele</w:t>
              </w:r>
            </w:ins>
            <w:ins w:id="25" w:author="MAHMOUD Mohamed-Ali" w:date="2025-05-19T15:12:00Z">
              <w:r>
                <w:t>ased</w:t>
              </w:r>
            </w:ins>
            <w:proofErr w:type="spellEnd"/>
            <w:ins w:id="26" w:author="MAHMOUD Mohamed-Ali" w:date="2025-05-19T15:10:00Z">
              <w:r>
                <w:t xml:space="preserve"> </w:t>
              </w:r>
            </w:ins>
            <w:ins w:id="27" w:author="MAHMOUD Mohamed-Ali" w:date="2025-05-19T15:11:00Z">
              <w:r w:rsidRPr="00190009">
                <w:rPr>
                  <w:rFonts w:ascii="Consolas" w:eastAsia="Times New Roman" w:hAnsi="Consolas" w:cs="Times New Roman"/>
                  <w:color w:val="1F4E79" w:themeColor="accent5" w:themeShade="80"/>
                  <w:sz w:val="21"/>
                  <w:szCs w:val="21"/>
                  <w:lang w:val="en-US"/>
                </w:rPr>
                <w:t>"</w:t>
              </w:r>
              <w:proofErr w:type="spellStart"/>
              <w:r w:rsidRPr="00190009">
                <w:rPr>
                  <w:rFonts w:ascii="Consolas" w:eastAsia="Times New Roman" w:hAnsi="Consolas" w:cs="Times New Roman"/>
                  <w:color w:val="1F4E79" w:themeColor="accent5" w:themeShade="80"/>
                  <w:sz w:val="21"/>
                  <w:szCs w:val="21"/>
                  <w:lang w:val="en-US"/>
                </w:rPr>
                <w:t>last</w:t>
              </w:r>
              <w:r>
                <w:rPr>
                  <w:rFonts w:ascii="Consolas" w:eastAsia="Times New Roman" w:hAnsi="Consolas" w:cs="Times New Roman"/>
                  <w:color w:val="1F4E79" w:themeColor="accent5" w:themeShade="80"/>
                  <w:sz w:val="21"/>
                  <w:szCs w:val="21"/>
                  <w:lang w:val="en-US"/>
                </w:rPr>
                <w:t>SectionReleased</w:t>
              </w:r>
              <w:proofErr w:type="spellEnd"/>
              <w:proofErr w:type="gramStart"/>
              <w:r w:rsidRPr="00190009">
                <w:rPr>
                  <w:rFonts w:ascii="Consolas" w:eastAsia="Times New Roman" w:hAnsi="Consolas" w:cs="Times New Roman"/>
                  <w:color w:val="1F4E79" w:themeColor="accent5" w:themeShade="80"/>
                  <w:sz w:val="21"/>
                  <w:szCs w:val="21"/>
                  <w:lang w:val="en-US"/>
                </w:rPr>
                <w:t>":</w:t>
              </w:r>
              <w:proofErr w:type="gramEnd"/>
              <w:r w:rsidRPr="00190009">
                <w:rPr>
                  <w:rFonts w:ascii="Consolas" w:eastAsia="Times New Roman" w:hAnsi="Consolas" w:cs="Times New Roman"/>
                  <w:color w:val="1F4E79" w:themeColor="accent5" w:themeShade="80"/>
                  <w:sz w:val="21"/>
                  <w:szCs w:val="21"/>
                  <w:lang w:val="en-US"/>
                </w:rPr>
                <w:t xml:space="preserve"> "int"</w:t>
              </w:r>
            </w:ins>
          </w:p>
          <w:p w14:paraId="53711265" w14:textId="63095FC3" w:rsidR="00235965" w:rsidRPr="00CD774F" w:rsidRDefault="00235965" w:rsidP="00235965">
            <w:pPr>
              <w:shd w:val="clear" w:color="auto" w:fill="FFFFFE"/>
              <w:spacing w:after="0" w:line="285" w:lineRule="atLeast"/>
              <w:ind w:left="708"/>
              <w:jc w:val="left"/>
              <w:rPr>
                <w:ins w:id="28" w:author="MAHMOUD Mohamed-Ali" w:date="2025-05-19T15:24:00Z"/>
                <w:rFonts w:ascii="Consolas" w:eastAsia="Times New Roman" w:hAnsi="Consolas" w:cs="Times New Roman"/>
                <w:color w:val="0451A5"/>
                <w:sz w:val="21"/>
                <w:szCs w:val="21"/>
                <w:lang w:val="en-US"/>
              </w:rPr>
            </w:pPr>
            <w:ins w:id="29" w:author="MAHMOUD Mohamed-Ali" w:date="2025-05-19T15:24:00Z">
              <w:r>
                <w:t xml:space="preserve">Ajout de champ </w:t>
              </w:r>
              <w:proofErr w:type="spellStart"/>
              <w:r>
                <w:t>BatteryStatus</w:t>
              </w:r>
              <w:proofErr w:type="spellEnd"/>
              <w:r>
                <w:rPr>
                  <w:rFonts w:ascii="Consolas" w:eastAsia="Times New Roman" w:hAnsi="Consolas" w:cs="Times New Roman"/>
                  <w:color w:val="0451A5"/>
                  <w:sz w:val="21"/>
                  <w:szCs w:val="21"/>
                  <w:lang w:val="en-US"/>
                </w:rPr>
                <w:t xml:space="preserve">    </w:t>
              </w:r>
              <w:r w:rsidRPr="00A7642D">
                <w:rPr>
                  <w:rFonts w:ascii="Consolas" w:eastAsia="Times New Roman" w:hAnsi="Consolas" w:cs="Times New Roman"/>
                  <w:color w:val="0451A5"/>
                  <w:sz w:val="21"/>
                  <w:szCs w:val="21"/>
                  <w:lang w:val="en-US"/>
                </w:rPr>
                <w:t>"</w:t>
              </w:r>
              <w:proofErr w:type="spellStart"/>
              <w:r>
                <w:rPr>
                  <w:rFonts w:ascii="Consolas" w:eastAsia="Times New Roman" w:hAnsi="Consolas" w:cs="Times New Roman"/>
                  <w:color w:val="0451A5"/>
                  <w:sz w:val="21"/>
                  <w:szCs w:val="21"/>
                  <w:lang w:val="en-US"/>
                </w:rPr>
                <w:t>BatteryStatus</w:t>
              </w:r>
              <w:proofErr w:type="spellEnd"/>
              <w:proofErr w:type="gramStart"/>
              <w:r w:rsidRPr="00A7642D">
                <w:rPr>
                  <w:rFonts w:ascii="Consolas" w:eastAsia="Times New Roman" w:hAnsi="Consolas" w:cs="Times New Roman"/>
                  <w:color w:val="0451A5"/>
                  <w:sz w:val="21"/>
                  <w:szCs w:val="21"/>
                  <w:lang w:val="en-US"/>
                </w:rPr>
                <w:t>":</w:t>
              </w:r>
              <w:proofErr w:type="gramEnd"/>
              <w:r>
                <w:rPr>
                  <w:rFonts w:ascii="Consolas" w:eastAsia="Times New Roman" w:hAnsi="Consolas" w:cs="Times New Roman"/>
                  <w:color w:val="A31515"/>
                  <w:sz w:val="21"/>
                  <w:szCs w:val="21"/>
                  <w:lang w:val="en-US"/>
                </w:rPr>
                <w:t xml:space="preserve"> </w:t>
              </w:r>
              <w:r w:rsidRPr="00D038D0">
                <w:rPr>
                  <w:rFonts w:ascii="Consolas" w:eastAsia="Times New Roman" w:hAnsi="Consolas" w:cs="Times New Roman"/>
                  <w:color w:val="0451A5"/>
                  <w:sz w:val="21"/>
                  <w:szCs w:val="21"/>
                  <w:lang w:val="en-US"/>
                </w:rPr>
                <w:t>"</w:t>
              </w:r>
              <w:proofErr w:type="spellStart"/>
              <w:r w:rsidRPr="00D038D0">
                <w:rPr>
                  <w:rFonts w:ascii="Consolas" w:eastAsia="Times New Roman" w:hAnsi="Consolas" w:cs="Times New Roman"/>
                  <w:color w:val="0451A5"/>
                  <w:sz w:val="21"/>
                  <w:szCs w:val="21"/>
                  <w:lang w:val="en-US"/>
                </w:rPr>
                <w:t>int</w:t>
              </w:r>
              <w:r>
                <w:rPr>
                  <w:rFonts w:ascii="Consolas" w:eastAsia="Times New Roman" w:hAnsi="Consolas" w:cs="Times New Roman"/>
                  <w:color w:val="0451A5"/>
                  <w:sz w:val="21"/>
                  <w:szCs w:val="21"/>
                  <w:lang w:val="en-US"/>
                </w:rPr>
                <w:t>|int</w:t>
              </w:r>
              <w:proofErr w:type="spellEnd"/>
              <w:r w:rsidRPr="00D038D0">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 [</w:t>
              </w:r>
              <w:proofErr w:type="spellStart"/>
              <w:r>
                <w:rPr>
                  <w:rFonts w:ascii="Consolas" w:eastAsia="Times New Roman" w:hAnsi="Consolas" w:cs="Times New Roman"/>
                  <w:color w:val="0451A5"/>
                  <w:sz w:val="21"/>
                  <w:szCs w:val="21"/>
                  <w:lang w:val="en-US"/>
                </w:rPr>
                <w:t>batChInProgress</w:t>
              </w:r>
              <w:proofErr w:type="spellEnd"/>
              <w:r>
                <w:rPr>
                  <w:rFonts w:ascii="Consolas" w:eastAsia="Times New Roman" w:hAnsi="Consolas" w:cs="Times New Roman"/>
                  <w:color w:val="0451A5"/>
                  <w:sz w:val="21"/>
                  <w:szCs w:val="21"/>
                  <w:lang w:val="en-US"/>
                </w:rPr>
                <w:t xml:space="preserve"> (0,1) |</w:t>
              </w:r>
              <w:proofErr w:type="spellStart"/>
              <w:r>
                <w:rPr>
                  <w:rFonts w:ascii="Consolas" w:eastAsia="Times New Roman" w:hAnsi="Consolas" w:cs="Times New Roman"/>
                  <w:color w:val="0451A5"/>
                  <w:sz w:val="21"/>
                  <w:szCs w:val="21"/>
                  <w:lang w:val="en-US"/>
                </w:rPr>
                <w:t>AutonLevel</w:t>
              </w:r>
              <w:proofErr w:type="spellEnd"/>
              <w:r>
                <w:rPr>
                  <w:rFonts w:ascii="Consolas" w:eastAsia="Times New Roman" w:hAnsi="Consolas" w:cs="Times New Roman"/>
                  <w:color w:val="0451A5"/>
                  <w:sz w:val="21"/>
                  <w:szCs w:val="21"/>
                  <w:lang w:val="en-US"/>
                </w:rPr>
                <w:t xml:space="preserve"> (int)]</w:t>
              </w:r>
            </w:ins>
          </w:p>
          <w:p w14:paraId="70CF28FD" w14:textId="33DB8928" w:rsidR="009256CE" w:rsidRDefault="009256CE" w:rsidP="00FF77E9">
            <w:pPr>
              <w:pStyle w:val="Paragraphedeliste"/>
              <w:numPr>
                <w:ilvl w:val="0"/>
                <w:numId w:val="26"/>
              </w:numPr>
              <w:spacing w:before="60" w:after="60"/>
              <w:jc w:val="left"/>
              <w:rPr>
                <w:ins w:id="30" w:author="MAHMOUD Mohamed-Ali" w:date="2025-05-19T15:06:00Z"/>
              </w:rPr>
            </w:pPr>
          </w:p>
        </w:tc>
      </w:tr>
    </w:tbl>
    <w:p w14:paraId="121910CC" w14:textId="77777777" w:rsidR="001F3EC8" w:rsidRPr="00304219" w:rsidRDefault="001F3EC8" w:rsidP="001F3EC8"/>
    <w:tbl>
      <w:tblPr>
        <w:tblStyle w:val="TableauGrille4-Accentuation5"/>
        <w:tblW w:w="0" w:type="auto"/>
        <w:tblLook w:val="04A0" w:firstRow="1" w:lastRow="0" w:firstColumn="1" w:lastColumn="0" w:noHBand="0" w:noVBand="1"/>
      </w:tblPr>
      <w:tblGrid>
        <w:gridCol w:w="4644"/>
        <w:gridCol w:w="4644"/>
      </w:tblGrid>
      <w:tr w:rsidR="00397872" w14:paraId="6D8F24F8" w14:textId="77777777" w:rsidTr="00397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80FC901" w14:textId="30ADE2CC" w:rsidR="00397872" w:rsidRDefault="00397872" w:rsidP="001F3EC8">
            <w:r>
              <w:t>Liste des exigences</w:t>
            </w:r>
          </w:p>
        </w:tc>
        <w:tc>
          <w:tcPr>
            <w:tcW w:w="4644" w:type="dxa"/>
          </w:tcPr>
          <w:p w14:paraId="009EF7A5" w14:textId="7B19CF2D" w:rsidR="00397872" w:rsidRDefault="00397872" w:rsidP="001F3EC8">
            <w:pPr>
              <w:cnfStyle w:val="100000000000" w:firstRow="1" w:lastRow="0" w:firstColumn="0" w:lastColumn="0" w:oddVBand="0" w:evenVBand="0" w:oddHBand="0" w:evenHBand="0" w:firstRowFirstColumn="0" w:firstRowLastColumn="0" w:lastRowFirstColumn="0" w:lastRowLastColumn="0"/>
            </w:pPr>
            <w:r>
              <w:t xml:space="preserve">Version </w:t>
            </w:r>
          </w:p>
        </w:tc>
      </w:tr>
      <w:tr w:rsidR="00397872" w14:paraId="0FC1E073"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78A287F" w14:textId="722B9A3F" w:rsidR="00397872" w:rsidRPr="00FD79E5" w:rsidRDefault="00FD79E5" w:rsidP="00FD79E5">
            <w:pPr>
              <w:spacing w:line="259" w:lineRule="auto"/>
              <w:rPr>
                <w:b w:val="0"/>
                <w:bCs w:val="0"/>
              </w:rPr>
            </w:pPr>
            <w:r>
              <w:t>EX- FP1.4.9.1</w:t>
            </w:r>
          </w:p>
        </w:tc>
        <w:tc>
          <w:tcPr>
            <w:tcW w:w="4644" w:type="dxa"/>
          </w:tcPr>
          <w:p w14:paraId="7A404C73" w14:textId="15CC9B2E" w:rsidR="00397872"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397872" w14:paraId="5242F26A"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1BCC5B3F" w14:textId="7F44BC8E" w:rsidR="00397872" w:rsidRPr="00FD79E5" w:rsidRDefault="00FD79E5" w:rsidP="00FD79E5">
            <w:pPr>
              <w:spacing w:line="259" w:lineRule="auto"/>
              <w:rPr>
                <w:b w:val="0"/>
                <w:bCs w:val="0"/>
              </w:rPr>
            </w:pPr>
            <w:r>
              <w:t>EX- FS1.4.9.1.1</w:t>
            </w:r>
          </w:p>
        </w:tc>
        <w:tc>
          <w:tcPr>
            <w:tcW w:w="4644" w:type="dxa"/>
          </w:tcPr>
          <w:p w14:paraId="09D52D99" w14:textId="76A1E598" w:rsidR="00397872"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397872" w14:paraId="42CCE149"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6D5AB04F" w14:textId="392DD85A" w:rsidR="00397872" w:rsidRPr="00FD79E5" w:rsidRDefault="00FD79E5" w:rsidP="00FD79E5">
            <w:pPr>
              <w:spacing w:line="259" w:lineRule="auto"/>
              <w:rPr>
                <w:b w:val="0"/>
                <w:bCs w:val="0"/>
              </w:rPr>
            </w:pPr>
            <w:r>
              <w:t>EX- FS1.4.9.1.2</w:t>
            </w:r>
          </w:p>
        </w:tc>
        <w:tc>
          <w:tcPr>
            <w:tcW w:w="4644" w:type="dxa"/>
          </w:tcPr>
          <w:p w14:paraId="4B2AC4CE" w14:textId="3BF1FD24" w:rsidR="00397872"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397872" w14:paraId="765C6428"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48EB8E2D" w14:textId="44805A6B" w:rsidR="00397872" w:rsidRPr="00FD79E5" w:rsidRDefault="00FD79E5" w:rsidP="00FD79E5">
            <w:pPr>
              <w:spacing w:line="259" w:lineRule="auto"/>
              <w:rPr>
                <w:b w:val="0"/>
                <w:bCs w:val="0"/>
              </w:rPr>
            </w:pPr>
            <w:r>
              <w:t>EX- FS1.4.9.1.3</w:t>
            </w:r>
          </w:p>
        </w:tc>
        <w:tc>
          <w:tcPr>
            <w:tcW w:w="4644" w:type="dxa"/>
          </w:tcPr>
          <w:p w14:paraId="0FBA3A54" w14:textId="4D8930E8" w:rsidR="00397872"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23417B2A"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3493025" w14:textId="374C1264" w:rsidR="00FD79E5" w:rsidRDefault="00FD79E5" w:rsidP="00FD79E5">
            <w:pPr>
              <w:spacing w:line="259" w:lineRule="auto"/>
              <w:rPr>
                <w:b w:val="0"/>
                <w:bCs w:val="0"/>
              </w:rPr>
            </w:pPr>
            <w:r>
              <w:t>EX- FS1.4.9.1.4</w:t>
            </w:r>
          </w:p>
        </w:tc>
        <w:tc>
          <w:tcPr>
            <w:tcW w:w="4644" w:type="dxa"/>
          </w:tcPr>
          <w:p w14:paraId="79C8B129" w14:textId="23262487"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57540E5A"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1BAE1F1B" w14:textId="427E2957" w:rsidR="00FD79E5" w:rsidRDefault="00FD79E5" w:rsidP="00FD79E5">
            <w:pPr>
              <w:spacing w:line="259" w:lineRule="auto"/>
              <w:rPr>
                <w:b w:val="0"/>
                <w:bCs w:val="0"/>
              </w:rPr>
            </w:pPr>
            <w:r>
              <w:t>EX- FS1.4.9.1.5</w:t>
            </w:r>
          </w:p>
        </w:tc>
        <w:tc>
          <w:tcPr>
            <w:tcW w:w="4644" w:type="dxa"/>
          </w:tcPr>
          <w:p w14:paraId="01EC0A4E" w14:textId="09540645"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3E9F0294"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225D3D1" w14:textId="196BE1F4" w:rsidR="00FD79E5" w:rsidRDefault="00FD79E5" w:rsidP="00FD79E5">
            <w:pPr>
              <w:spacing w:line="259" w:lineRule="auto"/>
              <w:rPr>
                <w:b w:val="0"/>
                <w:bCs w:val="0"/>
              </w:rPr>
            </w:pPr>
            <w:r>
              <w:t>EX- FS1.4.9.1.6</w:t>
            </w:r>
          </w:p>
        </w:tc>
        <w:tc>
          <w:tcPr>
            <w:tcW w:w="4644" w:type="dxa"/>
          </w:tcPr>
          <w:p w14:paraId="703BBBC2" w14:textId="77813385"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08A09604"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0F77C082" w14:textId="28FF4BC3" w:rsidR="00FD79E5" w:rsidRDefault="00FD79E5" w:rsidP="00FD79E5">
            <w:pPr>
              <w:spacing w:line="259" w:lineRule="auto"/>
              <w:rPr>
                <w:b w:val="0"/>
                <w:bCs w:val="0"/>
              </w:rPr>
            </w:pPr>
            <w:r>
              <w:t>EX- FP1.4.9.2</w:t>
            </w:r>
          </w:p>
        </w:tc>
        <w:tc>
          <w:tcPr>
            <w:tcW w:w="4644" w:type="dxa"/>
          </w:tcPr>
          <w:p w14:paraId="0020E291" w14:textId="32A266D5"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4A9E4F89"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6F88F609" w14:textId="14BECFB7" w:rsidR="00FD79E5" w:rsidRDefault="00FD79E5" w:rsidP="00FD79E5">
            <w:pPr>
              <w:spacing w:line="259" w:lineRule="auto"/>
              <w:rPr>
                <w:b w:val="0"/>
                <w:bCs w:val="0"/>
              </w:rPr>
            </w:pPr>
            <w:r>
              <w:t>EX- FS1.4.9.2.1</w:t>
            </w:r>
          </w:p>
        </w:tc>
        <w:tc>
          <w:tcPr>
            <w:tcW w:w="4644" w:type="dxa"/>
          </w:tcPr>
          <w:p w14:paraId="7453B6F2" w14:textId="1B4FDA6A"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665EC158"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4D6E3EB7" w14:textId="56E1563F" w:rsidR="00FD79E5" w:rsidRDefault="00FD79E5" w:rsidP="00FD79E5">
            <w:pPr>
              <w:spacing w:line="259" w:lineRule="auto"/>
              <w:rPr>
                <w:b w:val="0"/>
                <w:bCs w:val="0"/>
              </w:rPr>
            </w:pPr>
            <w:r>
              <w:t>EX- FS1.4.9.2.2</w:t>
            </w:r>
          </w:p>
        </w:tc>
        <w:tc>
          <w:tcPr>
            <w:tcW w:w="4644" w:type="dxa"/>
          </w:tcPr>
          <w:p w14:paraId="1968D923" w14:textId="617AD099"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6ED78F96"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6FD47C54" w14:textId="3F22D3FB" w:rsidR="00FD79E5" w:rsidRDefault="00FD79E5" w:rsidP="00FD79E5">
            <w:pPr>
              <w:spacing w:line="259" w:lineRule="auto"/>
              <w:rPr>
                <w:b w:val="0"/>
                <w:bCs w:val="0"/>
              </w:rPr>
            </w:pPr>
            <w:r>
              <w:t>EX- FS1.4.9.2.3</w:t>
            </w:r>
          </w:p>
        </w:tc>
        <w:tc>
          <w:tcPr>
            <w:tcW w:w="4644" w:type="dxa"/>
          </w:tcPr>
          <w:p w14:paraId="45B293A9" w14:textId="3FA17159"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6A39A588"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2967BF9B" w14:textId="06BDEA76" w:rsidR="00FD79E5" w:rsidRDefault="00FD79E5" w:rsidP="00FD79E5">
            <w:pPr>
              <w:spacing w:line="259" w:lineRule="auto"/>
              <w:rPr>
                <w:b w:val="0"/>
                <w:bCs w:val="0"/>
              </w:rPr>
            </w:pPr>
            <w:r>
              <w:t>EX- FS1.4.9.2.4</w:t>
            </w:r>
          </w:p>
        </w:tc>
        <w:tc>
          <w:tcPr>
            <w:tcW w:w="4644" w:type="dxa"/>
          </w:tcPr>
          <w:p w14:paraId="0C2E6086" w14:textId="2F862F29"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4AE959C0"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A398821" w14:textId="03501358" w:rsidR="00FD79E5" w:rsidRDefault="00FD79E5" w:rsidP="00FD79E5">
            <w:pPr>
              <w:spacing w:line="259" w:lineRule="auto"/>
              <w:rPr>
                <w:b w:val="0"/>
                <w:bCs w:val="0"/>
              </w:rPr>
            </w:pPr>
            <w:r>
              <w:t>EX- FS1.4.9.2.5</w:t>
            </w:r>
          </w:p>
        </w:tc>
        <w:tc>
          <w:tcPr>
            <w:tcW w:w="4644" w:type="dxa"/>
          </w:tcPr>
          <w:p w14:paraId="1C282392" w14:textId="49CC0AD7"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47073B1C"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23D5A0D2" w14:textId="0566791D" w:rsidR="00FD79E5" w:rsidRDefault="00FD79E5" w:rsidP="00FD79E5">
            <w:pPr>
              <w:spacing w:line="259" w:lineRule="auto"/>
              <w:rPr>
                <w:b w:val="0"/>
                <w:bCs w:val="0"/>
              </w:rPr>
            </w:pPr>
            <w:r>
              <w:t>EX- FS1.4.9.2.6</w:t>
            </w:r>
          </w:p>
        </w:tc>
        <w:tc>
          <w:tcPr>
            <w:tcW w:w="4644" w:type="dxa"/>
          </w:tcPr>
          <w:p w14:paraId="55876A56" w14:textId="33C8B6DE"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FD79E5" w14:paraId="59FF1A92"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04244BB" w14:textId="3C4BEECF" w:rsidR="00FD79E5" w:rsidRDefault="00FD79E5" w:rsidP="00FD79E5">
            <w:pPr>
              <w:spacing w:line="259" w:lineRule="auto"/>
              <w:rPr>
                <w:b w:val="0"/>
                <w:bCs w:val="0"/>
              </w:rPr>
            </w:pPr>
            <w:r>
              <w:t>EX- FS1.4.9.2.7</w:t>
            </w:r>
          </w:p>
        </w:tc>
        <w:tc>
          <w:tcPr>
            <w:tcW w:w="4644" w:type="dxa"/>
          </w:tcPr>
          <w:p w14:paraId="3953AC20" w14:textId="361C378B" w:rsidR="00FD79E5" w:rsidRDefault="00FD79E5" w:rsidP="001F3EC8">
            <w:pPr>
              <w:cnfStyle w:val="000000100000" w:firstRow="0" w:lastRow="0" w:firstColumn="0" w:lastColumn="0" w:oddVBand="0" w:evenVBand="0" w:oddHBand="1" w:evenHBand="0" w:firstRowFirstColumn="0" w:firstRowLastColumn="0" w:lastRowFirstColumn="0" w:lastRowLastColumn="0"/>
            </w:pPr>
            <w:r>
              <w:t>1</w:t>
            </w:r>
          </w:p>
        </w:tc>
      </w:tr>
      <w:tr w:rsidR="00FD79E5" w14:paraId="654D1269"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35CEE257" w14:textId="58C84359" w:rsidR="00FD79E5" w:rsidRDefault="00FD79E5" w:rsidP="00FD79E5">
            <w:pPr>
              <w:rPr>
                <w:b w:val="0"/>
                <w:bCs w:val="0"/>
              </w:rPr>
            </w:pPr>
            <w:r>
              <w:t>EX- FS1.4.9.2.8</w:t>
            </w:r>
          </w:p>
        </w:tc>
        <w:tc>
          <w:tcPr>
            <w:tcW w:w="4644" w:type="dxa"/>
          </w:tcPr>
          <w:p w14:paraId="5CCDFC18" w14:textId="738BA19D" w:rsidR="00FD79E5" w:rsidRDefault="00FD79E5" w:rsidP="001F3EC8">
            <w:pPr>
              <w:cnfStyle w:val="000000000000" w:firstRow="0" w:lastRow="0" w:firstColumn="0" w:lastColumn="0" w:oddVBand="0" w:evenVBand="0" w:oddHBand="0" w:evenHBand="0" w:firstRowFirstColumn="0" w:firstRowLastColumn="0" w:lastRowFirstColumn="0" w:lastRowLastColumn="0"/>
            </w:pPr>
            <w:r>
              <w:t>1</w:t>
            </w:r>
          </w:p>
        </w:tc>
      </w:tr>
      <w:tr w:rsidR="00D3200F" w14:paraId="48143448" w14:textId="77777777" w:rsidTr="0039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1236DC0" w14:textId="4E7430B4" w:rsidR="00D3200F" w:rsidRDefault="00D3200F" w:rsidP="00FD79E5">
            <w:pPr>
              <w:rPr>
                <w:b w:val="0"/>
                <w:bCs w:val="0"/>
              </w:rPr>
            </w:pPr>
            <w:r>
              <w:t>EX- FS1.4.9.2.9</w:t>
            </w:r>
          </w:p>
        </w:tc>
        <w:tc>
          <w:tcPr>
            <w:tcW w:w="4644" w:type="dxa"/>
          </w:tcPr>
          <w:p w14:paraId="0736457B" w14:textId="64C08A22" w:rsidR="00D3200F" w:rsidRDefault="00D3200F" w:rsidP="001F3EC8">
            <w:pPr>
              <w:cnfStyle w:val="000000100000" w:firstRow="0" w:lastRow="0" w:firstColumn="0" w:lastColumn="0" w:oddVBand="0" w:evenVBand="0" w:oddHBand="1" w:evenHBand="0" w:firstRowFirstColumn="0" w:firstRowLastColumn="0" w:lastRowFirstColumn="0" w:lastRowLastColumn="0"/>
            </w:pPr>
            <w:r>
              <w:t>1</w:t>
            </w:r>
          </w:p>
        </w:tc>
      </w:tr>
      <w:tr w:rsidR="00D3200F" w14:paraId="2ABFA2D4" w14:textId="77777777" w:rsidTr="00397872">
        <w:tc>
          <w:tcPr>
            <w:cnfStyle w:val="001000000000" w:firstRow="0" w:lastRow="0" w:firstColumn="1" w:lastColumn="0" w:oddVBand="0" w:evenVBand="0" w:oddHBand="0" w:evenHBand="0" w:firstRowFirstColumn="0" w:firstRowLastColumn="0" w:lastRowFirstColumn="0" w:lastRowLastColumn="0"/>
            <w:tcW w:w="4644" w:type="dxa"/>
          </w:tcPr>
          <w:p w14:paraId="0ACD289F" w14:textId="6B7EA47C" w:rsidR="00D3200F" w:rsidRDefault="00D3200F" w:rsidP="00FD79E5">
            <w:pPr>
              <w:rPr>
                <w:b w:val="0"/>
                <w:bCs w:val="0"/>
              </w:rPr>
            </w:pPr>
            <w:r>
              <w:t>EX- FS1.4.9.2.10</w:t>
            </w:r>
          </w:p>
        </w:tc>
        <w:tc>
          <w:tcPr>
            <w:tcW w:w="4644" w:type="dxa"/>
          </w:tcPr>
          <w:p w14:paraId="7B9C002C" w14:textId="747918FD" w:rsidR="00D3200F" w:rsidRDefault="00D3200F" w:rsidP="001F3EC8">
            <w:pPr>
              <w:cnfStyle w:val="000000000000" w:firstRow="0" w:lastRow="0" w:firstColumn="0" w:lastColumn="0" w:oddVBand="0" w:evenVBand="0" w:oddHBand="0" w:evenHBand="0" w:firstRowFirstColumn="0" w:firstRowLastColumn="0" w:lastRowFirstColumn="0" w:lastRowLastColumn="0"/>
            </w:pPr>
            <w:r>
              <w:t>1</w:t>
            </w:r>
          </w:p>
        </w:tc>
      </w:tr>
    </w:tbl>
    <w:p w14:paraId="0D1E0717" w14:textId="4EC4073C" w:rsidR="001F3EC8" w:rsidRDefault="001F3EC8" w:rsidP="00FD79E5">
      <w:r w:rsidRPr="4B702ED6">
        <w:br w:type="page"/>
      </w:r>
    </w:p>
    <w:sdt>
      <w:sdtPr>
        <w:rPr>
          <w:rFonts w:eastAsiaTheme="minorEastAsia" w:cstheme="minorBidi"/>
          <w:b w:val="0"/>
          <w:bCs w:val="0"/>
          <w:color w:val="auto"/>
          <w:sz w:val="22"/>
          <w:szCs w:val="22"/>
          <w:lang w:eastAsia="en-US"/>
        </w:rPr>
        <w:id w:val="-441908969"/>
        <w:docPartObj>
          <w:docPartGallery w:val="Table of Contents"/>
          <w:docPartUnique/>
        </w:docPartObj>
      </w:sdtPr>
      <w:sdtEndPr>
        <w:rPr>
          <w:color w:val="28385A"/>
        </w:rPr>
      </w:sdtEndPr>
      <w:sdtContent>
        <w:p w14:paraId="5402AE82" w14:textId="77777777" w:rsidR="001F3EC8" w:rsidRDefault="001F3EC8" w:rsidP="001F3EC8">
          <w:pPr>
            <w:pStyle w:val="En-ttedetabledesmatires"/>
            <w:numPr>
              <w:ilvl w:val="0"/>
              <w:numId w:val="0"/>
            </w:numPr>
            <w:ind w:left="360"/>
          </w:pPr>
          <w:r>
            <w:t>Table des matières</w:t>
          </w:r>
        </w:p>
        <w:p w14:paraId="7E8C91B7" w14:textId="19474290" w:rsidR="003D66A1" w:rsidRDefault="001F3EC8">
          <w:pPr>
            <w:pStyle w:val="TM1"/>
            <w:tabs>
              <w:tab w:val="right" w:leader="dot" w:pos="9288"/>
            </w:tabs>
            <w:rPr>
              <w:rFonts w:eastAsiaTheme="minorEastAsia"/>
              <w:b w:val="0"/>
              <w:bCs w:val="0"/>
              <w:noProof/>
              <w:color w:val="auto"/>
              <w:kern w:val="2"/>
              <w:lang w:eastAsia="fr-FR"/>
            </w:rPr>
          </w:pPr>
          <w:r>
            <w:rPr>
              <w:b w:val="0"/>
              <w:lang w:val="en-US"/>
            </w:rPr>
            <w:fldChar w:fldCharType="begin"/>
          </w:r>
          <w:r>
            <w:instrText xml:space="preserve"> TOC \o "1-3" \h \z \u </w:instrText>
          </w:r>
          <w:r>
            <w:rPr>
              <w:b w:val="0"/>
              <w:lang w:val="en-US"/>
            </w:rPr>
            <w:fldChar w:fldCharType="separate"/>
          </w:r>
          <w:hyperlink w:anchor="_Toc193750204" w:history="1">
            <w:r w:rsidR="003D66A1" w:rsidRPr="00AB6833">
              <w:rPr>
                <w:rStyle w:val="Lienhypertexte"/>
                <w:noProof/>
              </w:rPr>
              <w:t>Informations du document</w:t>
            </w:r>
            <w:r w:rsidR="003D66A1">
              <w:rPr>
                <w:noProof/>
                <w:webHidden/>
              </w:rPr>
              <w:tab/>
            </w:r>
            <w:r w:rsidR="003D66A1">
              <w:rPr>
                <w:noProof/>
                <w:webHidden/>
              </w:rPr>
              <w:fldChar w:fldCharType="begin"/>
            </w:r>
            <w:r w:rsidR="003D66A1">
              <w:rPr>
                <w:noProof/>
                <w:webHidden/>
              </w:rPr>
              <w:instrText xml:space="preserve"> PAGEREF _Toc193750204 \h </w:instrText>
            </w:r>
            <w:r w:rsidR="003D66A1">
              <w:rPr>
                <w:noProof/>
                <w:webHidden/>
              </w:rPr>
            </w:r>
            <w:r w:rsidR="003D66A1">
              <w:rPr>
                <w:noProof/>
                <w:webHidden/>
              </w:rPr>
              <w:fldChar w:fldCharType="separate"/>
            </w:r>
            <w:r w:rsidR="003D66A1">
              <w:rPr>
                <w:noProof/>
                <w:webHidden/>
              </w:rPr>
              <w:t>2</w:t>
            </w:r>
            <w:r w:rsidR="003D66A1">
              <w:rPr>
                <w:noProof/>
                <w:webHidden/>
              </w:rPr>
              <w:fldChar w:fldCharType="end"/>
            </w:r>
          </w:hyperlink>
        </w:p>
        <w:p w14:paraId="71BF18A2" w14:textId="7A0D1668" w:rsidR="003D66A1" w:rsidRDefault="00000000">
          <w:pPr>
            <w:pStyle w:val="TM1"/>
            <w:tabs>
              <w:tab w:val="left" w:pos="442"/>
              <w:tab w:val="right" w:leader="dot" w:pos="9288"/>
            </w:tabs>
            <w:rPr>
              <w:rFonts w:eastAsiaTheme="minorEastAsia"/>
              <w:b w:val="0"/>
              <w:bCs w:val="0"/>
              <w:noProof/>
              <w:color w:val="auto"/>
              <w:kern w:val="2"/>
              <w:lang w:eastAsia="fr-FR"/>
            </w:rPr>
          </w:pPr>
          <w:hyperlink w:anchor="_Toc193750205" w:history="1">
            <w:r w:rsidR="003D66A1" w:rsidRPr="00AB6833">
              <w:rPr>
                <w:rStyle w:val="Lienhypertexte"/>
                <w:noProof/>
              </w:rPr>
              <w:t>0.</w:t>
            </w:r>
            <w:r w:rsidR="003D66A1">
              <w:rPr>
                <w:rFonts w:eastAsiaTheme="minorEastAsia"/>
                <w:b w:val="0"/>
                <w:bCs w:val="0"/>
                <w:noProof/>
                <w:color w:val="auto"/>
                <w:kern w:val="2"/>
                <w:lang w:eastAsia="fr-FR"/>
              </w:rPr>
              <w:tab/>
            </w:r>
            <w:r w:rsidR="003D66A1" w:rsidRPr="00AB6833">
              <w:rPr>
                <w:rStyle w:val="Lienhypertexte"/>
                <w:noProof/>
              </w:rPr>
              <w:t>Généralités</w:t>
            </w:r>
            <w:r w:rsidR="003D66A1">
              <w:rPr>
                <w:noProof/>
                <w:webHidden/>
              </w:rPr>
              <w:tab/>
            </w:r>
            <w:r w:rsidR="003D66A1">
              <w:rPr>
                <w:noProof/>
                <w:webHidden/>
              </w:rPr>
              <w:fldChar w:fldCharType="begin"/>
            </w:r>
            <w:r w:rsidR="003D66A1">
              <w:rPr>
                <w:noProof/>
                <w:webHidden/>
              </w:rPr>
              <w:instrText xml:space="preserve"> PAGEREF _Toc193750205 \h </w:instrText>
            </w:r>
            <w:r w:rsidR="003D66A1">
              <w:rPr>
                <w:noProof/>
                <w:webHidden/>
              </w:rPr>
            </w:r>
            <w:r w:rsidR="003D66A1">
              <w:rPr>
                <w:noProof/>
                <w:webHidden/>
              </w:rPr>
              <w:fldChar w:fldCharType="separate"/>
            </w:r>
            <w:r w:rsidR="003D66A1">
              <w:rPr>
                <w:noProof/>
                <w:webHidden/>
              </w:rPr>
              <w:t>6</w:t>
            </w:r>
            <w:r w:rsidR="003D66A1">
              <w:rPr>
                <w:noProof/>
                <w:webHidden/>
              </w:rPr>
              <w:fldChar w:fldCharType="end"/>
            </w:r>
          </w:hyperlink>
        </w:p>
        <w:p w14:paraId="4B20E222" w14:textId="2B8EF428" w:rsidR="003D66A1" w:rsidRDefault="00000000">
          <w:pPr>
            <w:pStyle w:val="TM2"/>
            <w:tabs>
              <w:tab w:val="left" w:pos="880"/>
              <w:tab w:val="right" w:leader="dot" w:pos="9288"/>
            </w:tabs>
            <w:rPr>
              <w:rFonts w:cstheme="minorBidi"/>
              <w:noProof/>
              <w:color w:val="auto"/>
              <w:kern w:val="2"/>
            </w:rPr>
          </w:pPr>
          <w:hyperlink w:anchor="_Toc193750206" w:history="1">
            <w:r w:rsidR="003D66A1" w:rsidRPr="00AB6833">
              <w:rPr>
                <w:rStyle w:val="Lienhypertexte"/>
                <w:noProof/>
              </w:rPr>
              <w:t>0.1.</w:t>
            </w:r>
            <w:r w:rsidR="003D66A1">
              <w:rPr>
                <w:rFonts w:cstheme="minorBidi"/>
                <w:noProof/>
                <w:color w:val="auto"/>
                <w:kern w:val="2"/>
              </w:rPr>
              <w:tab/>
            </w:r>
            <w:r w:rsidR="003D66A1" w:rsidRPr="00AB6833">
              <w:rPr>
                <w:rStyle w:val="Lienhypertexte"/>
                <w:noProof/>
              </w:rPr>
              <w:t>Objet du document</w:t>
            </w:r>
            <w:r w:rsidR="003D66A1">
              <w:rPr>
                <w:noProof/>
                <w:webHidden/>
              </w:rPr>
              <w:tab/>
            </w:r>
            <w:r w:rsidR="003D66A1">
              <w:rPr>
                <w:noProof/>
                <w:webHidden/>
              </w:rPr>
              <w:fldChar w:fldCharType="begin"/>
            </w:r>
            <w:r w:rsidR="003D66A1">
              <w:rPr>
                <w:noProof/>
                <w:webHidden/>
              </w:rPr>
              <w:instrText xml:space="preserve"> PAGEREF _Toc193750206 \h </w:instrText>
            </w:r>
            <w:r w:rsidR="003D66A1">
              <w:rPr>
                <w:noProof/>
                <w:webHidden/>
              </w:rPr>
            </w:r>
            <w:r w:rsidR="003D66A1">
              <w:rPr>
                <w:noProof/>
                <w:webHidden/>
              </w:rPr>
              <w:fldChar w:fldCharType="separate"/>
            </w:r>
            <w:r w:rsidR="003D66A1">
              <w:rPr>
                <w:noProof/>
                <w:webHidden/>
              </w:rPr>
              <w:t>6</w:t>
            </w:r>
            <w:r w:rsidR="003D66A1">
              <w:rPr>
                <w:noProof/>
                <w:webHidden/>
              </w:rPr>
              <w:fldChar w:fldCharType="end"/>
            </w:r>
          </w:hyperlink>
        </w:p>
        <w:p w14:paraId="478FFFC1" w14:textId="05CD463D" w:rsidR="003D66A1" w:rsidRDefault="00000000">
          <w:pPr>
            <w:pStyle w:val="TM1"/>
            <w:tabs>
              <w:tab w:val="left" w:pos="442"/>
              <w:tab w:val="right" w:leader="dot" w:pos="9288"/>
            </w:tabs>
            <w:rPr>
              <w:rFonts w:eastAsiaTheme="minorEastAsia"/>
              <w:b w:val="0"/>
              <w:bCs w:val="0"/>
              <w:noProof/>
              <w:color w:val="auto"/>
              <w:kern w:val="2"/>
              <w:lang w:eastAsia="fr-FR"/>
            </w:rPr>
          </w:pPr>
          <w:hyperlink w:anchor="_Toc193750207" w:history="1">
            <w:r w:rsidR="003D66A1" w:rsidRPr="00AB6833">
              <w:rPr>
                <w:rStyle w:val="Lienhypertexte"/>
                <w:noProof/>
              </w:rPr>
              <w:t>1.</w:t>
            </w:r>
            <w:r w:rsidR="003D66A1">
              <w:rPr>
                <w:rFonts w:eastAsiaTheme="minorEastAsia"/>
                <w:b w:val="0"/>
                <w:bCs w:val="0"/>
                <w:noProof/>
                <w:color w:val="auto"/>
                <w:kern w:val="2"/>
                <w:lang w:eastAsia="fr-FR"/>
              </w:rPr>
              <w:tab/>
            </w:r>
            <w:r w:rsidR="003D66A1" w:rsidRPr="00AB6833">
              <w:rPr>
                <w:rStyle w:val="Lienhypertexte"/>
                <w:noProof/>
              </w:rPr>
              <w:t>Les messages échangés entre le véhicule et la supervision</w:t>
            </w:r>
            <w:r w:rsidR="003D66A1">
              <w:rPr>
                <w:noProof/>
                <w:webHidden/>
              </w:rPr>
              <w:tab/>
            </w:r>
            <w:r w:rsidR="003D66A1">
              <w:rPr>
                <w:noProof/>
                <w:webHidden/>
              </w:rPr>
              <w:fldChar w:fldCharType="begin"/>
            </w:r>
            <w:r w:rsidR="003D66A1">
              <w:rPr>
                <w:noProof/>
                <w:webHidden/>
              </w:rPr>
              <w:instrText xml:space="preserve"> PAGEREF _Toc193750207 \h </w:instrText>
            </w:r>
            <w:r w:rsidR="003D66A1">
              <w:rPr>
                <w:noProof/>
                <w:webHidden/>
              </w:rPr>
            </w:r>
            <w:r w:rsidR="003D66A1">
              <w:rPr>
                <w:noProof/>
                <w:webHidden/>
              </w:rPr>
              <w:fldChar w:fldCharType="separate"/>
            </w:r>
            <w:r w:rsidR="003D66A1">
              <w:rPr>
                <w:noProof/>
                <w:webHidden/>
              </w:rPr>
              <w:t>6</w:t>
            </w:r>
            <w:r w:rsidR="003D66A1">
              <w:rPr>
                <w:noProof/>
                <w:webHidden/>
              </w:rPr>
              <w:fldChar w:fldCharType="end"/>
            </w:r>
          </w:hyperlink>
        </w:p>
        <w:p w14:paraId="7A535AF0" w14:textId="4A057AB8" w:rsidR="003D66A1" w:rsidRDefault="00000000">
          <w:pPr>
            <w:pStyle w:val="TM2"/>
            <w:tabs>
              <w:tab w:val="left" w:pos="880"/>
              <w:tab w:val="right" w:leader="dot" w:pos="9288"/>
            </w:tabs>
            <w:rPr>
              <w:rFonts w:cstheme="minorBidi"/>
              <w:noProof/>
              <w:color w:val="auto"/>
              <w:kern w:val="2"/>
            </w:rPr>
          </w:pPr>
          <w:hyperlink w:anchor="_Toc193750208" w:history="1">
            <w:r w:rsidR="003D66A1" w:rsidRPr="00AB6833">
              <w:rPr>
                <w:rStyle w:val="Lienhypertexte"/>
                <w:noProof/>
              </w:rPr>
              <w:t>1.1.</w:t>
            </w:r>
            <w:r w:rsidR="003D66A1">
              <w:rPr>
                <w:rFonts w:cstheme="minorBidi"/>
                <w:noProof/>
                <w:color w:val="auto"/>
                <w:kern w:val="2"/>
              </w:rPr>
              <w:tab/>
            </w:r>
            <w:r w:rsidR="003D66A1" w:rsidRPr="00AB6833">
              <w:rPr>
                <w:rStyle w:val="Lienhypertexte"/>
                <w:noProof/>
              </w:rPr>
              <w:t>Synthèse des messages</w:t>
            </w:r>
            <w:r w:rsidR="003D66A1">
              <w:rPr>
                <w:noProof/>
                <w:webHidden/>
              </w:rPr>
              <w:tab/>
            </w:r>
            <w:r w:rsidR="003D66A1">
              <w:rPr>
                <w:noProof/>
                <w:webHidden/>
              </w:rPr>
              <w:fldChar w:fldCharType="begin"/>
            </w:r>
            <w:r w:rsidR="003D66A1">
              <w:rPr>
                <w:noProof/>
                <w:webHidden/>
              </w:rPr>
              <w:instrText xml:space="preserve"> PAGEREF _Toc193750208 \h </w:instrText>
            </w:r>
            <w:r w:rsidR="003D66A1">
              <w:rPr>
                <w:noProof/>
                <w:webHidden/>
              </w:rPr>
            </w:r>
            <w:r w:rsidR="003D66A1">
              <w:rPr>
                <w:noProof/>
                <w:webHidden/>
              </w:rPr>
              <w:fldChar w:fldCharType="separate"/>
            </w:r>
            <w:r w:rsidR="003D66A1">
              <w:rPr>
                <w:noProof/>
                <w:webHidden/>
              </w:rPr>
              <w:t>6</w:t>
            </w:r>
            <w:r w:rsidR="003D66A1">
              <w:rPr>
                <w:noProof/>
                <w:webHidden/>
              </w:rPr>
              <w:fldChar w:fldCharType="end"/>
            </w:r>
          </w:hyperlink>
        </w:p>
        <w:p w14:paraId="6AD4A27E" w14:textId="0AFD2387" w:rsidR="003D66A1" w:rsidRDefault="00000000">
          <w:pPr>
            <w:pStyle w:val="TM2"/>
            <w:tabs>
              <w:tab w:val="left" w:pos="880"/>
              <w:tab w:val="right" w:leader="dot" w:pos="9288"/>
            </w:tabs>
            <w:rPr>
              <w:rFonts w:cstheme="minorBidi"/>
              <w:noProof/>
              <w:color w:val="auto"/>
              <w:kern w:val="2"/>
            </w:rPr>
          </w:pPr>
          <w:hyperlink w:anchor="_Toc193750209" w:history="1">
            <w:r w:rsidR="003D66A1" w:rsidRPr="00AB6833">
              <w:rPr>
                <w:rStyle w:val="Lienhypertexte"/>
                <w:noProof/>
              </w:rPr>
              <w:t>1.2.</w:t>
            </w:r>
            <w:r w:rsidR="003D66A1">
              <w:rPr>
                <w:rFonts w:cstheme="minorBidi"/>
                <w:noProof/>
                <w:color w:val="auto"/>
                <w:kern w:val="2"/>
              </w:rPr>
              <w:tab/>
            </w:r>
            <w:r w:rsidR="003D66A1" w:rsidRPr="00AB6833">
              <w:rPr>
                <w:rStyle w:val="Lienhypertexte"/>
                <w:noProof/>
              </w:rPr>
              <w:t>Contenu des messages :</w:t>
            </w:r>
            <w:r w:rsidR="003D66A1">
              <w:rPr>
                <w:noProof/>
                <w:webHidden/>
              </w:rPr>
              <w:tab/>
            </w:r>
            <w:r w:rsidR="003D66A1">
              <w:rPr>
                <w:noProof/>
                <w:webHidden/>
              </w:rPr>
              <w:fldChar w:fldCharType="begin"/>
            </w:r>
            <w:r w:rsidR="003D66A1">
              <w:rPr>
                <w:noProof/>
                <w:webHidden/>
              </w:rPr>
              <w:instrText xml:space="preserve"> PAGEREF _Toc193750209 \h </w:instrText>
            </w:r>
            <w:r w:rsidR="003D66A1">
              <w:rPr>
                <w:noProof/>
                <w:webHidden/>
              </w:rPr>
            </w:r>
            <w:r w:rsidR="003D66A1">
              <w:rPr>
                <w:noProof/>
                <w:webHidden/>
              </w:rPr>
              <w:fldChar w:fldCharType="separate"/>
            </w:r>
            <w:r w:rsidR="003D66A1">
              <w:rPr>
                <w:noProof/>
                <w:webHidden/>
              </w:rPr>
              <w:t>7</w:t>
            </w:r>
            <w:r w:rsidR="003D66A1">
              <w:rPr>
                <w:noProof/>
                <w:webHidden/>
              </w:rPr>
              <w:fldChar w:fldCharType="end"/>
            </w:r>
          </w:hyperlink>
        </w:p>
        <w:p w14:paraId="7A6ABEF8" w14:textId="6276BB7E" w:rsidR="003D66A1" w:rsidRDefault="00000000">
          <w:pPr>
            <w:pStyle w:val="TM3"/>
            <w:tabs>
              <w:tab w:val="left" w:pos="1320"/>
              <w:tab w:val="right" w:leader="dot" w:pos="9288"/>
            </w:tabs>
            <w:rPr>
              <w:rFonts w:cstheme="minorBidi"/>
              <w:noProof/>
              <w:color w:val="auto"/>
              <w:kern w:val="2"/>
            </w:rPr>
          </w:pPr>
          <w:hyperlink w:anchor="_Toc193750210" w:history="1">
            <w:r w:rsidR="003D66A1" w:rsidRPr="00AB6833">
              <w:rPr>
                <w:rStyle w:val="Lienhypertexte"/>
                <w:noProof/>
              </w:rPr>
              <w:t>1.2.1.</w:t>
            </w:r>
            <w:r w:rsidR="003D66A1">
              <w:rPr>
                <w:rFonts w:cstheme="minorBidi"/>
                <w:noProof/>
                <w:color w:val="auto"/>
                <w:kern w:val="2"/>
              </w:rPr>
              <w:tab/>
            </w:r>
            <w:r w:rsidR="003D66A1" w:rsidRPr="00AB6833">
              <w:rPr>
                <w:rStyle w:val="Lienhypertexte"/>
                <w:noProof/>
              </w:rPr>
              <w:t>Messages envoyés par la supervision</w:t>
            </w:r>
            <w:r w:rsidR="003D66A1">
              <w:rPr>
                <w:noProof/>
                <w:webHidden/>
              </w:rPr>
              <w:tab/>
            </w:r>
            <w:r w:rsidR="003D66A1">
              <w:rPr>
                <w:noProof/>
                <w:webHidden/>
              </w:rPr>
              <w:fldChar w:fldCharType="begin"/>
            </w:r>
            <w:r w:rsidR="003D66A1">
              <w:rPr>
                <w:noProof/>
                <w:webHidden/>
              </w:rPr>
              <w:instrText xml:space="preserve"> PAGEREF _Toc193750210 \h </w:instrText>
            </w:r>
            <w:r w:rsidR="003D66A1">
              <w:rPr>
                <w:noProof/>
                <w:webHidden/>
              </w:rPr>
            </w:r>
            <w:r w:rsidR="003D66A1">
              <w:rPr>
                <w:noProof/>
                <w:webHidden/>
              </w:rPr>
              <w:fldChar w:fldCharType="separate"/>
            </w:r>
            <w:r w:rsidR="003D66A1">
              <w:rPr>
                <w:noProof/>
                <w:webHidden/>
              </w:rPr>
              <w:t>7</w:t>
            </w:r>
            <w:r w:rsidR="003D66A1">
              <w:rPr>
                <w:noProof/>
                <w:webHidden/>
              </w:rPr>
              <w:fldChar w:fldCharType="end"/>
            </w:r>
          </w:hyperlink>
        </w:p>
        <w:p w14:paraId="6C2D3264" w14:textId="6F06A2E8" w:rsidR="003D66A1" w:rsidRDefault="00000000">
          <w:pPr>
            <w:pStyle w:val="TM3"/>
            <w:tabs>
              <w:tab w:val="left" w:pos="1320"/>
              <w:tab w:val="right" w:leader="dot" w:pos="9288"/>
            </w:tabs>
            <w:rPr>
              <w:rFonts w:cstheme="minorBidi"/>
              <w:noProof/>
              <w:color w:val="auto"/>
              <w:kern w:val="2"/>
            </w:rPr>
          </w:pPr>
          <w:hyperlink w:anchor="_Toc193750211" w:history="1">
            <w:r w:rsidR="003D66A1" w:rsidRPr="00AB6833">
              <w:rPr>
                <w:rStyle w:val="Lienhypertexte"/>
                <w:noProof/>
              </w:rPr>
              <w:t>1.2.2.</w:t>
            </w:r>
            <w:r w:rsidR="003D66A1">
              <w:rPr>
                <w:rFonts w:cstheme="minorBidi"/>
                <w:noProof/>
                <w:color w:val="auto"/>
                <w:kern w:val="2"/>
              </w:rPr>
              <w:tab/>
            </w:r>
            <w:r w:rsidR="003D66A1" w:rsidRPr="00AB6833">
              <w:rPr>
                <w:rStyle w:val="Lienhypertexte"/>
                <w:noProof/>
              </w:rPr>
              <w:t>Messages émis par le véhicule</w:t>
            </w:r>
            <w:r w:rsidR="003D66A1">
              <w:rPr>
                <w:noProof/>
                <w:webHidden/>
              </w:rPr>
              <w:tab/>
            </w:r>
            <w:r w:rsidR="003D66A1">
              <w:rPr>
                <w:noProof/>
                <w:webHidden/>
              </w:rPr>
              <w:fldChar w:fldCharType="begin"/>
            </w:r>
            <w:r w:rsidR="003D66A1">
              <w:rPr>
                <w:noProof/>
                <w:webHidden/>
              </w:rPr>
              <w:instrText xml:space="preserve"> PAGEREF _Toc193750211 \h </w:instrText>
            </w:r>
            <w:r w:rsidR="003D66A1">
              <w:rPr>
                <w:noProof/>
                <w:webHidden/>
              </w:rPr>
            </w:r>
            <w:r w:rsidR="003D66A1">
              <w:rPr>
                <w:noProof/>
                <w:webHidden/>
              </w:rPr>
              <w:fldChar w:fldCharType="separate"/>
            </w:r>
            <w:r w:rsidR="003D66A1">
              <w:rPr>
                <w:noProof/>
                <w:webHidden/>
              </w:rPr>
              <w:t>10</w:t>
            </w:r>
            <w:r w:rsidR="003D66A1">
              <w:rPr>
                <w:noProof/>
                <w:webHidden/>
              </w:rPr>
              <w:fldChar w:fldCharType="end"/>
            </w:r>
          </w:hyperlink>
        </w:p>
        <w:p w14:paraId="1CF321BD" w14:textId="728602A1" w:rsidR="003D66A1" w:rsidRDefault="00000000">
          <w:pPr>
            <w:pStyle w:val="TM1"/>
            <w:tabs>
              <w:tab w:val="left" w:pos="442"/>
              <w:tab w:val="right" w:leader="dot" w:pos="9288"/>
            </w:tabs>
            <w:rPr>
              <w:rFonts w:eastAsiaTheme="minorEastAsia"/>
              <w:b w:val="0"/>
              <w:bCs w:val="0"/>
              <w:noProof/>
              <w:color w:val="auto"/>
              <w:kern w:val="2"/>
              <w:lang w:eastAsia="fr-FR"/>
            </w:rPr>
          </w:pPr>
          <w:hyperlink w:anchor="_Toc193750212" w:history="1">
            <w:r w:rsidR="003D66A1" w:rsidRPr="00AB6833">
              <w:rPr>
                <w:rStyle w:val="Lienhypertexte"/>
                <w:noProof/>
              </w:rPr>
              <w:t>2.</w:t>
            </w:r>
            <w:r w:rsidR="003D66A1">
              <w:rPr>
                <w:rFonts w:eastAsiaTheme="minorEastAsia"/>
                <w:b w:val="0"/>
                <w:bCs w:val="0"/>
                <w:noProof/>
                <w:color w:val="auto"/>
                <w:kern w:val="2"/>
                <w:lang w:eastAsia="fr-FR"/>
              </w:rPr>
              <w:tab/>
            </w:r>
            <w:r w:rsidR="003D66A1" w:rsidRPr="00AB6833">
              <w:rPr>
                <w:rStyle w:val="Lienhypertexte"/>
                <w:noProof/>
              </w:rPr>
              <w:t>Restructuration de protocole de communication</w:t>
            </w:r>
            <w:r w:rsidR="003D66A1">
              <w:rPr>
                <w:noProof/>
                <w:webHidden/>
              </w:rPr>
              <w:tab/>
            </w:r>
            <w:r w:rsidR="003D66A1">
              <w:rPr>
                <w:noProof/>
                <w:webHidden/>
              </w:rPr>
              <w:fldChar w:fldCharType="begin"/>
            </w:r>
            <w:r w:rsidR="003D66A1">
              <w:rPr>
                <w:noProof/>
                <w:webHidden/>
              </w:rPr>
              <w:instrText xml:space="preserve"> PAGEREF _Toc193750212 \h </w:instrText>
            </w:r>
            <w:r w:rsidR="003D66A1">
              <w:rPr>
                <w:noProof/>
                <w:webHidden/>
              </w:rPr>
            </w:r>
            <w:r w:rsidR="003D66A1">
              <w:rPr>
                <w:noProof/>
                <w:webHidden/>
              </w:rPr>
              <w:fldChar w:fldCharType="separate"/>
            </w:r>
            <w:r w:rsidR="003D66A1">
              <w:rPr>
                <w:noProof/>
                <w:webHidden/>
              </w:rPr>
              <w:t>12</w:t>
            </w:r>
            <w:r w:rsidR="003D66A1">
              <w:rPr>
                <w:noProof/>
                <w:webHidden/>
              </w:rPr>
              <w:fldChar w:fldCharType="end"/>
            </w:r>
          </w:hyperlink>
        </w:p>
        <w:p w14:paraId="3662096E" w14:textId="1E85916E" w:rsidR="003D66A1" w:rsidRDefault="00000000">
          <w:pPr>
            <w:pStyle w:val="TM2"/>
            <w:tabs>
              <w:tab w:val="left" w:pos="880"/>
              <w:tab w:val="right" w:leader="dot" w:pos="9288"/>
            </w:tabs>
            <w:rPr>
              <w:rFonts w:cstheme="minorBidi"/>
              <w:noProof/>
              <w:color w:val="auto"/>
              <w:kern w:val="2"/>
            </w:rPr>
          </w:pPr>
          <w:hyperlink w:anchor="_Toc193750213" w:history="1">
            <w:r w:rsidR="003D66A1" w:rsidRPr="00AB6833">
              <w:rPr>
                <w:rStyle w:val="Lienhypertexte"/>
                <w:noProof/>
              </w:rPr>
              <w:t>2.1.</w:t>
            </w:r>
            <w:r w:rsidR="003D66A1">
              <w:rPr>
                <w:rFonts w:cstheme="minorBidi"/>
                <w:noProof/>
                <w:color w:val="auto"/>
                <w:kern w:val="2"/>
              </w:rPr>
              <w:tab/>
            </w:r>
            <w:r w:rsidR="003D66A1" w:rsidRPr="00AB6833">
              <w:rPr>
                <w:rStyle w:val="Lienhypertexte"/>
                <w:noProof/>
              </w:rPr>
              <w:t>Approche numérique</w:t>
            </w:r>
            <w:r w:rsidR="003D66A1">
              <w:rPr>
                <w:noProof/>
                <w:webHidden/>
              </w:rPr>
              <w:tab/>
            </w:r>
            <w:r w:rsidR="003D66A1">
              <w:rPr>
                <w:noProof/>
                <w:webHidden/>
              </w:rPr>
              <w:fldChar w:fldCharType="begin"/>
            </w:r>
            <w:r w:rsidR="003D66A1">
              <w:rPr>
                <w:noProof/>
                <w:webHidden/>
              </w:rPr>
              <w:instrText xml:space="preserve"> PAGEREF _Toc193750213 \h </w:instrText>
            </w:r>
            <w:r w:rsidR="003D66A1">
              <w:rPr>
                <w:noProof/>
                <w:webHidden/>
              </w:rPr>
            </w:r>
            <w:r w:rsidR="003D66A1">
              <w:rPr>
                <w:noProof/>
                <w:webHidden/>
              </w:rPr>
              <w:fldChar w:fldCharType="separate"/>
            </w:r>
            <w:r w:rsidR="003D66A1">
              <w:rPr>
                <w:noProof/>
                <w:webHidden/>
              </w:rPr>
              <w:t>12</w:t>
            </w:r>
            <w:r w:rsidR="003D66A1">
              <w:rPr>
                <w:noProof/>
                <w:webHidden/>
              </w:rPr>
              <w:fldChar w:fldCharType="end"/>
            </w:r>
          </w:hyperlink>
        </w:p>
        <w:p w14:paraId="6A109C85" w14:textId="6BEE9FE1" w:rsidR="003D66A1" w:rsidRDefault="00000000">
          <w:pPr>
            <w:pStyle w:val="TM3"/>
            <w:tabs>
              <w:tab w:val="left" w:pos="1320"/>
              <w:tab w:val="right" w:leader="dot" w:pos="9288"/>
            </w:tabs>
            <w:rPr>
              <w:rFonts w:cstheme="minorBidi"/>
              <w:noProof/>
              <w:color w:val="auto"/>
              <w:kern w:val="2"/>
            </w:rPr>
          </w:pPr>
          <w:hyperlink w:anchor="_Toc193750214" w:history="1">
            <w:r w:rsidR="003D66A1" w:rsidRPr="00AB6833">
              <w:rPr>
                <w:rStyle w:val="Lienhypertexte"/>
                <w:noProof/>
              </w:rPr>
              <w:t>2.1.1.</w:t>
            </w:r>
            <w:r w:rsidR="003D66A1">
              <w:rPr>
                <w:rFonts w:cstheme="minorBidi"/>
                <w:noProof/>
                <w:color w:val="auto"/>
                <w:kern w:val="2"/>
              </w:rPr>
              <w:tab/>
            </w:r>
            <w:r w:rsidR="003D66A1" w:rsidRPr="00AB6833">
              <w:rPr>
                <w:rStyle w:val="Lienhypertexte"/>
                <w:noProof/>
              </w:rPr>
              <w:t>Protocole de mappage entre le format string et numérique</w:t>
            </w:r>
            <w:r w:rsidR="003D66A1">
              <w:rPr>
                <w:noProof/>
                <w:webHidden/>
              </w:rPr>
              <w:tab/>
            </w:r>
            <w:r w:rsidR="003D66A1">
              <w:rPr>
                <w:noProof/>
                <w:webHidden/>
              </w:rPr>
              <w:fldChar w:fldCharType="begin"/>
            </w:r>
            <w:r w:rsidR="003D66A1">
              <w:rPr>
                <w:noProof/>
                <w:webHidden/>
              </w:rPr>
              <w:instrText xml:space="preserve"> PAGEREF _Toc193750214 \h </w:instrText>
            </w:r>
            <w:r w:rsidR="003D66A1">
              <w:rPr>
                <w:noProof/>
                <w:webHidden/>
              </w:rPr>
            </w:r>
            <w:r w:rsidR="003D66A1">
              <w:rPr>
                <w:noProof/>
                <w:webHidden/>
              </w:rPr>
              <w:fldChar w:fldCharType="separate"/>
            </w:r>
            <w:r w:rsidR="003D66A1">
              <w:rPr>
                <w:noProof/>
                <w:webHidden/>
              </w:rPr>
              <w:t>12</w:t>
            </w:r>
            <w:r w:rsidR="003D66A1">
              <w:rPr>
                <w:noProof/>
                <w:webHidden/>
              </w:rPr>
              <w:fldChar w:fldCharType="end"/>
            </w:r>
          </w:hyperlink>
        </w:p>
        <w:p w14:paraId="1A51992C" w14:textId="6545DF5C" w:rsidR="003D66A1" w:rsidRDefault="00000000">
          <w:pPr>
            <w:pStyle w:val="TM2"/>
            <w:tabs>
              <w:tab w:val="left" w:pos="880"/>
              <w:tab w:val="right" w:leader="dot" w:pos="9288"/>
            </w:tabs>
            <w:rPr>
              <w:rFonts w:cstheme="minorBidi"/>
              <w:noProof/>
              <w:color w:val="auto"/>
              <w:kern w:val="2"/>
            </w:rPr>
          </w:pPr>
          <w:hyperlink w:anchor="_Toc193750215" w:history="1">
            <w:r w:rsidR="003D66A1" w:rsidRPr="00AB6833">
              <w:rPr>
                <w:rStyle w:val="Lienhypertexte"/>
                <w:noProof/>
              </w:rPr>
              <w:t>2.2.</w:t>
            </w:r>
            <w:r w:rsidR="003D66A1">
              <w:rPr>
                <w:rFonts w:cstheme="minorBidi"/>
                <w:noProof/>
                <w:color w:val="auto"/>
                <w:kern w:val="2"/>
              </w:rPr>
              <w:tab/>
            </w:r>
            <w:r w:rsidR="003D66A1" w:rsidRPr="00AB6833">
              <w:rPr>
                <w:rStyle w:val="Lienhypertexte"/>
                <w:noProof/>
              </w:rPr>
              <w:t>Catalogue des codes</w:t>
            </w:r>
            <w:r w:rsidR="003D66A1">
              <w:rPr>
                <w:noProof/>
                <w:webHidden/>
              </w:rPr>
              <w:tab/>
            </w:r>
            <w:r w:rsidR="003D66A1">
              <w:rPr>
                <w:noProof/>
                <w:webHidden/>
              </w:rPr>
              <w:fldChar w:fldCharType="begin"/>
            </w:r>
            <w:r w:rsidR="003D66A1">
              <w:rPr>
                <w:noProof/>
                <w:webHidden/>
              </w:rPr>
              <w:instrText xml:space="preserve"> PAGEREF _Toc193750215 \h </w:instrText>
            </w:r>
            <w:r w:rsidR="003D66A1">
              <w:rPr>
                <w:noProof/>
                <w:webHidden/>
              </w:rPr>
            </w:r>
            <w:r w:rsidR="003D66A1">
              <w:rPr>
                <w:noProof/>
                <w:webHidden/>
              </w:rPr>
              <w:fldChar w:fldCharType="separate"/>
            </w:r>
            <w:r w:rsidR="003D66A1">
              <w:rPr>
                <w:noProof/>
                <w:webHidden/>
              </w:rPr>
              <w:t>13</w:t>
            </w:r>
            <w:r w:rsidR="003D66A1">
              <w:rPr>
                <w:noProof/>
                <w:webHidden/>
              </w:rPr>
              <w:fldChar w:fldCharType="end"/>
            </w:r>
          </w:hyperlink>
        </w:p>
        <w:p w14:paraId="476DF451" w14:textId="68F5648C" w:rsidR="003D66A1" w:rsidRDefault="00000000">
          <w:pPr>
            <w:pStyle w:val="TM3"/>
            <w:tabs>
              <w:tab w:val="left" w:pos="1320"/>
              <w:tab w:val="right" w:leader="dot" w:pos="9288"/>
            </w:tabs>
            <w:rPr>
              <w:rFonts w:cstheme="minorBidi"/>
              <w:noProof/>
              <w:color w:val="auto"/>
              <w:kern w:val="2"/>
            </w:rPr>
          </w:pPr>
          <w:hyperlink w:anchor="_Toc193750216" w:history="1">
            <w:r w:rsidR="003D66A1" w:rsidRPr="00AB6833">
              <w:rPr>
                <w:rStyle w:val="Lienhypertexte"/>
                <w:noProof/>
              </w:rPr>
              <w:t>2.2.1.</w:t>
            </w:r>
            <w:r w:rsidR="003D66A1">
              <w:rPr>
                <w:rFonts w:cstheme="minorBidi"/>
                <w:noProof/>
                <w:color w:val="auto"/>
                <w:kern w:val="2"/>
              </w:rPr>
              <w:tab/>
            </w:r>
            <w:r w:rsidR="003D66A1" w:rsidRPr="00AB6833">
              <w:rPr>
                <w:rStyle w:val="Lienhypertexte"/>
                <w:noProof/>
              </w:rPr>
              <w:t>Règles de plages numérique des types de messages</w:t>
            </w:r>
            <w:r w:rsidR="003D66A1">
              <w:rPr>
                <w:noProof/>
                <w:webHidden/>
              </w:rPr>
              <w:tab/>
            </w:r>
            <w:r w:rsidR="003D66A1">
              <w:rPr>
                <w:noProof/>
                <w:webHidden/>
              </w:rPr>
              <w:fldChar w:fldCharType="begin"/>
            </w:r>
            <w:r w:rsidR="003D66A1">
              <w:rPr>
                <w:noProof/>
                <w:webHidden/>
              </w:rPr>
              <w:instrText xml:space="preserve"> PAGEREF _Toc193750216 \h </w:instrText>
            </w:r>
            <w:r w:rsidR="003D66A1">
              <w:rPr>
                <w:noProof/>
                <w:webHidden/>
              </w:rPr>
            </w:r>
            <w:r w:rsidR="003D66A1">
              <w:rPr>
                <w:noProof/>
                <w:webHidden/>
              </w:rPr>
              <w:fldChar w:fldCharType="separate"/>
            </w:r>
            <w:r w:rsidR="003D66A1">
              <w:rPr>
                <w:noProof/>
                <w:webHidden/>
              </w:rPr>
              <w:t>13</w:t>
            </w:r>
            <w:r w:rsidR="003D66A1">
              <w:rPr>
                <w:noProof/>
                <w:webHidden/>
              </w:rPr>
              <w:fldChar w:fldCharType="end"/>
            </w:r>
          </w:hyperlink>
        </w:p>
        <w:p w14:paraId="60429E44" w14:textId="64F9F1B0" w:rsidR="003D66A1" w:rsidRDefault="00000000">
          <w:pPr>
            <w:pStyle w:val="TM3"/>
            <w:tabs>
              <w:tab w:val="left" w:pos="1320"/>
              <w:tab w:val="right" w:leader="dot" w:pos="9288"/>
            </w:tabs>
            <w:rPr>
              <w:rFonts w:cstheme="minorBidi"/>
              <w:noProof/>
              <w:color w:val="auto"/>
              <w:kern w:val="2"/>
            </w:rPr>
          </w:pPr>
          <w:hyperlink w:anchor="_Toc193750217" w:history="1">
            <w:r w:rsidR="003D66A1" w:rsidRPr="00AB6833">
              <w:rPr>
                <w:rStyle w:val="Lienhypertexte"/>
                <w:noProof/>
              </w:rPr>
              <w:t>2.2.2.</w:t>
            </w:r>
            <w:r w:rsidR="003D66A1">
              <w:rPr>
                <w:rFonts w:cstheme="minorBidi"/>
                <w:noProof/>
                <w:color w:val="auto"/>
                <w:kern w:val="2"/>
              </w:rPr>
              <w:tab/>
            </w:r>
            <w:r w:rsidR="003D66A1" w:rsidRPr="00AB6833">
              <w:rPr>
                <w:rStyle w:val="Lienhypertexte"/>
                <w:noProof/>
              </w:rPr>
              <w:t>Règles de type</w:t>
            </w:r>
            <w:r w:rsidR="003D66A1">
              <w:rPr>
                <w:noProof/>
                <w:webHidden/>
              </w:rPr>
              <w:tab/>
            </w:r>
            <w:r w:rsidR="003D66A1">
              <w:rPr>
                <w:noProof/>
                <w:webHidden/>
              </w:rPr>
              <w:fldChar w:fldCharType="begin"/>
            </w:r>
            <w:r w:rsidR="003D66A1">
              <w:rPr>
                <w:noProof/>
                <w:webHidden/>
              </w:rPr>
              <w:instrText xml:space="preserve"> PAGEREF _Toc193750217 \h </w:instrText>
            </w:r>
            <w:r w:rsidR="003D66A1">
              <w:rPr>
                <w:noProof/>
                <w:webHidden/>
              </w:rPr>
            </w:r>
            <w:r w:rsidR="003D66A1">
              <w:rPr>
                <w:noProof/>
                <w:webHidden/>
              </w:rPr>
              <w:fldChar w:fldCharType="separate"/>
            </w:r>
            <w:r w:rsidR="003D66A1">
              <w:rPr>
                <w:noProof/>
                <w:webHidden/>
              </w:rPr>
              <w:t>13</w:t>
            </w:r>
            <w:r w:rsidR="003D66A1">
              <w:rPr>
                <w:noProof/>
                <w:webHidden/>
              </w:rPr>
              <w:fldChar w:fldCharType="end"/>
            </w:r>
          </w:hyperlink>
        </w:p>
        <w:p w14:paraId="76BE848C" w14:textId="32E01368" w:rsidR="003D66A1" w:rsidRDefault="00000000">
          <w:pPr>
            <w:pStyle w:val="TM3"/>
            <w:tabs>
              <w:tab w:val="left" w:pos="1320"/>
              <w:tab w:val="right" w:leader="dot" w:pos="9288"/>
            </w:tabs>
            <w:rPr>
              <w:rFonts w:cstheme="minorBidi"/>
              <w:noProof/>
              <w:color w:val="auto"/>
              <w:kern w:val="2"/>
            </w:rPr>
          </w:pPr>
          <w:hyperlink w:anchor="_Toc193750218" w:history="1">
            <w:r w:rsidR="003D66A1" w:rsidRPr="00AB6833">
              <w:rPr>
                <w:rStyle w:val="Lienhypertexte"/>
                <w:noProof/>
              </w:rPr>
              <w:t>2.2.3.</w:t>
            </w:r>
            <w:r w:rsidR="003D66A1">
              <w:rPr>
                <w:rFonts w:cstheme="minorBidi"/>
                <w:noProof/>
                <w:color w:val="auto"/>
                <w:kern w:val="2"/>
              </w:rPr>
              <w:tab/>
            </w:r>
            <w:r w:rsidR="003D66A1" w:rsidRPr="00AB6833">
              <w:rPr>
                <w:rStyle w:val="Lienhypertexte"/>
                <w:noProof/>
              </w:rPr>
              <w:t>Règles pour les champs</w:t>
            </w:r>
            <w:r w:rsidR="003D66A1">
              <w:rPr>
                <w:noProof/>
                <w:webHidden/>
              </w:rPr>
              <w:tab/>
            </w:r>
            <w:r w:rsidR="003D66A1">
              <w:rPr>
                <w:noProof/>
                <w:webHidden/>
              </w:rPr>
              <w:fldChar w:fldCharType="begin"/>
            </w:r>
            <w:r w:rsidR="003D66A1">
              <w:rPr>
                <w:noProof/>
                <w:webHidden/>
              </w:rPr>
              <w:instrText xml:space="preserve"> PAGEREF _Toc193750218 \h </w:instrText>
            </w:r>
            <w:r w:rsidR="003D66A1">
              <w:rPr>
                <w:noProof/>
                <w:webHidden/>
              </w:rPr>
            </w:r>
            <w:r w:rsidR="003D66A1">
              <w:rPr>
                <w:noProof/>
                <w:webHidden/>
              </w:rPr>
              <w:fldChar w:fldCharType="separate"/>
            </w:r>
            <w:r w:rsidR="003D66A1">
              <w:rPr>
                <w:noProof/>
                <w:webHidden/>
              </w:rPr>
              <w:t>13</w:t>
            </w:r>
            <w:r w:rsidR="003D66A1">
              <w:rPr>
                <w:noProof/>
                <w:webHidden/>
              </w:rPr>
              <w:fldChar w:fldCharType="end"/>
            </w:r>
          </w:hyperlink>
        </w:p>
        <w:p w14:paraId="05EFD3A4" w14:textId="77BABC10" w:rsidR="003D66A1" w:rsidRDefault="00000000">
          <w:pPr>
            <w:pStyle w:val="TM3"/>
            <w:tabs>
              <w:tab w:val="left" w:pos="1320"/>
              <w:tab w:val="right" w:leader="dot" w:pos="9288"/>
            </w:tabs>
            <w:rPr>
              <w:rFonts w:cstheme="minorBidi"/>
              <w:noProof/>
              <w:color w:val="auto"/>
              <w:kern w:val="2"/>
            </w:rPr>
          </w:pPr>
          <w:hyperlink w:anchor="_Toc193750219" w:history="1">
            <w:r w:rsidR="003D66A1" w:rsidRPr="00AB6833">
              <w:rPr>
                <w:rStyle w:val="Lienhypertexte"/>
                <w:noProof/>
              </w:rPr>
              <w:t>2.2.1.</w:t>
            </w:r>
            <w:r w:rsidR="003D66A1">
              <w:rPr>
                <w:rFonts w:cstheme="minorBidi"/>
                <w:noProof/>
                <w:color w:val="auto"/>
                <w:kern w:val="2"/>
              </w:rPr>
              <w:tab/>
            </w:r>
            <w:r w:rsidR="003D66A1" w:rsidRPr="00AB6833">
              <w:rPr>
                <w:rStyle w:val="Lienhypertexte"/>
                <w:noProof/>
              </w:rPr>
              <w:t>Structure des messages de supervision</w:t>
            </w:r>
            <w:r w:rsidR="003D66A1">
              <w:rPr>
                <w:noProof/>
                <w:webHidden/>
              </w:rPr>
              <w:tab/>
            </w:r>
            <w:r w:rsidR="003D66A1">
              <w:rPr>
                <w:noProof/>
                <w:webHidden/>
              </w:rPr>
              <w:fldChar w:fldCharType="begin"/>
            </w:r>
            <w:r w:rsidR="003D66A1">
              <w:rPr>
                <w:noProof/>
                <w:webHidden/>
              </w:rPr>
              <w:instrText xml:space="preserve"> PAGEREF _Toc193750219 \h </w:instrText>
            </w:r>
            <w:r w:rsidR="003D66A1">
              <w:rPr>
                <w:noProof/>
                <w:webHidden/>
              </w:rPr>
            </w:r>
            <w:r w:rsidR="003D66A1">
              <w:rPr>
                <w:noProof/>
                <w:webHidden/>
              </w:rPr>
              <w:fldChar w:fldCharType="separate"/>
            </w:r>
            <w:r w:rsidR="003D66A1">
              <w:rPr>
                <w:noProof/>
                <w:webHidden/>
              </w:rPr>
              <w:t>14</w:t>
            </w:r>
            <w:r w:rsidR="003D66A1">
              <w:rPr>
                <w:noProof/>
                <w:webHidden/>
              </w:rPr>
              <w:fldChar w:fldCharType="end"/>
            </w:r>
          </w:hyperlink>
        </w:p>
        <w:p w14:paraId="5C96F9E4" w14:textId="6D5A87A2" w:rsidR="003D66A1" w:rsidRDefault="00000000">
          <w:pPr>
            <w:pStyle w:val="TM3"/>
            <w:tabs>
              <w:tab w:val="left" w:pos="1320"/>
              <w:tab w:val="right" w:leader="dot" w:pos="9288"/>
            </w:tabs>
            <w:rPr>
              <w:rFonts w:cstheme="minorBidi"/>
              <w:noProof/>
              <w:color w:val="auto"/>
              <w:kern w:val="2"/>
            </w:rPr>
          </w:pPr>
          <w:hyperlink w:anchor="_Toc193750220" w:history="1">
            <w:r w:rsidR="003D66A1" w:rsidRPr="00AB6833">
              <w:rPr>
                <w:rStyle w:val="Lienhypertexte"/>
                <w:noProof/>
              </w:rPr>
              <w:t>2.2.2.</w:t>
            </w:r>
            <w:r w:rsidR="003D66A1">
              <w:rPr>
                <w:rFonts w:cstheme="minorBidi"/>
                <w:noProof/>
                <w:color w:val="auto"/>
                <w:kern w:val="2"/>
              </w:rPr>
              <w:tab/>
            </w:r>
            <w:r w:rsidR="003D66A1" w:rsidRPr="00AB6833">
              <w:rPr>
                <w:rStyle w:val="Lienhypertexte"/>
                <w:noProof/>
              </w:rPr>
              <w:t>Structure des messages de l’AD</w:t>
            </w:r>
            <w:r w:rsidR="003D66A1">
              <w:rPr>
                <w:noProof/>
                <w:webHidden/>
              </w:rPr>
              <w:tab/>
            </w:r>
            <w:r w:rsidR="003D66A1">
              <w:rPr>
                <w:noProof/>
                <w:webHidden/>
              </w:rPr>
              <w:fldChar w:fldCharType="begin"/>
            </w:r>
            <w:r w:rsidR="003D66A1">
              <w:rPr>
                <w:noProof/>
                <w:webHidden/>
              </w:rPr>
              <w:instrText xml:space="preserve"> PAGEREF _Toc193750220 \h </w:instrText>
            </w:r>
            <w:r w:rsidR="003D66A1">
              <w:rPr>
                <w:noProof/>
                <w:webHidden/>
              </w:rPr>
            </w:r>
            <w:r w:rsidR="003D66A1">
              <w:rPr>
                <w:noProof/>
                <w:webHidden/>
              </w:rPr>
              <w:fldChar w:fldCharType="separate"/>
            </w:r>
            <w:r w:rsidR="003D66A1">
              <w:rPr>
                <w:noProof/>
                <w:webHidden/>
              </w:rPr>
              <w:t>23</w:t>
            </w:r>
            <w:r w:rsidR="003D66A1">
              <w:rPr>
                <w:noProof/>
                <w:webHidden/>
              </w:rPr>
              <w:fldChar w:fldCharType="end"/>
            </w:r>
          </w:hyperlink>
        </w:p>
        <w:p w14:paraId="26FD8C53" w14:textId="2A7C3B72" w:rsidR="003D66A1" w:rsidRDefault="00000000">
          <w:pPr>
            <w:pStyle w:val="TM1"/>
            <w:tabs>
              <w:tab w:val="left" w:pos="442"/>
              <w:tab w:val="right" w:leader="dot" w:pos="9288"/>
            </w:tabs>
            <w:rPr>
              <w:rFonts w:eastAsiaTheme="minorEastAsia"/>
              <w:b w:val="0"/>
              <w:bCs w:val="0"/>
              <w:noProof/>
              <w:color w:val="auto"/>
              <w:kern w:val="2"/>
              <w:lang w:eastAsia="fr-FR"/>
            </w:rPr>
          </w:pPr>
          <w:hyperlink w:anchor="_Toc193750221" w:history="1">
            <w:r w:rsidR="003D66A1" w:rsidRPr="00AB6833">
              <w:rPr>
                <w:rStyle w:val="Lienhypertexte"/>
                <w:noProof/>
              </w:rPr>
              <w:t>3.</w:t>
            </w:r>
            <w:r w:rsidR="003D66A1">
              <w:rPr>
                <w:rFonts w:eastAsiaTheme="minorEastAsia"/>
                <w:b w:val="0"/>
                <w:bCs w:val="0"/>
                <w:noProof/>
                <w:color w:val="auto"/>
                <w:kern w:val="2"/>
                <w:lang w:eastAsia="fr-FR"/>
              </w:rPr>
              <w:tab/>
            </w:r>
            <w:r w:rsidR="003D66A1" w:rsidRPr="00AB6833">
              <w:rPr>
                <w:rStyle w:val="Lienhypertexte"/>
                <w:noProof/>
              </w:rPr>
              <w:t>Exigences</w:t>
            </w:r>
            <w:r w:rsidR="003D66A1">
              <w:rPr>
                <w:noProof/>
                <w:webHidden/>
              </w:rPr>
              <w:tab/>
            </w:r>
            <w:r w:rsidR="003D66A1">
              <w:rPr>
                <w:noProof/>
                <w:webHidden/>
              </w:rPr>
              <w:fldChar w:fldCharType="begin"/>
            </w:r>
            <w:r w:rsidR="003D66A1">
              <w:rPr>
                <w:noProof/>
                <w:webHidden/>
              </w:rPr>
              <w:instrText xml:space="preserve"> PAGEREF _Toc193750221 \h </w:instrText>
            </w:r>
            <w:r w:rsidR="003D66A1">
              <w:rPr>
                <w:noProof/>
                <w:webHidden/>
              </w:rPr>
            </w:r>
            <w:r w:rsidR="003D66A1">
              <w:rPr>
                <w:noProof/>
                <w:webHidden/>
              </w:rPr>
              <w:fldChar w:fldCharType="separate"/>
            </w:r>
            <w:r w:rsidR="003D66A1">
              <w:rPr>
                <w:noProof/>
                <w:webHidden/>
              </w:rPr>
              <w:t>31</w:t>
            </w:r>
            <w:r w:rsidR="003D66A1">
              <w:rPr>
                <w:noProof/>
                <w:webHidden/>
              </w:rPr>
              <w:fldChar w:fldCharType="end"/>
            </w:r>
          </w:hyperlink>
        </w:p>
        <w:p w14:paraId="67FD2697" w14:textId="19E1409F" w:rsidR="003D66A1" w:rsidRDefault="00000000">
          <w:pPr>
            <w:pStyle w:val="TM1"/>
            <w:tabs>
              <w:tab w:val="left" w:pos="442"/>
              <w:tab w:val="right" w:leader="dot" w:pos="9288"/>
            </w:tabs>
            <w:rPr>
              <w:rFonts w:eastAsiaTheme="minorEastAsia"/>
              <w:b w:val="0"/>
              <w:bCs w:val="0"/>
              <w:noProof/>
              <w:color w:val="auto"/>
              <w:kern w:val="2"/>
              <w:lang w:eastAsia="fr-FR"/>
            </w:rPr>
          </w:pPr>
          <w:hyperlink w:anchor="_Toc193750222" w:history="1">
            <w:r w:rsidR="003D66A1" w:rsidRPr="00AB6833">
              <w:rPr>
                <w:rStyle w:val="Lienhypertexte"/>
                <w:noProof/>
              </w:rPr>
              <w:t>4.</w:t>
            </w:r>
            <w:r w:rsidR="003D66A1">
              <w:rPr>
                <w:rFonts w:eastAsiaTheme="minorEastAsia"/>
                <w:b w:val="0"/>
                <w:bCs w:val="0"/>
                <w:noProof/>
                <w:color w:val="auto"/>
                <w:kern w:val="2"/>
                <w:lang w:eastAsia="fr-FR"/>
              </w:rPr>
              <w:tab/>
            </w:r>
            <w:r w:rsidR="003D66A1" w:rsidRPr="00AB6833">
              <w:rPr>
                <w:rStyle w:val="Lienhypertexte"/>
                <w:noProof/>
              </w:rPr>
              <w:t>Mécanismes de sécurité et sûreté d’échange</w:t>
            </w:r>
            <w:r w:rsidR="003D66A1">
              <w:rPr>
                <w:noProof/>
                <w:webHidden/>
              </w:rPr>
              <w:tab/>
            </w:r>
            <w:r w:rsidR="003D66A1">
              <w:rPr>
                <w:noProof/>
                <w:webHidden/>
              </w:rPr>
              <w:fldChar w:fldCharType="begin"/>
            </w:r>
            <w:r w:rsidR="003D66A1">
              <w:rPr>
                <w:noProof/>
                <w:webHidden/>
              </w:rPr>
              <w:instrText xml:space="preserve"> PAGEREF _Toc193750222 \h </w:instrText>
            </w:r>
            <w:r w:rsidR="003D66A1">
              <w:rPr>
                <w:noProof/>
                <w:webHidden/>
              </w:rPr>
            </w:r>
            <w:r w:rsidR="003D66A1">
              <w:rPr>
                <w:noProof/>
                <w:webHidden/>
              </w:rPr>
              <w:fldChar w:fldCharType="separate"/>
            </w:r>
            <w:r w:rsidR="003D66A1">
              <w:rPr>
                <w:noProof/>
                <w:webHidden/>
              </w:rPr>
              <w:t>47</w:t>
            </w:r>
            <w:r w:rsidR="003D66A1">
              <w:rPr>
                <w:noProof/>
                <w:webHidden/>
              </w:rPr>
              <w:fldChar w:fldCharType="end"/>
            </w:r>
          </w:hyperlink>
        </w:p>
        <w:p w14:paraId="75BE51E8" w14:textId="335C953B" w:rsidR="003D66A1" w:rsidRDefault="00000000">
          <w:pPr>
            <w:pStyle w:val="TM3"/>
            <w:tabs>
              <w:tab w:val="left" w:pos="1320"/>
              <w:tab w:val="right" w:leader="dot" w:pos="9288"/>
            </w:tabs>
            <w:rPr>
              <w:rFonts w:cstheme="minorBidi"/>
              <w:noProof/>
              <w:color w:val="auto"/>
              <w:kern w:val="2"/>
            </w:rPr>
          </w:pPr>
          <w:hyperlink w:anchor="_Toc193750223" w:history="1">
            <w:r w:rsidR="003D66A1" w:rsidRPr="00AB6833">
              <w:rPr>
                <w:rStyle w:val="Lienhypertexte"/>
                <w:noProof/>
              </w:rPr>
              <w:t>4.1.1.</w:t>
            </w:r>
            <w:r w:rsidR="003D66A1">
              <w:rPr>
                <w:rFonts w:cstheme="minorBidi"/>
                <w:noProof/>
                <w:color w:val="auto"/>
                <w:kern w:val="2"/>
              </w:rPr>
              <w:tab/>
            </w:r>
            <w:r w:rsidR="003D66A1" w:rsidRPr="00AB6833">
              <w:rPr>
                <w:rStyle w:val="Lienhypertexte"/>
                <w:noProof/>
              </w:rPr>
              <w:t>Techniques de cryptographique :</w:t>
            </w:r>
            <w:r w:rsidR="003D66A1">
              <w:rPr>
                <w:noProof/>
                <w:webHidden/>
              </w:rPr>
              <w:tab/>
            </w:r>
            <w:r w:rsidR="003D66A1">
              <w:rPr>
                <w:noProof/>
                <w:webHidden/>
              </w:rPr>
              <w:fldChar w:fldCharType="begin"/>
            </w:r>
            <w:r w:rsidR="003D66A1">
              <w:rPr>
                <w:noProof/>
                <w:webHidden/>
              </w:rPr>
              <w:instrText xml:space="preserve"> PAGEREF _Toc193750223 \h </w:instrText>
            </w:r>
            <w:r w:rsidR="003D66A1">
              <w:rPr>
                <w:noProof/>
                <w:webHidden/>
              </w:rPr>
            </w:r>
            <w:r w:rsidR="003D66A1">
              <w:rPr>
                <w:noProof/>
                <w:webHidden/>
              </w:rPr>
              <w:fldChar w:fldCharType="separate"/>
            </w:r>
            <w:r w:rsidR="003D66A1">
              <w:rPr>
                <w:noProof/>
                <w:webHidden/>
              </w:rPr>
              <w:t>48</w:t>
            </w:r>
            <w:r w:rsidR="003D66A1">
              <w:rPr>
                <w:noProof/>
                <w:webHidden/>
              </w:rPr>
              <w:fldChar w:fldCharType="end"/>
            </w:r>
          </w:hyperlink>
        </w:p>
        <w:p w14:paraId="2159366E" w14:textId="0D2FF800" w:rsidR="003D66A1" w:rsidRDefault="00000000">
          <w:pPr>
            <w:pStyle w:val="TM2"/>
            <w:tabs>
              <w:tab w:val="left" w:pos="880"/>
              <w:tab w:val="right" w:leader="dot" w:pos="9288"/>
            </w:tabs>
            <w:rPr>
              <w:rFonts w:cstheme="minorBidi"/>
              <w:noProof/>
              <w:color w:val="auto"/>
              <w:kern w:val="2"/>
            </w:rPr>
          </w:pPr>
          <w:hyperlink w:anchor="_Toc193750224" w:history="1">
            <w:r w:rsidR="003D66A1" w:rsidRPr="00AB6833">
              <w:rPr>
                <w:rStyle w:val="Lienhypertexte"/>
                <w:noProof/>
              </w:rPr>
              <w:t>4.2.</w:t>
            </w:r>
            <w:r w:rsidR="003D66A1">
              <w:rPr>
                <w:rFonts w:cstheme="minorBidi"/>
                <w:noProof/>
                <w:color w:val="auto"/>
                <w:kern w:val="2"/>
              </w:rPr>
              <w:tab/>
            </w:r>
            <w:r w:rsidR="003D66A1" w:rsidRPr="00AB6833">
              <w:rPr>
                <w:rStyle w:val="Lienhypertexte"/>
                <w:noProof/>
              </w:rPr>
              <w:t>Protocoles d’échange entre AD et Supervision :</w:t>
            </w:r>
            <w:r w:rsidR="003D66A1">
              <w:rPr>
                <w:noProof/>
                <w:webHidden/>
              </w:rPr>
              <w:tab/>
            </w:r>
            <w:r w:rsidR="003D66A1">
              <w:rPr>
                <w:noProof/>
                <w:webHidden/>
              </w:rPr>
              <w:fldChar w:fldCharType="begin"/>
            </w:r>
            <w:r w:rsidR="003D66A1">
              <w:rPr>
                <w:noProof/>
                <w:webHidden/>
              </w:rPr>
              <w:instrText xml:space="preserve"> PAGEREF _Toc193750224 \h </w:instrText>
            </w:r>
            <w:r w:rsidR="003D66A1">
              <w:rPr>
                <w:noProof/>
                <w:webHidden/>
              </w:rPr>
            </w:r>
            <w:r w:rsidR="003D66A1">
              <w:rPr>
                <w:noProof/>
                <w:webHidden/>
              </w:rPr>
              <w:fldChar w:fldCharType="separate"/>
            </w:r>
            <w:r w:rsidR="003D66A1">
              <w:rPr>
                <w:noProof/>
                <w:webHidden/>
              </w:rPr>
              <w:t>55</w:t>
            </w:r>
            <w:r w:rsidR="003D66A1">
              <w:rPr>
                <w:noProof/>
                <w:webHidden/>
              </w:rPr>
              <w:fldChar w:fldCharType="end"/>
            </w:r>
          </w:hyperlink>
        </w:p>
        <w:p w14:paraId="7689EB41" w14:textId="419D37C9" w:rsidR="003D66A1" w:rsidRDefault="00000000">
          <w:pPr>
            <w:pStyle w:val="TM3"/>
            <w:tabs>
              <w:tab w:val="left" w:pos="1320"/>
              <w:tab w:val="right" w:leader="dot" w:pos="9288"/>
            </w:tabs>
            <w:rPr>
              <w:rFonts w:cstheme="minorBidi"/>
              <w:noProof/>
              <w:color w:val="auto"/>
              <w:kern w:val="2"/>
            </w:rPr>
          </w:pPr>
          <w:hyperlink w:anchor="_Toc193750225" w:history="1">
            <w:r w:rsidR="003D66A1" w:rsidRPr="00AB6833">
              <w:rPr>
                <w:rStyle w:val="Lienhypertexte"/>
                <w:noProof/>
              </w:rPr>
              <w:t>4.2.1.</w:t>
            </w:r>
            <w:r w:rsidR="003D66A1">
              <w:rPr>
                <w:rFonts w:cstheme="minorBidi"/>
                <w:noProof/>
                <w:color w:val="auto"/>
                <w:kern w:val="2"/>
              </w:rPr>
              <w:tab/>
            </w:r>
            <w:r w:rsidR="003D66A1" w:rsidRPr="00AB6833">
              <w:rPr>
                <w:rStyle w:val="Lienhypertexte"/>
                <w:noProof/>
              </w:rPr>
              <w:t>Messages périodiques</w:t>
            </w:r>
            <w:r w:rsidR="003D66A1">
              <w:rPr>
                <w:noProof/>
                <w:webHidden/>
              </w:rPr>
              <w:tab/>
            </w:r>
            <w:r w:rsidR="003D66A1">
              <w:rPr>
                <w:noProof/>
                <w:webHidden/>
              </w:rPr>
              <w:fldChar w:fldCharType="begin"/>
            </w:r>
            <w:r w:rsidR="003D66A1">
              <w:rPr>
                <w:noProof/>
                <w:webHidden/>
              </w:rPr>
              <w:instrText xml:space="preserve"> PAGEREF _Toc193750225 \h </w:instrText>
            </w:r>
            <w:r w:rsidR="003D66A1">
              <w:rPr>
                <w:noProof/>
                <w:webHidden/>
              </w:rPr>
            </w:r>
            <w:r w:rsidR="003D66A1">
              <w:rPr>
                <w:noProof/>
                <w:webHidden/>
              </w:rPr>
              <w:fldChar w:fldCharType="separate"/>
            </w:r>
            <w:r w:rsidR="003D66A1">
              <w:rPr>
                <w:noProof/>
                <w:webHidden/>
              </w:rPr>
              <w:t>55</w:t>
            </w:r>
            <w:r w:rsidR="003D66A1">
              <w:rPr>
                <w:noProof/>
                <w:webHidden/>
              </w:rPr>
              <w:fldChar w:fldCharType="end"/>
            </w:r>
          </w:hyperlink>
        </w:p>
        <w:p w14:paraId="24131FE4" w14:textId="77A84A30" w:rsidR="003D66A1" w:rsidRDefault="00000000">
          <w:pPr>
            <w:pStyle w:val="TM3"/>
            <w:tabs>
              <w:tab w:val="left" w:pos="1320"/>
              <w:tab w:val="right" w:leader="dot" w:pos="9288"/>
            </w:tabs>
            <w:rPr>
              <w:rFonts w:cstheme="minorBidi"/>
              <w:noProof/>
              <w:color w:val="auto"/>
              <w:kern w:val="2"/>
            </w:rPr>
          </w:pPr>
          <w:hyperlink w:anchor="_Toc193750226" w:history="1">
            <w:r w:rsidR="003D66A1" w:rsidRPr="00AB6833">
              <w:rPr>
                <w:rStyle w:val="Lienhypertexte"/>
                <w:noProof/>
              </w:rPr>
              <w:t>4.2.2.</w:t>
            </w:r>
            <w:r w:rsidR="003D66A1">
              <w:rPr>
                <w:rFonts w:cstheme="minorBidi"/>
                <w:noProof/>
                <w:color w:val="auto"/>
                <w:kern w:val="2"/>
              </w:rPr>
              <w:tab/>
            </w:r>
            <w:r w:rsidR="003D66A1" w:rsidRPr="00AB6833">
              <w:rPr>
                <w:rStyle w:val="Lienhypertexte"/>
                <w:noProof/>
              </w:rPr>
              <w:t>Message ponctuels envoyés par les véhicules :</w:t>
            </w:r>
            <w:r w:rsidR="003D66A1">
              <w:rPr>
                <w:noProof/>
                <w:webHidden/>
              </w:rPr>
              <w:tab/>
            </w:r>
            <w:r w:rsidR="003D66A1">
              <w:rPr>
                <w:noProof/>
                <w:webHidden/>
              </w:rPr>
              <w:fldChar w:fldCharType="begin"/>
            </w:r>
            <w:r w:rsidR="003D66A1">
              <w:rPr>
                <w:noProof/>
                <w:webHidden/>
              </w:rPr>
              <w:instrText xml:space="preserve"> PAGEREF _Toc193750226 \h </w:instrText>
            </w:r>
            <w:r w:rsidR="003D66A1">
              <w:rPr>
                <w:noProof/>
                <w:webHidden/>
              </w:rPr>
            </w:r>
            <w:r w:rsidR="003D66A1">
              <w:rPr>
                <w:noProof/>
                <w:webHidden/>
              </w:rPr>
              <w:fldChar w:fldCharType="separate"/>
            </w:r>
            <w:r w:rsidR="003D66A1">
              <w:rPr>
                <w:noProof/>
                <w:webHidden/>
              </w:rPr>
              <w:t>56</w:t>
            </w:r>
            <w:r w:rsidR="003D66A1">
              <w:rPr>
                <w:noProof/>
                <w:webHidden/>
              </w:rPr>
              <w:fldChar w:fldCharType="end"/>
            </w:r>
          </w:hyperlink>
        </w:p>
        <w:p w14:paraId="0CBB2A4C" w14:textId="6FCA1B1F" w:rsidR="003D66A1" w:rsidRDefault="00000000">
          <w:pPr>
            <w:pStyle w:val="TM3"/>
            <w:tabs>
              <w:tab w:val="left" w:pos="1320"/>
              <w:tab w:val="right" w:leader="dot" w:pos="9288"/>
            </w:tabs>
            <w:rPr>
              <w:rFonts w:cstheme="minorBidi"/>
              <w:noProof/>
              <w:color w:val="auto"/>
              <w:kern w:val="2"/>
            </w:rPr>
          </w:pPr>
          <w:hyperlink w:anchor="_Toc193750227" w:history="1">
            <w:r w:rsidR="003D66A1" w:rsidRPr="00AB6833">
              <w:rPr>
                <w:rStyle w:val="Lienhypertexte"/>
                <w:noProof/>
              </w:rPr>
              <w:t>4.2.3.</w:t>
            </w:r>
            <w:r w:rsidR="003D66A1">
              <w:rPr>
                <w:rFonts w:cstheme="minorBidi"/>
                <w:noProof/>
                <w:color w:val="auto"/>
                <w:kern w:val="2"/>
              </w:rPr>
              <w:tab/>
            </w:r>
            <w:r w:rsidR="003D66A1" w:rsidRPr="00AB6833">
              <w:rPr>
                <w:rStyle w:val="Lienhypertexte"/>
                <w:noProof/>
              </w:rPr>
              <w:t>Message ponctuels envoyés par la supervision :</w:t>
            </w:r>
            <w:r w:rsidR="003D66A1">
              <w:rPr>
                <w:noProof/>
                <w:webHidden/>
              </w:rPr>
              <w:tab/>
            </w:r>
            <w:r w:rsidR="003D66A1">
              <w:rPr>
                <w:noProof/>
                <w:webHidden/>
              </w:rPr>
              <w:fldChar w:fldCharType="begin"/>
            </w:r>
            <w:r w:rsidR="003D66A1">
              <w:rPr>
                <w:noProof/>
                <w:webHidden/>
              </w:rPr>
              <w:instrText xml:space="preserve"> PAGEREF _Toc193750227 \h </w:instrText>
            </w:r>
            <w:r w:rsidR="003D66A1">
              <w:rPr>
                <w:noProof/>
                <w:webHidden/>
              </w:rPr>
            </w:r>
            <w:r w:rsidR="003D66A1">
              <w:rPr>
                <w:noProof/>
                <w:webHidden/>
              </w:rPr>
              <w:fldChar w:fldCharType="separate"/>
            </w:r>
            <w:r w:rsidR="003D66A1">
              <w:rPr>
                <w:noProof/>
                <w:webHidden/>
              </w:rPr>
              <w:t>56</w:t>
            </w:r>
            <w:r w:rsidR="003D66A1">
              <w:rPr>
                <w:noProof/>
                <w:webHidden/>
              </w:rPr>
              <w:fldChar w:fldCharType="end"/>
            </w:r>
          </w:hyperlink>
        </w:p>
        <w:p w14:paraId="03526F7E" w14:textId="59541D45" w:rsidR="003D66A1" w:rsidRDefault="00000000">
          <w:pPr>
            <w:pStyle w:val="TM3"/>
            <w:tabs>
              <w:tab w:val="left" w:pos="1320"/>
              <w:tab w:val="right" w:leader="dot" w:pos="9288"/>
            </w:tabs>
            <w:rPr>
              <w:rFonts w:cstheme="minorBidi"/>
              <w:noProof/>
              <w:color w:val="auto"/>
              <w:kern w:val="2"/>
            </w:rPr>
          </w:pPr>
          <w:hyperlink w:anchor="_Toc193750228" w:history="1">
            <w:r w:rsidR="003D66A1" w:rsidRPr="00AB6833">
              <w:rPr>
                <w:rStyle w:val="Lienhypertexte"/>
                <w:noProof/>
              </w:rPr>
              <w:t>4.2.4.</w:t>
            </w:r>
            <w:r w:rsidR="003D66A1">
              <w:rPr>
                <w:rFonts w:cstheme="minorBidi"/>
                <w:noProof/>
                <w:color w:val="auto"/>
                <w:kern w:val="2"/>
              </w:rPr>
              <w:tab/>
            </w:r>
            <w:r w:rsidR="003D66A1" w:rsidRPr="00AB6833">
              <w:rPr>
                <w:rStyle w:val="Lienhypertexte"/>
                <w:noProof/>
                <w:shd w:val="clear" w:color="auto" w:fill="C45911" w:themeFill="accent2" w:themeFillShade="BF"/>
              </w:rPr>
              <w:t>Messages Ponctuels et séquencement</w:t>
            </w:r>
            <w:r w:rsidR="003D66A1" w:rsidRPr="00AB6833">
              <w:rPr>
                <w:rStyle w:val="Lienhypertexte"/>
                <w:noProof/>
              </w:rPr>
              <w:t> :</w:t>
            </w:r>
            <w:r w:rsidR="003D66A1">
              <w:rPr>
                <w:noProof/>
                <w:webHidden/>
              </w:rPr>
              <w:tab/>
            </w:r>
            <w:r w:rsidR="003D66A1">
              <w:rPr>
                <w:noProof/>
                <w:webHidden/>
              </w:rPr>
              <w:fldChar w:fldCharType="begin"/>
            </w:r>
            <w:r w:rsidR="003D66A1">
              <w:rPr>
                <w:noProof/>
                <w:webHidden/>
              </w:rPr>
              <w:instrText xml:space="preserve"> PAGEREF _Toc193750228 \h </w:instrText>
            </w:r>
            <w:r w:rsidR="003D66A1">
              <w:rPr>
                <w:noProof/>
                <w:webHidden/>
              </w:rPr>
            </w:r>
            <w:r w:rsidR="003D66A1">
              <w:rPr>
                <w:noProof/>
                <w:webHidden/>
              </w:rPr>
              <w:fldChar w:fldCharType="separate"/>
            </w:r>
            <w:r w:rsidR="003D66A1">
              <w:rPr>
                <w:noProof/>
                <w:webHidden/>
              </w:rPr>
              <w:t>57</w:t>
            </w:r>
            <w:r w:rsidR="003D66A1">
              <w:rPr>
                <w:noProof/>
                <w:webHidden/>
              </w:rPr>
              <w:fldChar w:fldCharType="end"/>
            </w:r>
          </w:hyperlink>
        </w:p>
        <w:p w14:paraId="0C8BEC00" w14:textId="50D5AB77" w:rsidR="003D66A1" w:rsidRDefault="00000000">
          <w:pPr>
            <w:pStyle w:val="TM2"/>
            <w:tabs>
              <w:tab w:val="left" w:pos="880"/>
              <w:tab w:val="right" w:leader="dot" w:pos="9288"/>
            </w:tabs>
            <w:rPr>
              <w:rFonts w:cstheme="minorBidi"/>
              <w:noProof/>
              <w:color w:val="auto"/>
              <w:kern w:val="2"/>
            </w:rPr>
          </w:pPr>
          <w:hyperlink w:anchor="_Toc193750229" w:history="1">
            <w:r w:rsidR="003D66A1" w:rsidRPr="00AB6833">
              <w:rPr>
                <w:rStyle w:val="Lienhypertexte"/>
                <w:noProof/>
              </w:rPr>
              <w:t>4.3.</w:t>
            </w:r>
            <w:r w:rsidR="003D66A1">
              <w:rPr>
                <w:rFonts w:cstheme="minorBidi"/>
                <w:noProof/>
                <w:color w:val="auto"/>
                <w:kern w:val="2"/>
              </w:rPr>
              <w:tab/>
            </w:r>
            <w:r w:rsidR="003D66A1" w:rsidRPr="00AB6833">
              <w:rPr>
                <w:rStyle w:val="Lienhypertexte"/>
                <w:noProof/>
              </w:rPr>
              <w:t>Tests à réaliser</w:t>
            </w:r>
            <w:r w:rsidR="003D66A1">
              <w:rPr>
                <w:noProof/>
                <w:webHidden/>
              </w:rPr>
              <w:tab/>
            </w:r>
            <w:r w:rsidR="003D66A1">
              <w:rPr>
                <w:noProof/>
                <w:webHidden/>
              </w:rPr>
              <w:fldChar w:fldCharType="begin"/>
            </w:r>
            <w:r w:rsidR="003D66A1">
              <w:rPr>
                <w:noProof/>
                <w:webHidden/>
              </w:rPr>
              <w:instrText xml:space="preserve"> PAGEREF _Toc193750229 \h </w:instrText>
            </w:r>
            <w:r w:rsidR="003D66A1">
              <w:rPr>
                <w:noProof/>
                <w:webHidden/>
              </w:rPr>
            </w:r>
            <w:r w:rsidR="003D66A1">
              <w:rPr>
                <w:noProof/>
                <w:webHidden/>
              </w:rPr>
              <w:fldChar w:fldCharType="separate"/>
            </w:r>
            <w:r w:rsidR="003D66A1">
              <w:rPr>
                <w:noProof/>
                <w:webHidden/>
              </w:rPr>
              <w:t>58</w:t>
            </w:r>
            <w:r w:rsidR="003D66A1">
              <w:rPr>
                <w:noProof/>
                <w:webHidden/>
              </w:rPr>
              <w:fldChar w:fldCharType="end"/>
            </w:r>
          </w:hyperlink>
        </w:p>
        <w:p w14:paraId="7943430B" w14:textId="6EE96A75" w:rsidR="001F3EC8" w:rsidRDefault="001F3EC8" w:rsidP="001F3EC8">
          <w:r>
            <w:rPr>
              <w:b/>
              <w:bCs/>
            </w:rPr>
            <w:fldChar w:fldCharType="end"/>
          </w:r>
        </w:p>
      </w:sdtContent>
    </w:sdt>
    <w:p w14:paraId="246FFF26" w14:textId="77777777" w:rsidR="001F3EC8" w:rsidRDefault="001F3EC8" w:rsidP="001F3EC8">
      <w:pPr>
        <w:rPr>
          <w:rFonts w:ascii="Aptos" w:eastAsiaTheme="majorEastAsia" w:hAnsi="Aptos" w:cstheme="majorBidi"/>
          <w:color w:val="2F5496" w:themeColor="accent1" w:themeShade="BF"/>
          <w:sz w:val="32"/>
          <w:szCs w:val="32"/>
        </w:rPr>
      </w:pPr>
      <w:r>
        <w:rPr>
          <w:rFonts w:ascii="Aptos" w:hAnsi="Aptos"/>
        </w:rPr>
        <w:br w:type="page"/>
      </w:r>
    </w:p>
    <w:p w14:paraId="779C1BE9" w14:textId="77777777" w:rsidR="001F3EC8" w:rsidRPr="00304219" w:rsidRDefault="001F3EC8" w:rsidP="001F3EC8">
      <w:pPr>
        <w:pStyle w:val="Titre1"/>
      </w:pPr>
      <w:bookmarkStart w:id="31" w:name="_Toc162428358"/>
      <w:bookmarkStart w:id="32" w:name="_Toc193750205"/>
      <w:r w:rsidRPr="00304219">
        <w:lastRenderedPageBreak/>
        <w:t>Généralités</w:t>
      </w:r>
      <w:bookmarkEnd w:id="31"/>
      <w:bookmarkEnd w:id="32"/>
    </w:p>
    <w:p w14:paraId="3AE7A1F2" w14:textId="77777777" w:rsidR="001F3EC8" w:rsidRDefault="001F3EC8" w:rsidP="001F3EC8">
      <w:pPr>
        <w:pStyle w:val="Titre2"/>
        <w:rPr>
          <w:rFonts w:cstheme="minorBidi"/>
        </w:rPr>
      </w:pPr>
      <w:bookmarkStart w:id="33" w:name="_Toc162428359"/>
      <w:bookmarkStart w:id="34" w:name="_Toc193750206"/>
      <w:r w:rsidRPr="4B702ED6">
        <w:rPr>
          <w:rFonts w:cstheme="minorBidi"/>
        </w:rPr>
        <w:t>Objet du document</w:t>
      </w:r>
      <w:bookmarkEnd w:id="33"/>
      <w:bookmarkEnd w:id="34"/>
    </w:p>
    <w:p w14:paraId="633C94C2" w14:textId="77777777" w:rsidR="001F3EC8" w:rsidRDefault="001F3EC8" w:rsidP="001F3EC8">
      <w:r>
        <w:t>Le but de ce document est de détailler la structure des différents messages échangés entre le véhicule et la supervision.</w:t>
      </w:r>
    </w:p>
    <w:p w14:paraId="2623BA22" w14:textId="77777777" w:rsidR="001F3EC8" w:rsidRDefault="001F3EC8" w:rsidP="001F3EC8">
      <w:pPr>
        <w:rPr>
          <w:rFonts w:ascii="Aptos" w:hAnsi="Aptos"/>
        </w:rPr>
      </w:pPr>
      <w:r>
        <w:rPr>
          <w:rFonts w:ascii="Aptos" w:hAnsi="Aptos"/>
        </w:rPr>
        <w:t>Définir les exigences et les mécanismes de contrôle et de sécurité des données échangées, ainsi que les protocoles d’échanges.</w:t>
      </w:r>
    </w:p>
    <w:p w14:paraId="43A87428" w14:textId="77777777" w:rsidR="001F3EC8" w:rsidRDefault="001F3EC8" w:rsidP="001F3EC8"/>
    <w:p w14:paraId="307CF926" w14:textId="77777777" w:rsidR="001F3EC8" w:rsidRPr="00247540" w:rsidRDefault="001F3EC8" w:rsidP="001F3EC8">
      <w:pPr>
        <w:pStyle w:val="Titre1"/>
      </w:pPr>
      <w:bookmarkStart w:id="35" w:name="_Toc162428360"/>
      <w:bookmarkStart w:id="36" w:name="_Toc193750207"/>
      <w:r w:rsidRPr="4B702ED6">
        <w:t>L</w:t>
      </w:r>
      <w:bookmarkEnd w:id="35"/>
      <w:r w:rsidRPr="4B702ED6">
        <w:t>es messages échangés entre le véhicule et la supervision</w:t>
      </w:r>
      <w:bookmarkEnd w:id="36"/>
    </w:p>
    <w:p w14:paraId="456EFFBF" w14:textId="6E2A387F" w:rsidR="001F3EC8" w:rsidRDefault="00EE2DAB" w:rsidP="001F3EC8">
      <w:pPr>
        <w:pStyle w:val="Titre2"/>
      </w:pPr>
      <w:bookmarkStart w:id="37" w:name="_Toc193750208"/>
      <w:r>
        <w:t>Synthèse des messages</w:t>
      </w:r>
      <w:bookmarkEnd w:id="37"/>
    </w:p>
    <w:p w14:paraId="4E560D2A" w14:textId="77777777" w:rsidR="001F3EC8" w:rsidRDefault="001F3EC8" w:rsidP="001F3EC8">
      <w:r>
        <w:t>Les messages émis par la supervision sont :</w:t>
      </w:r>
    </w:p>
    <w:p w14:paraId="28B1592D" w14:textId="26BCFC22" w:rsidR="00146E31" w:rsidRPr="00146E31" w:rsidRDefault="00146E31" w:rsidP="001F3EC8">
      <w:pPr>
        <w:pStyle w:val="Paragraphedeliste"/>
        <w:numPr>
          <w:ilvl w:val="0"/>
          <w:numId w:val="5"/>
        </w:numPr>
        <w:jc w:val="left"/>
        <w:rPr>
          <w:b/>
          <w:bCs/>
          <w:i/>
          <w:iCs/>
          <w:u w:val="single"/>
        </w:rPr>
      </w:pPr>
      <w:r w:rsidRPr="00146E31">
        <w:t>InscriptionMessageResponse</w:t>
      </w:r>
      <w:r>
        <w:t> : la réponse envoyée par la supervision suite à un message d’inscription envoyé par le véhicule</w:t>
      </w:r>
    </w:p>
    <w:p w14:paraId="5643E8BC" w14:textId="77777777" w:rsidR="001F3EC8" w:rsidRDefault="001F3EC8" w:rsidP="001F3EC8">
      <w:pPr>
        <w:pStyle w:val="Paragraphedeliste"/>
        <w:numPr>
          <w:ilvl w:val="0"/>
          <w:numId w:val="5"/>
        </w:numPr>
      </w:pPr>
      <w:r>
        <w:t>CheckStatus :  c’est le message envoyé par la régulation vers le véhicule pour demander si le véhicule a la capacité de faire une mission</w:t>
      </w:r>
    </w:p>
    <w:p w14:paraId="06446465" w14:textId="77777777" w:rsidR="001F3EC8" w:rsidRPr="00D80289" w:rsidRDefault="001F3EC8" w:rsidP="001F3EC8">
      <w:pPr>
        <w:pStyle w:val="Paragraphedeliste"/>
        <w:numPr>
          <w:ilvl w:val="0"/>
          <w:numId w:val="5"/>
        </w:numPr>
        <w:shd w:val="clear" w:color="auto" w:fill="FFFFFE"/>
        <w:spacing w:after="0" w:line="285" w:lineRule="atLeast"/>
        <w:jc w:val="left"/>
        <w:rPr>
          <w:rFonts w:ascii="Consolas" w:eastAsia="Times New Roman" w:hAnsi="Consolas" w:cs="Times New Roman"/>
          <w:color w:val="000000"/>
          <w:sz w:val="21"/>
          <w:szCs w:val="21"/>
          <w:lang w:eastAsia="fr-FR"/>
        </w:rPr>
      </w:pPr>
      <w:r w:rsidRPr="00D80289">
        <w:t>MissionAssignment</w:t>
      </w:r>
      <w:r>
        <w:t> : c’est le message envoyé par la régulation vers le véhicule pour lui confier une mission, la mission complète est indiquée au véhicule en lui indiquant la prochaine mission partielle.</w:t>
      </w:r>
    </w:p>
    <w:p w14:paraId="08CC1FFB" w14:textId="17E82B8A" w:rsidR="001F3EC8" w:rsidRDefault="001F3EC8" w:rsidP="001F3EC8">
      <w:pPr>
        <w:pStyle w:val="Paragraphedeliste"/>
        <w:numPr>
          <w:ilvl w:val="0"/>
          <w:numId w:val="5"/>
        </w:numPr>
        <w:shd w:val="clear" w:color="auto" w:fill="FFFFFE"/>
        <w:spacing w:after="0" w:line="285" w:lineRule="atLeast"/>
        <w:jc w:val="left"/>
      </w:pPr>
      <w:r>
        <w:t>ISAuthorization</w:t>
      </w:r>
      <w:r w:rsidRPr="4B702ED6">
        <w:rPr>
          <w:rFonts w:ascii="Consolas" w:eastAsia="Times New Roman" w:hAnsi="Consolas" w:cs="Times New Roman"/>
          <w:color w:val="A31515"/>
          <w:sz w:val="21"/>
          <w:szCs w:val="21"/>
        </w:rPr>
        <w:t xml:space="preserve"> </w:t>
      </w:r>
      <w:r>
        <w:t>: c’est la réponse de l’</w:t>
      </w:r>
      <w:r w:rsidR="009855A0">
        <w:t>ATP</w:t>
      </w:r>
      <w:r>
        <w:t xml:space="preserve"> au véhicule </w:t>
      </w:r>
      <w:r w:rsidR="00146E31">
        <w:t>par suite d’une</w:t>
      </w:r>
      <w:r>
        <w:t xml:space="preserve"> demande d’autorisation envoyé par ce dernier, les valeurs possibles pour ce message sont [YES, NO].</w:t>
      </w:r>
    </w:p>
    <w:p w14:paraId="19F396E2" w14:textId="5C9FD710" w:rsidR="001F3EC8" w:rsidRPr="006C500C" w:rsidRDefault="001F3EC8" w:rsidP="001F3EC8">
      <w:pPr>
        <w:pStyle w:val="Paragraphedeliste"/>
        <w:numPr>
          <w:ilvl w:val="0"/>
          <w:numId w:val="5"/>
        </w:numPr>
        <w:rPr>
          <w:strike/>
        </w:rPr>
      </w:pPr>
      <w:r>
        <w:t>ISUpdateMission : c’est le message envoyé par la régulation en cas de changement de mission pour la mettre à jours au niveau de l’AD</w:t>
      </w:r>
      <w:r w:rsidR="00146E31">
        <w:t>.</w:t>
      </w:r>
      <w:r w:rsidRPr="000665ED">
        <w:rPr>
          <w:strike/>
        </w:rPr>
        <w:t xml:space="preserve"> </w:t>
      </w:r>
    </w:p>
    <w:p w14:paraId="7B5C25B9" w14:textId="77777777" w:rsidR="009855A0" w:rsidRDefault="006C500C" w:rsidP="009855A0">
      <w:pPr>
        <w:pStyle w:val="Paragraphedeliste"/>
        <w:numPr>
          <w:ilvl w:val="0"/>
          <w:numId w:val="5"/>
        </w:numPr>
      </w:pPr>
      <w:r>
        <w:t xml:space="preserve"> </w:t>
      </w:r>
      <w:r w:rsidR="009855A0">
        <w:t>IsStopCommand : message envoyé par le système de supervision pour ordonner l'arrêt du véhicule.</w:t>
      </w:r>
    </w:p>
    <w:p w14:paraId="192025FE" w14:textId="77777777" w:rsidR="009855A0" w:rsidRDefault="009855A0" w:rsidP="009855A0">
      <w:pPr>
        <w:pStyle w:val="Paragraphedeliste"/>
        <w:numPr>
          <w:ilvl w:val="0"/>
          <w:numId w:val="5"/>
        </w:numPr>
      </w:pPr>
      <w:r>
        <w:t>ISLMTVCommand : message envoyé par le système de supervision pour imposer une limitation de vitesse.</w:t>
      </w:r>
    </w:p>
    <w:p w14:paraId="015E3773" w14:textId="77777777" w:rsidR="009855A0" w:rsidRDefault="009855A0" w:rsidP="009855A0">
      <w:pPr>
        <w:pStyle w:val="Paragraphedeliste"/>
        <w:numPr>
          <w:ilvl w:val="0"/>
          <w:numId w:val="5"/>
        </w:numPr>
      </w:pPr>
      <w:r>
        <w:t>IsAnnulationReservationSection : message envoyé par le système de supervision pour notifier un véhicule de l'annulation d'une réservation préalablement confirmée.</w:t>
      </w:r>
    </w:p>
    <w:p w14:paraId="2623611E" w14:textId="4FC1E456" w:rsidR="00EE2DAB" w:rsidRDefault="00EE2DAB" w:rsidP="009855A0">
      <w:pPr>
        <w:pStyle w:val="Paragraphedeliste"/>
        <w:numPr>
          <w:ilvl w:val="0"/>
          <w:numId w:val="5"/>
        </w:numPr>
      </w:pPr>
      <w:r>
        <w:t>ISAcknolege : message envoyé par le système de supervision au véhicule afin de confirmer le maintien actif de la communication entre les deux entités dans le sens supervision vers l’AD.</w:t>
      </w:r>
    </w:p>
    <w:p w14:paraId="27C53042" w14:textId="009144E5" w:rsidR="00EE2DAB" w:rsidRDefault="00EE2DAB" w:rsidP="009855A0">
      <w:pPr>
        <w:pStyle w:val="Paragraphedeliste"/>
        <w:numPr>
          <w:ilvl w:val="0"/>
          <w:numId w:val="5"/>
        </w:numPr>
      </w:pPr>
      <w:r>
        <w:t>ResumeMission : message envoyé par le système de supervision au véhicule a fin de le demander de reprendre la mission.</w:t>
      </w:r>
    </w:p>
    <w:p w14:paraId="08020ADE" w14:textId="77777777" w:rsidR="001F3EC8" w:rsidRDefault="001F3EC8" w:rsidP="001F3EC8">
      <w:pPr>
        <w:rPr>
          <w:rFonts w:ascii="Aptos" w:hAnsi="Aptos"/>
        </w:rPr>
      </w:pPr>
      <w:r>
        <w:rPr>
          <w:rFonts w:ascii="Aptos" w:hAnsi="Aptos"/>
        </w:rPr>
        <w:t>Les messages émis par les véhicules sont :</w:t>
      </w:r>
    </w:p>
    <w:p w14:paraId="15797D00" w14:textId="060DEC4A" w:rsidR="00857F6A" w:rsidRPr="00857F6A" w:rsidRDefault="00857F6A" w:rsidP="00857F6A">
      <w:pPr>
        <w:pStyle w:val="Paragraphedeliste"/>
        <w:numPr>
          <w:ilvl w:val="0"/>
          <w:numId w:val="4"/>
        </w:numPr>
        <w:rPr>
          <w:rFonts w:ascii="Aptos" w:hAnsi="Aptos"/>
        </w:rPr>
      </w:pPr>
      <w:r w:rsidRPr="00857F6A">
        <w:t>InscriptionMessage</w:t>
      </w:r>
      <w:r>
        <w:t> : C’est le message envoyé par le véhicule pour s’inscrire à la supervision.</w:t>
      </w:r>
    </w:p>
    <w:p w14:paraId="51679E9E" w14:textId="77777777" w:rsidR="001F3EC8" w:rsidRPr="00D80289" w:rsidRDefault="001F3EC8" w:rsidP="001F3EC8">
      <w:pPr>
        <w:pStyle w:val="Paragraphedeliste"/>
        <w:numPr>
          <w:ilvl w:val="0"/>
          <w:numId w:val="4"/>
        </w:numPr>
        <w:shd w:val="clear" w:color="auto" w:fill="FFFFFE"/>
        <w:spacing w:after="0" w:line="285" w:lineRule="atLeast"/>
        <w:jc w:val="left"/>
        <w:rPr>
          <w:rFonts w:ascii="Consolas" w:eastAsia="Times New Roman" w:hAnsi="Consolas" w:cs="Times New Roman"/>
          <w:color w:val="000000"/>
          <w:sz w:val="21"/>
          <w:szCs w:val="21"/>
          <w:lang w:eastAsia="fr-FR"/>
        </w:rPr>
      </w:pPr>
      <w:r w:rsidRPr="00D80289">
        <w:t>CheckStatusResponse</w:t>
      </w:r>
      <w:r w:rsidRPr="00D80289">
        <w:rPr>
          <w:rFonts w:ascii="Aptos" w:hAnsi="Aptos"/>
          <w:color w:val="auto"/>
        </w:rPr>
        <w:t> </w:t>
      </w:r>
      <w:r w:rsidRPr="00D80289">
        <w:rPr>
          <w:rFonts w:ascii="Aptos" w:hAnsi="Aptos"/>
        </w:rPr>
        <w:t>: C’est la réponse envoyée par le véhicule à la suite d’une demande de la régulation.</w:t>
      </w:r>
    </w:p>
    <w:p w14:paraId="0F3D078A" w14:textId="3E6FD831" w:rsidR="001F3EC8" w:rsidRPr="00D80289" w:rsidRDefault="001F3EC8" w:rsidP="001F3EC8">
      <w:pPr>
        <w:pStyle w:val="Paragraphedeliste"/>
        <w:numPr>
          <w:ilvl w:val="0"/>
          <w:numId w:val="4"/>
        </w:numPr>
        <w:shd w:val="clear" w:color="auto" w:fill="FFFFFE"/>
        <w:spacing w:after="0" w:line="285" w:lineRule="atLeast"/>
        <w:jc w:val="left"/>
        <w:rPr>
          <w:rFonts w:ascii="Consolas" w:eastAsia="Times New Roman" w:hAnsi="Consolas" w:cs="Times New Roman"/>
          <w:color w:val="000000"/>
          <w:sz w:val="21"/>
          <w:szCs w:val="21"/>
          <w:lang w:eastAsia="fr-FR"/>
        </w:rPr>
      </w:pPr>
      <w:r w:rsidRPr="00D80289">
        <w:lastRenderedPageBreak/>
        <w:t>MissionAssignmentRe</w:t>
      </w:r>
      <w:r w:rsidR="00AD07BB">
        <w:t>s</w:t>
      </w:r>
      <w:r w:rsidRPr="00D80289">
        <w:t>ponse</w:t>
      </w:r>
      <w:r>
        <w:t>: C’est la réponse envoyée par le véhicule à la suite d’attribution de mission avec le message ‘</w:t>
      </w:r>
      <w:r w:rsidRPr="00D80289">
        <w:t>MissionAssignment</w:t>
      </w:r>
      <w:r>
        <w:t> ‘.</w:t>
      </w:r>
    </w:p>
    <w:p w14:paraId="33570171" w14:textId="77777777" w:rsidR="001F3EC8" w:rsidRPr="009F6D31" w:rsidRDefault="001F3EC8" w:rsidP="001F3EC8">
      <w:pPr>
        <w:pStyle w:val="Paragraphedeliste"/>
        <w:numPr>
          <w:ilvl w:val="0"/>
          <w:numId w:val="4"/>
        </w:numPr>
        <w:shd w:val="clear" w:color="auto" w:fill="FFFFFE"/>
        <w:spacing w:after="0" w:line="285" w:lineRule="atLeast"/>
        <w:jc w:val="left"/>
        <w:rPr>
          <w:rFonts w:ascii="Consolas" w:eastAsia="Times New Roman" w:hAnsi="Consolas" w:cs="Times New Roman"/>
          <w:color w:val="000000"/>
          <w:sz w:val="21"/>
          <w:szCs w:val="21"/>
          <w:lang w:eastAsia="fr-FR"/>
        </w:rPr>
      </w:pPr>
      <w:r w:rsidRPr="009F6D31">
        <w:t>ISAuthorizationRequest</w:t>
      </w:r>
      <w:r>
        <w:t> : C’est le message envoyé par le véhicule pour demander l’autorisation d’une section.</w:t>
      </w:r>
    </w:p>
    <w:p w14:paraId="2BDF0A65" w14:textId="77777777" w:rsidR="001F3EC8" w:rsidRDefault="001F3EC8" w:rsidP="001F3EC8">
      <w:pPr>
        <w:pStyle w:val="Paragraphedeliste"/>
        <w:numPr>
          <w:ilvl w:val="0"/>
          <w:numId w:val="4"/>
        </w:numPr>
        <w:shd w:val="clear" w:color="auto" w:fill="FFFFFF" w:themeFill="background1"/>
        <w:spacing w:after="160" w:line="330" w:lineRule="atLeast"/>
        <w:contextualSpacing/>
        <w:jc w:val="left"/>
      </w:pPr>
      <w:r w:rsidRPr="009F6D31">
        <w:t>VehicleTrackingInfo</w:t>
      </w:r>
      <w:r>
        <w:t> : C’est le message envoyé par le véhicule chaque 100 ms contenant différentes informations nécessaires pour la supervision.</w:t>
      </w:r>
    </w:p>
    <w:p w14:paraId="269E7CF7" w14:textId="77777777" w:rsidR="001F3EC8" w:rsidRDefault="001F3EC8" w:rsidP="001F3EC8">
      <w:pPr>
        <w:pStyle w:val="Paragraphedeliste"/>
        <w:numPr>
          <w:ilvl w:val="0"/>
          <w:numId w:val="4"/>
        </w:numPr>
        <w:shd w:val="clear" w:color="auto" w:fill="FFFFFF" w:themeFill="background1"/>
        <w:spacing w:after="160" w:line="330" w:lineRule="atLeast"/>
        <w:contextualSpacing/>
        <w:jc w:val="left"/>
      </w:pPr>
      <w:r>
        <w:t>IsUpdateMissionResponse : C’est le message envoyé par le véhicule pour confirmer la prise en charge de la mise à jour de la mission.</w:t>
      </w:r>
    </w:p>
    <w:p w14:paraId="4D199283" w14:textId="4736C1E2" w:rsidR="009855A0" w:rsidRPr="0073780A" w:rsidRDefault="009855A0" w:rsidP="001F3EC8">
      <w:pPr>
        <w:pStyle w:val="Paragraphedeliste"/>
        <w:numPr>
          <w:ilvl w:val="0"/>
          <w:numId w:val="4"/>
        </w:numPr>
        <w:shd w:val="clear" w:color="auto" w:fill="FFFFFF" w:themeFill="background1"/>
        <w:spacing w:after="160" w:line="330" w:lineRule="atLeast"/>
        <w:contextualSpacing/>
        <w:jc w:val="left"/>
      </w:pPr>
      <w:r w:rsidRPr="00200F3F">
        <w:rPr>
          <w:shd w:val="clear" w:color="auto" w:fill="F4B083" w:themeFill="accent2" w:themeFillTint="99"/>
        </w:rPr>
        <w:t>IsReleaseReques</w:t>
      </w:r>
      <w:r w:rsidR="00200F3F" w:rsidRPr="00200F3F">
        <w:rPr>
          <w:shd w:val="clear" w:color="auto" w:fill="F4B083" w:themeFill="accent2" w:themeFillTint="99"/>
        </w:rPr>
        <w:t>t</w:t>
      </w:r>
      <w:r w:rsidR="00200F3F">
        <w:t xml:space="preserve"> : </w:t>
      </w:r>
      <w:r>
        <w:t xml:space="preserve"> c’est le message envoyé par l’AD pour demander la libération d’une section.</w:t>
      </w:r>
    </w:p>
    <w:p w14:paraId="292CD305" w14:textId="77777777" w:rsidR="001F3EC8" w:rsidRDefault="001F3EC8" w:rsidP="001F3EC8">
      <w:pPr>
        <w:pStyle w:val="Titre2"/>
      </w:pPr>
      <w:bookmarkStart w:id="38" w:name="_Toc193750209"/>
      <w:r>
        <w:t>Contenu des messages :</w:t>
      </w:r>
      <w:bookmarkEnd w:id="38"/>
    </w:p>
    <w:p w14:paraId="37A81EA4" w14:textId="77777777" w:rsidR="001F3EC8" w:rsidRPr="00955941" w:rsidRDefault="001F3EC8" w:rsidP="001F3EC8">
      <w:pPr>
        <w:pStyle w:val="Titre3"/>
      </w:pPr>
      <w:bookmarkStart w:id="39" w:name="_Toc193750210"/>
      <w:r>
        <w:t>Messages envoyés par la supervision</w:t>
      </w:r>
      <w:bookmarkEnd w:id="39"/>
    </w:p>
    <w:p w14:paraId="47AC396B" w14:textId="77777777" w:rsidR="001F3EC8" w:rsidRDefault="001F3EC8" w:rsidP="001F3EC8"/>
    <w:p w14:paraId="35238E6C" w14:textId="77777777" w:rsidR="001F3EC8" w:rsidRDefault="001F3EC8" w:rsidP="001F3EC8">
      <w:pPr>
        <w:jc w:val="left"/>
        <w:rPr>
          <w:b/>
          <w:bCs/>
          <w:i/>
          <w:iCs/>
          <w:u w:val="single"/>
          <w:lang w:val="en-US"/>
        </w:rPr>
      </w:pPr>
      <w:r w:rsidRPr="39281A3F">
        <w:rPr>
          <w:b/>
          <w:bCs/>
          <w:i/>
          <w:iCs/>
          <w:u w:val="single"/>
        </w:rPr>
        <w:t>InscriptionMessageResponse</w:t>
      </w:r>
    </w:p>
    <w:p w14:paraId="301B82D4" w14:textId="77777777"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A31515"/>
          <w:sz w:val="21"/>
          <w:szCs w:val="21"/>
          <w:lang w:val="en-US"/>
        </w:rPr>
        <w:t>"InscriptionMessageResponse"</w:t>
      </w:r>
      <w:r w:rsidRPr="00857F6A">
        <w:rPr>
          <w:rFonts w:ascii="Consolas" w:eastAsia="Times New Roman" w:hAnsi="Consolas" w:cs="Times New Roman"/>
          <w:color w:val="000000" w:themeColor="text1"/>
          <w:sz w:val="21"/>
          <w:szCs w:val="21"/>
          <w:lang w:val="en-US"/>
        </w:rPr>
        <w:t>: {</w:t>
      </w:r>
    </w:p>
    <w:p w14:paraId="2A76BE55" w14:textId="5D67ED9D"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"messageId"</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D038D0">
        <w:rPr>
          <w:rFonts w:ascii="Consolas" w:eastAsia="Times New Roman" w:hAnsi="Consolas" w:cs="Times New Roman"/>
          <w:color w:val="0451A5"/>
          <w:sz w:val="21"/>
          <w:szCs w:val="21"/>
          <w:lang w:val="en-US"/>
        </w:rPr>
        <w:t>int</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28708903" w14:textId="43104C01"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"timeStamp"</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D038D0">
        <w:rPr>
          <w:rFonts w:ascii="Consolas" w:eastAsia="Times New Roman" w:hAnsi="Consolas" w:cs="Times New Roman"/>
          <w:color w:val="0451A5"/>
          <w:sz w:val="21"/>
          <w:szCs w:val="21"/>
          <w:lang w:val="en-US"/>
        </w:rPr>
        <w:t>int[7]</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00451288" w14:textId="06DD13B5" w:rsidR="001F3EC8" w:rsidRPr="00D038D0" w:rsidRDefault="001F3EC8" w:rsidP="001F3EC8">
      <w:pPr>
        <w:shd w:val="clear" w:color="auto" w:fill="FFFFFE"/>
        <w:spacing w:after="0" w:line="285" w:lineRule="atLeast"/>
        <w:ind w:firstLine="708"/>
        <w:jc w:val="left"/>
        <w:rPr>
          <w:rFonts w:ascii="Consolas" w:eastAsia="Times New Roman" w:hAnsi="Consolas" w:cs="Times New Roman"/>
          <w:color w:val="000000" w:themeColor="text1"/>
          <w:sz w:val="21"/>
          <w:szCs w:val="21"/>
          <w:lang w:val="en-US" w:eastAsia="fr-FR"/>
        </w:rPr>
      </w:pPr>
      <w:r w:rsidRPr="00D038D0">
        <w:rPr>
          <w:rFonts w:ascii="Consolas" w:eastAsia="Times New Roman" w:hAnsi="Consolas" w:cs="Times New Roman"/>
          <w:color w:val="A31515"/>
          <w:sz w:val="21"/>
          <w:szCs w:val="21"/>
          <w:lang w:val="en-US"/>
        </w:rPr>
        <w:t xml:space="preserve">"sequenceNumber": </w:t>
      </w:r>
      <w:r w:rsidRPr="00D038D0">
        <w:rPr>
          <w:rFonts w:ascii="Consolas" w:eastAsia="Times New Roman" w:hAnsi="Consolas" w:cs="Times New Roman"/>
          <w:color w:val="0451A5"/>
          <w:sz w:val="21"/>
          <w:szCs w:val="21"/>
          <w:lang w:val="en-US"/>
        </w:rPr>
        <w:t>"</w:t>
      </w:r>
      <w:r w:rsidR="00D038D0">
        <w:rPr>
          <w:rFonts w:ascii="Consolas" w:eastAsia="Times New Roman" w:hAnsi="Consolas" w:cs="Times New Roman"/>
          <w:color w:val="0451A5"/>
          <w:sz w:val="21"/>
          <w:szCs w:val="21"/>
          <w:lang w:val="en-US"/>
        </w:rPr>
        <w:t>int</w:t>
      </w:r>
      <w:r w:rsidRPr="00D038D0">
        <w:rPr>
          <w:rFonts w:ascii="Consolas" w:eastAsia="Times New Roman" w:hAnsi="Consolas" w:cs="Times New Roman"/>
          <w:color w:val="0451A5"/>
          <w:sz w:val="21"/>
          <w:szCs w:val="21"/>
          <w:lang w:val="en-US"/>
        </w:rPr>
        <w:t>"</w:t>
      </w:r>
      <w:r w:rsidRPr="00D038D0">
        <w:rPr>
          <w:rFonts w:ascii="Consolas" w:eastAsia="Times New Roman" w:hAnsi="Consolas" w:cs="Times New Roman"/>
          <w:color w:val="A31515"/>
          <w:sz w:val="21"/>
          <w:szCs w:val="21"/>
          <w:lang w:val="en-US"/>
        </w:rPr>
        <w:t>,</w:t>
      </w:r>
    </w:p>
    <w:p w14:paraId="74E4A818" w14:textId="5271875C" w:rsidR="001F3EC8" w:rsidRPr="00D038D0"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D038D0">
        <w:rPr>
          <w:rFonts w:ascii="Consolas" w:eastAsia="Times New Roman" w:hAnsi="Consolas" w:cs="Times New Roman"/>
          <w:color w:val="000000" w:themeColor="text1"/>
          <w:sz w:val="21"/>
          <w:szCs w:val="21"/>
          <w:lang w:val="en-US"/>
        </w:rPr>
        <w:t xml:space="preserve">     </w:t>
      </w:r>
      <w:r w:rsidRPr="00D038D0">
        <w:rPr>
          <w:lang w:val="en-US"/>
        </w:rPr>
        <w:tab/>
      </w:r>
      <w:r w:rsidRPr="00D038D0">
        <w:rPr>
          <w:rFonts w:ascii="Consolas" w:eastAsia="Times New Roman" w:hAnsi="Consolas" w:cs="Times New Roman"/>
          <w:color w:val="A31515"/>
          <w:sz w:val="21"/>
          <w:szCs w:val="21"/>
          <w:lang w:val="en-US"/>
        </w:rPr>
        <w:t>"response"</w:t>
      </w:r>
      <w:r w:rsidRPr="00D038D0">
        <w:rPr>
          <w:rFonts w:ascii="Consolas" w:eastAsia="Times New Roman" w:hAnsi="Consolas" w:cs="Times New Roman"/>
          <w:color w:val="0451A5"/>
          <w:sz w:val="21"/>
          <w:szCs w:val="21"/>
          <w:lang w:val="en-US"/>
        </w:rPr>
        <w:t xml:space="preserve"> : "</w:t>
      </w:r>
      <w:r w:rsidR="00D038D0">
        <w:rPr>
          <w:rFonts w:ascii="Consolas" w:eastAsia="Times New Roman" w:hAnsi="Consolas" w:cs="Times New Roman"/>
          <w:color w:val="0451A5"/>
          <w:sz w:val="21"/>
          <w:szCs w:val="21"/>
          <w:lang w:val="en-US"/>
        </w:rPr>
        <w:t>int</w:t>
      </w:r>
      <w:r w:rsidRPr="00D038D0">
        <w:rPr>
          <w:rFonts w:ascii="Consolas" w:eastAsia="Times New Roman" w:hAnsi="Consolas" w:cs="Times New Roman"/>
          <w:color w:val="0451A5"/>
          <w:sz w:val="21"/>
          <w:szCs w:val="21"/>
          <w:lang w:val="en-US"/>
        </w:rPr>
        <w:t>"</w:t>
      </w:r>
    </w:p>
    <w:p w14:paraId="0311A5DF" w14:textId="77777777" w:rsidR="001F3EC8" w:rsidRPr="00D038D0"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D038D0">
        <w:rPr>
          <w:rFonts w:ascii="Consolas" w:eastAsia="Times New Roman" w:hAnsi="Consolas" w:cs="Times New Roman"/>
          <w:color w:val="000000" w:themeColor="text1"/>
          <w:sz w:val="21"/>
          <w:szCs w:val="21"/>
          <w:lang w:val="en-US"/>
        </w:rPr>
        <w:t xml:space="preserve">    }</w:t>
      </w:r>
    </w:p>
    <w:p w14:paraId="57151555" w14:textId="77777777" w:rsidR="001F3EC8" w:rsidRPr="00D038D0" w:rsidRDefault="001F3EC8" w:rsidP="001F3EC8">
      <w:pPr>
        <w:rPr>
          <w:lang w:val="en-US"/>
        </w:rPr>
      </w:pPr>
    </w:p>
    <w:p w14:paraId="5EE035FF" w14:textId="77777777" w:rsidR="001F3EC8" w:rsidRPr="00D038D0" w:rsidRDefault="001F3EC8" w:rsidP="001F3EC8">
      <w:pPr>
        <w:rPr>
          <w:b/>
          <w:bCs/>
          <w:i/>
          <w:iCs/>
          <w:u w:val="single"/>
          <w:lang w:val="en-US"/>
        </w:rPr>
      </w:pPr>
      <w:bookmarkStart w:id="40" w:name="OLE_LINK6"/>
      <w:r w:rsidRPr="00D038D0">
        <w:rPr>
          <w:b/>
          <w:i/>
          <w:u w:val="single"/>
          <w:lang w:val="en-US"/>
        </w:rPr>
        <w:t>CheckStatus</w:t>
      </w:r>
      <w:bookmarkEnd w:id="40"/>
      <w:r w:rsidRPr="00D038D0">
        <w:rPr>
          <w:b/>
          <w:i/>
          <w:u w:val="single"/>
          <w:lang w:val="en-US"/>
        </w:rPr>
        <w:t xml:space="preserve">: </w:t>
      </w:r>
    </w:p>
    <w:p w14:paraId="226A1928"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bookmarkStart w:id="41" w:name="_Hlk185344057"/>
      <w:r w:rsidRPr="005B7307">
        <w:rPr>
          <w:rFonts w:ascii="Consolas" w:eastAsia="Times New Roman" w:hAnsi="Consolas" w:cs="Times New Roman"/>
          <w:color w:val="A31515"/>
          <w:sz w:val="21"/>
          <w:szCs w:val="21"/>
          <w:lang w:val="en-US"/>
        </w:rPr>
        <w:t>"</w:t>
      </w:r>
      <w:bookmarkStart w:id="42" w:name="OLE_LINK1"/>
      <w:r w:rsidRPr="005B7307">
        <w:rPr>
          <w:rFonts w:ascii="Consolas" w:eastAsia="Times New Roman" w:hAnsi="Consolas" w:cs="Times New Roman"/>
          <w:color w:val="A31515"/>
          <w:sz w:val="21"/>
          <w:szCs w:val="21"/>
          <w:lang w:val="en-US"/>
        </w:rPr>
        <w:t>CheckStatus</w:t>
      </w:r>
      <w:bookmarkEnd w:id="42"/>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5B53D9F6" w14:textId="1C4A78CF"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3ADDA8AE" w14:textId="21AC1948"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649CEDC8" w14:textId="2791BEAF"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ab/>
      </w:r>
      <w:r w:rsidRPr="005B7307">
        <w:rPr>
          <w:rFonts w:ascii="Consolas" w:eastAsia="Times New Roman" w:hAnsi="Consolas" w:cs="Times New Roman"/>
          <w:color w:val="A31515"/>
          <w:sz w:val="21"/>
          <w:szCs w:val="21"/>
          <w:lang w:val="en-US" w:eastAsia="fr-FR"/>
        </w:rPr>
        <w:t xml:space="preserve">"sequenceNumber": </w:t>
      </w:r>
      <w:r w:rsidRPr="005B7307">
        <w:rPr>
          <w:rFonts w:ascii="Consolas" w:eastAsia="Times New Roman" w:hAnsi="Consolas" w:cs="Times New Roman"/>
          <w:color w:val="0451A5"/>
          <w:sz w:val="21"/>
          <w:szCs w:val="21"/>
          <w:lang w:val="en-US" w:eastAsia="fr-FR"/>
        </w:rPr>
        <w:t>"</w:t>
      </w:r>
      <w:r w:rsidR="00D34DBD">
        <w:rPr>
          <w:rFonts w:ascii="Consolas" w:eastAsia="Times New Roman" w:hAnsi="Consolas" w:cs="Times New Roman"/>
          <w:color w:val="0451A5"/>
          <w:sz w:val="21"/>
          <w:szCs w:val="21"/>
          <w:lang w:val="en-US" w:eastAsia="fr-FR"/>
        </w:rPr>
        <w:t>int</w:t>
      </w:r>
      <w:r w:rsidRPr="005B7307">
        <w:rPr>
          <w:rFonts w:ascii="Consolas" w:eastAsia="Times New Roman" w:hAnsi="Consolas" w:cs="Times New Roman"/>
          <w:color w:val="0451A5"/>
          <w:sz w:val="21"/>
          <w:szCs w:val="21"/>
          <w:lang w:val="en-US" w:eastAsia="fr-FR"/>
        </w:rPr>
        <w:t>"</w:t>
      </w:r>
      <w:r w:rsidRPr="005B7307">
        <w:rPr>
          <w:rFonts w:ascii="Consolas" w:eastAsia="Times New Roman" w:hAnsi="Consolas" w:cs="Times New Roman"/>
          <w:color w:val="A31515"/>
          <w:sz w:val="21"/>
          <w:szCs w:val="21"/>
          <w:lang w:val="en-US" w:eastAsia="fr-FR"/>
        </w:rPr>
        <w:t>,</w:t>
      </w:r>
    </w:p>
    <w:p w14:paraId="735AF1F0" w14:textId="69DADEAC"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"idTopo"</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03006DB1" w14:textId="77777777" w:rsidR="001F3EC8" w:rsidRPr="00D80289"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"mission"</w:t>
      </w:r>
      <w:r w:rsidRPr="005B7307">
        <w:rPr>
          <w:rFonts w:ascii="Consolas" w:eastAsia="Times New Roman" w:hAnsi="Consolas" w:cs="Times New Roman"/>
          <w:color w:val="000000" w:themeColor="text1"/>
          <w:sz w:val="21"/>
          <w:szCs w:val="21"/>
          <w:lang w:val="en-US"/>
        </w:rPr>
        <w:t>: {</w:t>
      </w:r>
    </w:p>
    <w:p w14:paraId="427CC930" w14:textId="036164BC" w:rsidR="001F3EC8" w:rsidRDefault="001F3EC8" w:rsidP="001F3EC8">
      <w:pPr>
        <w:shd w:val="clear" w:color="auto" w:fill="FFFFFE"/>
        <w:spacing w:after="0" w:line="285" w:lineRule="atLeast"/>
        <w:jc w:val="left"/>
        <w:rPr>
          <w:rFonts w:ascii="Consolas" w:eastAsia="Times New Roman" w:hAnsi="Consolas" w:cs="Times New Roman"/>
          <w:color w:val="002060"/>
          <w:sz w:val="21"/>
          <w:szCs w:val="21"/>
          <w:lang w:val="en-US"/>
        </w:rPr>
      </w:pPr>
      <w:r w:rsidRPr="005B7307">
        <w:rPr>
          <w:rFonts w:ascii="Consolas" w:eastAsia="Times New Roman" w:hAnsi="Consolas" w:cs="Times New Roman"/>
          <w:color w:val="000000" w:themeColor="text1"/>
          <w:sz w:val="21"/>
          <w:szCs w:val="21"/>
          <w:lang w:val="en-US"/>
        </w:rPr>
        <w:t xml:space="preserve">      </w:t>
      </w:r>
      <w:bookmarkStart w:id="43" w:name="_Hlk197939918"/>
      <w:r w:rsidRPr="005B7307">
        <w:rPr>
          <w:rFonts w:ascii="Consolas" w:eastAsia="Times New Roman" w:hAnsi="Consolas" w:cs="Times New Roman"/>
          <w:color w:val="A31515"/>
          <w:sz w:val="21"/>
          <w:szCs w:val="21"/>
          <w:lang w:val="en-US"/>
        </w:rPr>
        <w:t>"</w:t>
      </w:r>
      <w:bookmarkEnd w:id="43"/>
      <w:r w:rsidRPr="005B7307">
        <w:rPr>
          <w:rFonts w:ascii="Consolas" w:eastAsia="Times New Roman" w:hAnsi="Consolas" w:cs="Times New Roman"/>
          <w:color w:val="A31515"/>
          <w:sz w:val="21"/>
          <w:szCs w:val="21"/>
          <w:lang w:val="en-US"/>
        </w:rPr>
        <w:t>missionId"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75B79CF5" w14:textId="247D5D96" w:rsidR="005C0CB2" w:rsidRPr="005C0CB2" w:rsidRDefault="005C0CB2" w:rsidP="001F3EC8">
      <w:pPr>
        <w:shd w:val="clear" w:color="auto" w:fill="FFFFFE"/>
        <w:spacing w:after="0" w:line="285" w:lineRule="atLeast"/>
        <w:jc w:val="left"/>
        <w:rPr>
          <w:rFonts w:ascii="Consolas" w:eastAsia="Times New Roman" w:hAnsi="Consolas" w:cs="Times New Roman"/>
          <w:color w:val="002060"/>
          <w:sz w:val="21"/>
          <w:szCs w:val="21"/>
          <w:lang w:val="en-US"/>
        </w:rPr>
      </w:pPr>
      <w:r>
        <w:rPr>
          <w:rFonts w:ascii="Consolas" w:eastAsia="Times New Roman" w:hAnsi="Consolas" w:cs="Times New Roman"/>
          <w:color w:val="002060"/>
          <w:sz w:val="21"/>
          <w:szCs w:val="21"/>
          <w:lang w:val="en-US"/>
        </w:rPr>
        <w:tab/>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missionType</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 xml:space="preserve">: </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int</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w:t>
      </w:r>
    </w:p>
    <w:p w14:paraId="701CA7D9" w14:textId="197CD4D9" w:rsidR="00D34DBD" w:rsidRDefault="00D34DBD" w:rsidP="00D34DBD">
      <w:pPr>
        <w:shd w:val="clear" w:color="auto" w:fill="FFFFFE"/>
        <w:spacing w:after="0" w:line="285" w:lineRule="atLeast"/>
        <w:jc w:val="left"/>
        <w:rPr>
          <w:rFonts w:ascii="Consolas" w:eastAsia="Times New Roman" w:hAnsi="Consolas" w:cs="Times New Roman"/>
          <w:color w:val="000000" w:themeColor="text1"/>
          <w:sz w:val="21"/>
          <w:szCs w:val="21"/>
          <w:lang w:val="en-US"/>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TripNumber</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24531DEA" w14:textId="5E0FFB07" w:rsidR="00D34DBD" w:rsidRPr="005B7307" w:rsidRDefault="00D34DBD" w:rsidP="00D34DBD">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NodesByTrip</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749EB193" w14:textId="16602D91" w:rsidR="00D34DBD" w:rsidRPr="005B7307" w:rsidRDefault="00D34DBD"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483EFE85" w14:textId="44B48ABB" w:rsidR="001F3EC8" w:rsidRPr="00D80289"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00D34DBD">
        <w:rPr>
          <w:rFonts w:ascii="Consolas" w:eastAsia="Times New Roman" w:hAnsi="Consolas" w:cs="Times New Roman"/>
          <w:color w:val="A31515"/>
          <w:sz w:val="21"/>
          <w:szCs w:val="21"/>
          <w:lang w:val="en-US"/>
        </w:rPr>
        <w:t>s</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        </w:t>
      </w:r>
    </w:p>
    <w:p w14:paraId="33B71B1E" w14:textId="77777777" w:rsidR="001F3EC8" w:rsidRPr="00D80289"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p>
    <w:p w14:paraId="12982FD5" w14:textId="3958B647"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 [3]</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736FC15D" w14:textId="77777777" w:rsidR="001F3EC8" w:rsidRPr="00D80289"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sidRPr="005B7307">
        <w:rPr>
          <w:rFonts w:ascii="Consolas" w:eastAsia="Times New Roman" w:hAnsi="Consolas" w:cs="Times New Roman"/>
          <w:color w:val="000000" w:themeColor="text1"/>
          <w:sz w:val="21"/>
          <w:szCs w:val="21"/>
          <w:lang w:val="en-US"/>
        </w:rPr>
        <w:t xml:space="preserve">          </w:t>
      </w:r>
    </w:p>
    <w:p w14:paraId="2159F576" w14:textId="77777777" w:rsidR="001F3EC8" w:rsidRPr="00D038D0"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D038D0">
        <w:rPr>
          <w:rFonts w:ascii="Consolas" w:eastAsia="Times New Roman" w:hAnsi="Consolas" w:cs="Times New Roman"/>
          <w:color w:val="000000" w:themeColor="text1"/>
          <w:sz w:val="21"/>
          <w:szCs w:val="21"/>
          <w:lang w:val="en-US"/>
        </w:rPr>
        <w:t>},</w:t>
      </w:r>
    </w:p>
    <w:p w14:paraId="132A8045" w14:textId="77777777" w:rsidR="001F3EC8" w:rsidRPr="00D038D0"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D038D0">
        <w:rPr>
          <w:rFonts w:ascii="Consolas" w:eastAsia="Times New Roman" w:hAnsi="Consolas" w:cs="Times New Roman"/>
          <w:color w:val="000000" w:themeColor="text1"/>
          <w:sz w:val="21"/>
          <w:szCs w:val="21"/>
          <w:lang w:val="en-US"/>
        </w:rPr>
        <w:t xml:space="preserve">        {</w:t>
      </w:r>
    </w:p>
    <w:p w14:paraId="608786B8" w14:textId="3E1DE913"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D038D0">
        <w:rPr>
          <w:rFonts w:ascii="Consolas" w:eastAsia="Times New Roman" w:hAnsi="Consolas" w:cs="Times New Roman"/>
          <w:color w:val="000000" w:themeColor="text1"/>
          <w:sz w:val="21"/>
          <w:szCs w:val="21"/>
          <w:lang w:val="en-US"/>
        </w:rPr>
        <w:t xml:space="preserve">          </w:t>
      </w:r>
      <w:r w:rsidRPr="009D5991">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9D5991">
        <w:rPr>
          <w:rFonts w:ascii="Consolas" w:eastAsia="Times New Roman" w:hAnsi="Consolas" w:cs="Times New Roman"/>
          <w:color w:val="A31515"/>
          <w:sz w:val="21"/>
          <w:szCs w:val="21"/>
          <w:lang w:val="en-US"/>
        </w:rPr>
        <w:t>"</w:t>
      </w:r>
      <w:r w:rsidRPr="009D5991">
        <w:rPr>
          <w:rFonts w:ascii="Consolas" w:eastAsia="Times New Roman" w:hAnsi="Consolas" w:cs="Times New Roman"/>
          <w:color w:val="000000" w:themeColor="text1"/>
          <w:sz w:val="21"/>
          <w:szCs w:val="21"/>
          <w:lang w:val="en-US"/>
        </w:rPr>
        <w:t xml:space="preserve">: </w:t>
      </w:r>
      <w:r w:rsidRPr="009D5991">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009A75FA">
        <w:rPr>
          <w:rFonts w:ascii="Consolas" w:eastAsia="Times New Roman" w:hAnsi="Consolas" w:cs="Times New Roman"/>
          <w:color w:val="0451A5"/>
          <w:sz w:val="21"/>
          <w:szCs w:val="21"/>
          <w:lang w:val="en-US"/>
        </w:rPr>
        <w:t xml:space="preserve"> </w:t>
      </w:r>
      <w:r w:rsidR="00D34DBD">
        <w:rPr>
          <w:rFonts w:ascii="Consolas" w:eastAsia="Times New Roman" w:hAnsi="Consolas" w:cs="Times New Roman"/>
          <w:color w:val="0451A5"/>
          <w:sz w:val="21"/>
          <w:szCs w:val="21"/>
          <w:lang w:val="en-US"/>
        </w:rPr>
        <w:t>[3]</w:t>
      </w:r>
      <w:r w:rsidRPr="009D5991">
        <w:rPr>
          <w:rFonts w:ascii="Consolas" w:eastAsia="Times New Roman" w:hAnsi="Consolas" w:cs="Times New Roman"/>
          <w:color w:val="0451A5"/>
          <w:sz w:val="21"/>
          <w:szCs w:val="21"/>
          <w:lang w:val="en-US"/>
        </w:rPr>
        <w:t>"</w:t>
      </w:r>
      <w:r w:rsidRPr="009D5991">
        <w:rPr>
          <w:rFonts w:ascii="Consolas" w:eastAsia="Times New Roman" w:hAnsi="Consolas" w:cs="Times New Roman"/>
          <w:color w:val="000000" w:themeColor="text1"/>
          <w:sz w:val="21"/>
          <w:szCs w:val="21"/>
          <w:lang w:val="en-US"/>
        </w:rPr>
        <w:t>,</w:t>
      </w:r>
    </w:p>
    <w:p w14:paraId="4A482EC3"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sidRPr="009D5991">
        <w:rPr>
          <w:rFonts w:ascii="Consolas" w:eastAsia="Times New Roman" w:hAnsi="Consolas" w:cs="Times New Roman"/>
          <w:color w:val="000000" w:themeColor="text1"/>
          <w:sz w:val="21"/>
          <w:szCs w:val="21"/>
          <w:lang w:val="en-US"/>
        </w:rPr>
        <w:t xml:space="preserve">          </w:t>
      </w:r>
    </w:p>
    <w:p w14:paraId="4E36DA96"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9D5991">
        <w:rPr>
          <w:rFonts w:ascii="Consolas" w:eastAsia="Times New Roman" w:hAnsi="Consolas" w:cs="Times New Roman"/>
          <w:color w:val="000000" w:themeColor="text1"/>
          <w:sz w:val="21"/>
          <w:szCs w:val="21"/>
          <w:lang w:val="en-US"/>
        </w:rPr>
        <w:lastRenderedPageBreak/>
        <w:t xml:space="preserve">        }</w:t>
      </w:r>
    </w:p>
    <w:p w14:paraId="296C8DFA"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9D5991">
        <w:rPr>
          <w:rFonts w:ascii="Consolas" w:eastAsia="Times New Roman" w:hAnsi="Consolas" w:cs="Times New Roman"/>
          <w:color w:val="000000" w:themeColor="text1"/>
          <w:sz w:val="21"/>
          <w:szCs w:val="21"/>
          <w:lang w:val="en-US"/>
        </w:rPr>
        <w:t xml:space="preserve">      ]</w:t>
      </w:r>
    </w:p>
    <w:p w14:paraId="448F6F5C"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9D5991">
        <w:rPr>
          <w:rFonts w:ascii="Consolas" w:eastAsia="Times New Roman" w:hAnsi="Consolas" w:cs="Times New Roman"/>
          <w:color w:val="000000" w:themeColor="text1"/>
          <w:sz w:val="21"/>
          <w:szCs w:val="21"/>
          <w:lang w:val="en-US"/>
        </w:rPr>
        <w:t xml:space="preserve">    }</w:t>
      </w:r>
    </w:p>
    <w:p w14:paraId="4DAFF776"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9D5991">
        <w:rPr>
          <w:rFonts w:ascii="Consolas" w:eastAsia="Times New Roman" w:hAnsi="Consolas" w:cs="Times New Roman"/>
          <w:color w:val="000000" w:themeColor="text1"/>
          <w:sz w:val="21"/>
          <w:szCs w:val="21"/>
          <w:lang w:val="en-US"/>
        </w:rPr>
        <w:t xml:space="preserve">    }</w:t>
      </w:r>
    </w:p>
    <w:bookmarkEnd w:id="41"/>
    <w:p w14:paraId="72B537F1" w14:textId="77777777" w:rsidR="001F3EC8" w:rsidRPr="009D599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2CF82F3E" w14:textId="77777777" w:rsidR="009855A0" w:rsidRPr="009D5991" w:rsidRDefault="009855A0"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0C2C5B2F" w14:textId="77777777" w:rsidR="009855A0" w:rsidRPr="009D5991" w:rsidRDefault="009855A0"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75B96C41" w14:textId="77777777" w:rsidR="009855A0" w:rsidRPr="009D5991" w:rsidRDefault="009855A0"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2D2FFCBB" w14:textId="77777777" w:rsidR="001F3EC8" w:rsidRPr="009D5991" w:rsidRDefault="001F3EC8" w:rsidP="001F3EC8">
      <w:pPr>
        <w:rPr>
          <w:b/>
          <w:bCs/>
          <w:i/>
          <w:iCs/>
          <w:u w:val="single"/>
          <w:lang w:val="en-US"/>
        </w:rPr>
      </w:pPr>
      <w:bookmarkStart w:id="44" w:name="OLE_LINK5"/>
      <w:r w:rsidRPr="009D5991">
        <w:rPr>
          <w:b/>
          <w:bCs/>
          <w:i/>
          <w:iCs/>
          <w:u w:val="single"/>
          <w:lang w:val="en-US"/>
        </w:rPr>
        <w:t>MissionAssignment</w:t>
      </w:r>
      <w:bookmarkEnd w:id="44"/>
      <w:r w:rsidRPr="009D5991">
        <w:rPr>
          <w:b/>
          <w:bCs/>
          <w:i/>
          <w:iCs/>
          <w:u w:val="single"/>
          <w:lang w:val="en-US"/>
        </w:rPr>
        <w:t>:</w:t>
      </w:r>
    </w:p>
    <w:p w14:paraId="7501A62B" w14:textId="08F4E6DF" w:rsidR="001F3EC8" w:rsidRPr="009D5991" w:rsidRDefault="001F3EC8" w:rsidP="001F3EC8">
      <w:pPr>
        <w:jc w:val="left"/>
        <w:rPr>
          <w:lang w:val="en-US"/>
        </w:rPr>
      </w:pPr>
      <w:r w:rsidRPr="009D5991">
        <w:rPr>
          <w:lang w:val="en-US"/>
        </w:rPr>
        <w:t xml:space="preserve"> </w:t>
      </w:r>
    </w:p>
    <w:p w14:paraId="5B50BD6D"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bookmarkStart w:id="45" w:name="_Hlk185345525"/>
      <w:r w:rsidRPr="005B7307">
        <w:rPr>
          <w:rFonts w:ascii="Consolas" w:eastAsia="Times New Roman" w:hAnsi="Consolas" w:cs="Times New Roman"/>
          <w:color w:val="A31515"/>
          <w:sz w:val="21"/>
          <w:szCs w:val="21"/>
          <w:lang w:val="en-US"/>
        </w:rPr>
        <w:t>"</w:t>
      </w:r>
      <w:bookmarkStart w:id="46" w:name="OLE_LINK2"/>
      <w:r w:rsidRPr="005B7307">
        <w:rPr>
          <w:rFonts w:ascii="Consolas" w:eastAsia="Times New Roman" w:hAnsi="Consolas" w:cs="Times New Roman"/>
          <w:color w:val="A31515"/>
          <w:sz w:val="21"/>
          <w:szCs w:val="21"/>
          <w:lang w:val="en-US"/>
        </w:rPr>
        <w:t>MissionAssignment</w:t>
      </w:r>
      <w:bookmarkEnd w:id="46"/>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437FD78A" w14:textId="2040940F"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1A7C93EA" w14:textId="0841AEA5"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38433620" w14:textId="6375DF6B"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ab/>
      </w:r>
      <w:r w:rsidRPr="005B7307">
        <w:rPr>
          <w:rFonts w:ascii="Consolas" w:eastAsia="Times New Roman" w:hAnsi="Consolas" w:cs="Times New Roman"/>
          <w:color w:val="000000"/>
          <w:sz w:val="21"/>
          <w:szCs w:val="21"/>
          <w:lang w:val="en-US" w:eastAsia="fr-FR"/>
        </w:rPr>
        <w:t xml:space="preserve">  </w:t>
      </w:r>
      <w:r w:rsidRPr="005B7307">
        <w:rPr>
          <w:rFonts w:ascii="Consolas" w:eastAsia="Times New Roman" w:hAnsi="Consolas" w:cs="Times New Roman"/>
          <w:color w:val="A31515"/>
          <w:sz w:val="21"/>
          <w:szCs w:val="21"/>
          <w:lang w:val="en-US" w:eastAsia="fr-FR"/>
        </w:rPr>
        <w:t xml:space="preserve">"sequenceNumber": </w:t>
      </w:r>
      <w:r w:rsidRPr="005B7307">
        <w:rPr>
          <w:rFonts w:ascii="Consolas" w:eastAsia="Times New Roman" w:hAnsi="Consolas" w:cs="Times New Roman"/>
          <w:color w:val="0451A5"/>
          <w:sz w:val="21"/>
          <w:szCs w:val="21"/>
          <w:lang w:val="en-US" w:eastAsia="fr-FR"/>
        </w:rPr>
        <w:t>"</w:t>
      </w:r>
      <w:r w:rsidR="00D34DBD">
        <w:rPr>
          <w:rFonts w:ascii="Consolas" w:eastAsia="Times New Roman" w:hAnsi="Consolas" w:cs="Times New Roman"/>
          <w:color w:val="0451A5"/>
          <w:sz w:val="21"/>
          <w:szCs w:val="21"/>
          <w:lang w:val="en-US" w:eastAsia="fr-FR"/>
        </w:rPr>
        <w:t>int</w:t>
      </w:r>
      <w:r w:rsidRPr="005B7307">
        <w:rPr>
          <w:rFonts w:ascii="Consolas" w:eastAsia="Times New Roman" w:hAnsi="Consolas" w:cs="Times New Roman"/>
          <w:color w:val="0451A5"/>
          <w:sz w:val="21"/>
          <w:szCs w:val="21"/>
          <w:lang w:val="en-US" w:eastAsia="fr-FR"/>
        </w:rPr>
        <w:t>"</w:t>
      </w:r>
      <w:r w:rsidRPr="005B7307">
        <w:rPr>
          <w:rFonts w:ascii="Consolas" w:eastAsia="Times New Roman" w:hAnsi="Consolas" w:cs="Times New Roman"/>
          <w:color w:val="A31515"/>
          <w:sz w:val="21"/>
          <w:szCs w:val="21"/>
          <w:lang w:val="en-US" w:eastAsia="fr-FR"/>
        </w:rPr>
        <w:t>,</w:t>
      </w:r>
    </w:p>
    <w:p w14:paraId="0580335C" w14:textId="73CD0A2E"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"checkStatusResponseMessageId"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223EF9B6"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ab/>
      </w:r>
      <w:r w:rsidRPr="003A3E22">
        <w:rPr>
          <w:rFonts w:ascii="Consolas" w:eastAsia="Times New Roman" w:hAnsi="Consolas" w:cs="Times New Roman"/>
          <w:color w:val="A31515"/>
          <w:sz w:val="21"/>
          <w:szCs w:val="21"/>
          <w:lang w:val="en-US" w:eastAsia="fr-FR"/>
        </w:rPr>
        <w:t>"mission"</w:t>
      </w:r>
      <w:r w:rsidRPr="003A3E22">
        <w:rPr>
          <w:rFonts w:ascii="Consolas" w:eastAsia="Times New Roman" w:hAnsi="Consolas" w:cs="Times New Roman"/>
          <w:color w:val="000000"/>
          <w:sz w:val="21"/>
          <w:szCs w:val="21"/>
          <w:lang w:val="en-US" w:eastAsia="fr-FR"/>
        </w:rPr>
        <w:t>: {</w:t>
      </w:r>
    </w:p>
    <w:p w14:paraId="64FE71D0" w14:textId="63715A75" w:rsidR="001F3EC8" w:rsidRDefault="001F3EC8" w:rsidP="003A3E22">
      <w:pPr>
        <w:shd w:val="clear" w:color="auto" w:fill="FFFFFF" w:themeFill="background1"/>
        <w:spacing w:after="0" w:line="285" w:lineRule="atLeast"/>
        <w:jc w:val="left"/>
        <w:rPr>
          <w:rFonts w:ascii="Consolas" w:eastAsia="Times New Roman" w:hAnsi="Consolas" w:cs="Times New Roman"/>
          <w:color w:val="000000" w:themeColor="text1"/>
          <w:sz w:val="21"/>
          <w:szCs w:val="21"/>
          <w:lang w:val="en-US"/>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"missionId"</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D34DBD">
        <w:rPr>
          <w:rFonts w:ascii="Consolas" w:eastAsia="Times New Roman" w:hAnsi="Consolas" w:cs="Times New Roman"/>
          <w:color w:val="0451A5"/>
          <w:sz w:val="21"/>
          <w:szCs w:val="21"/>
          <w:lang w:val="en-US"/>
        </w:rPr>
        <w:t>int</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01551BE3" w14:textId="154573EF" w:rsidR="005C0CB2" w:rsidRPr="005C0CB2" w:rsidRDefault="005C0CB2" w:rsidP="005C0CB2">
      <w:pPr>
        <w:shd w:val="clear" w:color="auto" w:fill="FFFFFE"/>
        <w:spacing w:after="0" w:line="285" w:lineRule="atLeast"/>
        <w:jc w:val="left"/>
        <w:rPr>
          <w:rFonts w:ascii="Consolas" w:eastAsia="Times New Roman" w:hAnsi="Consolas" w:cs="Times New Roman"/>
          <w:color w:val="002060"/>
          <w:sz w:val="21"/>
          <w:szCs w:val="21"/>
          <w:lang w:val="en-US"/>
        </w:rPr>
      </w:pPr>
      <w:r>
        <w:rPr>
          <w:rFonts w:ascii="Consolas" w:eastAsia="Times New Roman" w:hAnsi="Consolas" w:cs="Times New Roman"/>
          <w:color w:val="002060"/>
          <w:sz w:val="21"/>
          <w:szCs w:val="21"/>
          <w:lang w:val="en-US"/>
        </w:rPr>
        <w:tab/>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missionType</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 xml:space="preserve">: </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int</w:t>
      </w:r>
      <w:r w:rsidRPr="005C0CB2">
        <w:rPr>
          <w:rFonts w:ascii="Consolas" w:eastAsia="Times New Roman" w:hAnsi="Consolas" w:cs="Times New Roman"/>
          <w:color w:val="002060"/>
          <w:sz w:val="21"/>
          <w:szCs w:val="21"/>
          <w:lang w:val="en-US"/>
        </w:rPr>
        <w:t>"</w:t>
      </w:r>
      <w:r>
        <w:rPr>
          <w:rFonts w:ascii="Consolas" w:eastAsia="Times New Roman" w:hAnsi="Consolas" w:cs="Times New Roman"/>
          <w:color w:val="002060"/>
          <w:sz w:val="21"/>
          <w:szCs w:val="21"/>
          <w:lang w:val="en-US"/>
        </w:rPr>
        <w:t>,</w:t>
      </w:r>
    </w:p>
    <w:p w14:paraId="2309E630" w14:textId="1FEE0E0A" w:rsidR="00D34DBD" w:rsidRPr="003A3E22" w:rsidRDefault="00D34DBD" w:rsidP="00D34DBD">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TripNumber</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2B136B58" w14:textId="7CA4C8B8" w:rsidR="00D34DBD" w:rsidRPr="003A3E22" w:rsidRDefault="00D34DBD"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NodesByTrip</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10612955" w14:textId="77621354"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009A75FA">
        <w:rPr>
          <w:rFonts w:ascii="Consolas" w:eastAsia="Times New Roman" w:hAnsi="Consolas" w:cs="Times New Roman"/>
          <w:color w:val="A31515"/>
          <w:sz w:val="21"/>
          <w:szCs w:val="21"/>
          <w:lang w:val="en-US"/>
        </w:rPr>
        <w:t>s</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        </w:t>
      </w:r>
    </w:p>
    <w:p w14:paraId="7A7B6383"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themeColor="text1"/>
          <w:sz w:val="21"/>
          <w:szCs w:val="21"/>
          <w:lang w:val="en-US"/>
        </w:rPr>
      </w:pPr>
      <w:r w:rsidRPr="003A3E22">
        <w:rPr>
          <w:rFonts w:ascii="Consolas" w:eastAsia="Times New Roman" w:hAnsi="Consolas" w:cs="Times New Roman"/>
          <w:color w:val="000000" w:themeColor="text1"/>
          <w:sz w:val="21"/>
          <w:szCs w:val="21"/>
          <w:lang w:val="en-US"/>
        </w:rPr>
        <w:t xml:space="preserve">        {</w:t>
      </w:r>
    </w:p>
    <w:p w14:paraId="6AA59D49"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ab/>
      </w:r>
      <w:r w:rsidRPr="003A3E22">
        <w:rPr>
          <w:rFonts w:ascii="Consolas" w:eastAsia="Times New Roman" w:hAnsi="Consolas" w:cs="Times New Roman"/>
          <w:color w:val="000000" w:themeColor="text1"/>
          <w:sz w:val="21"/>
          <w:szCs w:val="21"/>
          <w:lang w:val="en-US"/>
        </w:rPr>
        <w:tab/>
      </w:r>
    </w:p>
    <w:p w14:paraId="22A01493" w14:textId="0F38DF2F"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 [3]</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724205C5"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69E44383"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6F7C9063" w14:textId="2F873E82"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 [3]</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18BC2545"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themeColor="text1"/>
          <w:sz w:val="21"/>
          <w:szCs w:val="21"/>
          <w:lang w:val="en-US"/>
        </w:rPr>
      </w:pPr>
      <w:r w:rsidRPr="003A3E22">
        <w:rPr>
          <w:rFonts w:ascii="Consolas" w:eastAsia="Times New Roman" w:hAnsi="Consolas" w:cs="Times New Roman"/>
          <w:color w:val="000000" w:themeColor="text1"/>
          <w:sz w:val="21"/>
          <w:szCs w:val="21"/>
          <w:lang w:val="en-US"/>
        </w:rPr>
        <w:t xml:space="preserve">        }</w:t>
      </w:r>
    </w:p>
    <w:p w14:paraId="04EE92EC" w14:textId="77777777" w:rsidR="001F3EC8" w:rsidRPr="003A3E22" w:rsidRDefault="001F3EC8" w:rsidP="003A3E22">
      <w:pPr>
        <w:shd w:val="clear" w:color="auto" w:fill="FFFFFF" w:themeFill="background1"/>
        <w:spacing w:after="0" w:line="285" w:lineRule="atLeast"/>
        <w:ind w:left="708"/>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w:t>
      </w:r>
    </w:p>
    <w:p w14:paraId="4F872CD1" w14:textId="2F1CC471"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 [3]</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0FCF39E7"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451A5"/>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1BECFC95"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6DA2934D" w14:textId="77777777" w:rsidR="001F3EC8" w:rsidRPr="003A3E22"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10F9F380" w14:textId="77777777" w:rsidR="001F3EC8" w:rsidRPr="00EB4DD5"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5FFF3929" w14:textId="77777777" w:rsidR="001F3EC8" w:rsidRPr="009F6D31" w:rsidRDefault="001F3EC8" w:rsidP="003A3E22">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p>
    <w:p w14:paraId="5D40B48E" w14:textId="77777777" w:rsidR="001F3EC8" w:rsidRPr="009F6D3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165BA38D" w14:textId="77777777" w:rsidR="001F3EC8" w:rsidRPr="009F6D3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p>
    <w:bookmarkEnd w:id="45"/>
    <w:p w14:paraId="549E0448" w14:textId="77777777" w:rsidR="001F3EC8" w:rsidRDefault="001F3EC8" w:rsidP="001F3EC8">
      <w:pPr>
        <w:jc w:val="left"/>
        <w:rPr>
          <w:b/>
          <w:bCs/>
          <w:i/>
          <w:iCs/>
          <w:u w:val="single"/>
          <w:lang w:val="en-US"/>
        </w:rPr>
      </w:pPr>
    </w:p>
    <w:p w14:paraId="4D171081" w14:textId="77777777" w:rsidR="001F3EC8" w:rsidRPr="009F6D31" w:rsidRDefault="001F3EC8" w:rsidP="001F3EC8">
      <w:pPr>
        <w:jc w:val="left"/>
        <w:rPr>
          <w:b/>
          <w:bCs/>
          <w:i/>
          <w:iCs/>
          <w:u w:val="single"/>
          <w:lang w:val="en-US"/>
        </w:rPr>
      </w:pPr>
      <w:bookmarkStart w:id="47" w:name="OLE_LINK4"/>
      <w:r w:rsidRPr="005B7307">
        <w:rPr>
          <w:b/>
          <w:i/>
          <w:u w:val="single"/>
          <w:lang w:val="en-US"/>
        </w:rPr>
        <w:t>ISAuthorization</w:t>
      </w:r>
    </w:p>
    <w:bookmarkEnd w:id="47"/>
    <w:p w14:paraId="08E0F03F"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w:t>
      </w:r>
      <w:bookmarkStart w:id="48" w:name="OLE_LINK3"/>
      <w:r w:rsidRPr="005B7307">
        <w:rPr>
          <w:rFonts w:ascii="Consolas" w:eastAsia="Times New Roman" w:hAnsi="Consolas" w:cs="Times New Roman"/>
          <w:color w:val="A31515"/>
          <w:sz w:val="21"/>
          <w:szCs w:val="21"/>
          <w:lang w:val="en-US"/>
        </w:rPr>
        <w:t>ISAuthorization</w:t>
      </w:r>
      <w:bookmarkEnd w:id="48"/>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386D4A06" w14:textId="5EFFE875"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53BD974E" w14:textId="622F1F3D"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2B625DFC" w14:textId="48CE8E68" w:rsidR="001F3EC8" w:rsidRPr="005B7307" w:rsidRDefault="001F3EC8" w:rsidP="001F3EC8">
      <w:pPr>
        <w:shd w:val="clear" w:color="auto" w:fill="FFFFFE"/>
        <w:spacing w:after="0" w:line="285" w:lineRule="atLeast"/>
        <w:ind w:left="708"/>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 xml:space="preserve">    "sequenceNumber": </w:t>
      </w:r>
      <w:r w:rsidRPr="005B7307">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A31515"/>
          <w:sz w:val="21"/>
          <w:szCs w:val="21"/>
          <w:lang w:val="en-US"/>
        </w:rPr>
        <w:t>,</w:t>
      </w:r>
    </w:p>
    <w:p w14:paraId="77BC4D6F" w14:textId="42371E4E" w:rsidR="001F3EC8" w:rsidRPr="005B7307"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"requestMessageId"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0DF380B5" w14:textId="2C5756EA" w:rsidR="001F3EC8" w:rsidRPr="00146E31" w:rsidRDefault="001F3EC8" w:rsidP="001F3EC8">
      <w:pPr>
        <w:shd w:val="clear" w:color="auto" w:fill="FFFFFE"/>
        <w:spacing w:after="0" w:line="285" w:lineRule="atLeast"/>
        <w:ind w:left="708"/>
        <w:jc w:val="left"/>
        <w:rPr>
          <w:rFonts w:ascii="Consolas" w:eastAsia="Times New Roman" w:hAnsi="Consolas" w:cs="Times New Roman"/>
          <w:color w:val="000000"/>
          <w:sz w:val="21"/>
          <w:szCs w:val="21"/>
          <w:lang w:val="en-US" w:eastAsia="fr-FR"/>
        </w:rPr>
      </w:pPr>
      <w:r w:rsidRPr="00146E31">
        <w:rPr>
          <w:rFonts w:ascii="Consolas" w:eastAsia="Times New Roman" w:hAnsi="Consolas" w:cs="Times New Roman"/>
          <w:color w:val="000000" w:themeColor="text1"/>
          <w:sz w:val="21"/>
          <w:szCs w:val="21"/>
          <w:lang w:val="en-US"/>
        </w:rPr>
        <w:t xml:space="preserve">    </w:t>
      </w:r>
      <w:r w:rsidRPr="00146E31">
        <w:rPr>
          <w:rFonts w:ascii="Consolas" w:eastAsia="Times New Roman" w:hAnsi="Consolas" w:cs="Times New Roman"/>
          <w:color w:val="A31515"/>
          <w:sz w:val="21"/>
          <w:szCs w:val="21"/>
          <w:lang w:val="en-US"/>
        </w:rPr>
        <w:t>"sectionId"</w:t>
      </w:r>
      <w:r w:rsidRPr="00146E31">
        <w:rPr>
          <w:rFonts w:ascii="Consolas" w:eastAsia="Times New Roman" w:hAnsi="Consolas" w:cs="Times New Roman"/>
          <w:color w:val="000000" w:themeColor="text1"/>
          <w:sz w:val="21"/>
          <w:szCs w:val="21"/>
          <w:lang w:val="en-US"/>
        </w:rPr>
        <w:t xml:space="preserve">: </w:t>
      </w:r>
      <w:r w:rsidRPr="00146E31">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w:t>
      </w:r>
      <w:r w:rsidRPr="00146E31">
        <w:rPr>
          <w:rFonts w:ascii="Consolas" w:eastAsia="Times New Roman" w:hAnsi="Consolas" w:cs="Times New Roman"/>
          <w:color w:val="0451A5"/>
          <w:sz w:val="21"/>
          <w:szCs w:val="21"/>
          <w:lang w:val="en-US"/>
        </w:rPr>
        <w:t>"</w:t>
      </w:r>
      <w:r w:rsidRPr="00146E31">
        <w:rPr>
          <w:rFonts w:ascii="Consolas" w:eastAsia="Times New Roman" w:hAnsi="Consolas" w:cs="Times New Roman"/>
          <w:color w:val="000000" w:themeColor="text1"/>
          <w:sz w:val="21"/>
          <w:szCs w:val="21"/>
          <w:lang w:val="en-US"/>
        </w:rPr>
        <w:t xml:space="preserve">,        </w:t>
      </w:r>
    </w:p>
    <w:p w14:paraId="519D4A16" w14:textId="09CD5F2E"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"response"</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9A75FA">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p>
    <w:p w14:paraId="1A301FE3" w14:textId="77777777" w:rsid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lastRenderedPageBreak/>
        <w:t xml:space="preserve">      }</w:t>
      </w:r>
    </w:p>
    <w:p w14:paraId="4343FE8A" w14:textId="77777777" w:rsidR="001F3EC8" w:rsidRPr="009F6D31"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2288BB04" w14:textId="77777777" w:rsidR="001F3EC8" w:rsidRPr="009F6D31" w:rsidRDefault="001F3EC8" w:rsidP="001F3EC8">
      <w:pPr>
        <w:jc w:val="left"/>
        <w:rPr>
          <w:rFonts w:ascii="Aptos" w:hAnsi="Aptos"/>
          <w:lang w:val="en-US"/>
        </w:rPr>
      </w:pPr>
      <w:bookmarkStart w:id="49" w:name="OLE_LINK7"/>
      <w:r w:rsidRPr="005B7307">
        <w:rPr>
          <w:b/>
          <w:i/>
          <w:u w:val="single"/>
          <w:lang w:val="en-US"/>
        </w:rPr>
        <w:t>ISStopCommand</w:t>
      </w:r>
      <w:r w:rsidRPr="005B7307">
        <w:rPr>
          <w:lang w:val="en-US"/>
        </w:rPr>
        <w:t> </w:t>
      </w:r>
    </w:p>
    <w:bookmarkEnd w:id="49"/>
    <w:p w14:paraId="727B5BD8"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"ISStopCommand"</w:t>
      </w:r>
      <w:r w:rsidRPr="005B7307">
        <w:rPr>
          <w:rFonts w:ascii="Consolas" w:eastAsia="Times New Roman" w:hAnsi="Consolas" w:cs="Times New Roman"/>
          <w:color w:val="000000" w:themeColor="text1"/>
          <w:sz w:val="21"/>
          <w:szCs w:val="21"/>
          <w:lang w:val="en-US"/>
        </w:rPr>
        <w:t>: {</w:t>
      </w:r>
    </w:p>
    <w:p w14:paraId="017F740B" w14:textId="1C1E233C"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1193862B" w14:textId="0869A736"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638ECDA0" w14:textId="39E687A3" w:rsidR="001F3EC8" w:rsidRPr="00627B6B" w:rsidRDefault="001F3EC8" w:rsidP="001F3EC8">
      <w:pPr>
        <w:shd w:val="clear" w:color="auto" w:fill="FFFFFE"/>
        <w:spacing w:after="0" w:line="285" w:lineRule="atLeast"/>
        <w:ind w:firstLine="708"/>
        <w:jc w:val="left"/>
        <w:rPr>
          <w:rFonts w:ascii="Consolas" w:eastAsia="Times New Roman" w:hAnsi="Consolas" w:cs="Times New Roman"/>
          <w:color w:val="A31515"/>
          <w:sz w:val="21"/>
          <w:szCs w:val="21"/>
          <w:lang w:val="en-US" w:eastAsia="fr-FR"/>
        </w:rPr>
      </w:pPr>
      <w:r w:rsidRPr="00627B6B">
        <w:rPr>
          <w:rFonts w:ascii="Consolas" w:eastAsia="Times New Roman" w:hAnsi="Consolas" w:cs="Times New Roman"/>
          <w:color w:val="A31515"/>
          <w:sz w:val="21"/>
          <w:szCs w:val="21"/>
          <w:lang w:val="en-US"/>
        </w:rPr>
        <w:t xml:space="preserve">"sequenceNumber": </w:t>
      </w:r>
      <w:r w:rsidRPr="00627B6B">
        <w:rPr>
          <w:rFonts w:ascii="Consolas" w:eastAsia="Times New Roman" w:hAnsi="Consolas" w:cs="Times New Roman"/>
          <w:color w:val="0451A5"/>
          <w:sz w:val="21"/>
          <w:szCs w:val="21"/>
          <w:lang w:val="en-US"/>
        </w:rPr>
        <w:t>"</w:t>
      </w:r>
      <w:r w:rsidR="00627B6B" w:rsidRPr="00627B6B">
        <w:rPr>
          <w:rFonts w:ascii="Consolas" w:eastAsia="Times New Roman" w:hAnsi="Consolas" w:cs="Times New Roman"/>
          <w:color w:val="0451A5"/>
          <w:sz w:val="21"/>
          <w:szCs w:val="21"/>
          <w:lang w:val="en-US"/>
        </w:rPr>
        <w:t>int</w:t>
      </w:r>
      <w:r w:rsidRPr="00627B6B">
        <w:rPr>
          <w:rFonts w:ascii="Consolas" w:eastAsia="Times New Roman" w:hAnsi="Consolas" w:cs="Times New Roman"/>
          <w:color w:val="0451A5"/>
          <w:sz w:val="21"/>
          <w:szCs w:val="21"/>
          <w:lang w:val="en-US"/>
        </w:rPr>
        <w:t>"</w:t>
      </w:r>
      <w:r w:rsidRPr="00627B6B">
        <w:rPr>
          <w:rFonts w:ascii="Consolas" w:eastAsia="Times New Roman" w:hAnsi="Consolas" w:cs="Times New Roman"/>
          <w:color w:val="A31515"/>
          <w:sz w:val="21"/>
          <w:szCs w:val="21"/>
          <w:lang w:val="en-US"/>
        </w:rPr>
        <w:t>,</w:t>
      </w:r>
    </w:p>
    <w:p w14:paraId="78736CB1" w14:textId="5AEF2A4C" w:rsidR="001F3EC8" w:rsidRPr="009158E0" w:rsidRDefault="001F3EC8" w:rsidP="001F3EC8">
      <w:pPr>
        <w:shd w:val="clear" w:color="auto" w:fill="FFFFFE"/>
        <w:spacing w:after="0" w:line="285" w:lineRule="atLeast"/>
        <w:ind w:firstLine="708"/>
        <w:jc w:val="left"/>
        <w:rPr>
          <w:rFonts w:ascii="Aptos" w:hAnsi="Aptos"/>
          <w:sz w:val="18"/>
          <w:szCs w:val="18"/>
        </w:rPr>
      </w:pPr>
      <w:r w:rsidRPr="4B702ED6">
        <w:rPr>
          <w:rFonts w:ascii="Consolas" w:eastAsia="Times New Roman" w:hAnsi="Consolas" w:cs="Times New Roman"/>
          <w:color w:val="A31515"/>
          <w:sz w:val="21"/>
          <w:szCs w:val="21"/>
        </w:rPr>
        <w:t xml:space="preserve">"StopCommand": </w:t>
      </w:r>
      <w:r w:rsidRPr="4B702ED6">
        <w:rPr>
          <w:rFonts w:ascii="Consolas" w:eastAsia="Times New Roman" w:hAnsi="Consolas" w:cs="Times New Roman"/>
          <w:color w:val="0451A5"/>
          <w:sz w:val="21"/>
          <w:szCs w:val="21"/>
        </w:rPr>
        <w:t>"</w:t>
      </w:r>
      <w:r w:rsidR="00627B6B">
        <w:rPr>
          <w:rFonts w:ascii="Consolas" w:eastAsia="Times New Roman" w:hAnsi="Consolas" w:cs="Times New Roman"/>
          <w:color w:val="0451A5"/>
          <w:sz w:val="21"/>
          <w:szCs w:val="21"/>
        </w:rPr>
        <w:t>int</w:t>
      </w:r>
      <w:r w:rsidRPr="4B702ED6">
        <w:rPr>
          <w:rFonts w:ascii="Consolas" w:eastAsia="Times New Roman" w:hAnsi="Consolas" w:cs="Times New Roman"/>
          <w:color w:val="0451A5"/>
          <w:sz w:val="21"/>
          <w:szCs w:val="21"/>
        </w:rPr>
        <w:t xml:space="preserve">", </w:t>
      </w:r>
      <w:r w:rsidRPr="009158E0">
        <w:rPr>
          <w:rFonts w:ascii="Aptos" w:hAnsi="Aptos"/>
          <w:sz w:val="18"/>
          <w:szCs w:val="18"/>
        </w:rPr>
        <w:t># ‘</w:t>
      </w:r>
      <w:r>
        <w:rPr>
          <w:rFonts w:ascii="Aptos" w:hAnsi="Aptos"/>
          <w:sz w:val="18"/>
          <w:szCs w:val="18"/>
        </w:rPr>
        <w:t>S</w:t>
      </w:r>
      <w:r w:rsidRPr="009158E0">
        <w:rPr>
          <w:rFonts w:ascii="Aptos" w:hAnsi="Aptos"/>
          <w:sz w:val="18"/>
          <w:szCs w:val="18"/>
        </w:rPr>
        <w:t>oft’ ou ‘</w:t>
      </w:r>
      <w:r>
        <w:rPr>
          <w:rFonts w:ascii="Aptos" w:hAnsi="Aptos"/>
          <w:sz w:val="18"/>
          <w:szCs w:val="18"/>
        </w:rPr>
        <w:t>H</w:t>
      </w:r>
      <w:r w:rsidRPr="009158E0">
        <w:rPr>
          <w:rFonts w:ascii="Aptos" w:hAnsi="Aptos"/>
          <w:sz w:val="18"/>
          <w:szCs w:val="18"/>
        </w:rPr>
        <w:t xml:space="preserve">ard’ à vérifier si un </w:t>
      </w:r>
      <w:r>
        <w:rPr>
          <w:rFonts w:ascii="Aptos" w:hAnsi="Aptos"/>
          <w:sz w:val="18"/>
          <w:szCs w:val="18"/>
        </w:rPr>
        <w:t>arrêt brutale pourrait être</w:t>
      </w:r>
      <w:r w:rsidRPr="009158E0">
        <w:rPr>
          <w:rFonts w:ascii="Aptos" w:hAnsi="Aptos"/>
          <w:sz w:val="18"/>
          <w:szCs w:val="18"/>
        </w:rPr>
        <w:t xml:space="preserve"> nécessaire </w:t>
      </w:r>
    </w:p>
    <w:p w14:paraId="7F1DCAAB" w14:textId="77777777" w:rsidR="001F3EC8" w:rsidRPr="009F6D31" w:rsidRDefault="001F3EC8" w:rsidP="001F3EC8">
      <w:pPr>
        <w:jc w:val="left"/>
        <w:rPr>
          <w:rFonts w:ascii="Aptos" w:hAnsi="Aptos"/>
          <w:lang w:val="en-US"/>
        </w:rPr>
      </w:pPr>
      <w:r w:rsidRPr="009158E0">
        <w:rPr>
          <w:rFonts w:ascii="Aptos" w:hAnsi="Aptos"/>
        </w:rPr>
        <w:tab/>
      </w:r>
      <w:r>
        <w:rPr>
          <w:rFonts w:ascii="Aptos" w:hAnsi="Aptos"/>
          <w:lang w:val="en-US"/>
        </w:rPr>
        <w:t>}</w:t>
      </w:r>
    </w:p>
    <w:p w14:paraId="34F4F271" w14:textId="77777777" w:rsidR="001F3EC8" w:rsidRPr="009F6D31" w:rsidRDefault="001F3EC8" w:rsidP="001F3EC8">
      <w:pPr>
        <w:jc w:val="left"/>
        <w:rPr>
          <w:rFonts w:ascii="Aptos" w:hAnsi="Aptos"/>
          <w:lang w:val="en-US"/>
        </w:rPr>
      </w:pPr>
    </w:p>
    <w:p w14:paraId="34059751" w14:textId="77777777" w:rsidR="001F3EC8" w:rsidRPr="009F6D31" w:rsidRDefault="001F3EC8" w:rsidP="001F3EC8">
      <w:pPr>
        <w:jc w:val="left"/>
        <w:rPr>
          <w:rFonts w:ascii="Aptos" w:hAnsi="Aptos"/>
          <w:lang w:val="en-US"/>
        </w:rPr>
      </w:pPr>
      <w:bookmarkStart w:id="50" w:name="OLE_LINK8"/>
      <w:r w:rsidRPr="005B7307">
        <w:rPr>
          <w:b/>
          <w:i/>
          <w:u w:val="single"/>
          <w:lang w:val="en-US"/>
        </w:rPr>
        <w:t>ISLMTVCommand</w:t>
      </w:r>
      <w:r w:rsidRPr="005B7307">
        <w:rPr>
          <w:lang w:val="en-US"/>
        </w:rPr>
        <w:t> </w:t>
      </w:r>
      <w:bookmarkEnd w:id="50"/>
    </w:p>
    <w:p w14:paraId="660EF80C" w14:textId="1FBD99AB" w:rsidR="00732F92" w:rsidRPr="00732F92" w:rsidRDefault="00732F92" w:rsidP="00732F92">
      <w:pPr>
        <w:jc w:val="left"/>
        <w:rPr>
          <w:rFonts w:ascii="Consolas" w:eastAsia="Times New Roman" w:hAnsi="Consolas" w:cs="Times New Roman"/>
          <w:color w:val="A31515"/>
          <w:sz w:val="21"/>
          <w:szCs w:val="21"/>
          <w:lang w:val="en-US"/>
        </w:rPr>
      </w:pPr>
      <w:bookmarkStart w:id="51" w:name="OLE_LINK9"/>
    </w:p>
    <w:p w14:paraId="674ED2D7"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ISLMTVCommand</w:t>
      </w:r>
      <w:proofErr w:type="spellEnd"/>
      <w:r w:rsidRPr="00732F92">
        <w:rPr>
          <w:rFonts w:ascii="Consolas" w:eastAsia="Times New Roman" w:hAnsi="Consolas" w:cs="Times New Roman"/>
          <w:color w:val="A31515"/>
          <w:sz w:val="21"/>
          <w:szCs w:val="21"/>
          <w:lang w:val="en-US"/>
        </w:rPr>
        <w:t>": {</w:t>
      </w:r>
    </w:p>
    <w:p w14:paraId="55FB689B" w14:textId="6DF3928A"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messageId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28E8EEBB" w14:textId="645F6A0B"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timeStamp</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proofErr w:type="gramStart"/>
      <w:r>
        <w:rPr>
          <w:rFonts w:ascii="Consolas" w:eastAsia="Times New Roman" w:hAnsi="Consolas" w:cs="Times New Roman"/>
          <w:color w:val="A31515"/>
          <w:sz w:val="21"/>
          <w:szCs w:val="21"/>
          <w:lang w:val="en-US"/>
        </w:rPr>
        <w:t>int</w:t>
      </w:r>
      <w:r w:rsidRPr="00732F92">
        <w:rPr>
          <w:rFonts w:ascii="Consolas" w:eastAsia="Times New Roman" w:hAnsi="Consolas" w:cs="Times New Roman"/>
          <w:color w:val="A31515"/>
          <w:sz w:val="21"/>
          <w:szCs w:val="21"/>
          <w:lang w:val="en-US"/>
        </w:rPr>
        <w:t>[</w:t>
      </w:r>
      <w:proofErr w:type="gramEnd"/>
      <w:r>
        <w:rPr>
          <w:rFonts w:ascii="Consolas" w:eastAsia="Times New Roman" w:hAnsi="Consolas" w:cs="Times New Roman"/>
          <w:color w:val="A31515"/>
          <w:sz w:val="21"/>
          <w:szCs w:val="21"/>
          <w:lang w:val="en-US"/>
        </w:rPr>
        <w:t>7</w:t>
      </w:r>
      <w:r w:rsidRPr="00732F92">
        <w:rPr>
          <w:rFonts w:ascii="Consolas" w:eastAsia="Times New Roman" w:hAnsi="Consolas" w:cs="Times New Roman"/>
          <w:color w:val="A31515"/>
          <w:sz w:val="21"/>
          <w:szCs w:val="21"/>
          <w:lang w:val="en-US"/>
        </w:rPr>
        <w: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0B1B4F68" w14:textId="0FFEDCCB"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sequenceNumber</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31C20998" w14:textId="2669F7CD"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LTVNumber</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7BF6EAA0"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LTVRequest</w:t>
      </w:r>
      <w:proofErr w:type="spellEnd"/>
      <w:r w:rsidRPr="00732F92">
        <w:rPr>
          <w:rFonts w:ascii="Consolas" w:eastAsia="Times New Roman" w:hAnsi="Consolas" w:cs="Times New Roman"/>
          <w:color w:val="A31515"/>
          <w:sz w:val="21"/>
          <w:szCs w:val="21"/>
          <w:lang w:val="en-US"/>
        </w:rPr>
        <w:t>": [</w:t>
      </w:r>
    </w:p>
    <w:p w14:paraId="4A93F73B"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29807D0F" w14:textId="744DFC08"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velocityCmd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414A6E22"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"zone": {</w:t>
      </w:r>
    </w:p>
    <w:p w14:paraId="5F6FE557" w14:textId="5FD463F4"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startNodeId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62BE3663" w14:textId="2FB7B7D8"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endNodeId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p>
    <w:p w14:paraId="36395081"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4FD224DA"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4BDC9DAE"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6999F7EC" w14:textId="4D78ABAA"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velocityCmd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52C8FF29"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"zone": {</w:t>
      </w:r>
    </w:p>
    <w:p w14:paraId="03F1AD5A" w14:textId="2A6B38FC"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startNodeId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732F92">
        <w:rPr>
          <w:rFonts w:ascii="Consolas" w:eastAsia="Times New Roman" w:hAnsi="Consolas" w:cs="Times New Roman"/>
          <w:color w:val="A31515"/>
          <w:sz w:val="21"/>
          <w:szCs w:val="21"/>
          <w:lang w:val="en-US"/>
        </w:rPr>
        <w:t>,</w:t>
      </w:r>
    </w:p>
    <w:p w14:paraId="699406EC" w14:textId="70E6E155"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roofErr w:type="spellStart"/>
      <w:r w:rsidRPr="00732F92">
        <w:rPr>
          <w:rFonts w:ascii="Consolas" w:eastAsia="Times New Roman" w:hAnsi="Consolas" w:cs="Times New Roman"/>
          <w:color w:val="A31515"/>
          <w:sz w:val="21"/>
          <w:szCs w:val="21"/>
          <w:lang w:val="en-US"/>
        </w:rPr>
        <w:t>endNodeId</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p>
    <w:p w14:paraId="6EDA7289"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4D68D3B3"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498E6374"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768A226B" w14:textId="77777777" w:rsidR="00732F92" w:rsidRPr="00732F92" w:rsidRDefault="00732F92" w:rsidP="00732F92">
      <w:pPr>
        <w:jc w:val="left"/>
        <w:rPr>
          <w:rFonts w:ascii="Consolas" w:eastAsia="Times New Roman" w:hAnsi="Consolas" w:cs="Times New Roman"/>
          <w:color w:val="A31515"/>
          <w:sz w:val="21"/>
          <w:szCs w:val="21"/>
          <w:lang w:val="en-US"/>
        </w:rPr>
      </w:pPr>
      <w:r w:rsidRPr="00732F92">
        <w:rPr>
          <w:rFonts w:ascii="Consolas" w:eastAsia="Times New Roman" w:hAnsi="Consolas" w:cs="Times New Roman"/>
          <w:color w:val="A31515"/>
          <w:sz w:val="21"/>
          <w:szCs w:val="21"/>
          <w:lang w:val="en-US"/>
        </w:rPr>
        <w:t xml:space="preserve">  }</w:t>
      </w:r>
    </w:p>
    <w:p w14:paraId="71BE43A1" w14:textId="681599E3" w:rsidR="00732F92" w:rsidRDefault="00732F92" w:rsidP="00732F92">
      <w:pPr>
        <w:jc w:val="left"/>
        <w:rPr>
          <w:rFonts w:ascii="Consolas" w:eastAsia="Times New Roman" w:hAnsi="Consolas" w:cs="Times New Roman"/>
          <w:color w:val="A31515"/>
          <w:sz w:val="21"/>
          <w:szCs w:val="21"/>
          <w:lang w:val="en-US"/>
        </w:rPr>
      </w:pPr>
    </w:p>
    <w:p w14:paraId="3A5DB428" w14:textId="77777777" w:rsidR="00732F92" w:rsidRDefault="00732F92" w:rsidP="00732F92">
      <w:pPr>
        <w:jc w:val="left"/>
        <w:rPr>
          <w:rFonts w:ascii="Consolas" w:eastAsia="Times New Roman" w:hAnsi="Consolas" w:cs="Times New Roman"/>
          <w:color w:val="A31515"/>
          <w:sz w:val="21"/>
          <w:szCs w:val="21"/>
          <w:lang w:val="en-US"/>
        </w:rPr>
      </w:pPr>
    </w:p>
    <w:p w14:paraId="644F2329" w14:textId="2B356483" w:rsidR="001F3EC8" w:rsidRPr="001E19AC" w:rsidRDefault="001F3EC8" w:rsidP="00732F92">
      <w:pPr>
        <w:jc w:val="left"/>
        <w:rPr>
          <w:lang w:val="en-US"/>
        </w:rPr>
      </w:pPr>
      <w:proofErr w:type="spellStart"/>
      <w:r w:rsidRPr="001E19AC">
        <w:rPr>
          <w:b/>
          <w:i/>
          <w:u w:val="single"/>
          <w:lang w:val="en-US"/>
        </w:rPr>
        <w:t>UpdateMission</w:t>
      </w:r>
      <w:proofErr w:type="spellEnd"/>
      <w:r w:rsidRPr="001E19AC">
        <w:rPr>
          <w:lang w:val="en-US"/>
        </w:rPr>
        <w:t> </w:t>
      </w:r>
      <w:bookmarkEnd w:id="51"/>
    </w:p>
    <w:p w14:paraId="368121DB" w14:textId="77777777" w:rsidR="001F3EC8" w:rsidRP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1F3EC8">
        <w:rPr>
          <w:rFonts w:ascii="Consolas" w:eastAsia="Times New Roman" w:hAnsi="Consolas" w:cs="Times New Roman"/>
          <w:color w:val="A31515"/>
          <w:sz w:val="21"/>
          <w:szCs w:val="21"/>
          <w:lang w:val="en-US"/>
        </w:rPr>
        <w:lastRenderedPageBreak/>
        <w:t>"ISUpdateMission"</w:t>
      </w:r>
      <w:r w:rsidRPr="001F3EC8">
        <w:rPr>
          <w:rFonts w:ascii="Consolas" w:eastAsia="Times New Roman" w:hAnsi="Consolas" w:cs="Times New Roman"/>
          <w:color w:val="000000" w:themeColor="text1"/>
          <w:sz w:val="21"/>
          <w:szCs w:val="21"/>
          <w:lang w:val="en-US"/>
        </w:rPr>
        <w:t>: {</w:t>
      </w:r>
    </w:p>
    <w:p w14:paraId="12FC8F3A" w14:textId="13EC37A1"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1F3EC8">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7E0F4E2D" w14:textId="6A7CDB39"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2C3717B3" w14:textId="17E36CCE" w:rsidR="001F3EC8" w:rsidRPr="005B7307" w:rsidRDefault="001F3EC8" w:rsidP="001F3EC8">
      <w:pPr>
        <w:shd w:val="clear" w:color="auto" w:fill="FFFFFE"/>
        <w:spacing w:after="0" w:line="285" w:lineRule="atLeast"/>
        <w:ind w:firstLine="708"/>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 xml:space="preserve">"sequenceNumber":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A31515"/>
          <w:sz w:val="21"/>
          <w:szCs w:val="21"/>
          <w:lang w:val="en-US"/>
        </w:rPr>
        <w:t>,</w:t>
      </w:r>
    </w:p>
    <w:p w14:paraId="5894F189" w14:textId="1930C8D3" w:rsidR="001F3EC8" w:rsidRPr="005B7307"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"idTopo"</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650307DC" w14:textId="77777777"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"mission"</w:t>
      </w:r>
      <w:r w:rsidRPr="003A3E22">
        <w:rPr>
          <w:rFonts w:ascii="Consolas" w:eastAsia="Times New Roman" w:hAnsi="Consolas" w:cs="Times New Roman"/>
          <w:color w:val="000000" w:themeColor="text1"/>
          <w:sz w:val="21"/>
          <w:szCs w:val="21"/>
          <w:lang w:val="en-US"/>
        </w:rPr>
        <w:t>: {</w:t>
      </w:r>
    </w:p>
    <w:p w14:paraId="230E80FD" w14:textId="77777777" w:rsidR="00627B6B" w:rsidRDefault="001F3EC8" w:rsidP="00627B6B">
      <w:pPr>
        <w:shd w:val="clear" w:color="auto" w:fill="FFFFFF" w:themeFill="background1"/>
        <w:spacing w:after="0" w:line="285" w:lineRule="atLeast"/>
        <w:jc w:val="left"/>
        <w:rPr>
          <w:rFonts w:ascii="Consolas" w:eastAsia="Times New Roman" w:hAnsi="Consolas" w:cs="Times New Roman"/>
          <w:color w:val="000000" w:themeColor="text1"/>
          <w:sz w:val="21"/>
          <w:szCs w:val="21"/>
          <w:lang w:val="en-US"/>
        </w:rPr>
      </w:pPr>
      <w:r w:rsidRPr="003A3E22">
        <w:rPr>
          <w:rFonts w:ascii="Consolas" w:eastAsia="Times New Roman" w:hAnsi="Consolas" w:cs="Times New Roman"/>
          <w:color w:val="000000" w:themeColor="text1"/>
          <w:sz w:val="21"/>
          <w:szCs w:val="21"/>
          <w:lang w:val="en-US"/>
        </w:rPr>
        <w:t xml:space="preserve">      </w:t>
      </w:r>
      <w:r w:rsidR="00627B6B" w:rsidRPr="003A3E22">
        <w:rPr>
          <w:rFonts w:ascii="Consolas" w:eastAsia="Times New Roman" w:hAnsi="Consolas" w:cs="Times New Roman"/>
          <w:color w:val="A31515"/>
          <w:sz w:val="21"/>
          <w:szCs w:val="21"/>
          <w:lang w:val="en-US"/>
        </w:rPr>
        <w:t>"missionId"</w:t>
      </w:r>
      <w:r w:rsidR="00627B6B" w:rsidRPr="003A3E22">
        <w:rPr>
          <w:rFonts w:ascii="Consolas" w:eastAsia="Times New Roman" w:hAnsi="Consolas" w:cs="Times New Roman"/>
          <w:color w:val="000000" w:themeColor="text1"/>
          <w:sz w:val="21"/>
          <w:szCs w:val="21"/>
          <w:lang w:val="en-US"/>
        </w:rPr>
        <w:t xml:space="preserve">: </w:t>
      </w:r>
      <w:r w:rsidR="00627B6B" w:rsidRPr="003A3E22">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00627B6B" w:rsidRPr="003A3E22">
        <w:rPr>
          <w:rFonts w:ascii="Consolas" w:eastAsia="Times New Roman" w:hAnsi="Consolas" w:cs="Times New Roman"/>
          <w:color w:val="0451A5"/>
          <w:sz w:val="21"/>
          <w:szCs w:val="21"/>
          <w:lang w:val="en-US"/>
        </w:rPr>
        <w:t>"</w:t>
      </w:r>
      <w:r w:rsidR="00627B6B" w:rsidRPr="003A3E22">
        <w:rPr>
          <w:rFonts w:ascii="Consolas" w:eastAsia="Times New Roman" w:hAnsi="Consolas" w:cs="Times New Roman"/>
          <w:color w:val="000000" w:themeColor="text1"/>
          <w:sz w:val="21"/>
          <w:szCs w:val="21"/>
          <w:lang w:val="en-US"/>
        </w:rPr>
        <w:t>,</w:t>
      </w:r>
    </w:p>
    <w:p w14:paraId="7E772B9E" w14:textId="77777777" w:rsidR="00627B6B" w:rsidRPr="003A3E22" w:rsidRDefault="00627B6B" w:rsidP="00627B6B">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TripNumber</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40515CC3" w14:textId="2CB2AD10" w:rsidR="001F3EC8" w:rsidRPr="00627B6B" w:rsidRDefault="00627B6B" w:rsidP="00627B6B">
      <w:pPr>
        <w:shd w:val="clear" w:color="auto" w:fill="FFFFFF" w:themeFill="background1"/>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NodesByTrip</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0C607684" w14:textId="570607FB"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00627B6B">
        <w:rPr>
          <w:rFonts w:ascii="Consolas" w:eastAsia="Times New Roman" w:hAnsi="Consolas" w:cs="Times New Roman"/>
          <w:color w:val="A31515"/>
          <w:sz w:val="21"/>
          <w:szCs w:val="21"/>
          <w:lang w:val="en-US"/>
        </w:rPr>
        <w:t>s</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        </w:t>
      </w:r>
    </w:p>
    <w:p w14:paraId="6BAF58FA" w14:textId="77777777" w:rsidR="001F3EC8" w:rsidRPr="003A3E22"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rPr>
      </w:pPr>
      <w:r w:rsidRPr="003A3E22">
        <w:rPr>
          <w:rFonts w:ascii="Consolas" w:eastAsia="Times New Roman" w:hAnsi="Consolas" w:cs="Times New Roman"/>
          <w:color w:val="000000" w:themeColor="text1"/>
          <w:sz w:val="21"/>
          <w:szCs w:val="21"/>
          <w:lang w:val="en-US"/>
        </w:rPr>
        <w:t xml:space="preserve">        {</w:t>
      </w:r>
    </w:p>
    <w:p w14:paraId="40F56369" w14:textId="7D2F4C9A"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 [3]</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r w:rsidRPr="003A3E22">
        <w:rPr>
          <w:lang w:val="en-US"/>
        </w:rPr>
        <w:br/>
      </w:r>
      <w:r w:rsidRPr="003A3E22">
        <w:rPr>
          <w:rFonts w:ascii="Consolas" w:eastAsia="Times New Roman" w:hAnsi="Consolas" w:cs="Times New Roman"/>
          <w:color w:val="000000" w:themeColor="text1"/>
          <w:sz w:val="21"/>
          <w:szCs w:val="21"/>
          <w:lang w:val="en-US"/>
        </w:rPr>
        <w:t xml:space="preserve">        },....</w:t>
      </w:r>
    </w:p>
    <w:p w14:paraId="20F37EE6" w14:textId="77777777"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38580988" w14:textId="3BAF3031"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A31515"/>
          <w:sz w:val="21"/>
          <w:szCs w:val="21"/>
          <w:lang w:val="en-US"/>
        </w:rPr>
        <w:t>"</w:t>
      </w:r>
      <w:r w:rsidR="005C1489">
        <w:rPr>
          <w:rFonts w:ascii="Consolas" w:eastAsia="Times New Roman" w:hAnsi="Consolas" w:cs="Times New Roman"/>
          <w:color w:val="A31515"/>
          <w:sz w:val="21"/>
          <w:szCs w:val="21"/>
          <w:lang w:val="en-US"/>
        </w:rPr>
        <w:t>Triplet</w:t>
      </w:r>
      <w:r w:rsidRPr="003A3E22">
        <w:rPr>
          <w:rFonts w:ascii="Consolas" w:eastAsia="Times New Roman" w:hAnsi="Consolas" w:cs="Times New Roman"/>
          <w:color w:val="A31515"/>
          <w:sz w:val="21"/>
          <w:szCs w:val="21"/>
          <w:lang w:val="en-US"/>
        </w:rPr>
        <w:t>"</w:t>
      </w:r>
      <w:r w:rsidRPr="003A3E22">
        <w:rPr>
          <w:rFonts w:ascii="Consolas" w:eastAsia="Times New Roman" w:hAnsi="Consolas" w:cs="Times New Roman"/>
          <w:color w:val="000000" w:themeColor="text1"/>
          <w:sz w:val="21"/>
          <w:szCs w:val="21"/>
          <w:lang w:val="en-US"/>
        </w:rPr>
        <w:t xml:space="preserve">: </w:t>
      </w:r>
      <w:r w:rsidRPr="003A3E22">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 [3]</w:t>
      </w:r>
      <w:r w:rsidRPr="003A3E22">
        <w:rPr>
          <w:rFonts w:ascii="Consolas" w:eastAsia="Times New Roman" w:hAnsi="Consolas" w:cs="Times New Roman"/>
          <w:color w:val="0451A5"/>
          <w:sz w:val="21"/>
          <w:szCs w:val="21"/>
          <w:lang w:val="en-US"/>
        </w:rPr>
        <w:t>"</w:t>
      </w:r>
      <w:r w:rsidRPr="003A3E22">
        <w:rPr>
          <w:rFonts w:ascii="Consolas" w:eastAsia="Times New Roman" w:hAnsi="Consolas" w:cs="Times New Roman"/>
          <w:color w:val="000000" w:themeColor="text1"/>
          <w:sz w:val="21"/>
          <w:szCs w:val="21"/>
          <w:lang w:val="en-US"/>
        </w:rPr>
        <w:t>,</w:t>
      </w:r>
    </w:p>
    <w:p w14:paraId="2472874A" w14:textId="77777777"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58BCF667" w14:textId="77777777" w:rsidR="001F3EC8" w:rsidRPr="003A3E22"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6445A30F" w14:textId="77777777" w:rsidR="001F3EC8" w:rsidRPr="001E19A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3A3E22">
        <w:rPr>
          <w:rFonts w:ascii="Consolas" w:eastAsia="Times New Roman" w:hAnsi="Consolas" w:cs="Times New Roman"/>
          <w:color w:val="000000" w:themeColor="text1"/>
          <w:sz w:val="21"/>
          <w:szCs w:val="21"/>
          <w:lang w:val="en-US"/>
        </w:rPr>
        <w:t xml:space="preserve">    }</w:t>
      </w:r>
    </w:p>
    <w:p w14:paraId="5E8D67E4" w14:textId="77777777" w:rsidR="001F3EC8" w:rsidRPr="001E19A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1E19AC">
        <w:rPr>
          <w:rFonts w:ascii="Consolas" w:eastAsia="Times New Roman" w:hAnsi="Consolas" w:cs="Times New Roman"/>
          <w:color w:val="000000" w:themeColor="text1"/>
          <w:sz w:val="21"/>
          <w:szCs w:val="21"/>
          <w:lang w:val="en-US"/>
        </w:rPr>
        <w:t xml:space="preserve">    }</w:t>
      </w:r>
    </w:p>
    <w:p w14:paraId="558BAF63" w14:textId="77777777" w:rsidR="001F3EC8" w:rsidRPr="005B7307" w:rsidRDefault="001F3EC8" w:rsidP="001F3EC8">
      <w:pPr>
        <w:jc w:val="left"/>
        <w:rPr>
          <w:rFonts w:ascii="Aptos" w:hAnsi="Aptos"/>
          <w:lang w:val="en-US"/>
        </w:rPr>
      </w:pPr>
    </w:p>
    <w:p w14:paraId="6AD45349" w14:textId="19E58F9D" w:rsidR="001F3EC8" w:rsidRPr="005B7307" w:rsidRDefault="001F3EC8" w:rsidP="00C10004">
      <w:pPr>
        <w:tabs>
          <w:tab w:val="right" w:pos="9298"/>
        </w:tabs>
        <w:jc w:val="left"/>
        <w:rPr>
          <w:b/>
          <w:bCs/>
          <w:i/>
          <w:iCs/>
          <w:u w:val="single"/>
          <w:lang w:val="en-US"/>
        </w:rPr>
      </w:pPr>
      <w:bookmarkStart w:id="52" w:name="OLE_LINK11"/>
      <w:proofErr w:type="spellStart"/>
      <w:r w:rsidRPr="005B7307">
        <w:rPr>
          <w:b/>
          <w:bCs/>
          <w:i/>
          <w:iCs/>
          <w:u w:val="single"/>
          <w:lang w:val="en-US"/>
        </w:rPr>
        <w:t>I</w:t>
      </w:r>
      <w:r w:rsidR="00200F3F">
        <w:rPr>
          <w:b/>
          <w:bCs/>
          <w:i/>
          <w:iCs/>
          <w:u w:val="single"/>
          <w:lang w:val="en-US"/>
        </w:rPr>
        <w:t>S</w:t>
      </w:r>
      <w:r w:rsidRPr="005B7307">
        <w:rPr>
          <w:b/>
          <w:bCs/>
          <w:i/>
          <w:iCs/>
          <w:u w:val="single"/>
          <w:lang w:val="en-US"/>
        </w:rPr>
        <w:t>AnnulationReservationSection</w:t>
      </w:r>
      <w:proofErr w:type="spellEnd"/>
      <w:r w:rsidR="00C10004" w:rsidRPr="00C10004">
        <w:rPr>
          <w:b/>
          <w:bCs/>
          <w:i/>
          <w:iCs/>
          <w:lang w:val="en-US"/>
        </w:rPr>
        <w:tab/>
      </w:r>
    </w:p>
    <w:bookmarkEnd w:id="52"/>
    <w:p w14:paraId="6E8C0E0E" w14:textId="77777777" w:rsidR="001F3EC8" w:rsidRPr="005B7307" w:rsidRDefault="001F3EC8" w:rsidP="001F3EC8">
      <w:pPr>
        <w:jc w:val="left"/>
        <w:rPr>
          <w:rFonts w:ascii="Aptos" w:hAnsi="Aptos"/>
          <w:lang w:val="en-US"/>
        </w:rPr>
      </w:pPr>
    </w:p>
    <w:p w14:paraId="0E0416B7"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5B7307">
        <w:rPr>
          <w:rFonts w:ascii="Consolas" w:eastAsia="Times New Roman" w:hAnsi="Consolas" w:cs="Times New Roman"/>
          <w:color w:val="A31515"/>
          <w:sz w:val="21"/>
          <w:szCs w:val="21"/>
          <w:lang w:val="en-US"/>
        </w:rPr>
        <w:t>"</w:t>
      </w:r>
      <w:bookmarkStart w:id="53" w:name="OLE_LINK12"/>
      <w:proofErr w:type="spellStart"/>
      <w:r w:rsidRPr="005B7307">
        <w:rPr>
          <w:rFonts w:ascii="Consolas" w:eastAsia="Times New Roman" w:hAnsi="Consolas" w:cs="Times New Roman"/>
          <w:color w:val="A31515"/>
          <w:sz w:val="21"/>
          <w:szCs w:val="21"/>
          <w:lang w:val="en-US"/>
        </w:rPr>
        <w:t>ISAnnulationReservation</w:t>
      </w:r>
      <w:bookmarkEnd w:id="53"/>
      <w:proofErr w:type="spellEnd"/>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4DE8260C" w14:textId="0EC156C9" w:rsidR="001F3EC8" w:rsidRPr="005B7307"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5E0883B5" w14:textId="5934116F" w:rsidR="001F3EC8" w:rsidRPr="005B7307"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07B19F6F" w14:textId="0A441F2E" w:rsidR="001F3EC8" w:rsidRPr="009F337E" w:rsidRDefault="001F3EC8" w:rsidP="001F3EC8">
      <w:pPr>
        <w:shd w:val="clear" w:color="auto" w:fill="FFFFFE"/>
        <w:spacing w:after="0" w:line="285" w:lineRule="atLeast"/>
        <w:ind w:firstLine="708"/>
        <w:jc w:val="left"/>
        <w:rPr>
          <w:rFonts w:ascii="Consolas" w:eastAsia="Times New Roman" w:hAnsi="Consolas" w:cs="Times New Roman"/>
          <w:color w:val="000000" w:themeColor="text1"/>
          <w:sz w:val="21"/>
          <w:szCs w:val="21"/>
          <w:lang w:val="en-US" w:eastAsia="fr-FR"/>
        </w:rPr>
      </w:pPr>
      <w:r w:rsidRPr="009F337E">
        <w:rPr>
          <w:rFonts w:ascii="Consolas" w:eastAsia="Times New Roman" w:hAnsi="Consolas" w:cs="Times New Roman"/>
          <w:color w:val="A31515"/>
          <w:sz w:val="21"/>
          <w:szCs w:val="21"/>
          <w:lang w:val="en-US"/>
        </w:rPr>
        <w:t xml:space="preserve">"sequenceNumber": </w:t>
      </w:r>
      <w:r w:rsidRPr="009F337E">
        <w:rPr>
          <w:rFonts w:ascii="Consolas" w:eastAsia="Times New Roman" w:hAnsi="Consolas" w:cs="Times New Roman"/>
          <w:color w:val="0451A5"/>
          <w:sz w:val="21"/>
          <w:szCs w:val="21"/>
          <w:lang w:val="en-US"/>
        </w:rPr>
        <w:t>"</w:t>
      </w:r>
      <w:r w:rsidR="00627B6B">
        <w:rPr>
          <w:rFonts w:ascii="Consolas" w:eastAsia="Times New Roman" w:hAnsi="Consolas" w:cs="Times New Roman"/>
          <w:color w:val="0451A5"/>
          <w:sz w:val="21"/>
          <w:szCs w:val="21"/>
          <w:lang w:val="en-US"/>
        </w:rPr>
        <w:t>int</w:t>
      </w:r>
      <w:r w:rsidRPr="009F337E">
        <w:rPr>
          <w:rFonts w:ascii="Consolas" w:eastAsia="Times New Roman" w:hAnsi="Consolas" w:cs="Times New Roman"/>
          <w:color w:val="0451A5"/>
          <w:sz w:val="21"/>
          <w:szCs w:val="21"/>
          <w:lang w:val="en-US"/>
        </w:rPr>
        <w:t>"</w:t>
      </w:r>
      <w:r w:rsidRPr="009F337E">
        <w:rPr>
          <w:rFonts w:ascii="Consolas" w:eastAsia="Times New Roman" w:hAnsi="Consolas" w:cs="Times New Roman"/>
          <w:color w:val="A31515"/>
          <w:sz w:val="21"/>
          <w:szCs w:val="21"/>
          <w:lang w:val="en-US"/>
        </w:rPr>
        <w:t>,</w:t>
      </w:r>
    </w:p>
    <w:p w14:paraId="443E0F49" w14:textId="41A99F98" w:rsidR="001F3EC8" w:rsidRDefault="001F3EC8" w:rsidP="001F3EC8">
      <w:pPr>
        <w:shd w:val="clear" w:color="auto" w:fill="FFFFFE"/>
        <w:spacing w:after="0" w:line="285" w:lineRule="atLeast"/>
        <w:ind w:firstLine="708"/>
        <w:jc w:val="left"/>
        <w:rPr>
          <w:rFonts w:ascii="Consolas" w:eastAsia="Times New Roman" w:hAnsi="Consolas" w:cs="Times New Roman"/>
          <w:color w:val="0451A5"/>
          <w:sz w:val="21"/>
          <w:szCs w:val="21"/>
          <w:lang w:eastAsia="fr-FR"/>
        </w:rPr>
      </w:pPr>
      <w:r w:rsidRPr="4B702ED6">
        <w:rPr>
          <w:rFonts w:ascii="Consolas" w:eastAsia="Times New Roman" w:hAnsi="Consolas" w:cs="Times New Roman"/>
          <w:color w:val="A31515"/>
          <w:sz w:val="21"/>
          <w:szCs w:val="21"/>
        </w:rPr>
        <w:t>"</w:t>
      </w:r>
      <w:proofErr w:type="spellStart"/>
      <w:r w:rsidRPr="4B702ED6">
        <w:rPr>
          <w:rFonts w:ascii="Consolas" w:eastAsia="Times New Roman" w:hAnsi="Consolas" w:cs="Times New Roman"/>
          <w:color w:val="A31515"/>
          <w:sz w:val="21"/>
          <w:szCs w:val="21"/>
        </w:rPr>
        <w:t>sectionId</w:t>
      </w:r>
      <w:proofErr w:type="spellEnd"/>
      <w:proofErr w:type="gramStart"/>
      <w:r w:rsidRPr="4B702ED6">
        <w:rPr>
          <w:rFonts w:ascii="Consolas" w:eastAsia="Times New Roman" w:hAnsi="Consolas" w:cs="Times New Roman"/>
          <w:color w:val="A31515"/>
          <w:sz w:val="21"/>
          <w:szCs w:val="21"/>
        </w:rPr>
        <w:t>":</w:t>
      </w:r>
      <w:proofErr w:type="gramEnd"/>
      <w:r w:rsidRPr="4B702ED6">
        <w:rPr>
          <w:rFonts w:ascii="Consolas" w:eastAsia="Times New Roman" w:hAnsi="Consolas" w:cs="Times New Roman"/>
          <w:color w:val="A31515"/>
          <w:sz w:val="21"/>
          <w:szCs w:val="21"/>
        </w:rPr>
        <w:t xml:space="preserve"> </w:t>
      </w:r>
      <w:r w:rsidRPr="4B702ED6">
        <w:rPr>
          <w:rFonts w:ascii="Consolas" w:eastAsia="Times New Roman" w:hAnsi="Consolas" w:cs="Times New Roman"/>
          <w:color w:val="0451A5"/>
          <w:sz w:val="21"/>
          <w:szCs w:val="21"/>
        </w:rPr>
        <w:t>"</w:t>
      </w:r>
      <w:proofErr w:type="spellStart"/>
      <w:r w:rsidR="00627B6B">
        <w:rPr>
          <w:rFonts w:ascii="Consolas" w:eastAsia="Times New Roman" w:hAnsi="Consolas" w:cs="Times New Roman"/>
          <w:color w:val="0451A5"/>
          <w:sz w:val="21"/>
          <w:szCs w:val="21"/>
        </w:rPr>
        <w:t>int</w:t>
      </w:r>
      <w:proofErr w:type="spellEnd"/>
      <w:r w:rsidRPr="4B702ED6">
        <w:rPr>
          <w:rFonts w:ascii="Consolas" w:eastAsia="Times New Roman" w:hAnsi="Consolas" w:cs="Times New Roman"/>
          <w:color w:val="0451A5"/>
          <w:sz w:val="21"/>
          <w:szCs w:val="21"/>
        </w:rPr>
        <w:t xml:space="preserve">" </w:t>
      </w:r>
      <w:r w:rsidRPr="009B4C05">
        <w:rPr>
          <w:rFonts w:ascii="Consolas" w:eastAsia="Times New Roman" w:hAnsi="Consolas" w:cs="Times New Roman"/>
          <w:strike/>
          <w:color w:val="0451A5"/>
          <w:sz w:val="21"/>
          <w:szCs w:val="21"/>
          <w:rPrChange w:id="54" w:author="MAHMOUD Mohamed-Ali" w:date="2025-05-19T12:59:00Z">
            <w:rPr>
              <w:rFonts w:ascii="Consolas" w:eastAsia="Times New Roman" w:hAnsi="Consolas" w:cs="Times New Roman"/>
              <w:color w:val="0451A5"/>
              <w:sz w:val="21"/>
              <w:szCs w:val="21"/>
            </w:rPr>
          </w:rPrChange>
        </w:rPr>
        <w:t>// en cas d’une réservation pour plusieurs sections de voie en envoie les ids de toutes les sections id1|id2</w:t>
      </w:r>
    </w:p>
    <w:p w14:paraId="1BDD3292" w14:textId="77777777" w:rsidR="001F3EC8"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eastAsia="fr-FR"/>
        </w:rPr>
      </w:pPr>
      <w:r w:rsidRPr="4B702ED6">
        <w:rPr>
          <w:rFonts w:ascii="Consolas" w:eastAsia="Times New Roman" w:hAnsi="Consolas" w:cs="Times New Roman"/>
          <w:color w:val="000000" w:themeColor="text1"/>
          <w:sz w:val="21"/>
          <w:szCs w:val="21"/>
        </w:rPr>
        <w:t xml:space="preserve">          }</w:t>
      </w:r>
    </w:p>
    <w:p w14:paraId="0FE9D6B8" w14:textId="77777777" w:rsidR="001F3EC8" w:rsidRDefault="001F3EC8" w:rsidP="001F3EC8">
      <w:pPr>
        <w:jc w:val="left"/>
        <w:rPr>
          <w:rFonts w:ascii="Aptos" w:hAnsi="Aptos"/>
        </w:rPr>
      </w:pPr>
    </w:p>
    <w:p w14:paraId="18DF15DB" w14:textId="77777777" w:rsidR="001F3EC8" w:rsidRDefault="001F3EC8" w:rsidP="00C10004">
      <w:pPr>
        <w:shd w:val="clear" w:color="auto" w:fill="C45911" w:themeFill="accent2" w:themeFillShade="BF"/>
        <w:jc w:val="left"/>
        <w:rPr>
          <w:rFonts w:ascii="Aptos" w:hAnsi="Aptos"/>
          <w:strike/>
        </w:rPr>
      </w:pPr>
      <w:r w:rsidRPr="00C10004">
        <w:rPr>
          <w:rFonts w:ascii="Aptos" w:hAnsi="Aptos"/>
          <w:strike/>
        </w:rPr>
        <w:t xml:space="preserve">Il reste à préciser le contenu lors d’une mise à jour, doit-on envoyer seulement le reste de chemin à parcourir ou la totalité du chemin (je préfère envoyer le reste, mais c’est à décider avec C&amp;A) </w:t>
      </w:r>
    </w:p>
    <w:p w14:paraId="61D6BB05" w14:textId="3964A517" w:rsidR="00C10004" w:rsidRPr="009F6D31" w:rsidRDefault="00C10004" w:rsidP="00C10004">
      <w:pPr>
        <w:jc w:val="left"/>
        <w:rPr>
          <w:rFonts w:ascii="Aptos" w:hAnsi="Aptos"/>
          <w:lang w:val="en-US"/>
        </w:rPr>
      </w:pPr>
      <w:bookmarkStart w:id="55" w:name="_Hlk193714222"/>
      <w:r>
        <w:rPr>
          <w:b/>
          <w:i/>
          <w:u w:val="single"/>
          <w:lang w:val="en-US"/>
        </w:rPr>
        <w:t>ISAc</w:t>
      </w:r>
      <w:r w:rsidR="00B3312B">
        <w:rPr>
          <w:b/>
          <w:i/>
          <w:u w:val="single"/>
          <w:lang w:val="en-US"/>
        </w:rPr>
        <w:t>knowledge</w:t>
      </w:r>
      <w:r w:rsidRPr="005B7307">
        <w:rPr>
          <w:lang w:val="en-US"/>
        </w:rPr>
        <w:t> </w:t>
      </w:r>
    </w:p>
    <w:p w14:paraId="05D1A3B3" w14:textId="694EEAFA" w:rsidR="00C10004" w:rsidRPr="005B7307" w:rsidRDefault="00C10004" w:rsidP="00C10004">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"IS</w:t>
      </w:r>
      <w:r w:rsidR="00B3312B">
        <w:rPr>
          <w:rFonts w:ascii="Consolas" w:eastAsia="Times New Roman" w:hAnsi="Consolas" w:cs="Times New Roman"/>
          <w:color w:val="A31515"/>
          <w:sz w:val="21"/>
          <w:szCs w:val="21"/>
          <w:lang w:val="en-US"/>
        </w:rPr>
        <w:t>Acknowledge</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5681BC01" w14:textId="77777777" w:rsidR="00C10004" w:rsidRPr="005B7307" w:rsidRDefault="00C10004" w:rsidP="00C10004">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4A16521F" w14:textId="77777777" w:rsidR="00C10004" w:rsidRPr="005B7307" w:rsidRDefault="00C10004" w:rsidP="00C10004">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55594E58" w14:textId="77777777" w:rsidR="00C10004" w:rsidRPr="00627B6B" w:rsidRDefault="00C10004" w:rsidP="00C10004">
      <w:pPr>
        <w:shd w:val="clear" w:color="auto" w:fill="FFFFFE"/>
        <w:spacing w:after="0" w:line="285" w:lineRule="atLeast"/>
        <w:ind w:firstLine="708"/>
        <w:jc w:val="left"/>
        <w:rPr>
          <w:rFonts w:ascii="Consolas" w:eastAsia="Times New Roman" w:hAnsi="Consolas" w:cs="Times New Roman"/>
          <w:color w:val="A31515"/>
          <w:sz w:val="21"/>
          <w:szCs w:val="21"/>
          <w:lang w:val="en-US" w:eastAsia="fr-FR"/>
        </w:rPr>
      </w:pPr>
      <w:r w:rsidRPr="00627B6B">
        <w:rPr>
          <w:rFonts w:ascii="Consolas" w:eastAsia="Times New Roman" w:hAnsi="Consolas" w:cs="Times New Roman"/>
          <w:color w:val="A31515"/>
          <w:sz w:val="21"/>
          <w:szCs w:val="21"/>
          <w:lang w:val="en-US"/>
        </w:rPr>
        <w:t xml:space="preserve">"sequenceNumber": </w:t>
      </w:r>
      <w:r w:rsidRPr="00627B6B">
        <w:rPr>
          <w:rFonts w:ascii="Consolas" w:eastAsia="Times New Roman" w:hAnsi="Consolas" w:cs="Times New Roman"/>
          <w:color w:val="0451A5"/>
          <w:sz w:val="21"/>
          <w:szCs w:val="21"/>
          <w:lang w:val="en-US"/>
        </w:rPr>
        <w:t>"int"</w:t>
      </w:r>
      <w:r w:rsidRPr="00627B6B">
        <w:rPr>
          <w:rFonts w:ascii="Consolas" w:eastAsia="Times New Roman" w:hAnsi="Consolas" w:cs="Times New Roman"/>
          <w:color w:val="A31515"/>
          <w:sz w:val="21"/>
          <w:szCs w:val="21"/>
          <w:lang w:val="en-US"/>
        </w:rPr>
        <w:t>,</w:t>
      </w:r>
    </w:p>
    <w:p w14:paraId="778E18A2" w14:textId="77777777" w:rsidR="00C10004" w:rsidRPr="009F6D31" w:rsidRDefault="00C10004" w:rsidP="00C10004">
      <w:pPr>
        <w:jc w:val="left"/>
        <w:rPr>
          <w:rFonts w:ascii="Aptos" w:hAnsi="Aptos"/>
          <w:lang w:val="en-US"/>
        </w:rPr>
      </w:pPr>
      <w:r w:rsidRPr="009158E0">
        <w:rPr>
          <w:rFonts w:ascii="Aptos" w:hAnsi="Aptos"/>
        </w:rPr>
        <w:tab/>
      </w:r>
      <w:r>
        <w:rPr>
          <w:rFonts w:ascii="Aptos" w:hAnsi="Aptos"/>
          <w:lang w:val="en-US"/>
        </w:rPr>
        <w:t>}</w:t>
      </w:r>
    </w:p>
    <w:p w14:paraId="0992DA8B" w14:textId="77777777" w:rsidR="00C10004" w:rsidRPr="00C10004" w:rsidRDefault="00C10004" w:rsidP="00C10004">
      <w:pPr>
        <w:shd w:val="clear" w:color="auto" w:fill="C45911" w:themeFill="accent2" w:themeFillShade="BF"/>
        <w:jc w:val="left"/>
        <w:rPr>
          <w:rFonts w:ascii="Aptos" w:hAnsi="Aptos"/>
          <w:strike/>
        </w:rPr>
      </w:pPr>
    </w:p>
    <w:p w14:paraId="6BA9FAAE" w14:textId="7DE00E5A" w:rsidR="00BD2C1E" w:rsidRPr="009F6D31" w:rsidRDefault="00BD2C1E" w:rsidP="00BD2C1E">
      <w:pPr>
        <w:jc w:val="left"/>
        <w:rPr>
          <w:rFonts w:ascii="Aptos" w:hAnsi="Aptos"/>
          <w:lang w:val="en-US"/>
        </w:rPr>
      </w:pPr>
      <w:r>
        <w:rPr>
          <w:b/>
          <w:i/>
          <w:u w:val="single"/>
          <w:lang w:val="en-US"/>
        </w:rPr>
        <w:t>ResumeMission</w:t>
      </w:r>
      <w:r w:rsidRPr="005B7307">
        <w:rPr>
          <w:lang w:val="en-US"/>
        </w:rPr>
        <w:t> </w:t>
      </w:r>
    </w:p>
    <w:p w14:paraId="7302D4DA" w14:textId="11D68622" w:rsidR="00BD2C1E" w:rsidRPr="005B7307" w:rsidRDefault="00BD2C1E" w:rsidP="00BD2C1E">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ResumeMission</w:t>
      </w:r>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w:t>
      </w:r>
    </w:p>
    <w:p w14:paraId="4EACA1E9" w14:textId="77777777" w:rsidR="00BD2C1E" w:rsidRPr="005B7307" w:rsidRDefault="00BD2C1E" w:rsidP="00BD2C1E">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"messageId"</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4FCC4514" w14:textId="77777777" w:rsidR="00BD2C1E" w:rsidRPr="005B7307" w:rsidRDefault="00BD2C1E" w:rsidP="00BD2C1E">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"timeStamp"</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p>
    <w:p w14:paraId="6A82FD82" w14:textId="77777777" w:rsidR="00BD2C1E" w:rsidRDefault="00BD2C1E" w:rsidP="00BD2C1E">
      <w:pPr>
        <w:shd w:val="clear" w:color="auto" w:fill="FFFFFE"/>
        <w:spacing w:after="0" w:line="285" w:lineRule="atLeast"/>
        <w:ind w:firstLine="708"/>
        <w:jc w:val="left"/>
        <w:rPr>
          <w:rFonts w:ascii="Consolas" w:eastAsia="Times New Roman" w:hAnsi="Consolas" w:cs="Times New Roman"/>
          <w:color w:val="A31515"/>
          <w:sz w:val="21"/>
          <w:szCs w:val="21"/>
          <w:lang w:val="en-US"/>
        </w:rPr>
      </w:pPr>
      <w:r w:rsidRPr="00627B6B">
        <w:rPr>
          <w:rFonts w:ascii="Consolas" w:eastAsia="Times New Roman" w:hAnsi="Consolas" w:cs="Times New Roman"/>
          <w:color w:val="A31515"/>
          <w:sz w:val="21"/>
          <w:szCs w:val="21"/>
          <w:lang w:val="en-US"/>
        </w:rPr>
        <w:t xml:space="preserve">"sequenceNumber": </w:t>
      </w:r>
      <w:r w:rsidRPr="00627B6B">
        <w:rPr>
          <w:rFonts w:ascii="Consolas" w:eastAsia="Times New Roman" w:hAnsi="Consolas" w:cs="Times New Roman"/>
          <w:color w:val="0451A5"/>
          <w:sz w:val="21"/>
          <w:szCs w:val="21"/>
          <w:lang w:val="en-US"/>
        </w:rPr>
        <w:t>"int"</w:t>
      </w:r>
      <w:r w:rsidRPr="00627B6B">
        <w:rPr>
          <w:rFonts w:ascii="Consolas" w:eastAsia="Times New Roman" w:hAnsi="Consolas" w:cs="Times New Roman"/>
          <w:color w:val="A31515"/>
          <w:sz w:val="21"/>
          <w:szCs w:val="21"/>
          <w:lang w:val="en-US"/>
        </w:rPr>
        <w:t>,</w:t>
      </w:r>
    </w:p>
    <w:p w14:paraId="2A1F28A7" w14:textId="02DCF0D5" w:rsidR="00BD2C1E" w:rsidRPr="00627B6B" w:rsidRDefault="00BD2C1E" w:rsidP="00BD2C1E">
      <w:pPr>
        <w:shd w:val="clear" w:color="auto" w:fill="FFFFFE"/>
        <w:spacing w:after="0" w:line="285" w:lineRule="atLeast"/>
        <w:ind w:firstLine="708"/>
        <w:jc w:val="left"/>
        <w:rPr>
          <w:rFonts w:ascii="Consolas" w:eastAsia="Times New Roman" w:hAnsi="Consolas" w:cs="Times New Roman"/>
          <w:color w:val="A31515"/>
          <w:sz w:val="21"/>
          <w:szCs w:val="21"/>
          <w:lang w:val="en-US" w:eastAsia="fr-FR"/>
        </w:rPr>
      </w:pPr>
      <w:r w:rsidRPr="00627B6B">
        <w:rPr>
          <w:rFonts w:ascii="Consolas" w:eastAsia="Times New Roman" w:hAnsi="Consolas" w:cs="Times New Roman"/>
          <w:color w:val="A31515"/>
          <w:sz w:val="21"/>
          <w:szCs w:val="21"/>
          <w:lang w:val="en-US"/>
        </w:rPr>
        <w:lastRenderedPageBreak/>
        <w:t>"</w:t>
      </w:r>
      <w:r>
        <w:rPr>
          <w:rFonts w:ascii="Consolas" w:eastAsia="Times New Roman" w:hAnsi="Consolas" w:cs="Times New Roman"/>
          <w:color w:val="A31515"/>
          <w:sz w:val="21"/>
          <w:szCs w:val="21"/>
          <w:lang w:val="en-US"/>
        </w:rPr>
        <w:t>missionId</w:t>
      </w:r>
      <w:r w:rsidRPr="00627B6B">
        <w:rPr>
          <w:rFonts w:ascii="Consolas" w:eastAsia="Times New Roman" w:hAnsi="Consolas" w:cs="Times New Roman"/>
          <w:color w:val="A31515"/>
          <w:sz w:val="21"/>
          <w:szCs w:val="21"/>
          <w:lang w:val="en-US"/>
        </w:rPr>
        <w:t xml:space="preserve">": </w:t>
      </w:r>
      <w:r w:rsidRPr="00627B6B">
        <w:rPr>
          <w:rFonts w:ascii="Consolas" w:eastAsia="Times New Roman" w:hAnsi="Consolas" w:cs="Times New Roman"/>
          <w:color w:val="0451A5"/>
          <w:sz w:val="21"/>
          <w:szCs w:val="21"/>
          <w:lang w:val="en-US"/>
        </w:rPr>
        <w:t>"int"</w:t>
      </w:r>
      <w:r w:rsidRPr="00627B6B">
        <w:rPr>
          <w:rFonts w:ascii="Consolas" w:eastAsia="Times New Roman" w:hAnsi="Consolas" w:cs="Times New Roman"/>
          <w:color w:val="A31515"/>
          <w:sz w:val="21"/>
          <w:szCs w:val="21"/>
          <w:lang w:val="en-US"/>
        </w:rPr>
        <w:t>,</w:t>
      </w:r>
    </w:p>
    <w:p w14:paraId="237066A9" w14:textId="77777777" w:rsidR="00BD2C1E" w:rsidRPr="00627B6B" w:rsidRDefault="00BD2C1E" w:rsidP="00BD2C1E">
      <w:pPr>
        <w:shd w:val="clear" w:color="auto" w:fill="FFFFFE"/>
        <w:spacing w:after="0" w:line="285" w:lineRule="atLeast"/>
        <w:ind w:firstLine="708"/>
        <w:jc w:val="left"/>
        <w:rPr>
          <w:rFonts w:ascii="Consolas" w:eastAsia="Times New Roman" w:hAnsi="Consolas" w:cs="Times New Roman"/>
          <w:color w:val="A31515"/>
          <w:sz w:val="21"/>
          <w:szCs w:val="21"/>
          <w:lang w:val="en-US" w:eastAsia="fr-FR"/>
        </w:rPr>
      </w:pPr>
    </w:p>
    <w:p w14:paraId="3E445DFC" w14:textId="77777777" w:rsidR="00BD2C1E" w:rsidRDefault="00BD2C1E" w:rsidP="00BD2C1E">
      <w:pPr>
        <w:jc w:val="left"/>
        <w:rPr>
          <w:rFonts w:ascii="Aptos" w:hAnsi="Aptos"/>
          <w:lang w:val="en-US"/>
        </w:rPr>
      </w:pPr>
      <w:r w:rsidRPr="009158E0">
        <w:rPr>
          <w:rFonts w:ascii="Aptos" w:hAnsi="Aptos"/>
        </w:rPr>
        <w:tab/>
      </w:r>
      <w:r>
        <w:rPr>
          <w:rFonts w:ascii="Aptos" w:hAnsi="Aptos"/>
          <w:lang w:val="en-US"/>
        </w:rPr>
        <w:t>}</w:t>
      </w:r>
    </w:p>
    <w:bookmarkEnd w:id="55"/>
    <w:p w14:paraId="74977CC8" w14:textId="77777777" w:rsidR="00BD2C1E" w:rsidRPr="009F6D31" w:rsidRDefault="00BD2C1E" w:rsidP="00BD2C1E">
      <w:pPr>
        <w:shd w:val="clear" w:color="auto" w:fill="C45911" w:themeFill="accent2" w:themeFillShade="BF"/>
        <w:jc w:val="left"/>
        <w:rPr>
          <w:rFonts w:ascii="Aptos" w:hAnsi="Aptos"/>
          <w:lang w:val="en-US"/>
        </w:rPr>
      </w:pPr>
    </w:p>
    <w:p w14:paraId="6F50A022" w14:textId="51D1D315" w:rsidR="00874AA4" w:rsidDel="00882EBB" w:rsidRDefault="00E747FD" w:rsidP="001F3EC8">
      <w:pPr>
        <w:jc w:val="left"/>
        <w:rPr>
          <w:moveFrom w:id="56" w:author="MAHMOUD Mohamed-Ali" w:date="2025-05-19T15:06:00Z"/>
          <w:b/>
          <w:i/>
          <w:u w:val="single"/>
          <w:lang w:val="en-US"/>
        </w:rPr>
      </w:pPr>
      <w:moveFromRangeStart w:id="57" w:author="MAHMOUD Mohamed-Ali" w:date="2025-05-19T15:06:00Z" w:name="move198559622"/>
      <w:moveFrom w:id="58" w:author="MAHMOUD Mohamed-Ali" w:date="2025-05-19T15:06:00Z">
        <w:r w:rsidRPr="00E747FD" w:rsidDel="00882EBB">
          <w:rPr>
            <w:b/>
            <w:i/>
            <w:u w:val="single"/>
            <w:lang w:val="en-US"/>
          </w:rPr>
          <w:t>ISL</w:t>
        </w:r>
        <w:r w:rsidR="00D33B65" w:rsidDel="00882EBB">
          <w:rPr>
            <w:b/>
            <w:i/>
            <w:u w:val="single"/>
            <w:lang w:val="en-US"/>
          </w:rPr>
          <w:t>M</w:t>
        </w:r>
        <w:r w:rsidRPr="00E747FD" w:rsidDel="00882EBB">
          <w:rPr>
            <w:b/>
            <w:i/>
            <w:u w:val="single"/>
            <w:lang w:val="en-US"/>
          </w:rPr>
          <w:t>TVRelease</w:t>
        </w:r>
      </w:moveFrom>
    </w:p>
    <w:p w14:paraId="65F24554" w14:textId="61D37A9F" w:rsidR="00E747FD" w:rsidRPr="005B7307" w:rsidDel="00882EBB" w:rsidRDefault="00E747FD" w:rsidP="00E747FD">
      <w:pPr>
        <w:shd w:val="clear" w:color="auto" w:fill="FFFFFE"/>
        <w:spacing w:after="0" w:line="285" w:lineRule="atLeast"/>
        <w:jc w:val="left"/>
        <w:rPr>
          <w:moveFrom w:id="59" w:author="MAHMOUD Mohamed-Ali" w:date="2025-05-19T15:06:00Z"/>
          <w:rFonts w:ascii="Consolas" w:eastAsia="Times New Roman" w:hAnsi="Consolas" w:cs="Times New Roman"/>
          <w:color w:val="000000"/>
          <w:sz w:val="21"/>
          <w:szCs w:val="21"/>
          <w:lang w:val="en-US" w:eastAsia="fr-FR"/>
        </w:rPr>
      </w:pPr>
      <w:moveFrom w:id="60" w:author="MAHMOUD Mohamed-Ali" w:date="2025-05-19T15:06:00Z">
        <w:r w:rsidRPr="005B7307" w:rsidDel="00882EBB">
          <w:rPr>
            <w:rFonts w:ascii="Consolas" w:eastAsia="Times New Roman" w:hAnsi="Consolas" w:cs="Times New Roman"/>
            <w:color w:val="A31515"/>
            <w:sz w:val="21"/>
            <w:szCs w:val="21"/>
            <w:lang w:val="en-US"/>
          </w:rPr>
          <w:t>"</w:t>
        </w:r>
        <w:r w:rsidDel="00882EBB">
          <w:rPr>
            <w:rFonts w:ascii="Consolas" w:eastAsia="Times New Roman" w:hAnsi="Consolas" w:cs="Times New Roman"/>
            <w:color w:val="A31515"/>
            <w:sz w:val="21"/>
            <w:szCs w:val="21"/>
            <w:lang w:val="en-US"/>
          </w:rPr>
          <w:t>ISL</w:t>
        </w:r>
        <w:r w:rsidR="00D33B65" w:rsidDel="00882EBB">
          <w:rPr>
            <w:rFonts w:ascii="Consolas" w:eastAsia="Times New Roman" w:hAnsi="Consolas" w:cs="Times New Roman"/>
            <w:color w:val="A31515"/>
            <w:sz w:val="21"/>
            <w:szCs w:val="21"/>
            <w:lang w:val="en-US"/>
          </w:rPr>
          <w:t>M</w:t>
        </w:r>
        <w:r w:rsidDel="00882EBB">
          <w:rPr>
            <w:rFonts w:ascii="Consolas" w:eastAsia="Times New Roman" w:hAnsi="Consolas" w:cs="Times New Roman"/>
            <w:color w:val="A31515"/>
            <w:sz w:val="21"/>
            <w:szCs w:val="21"/>
            <w:lang w:val="en-US"/>
          </w:rPr>
          <w:t>TVRelease</w:t>
        </w:r>
        <w:r w:rsidRPr="005B7307" w:rsidDel="00882EBB">
          <w:rPr>
            <w:rFonts w:ascii="Consolas" w:eastAsia="Times New Roman" w:hAnsi="Consolas" w:cs="Times New Roman"/>
            <w:color w:val="A31515"/>
            <w:sz w:val="21"/>
            <w:szCs w:val="21"/>
            <w:lang w:val="en-US"/>
          </w:rPr>
          <w:t>"</w:t>
        </w:r>
        <w:r w:rsidRPr="005B7307" w:rsidDel="00882EBB">
          <w:rPr>
            <w:rFonts w:ascii="Consolas" w:eastAsia="Times New Roman" w:hAnsi="Consolas" w:cs="Times New Roman"/>
            <w:color w:val="000000" w:themeColor="text1"/>
            <w:sz w:val="21"/>
            <w:szCs w:val="21"/>
            <w:lang w:val="en-US"/>
          </w:rPr>
          <w:t xml:space="preserve">: </w:t>
        </w:r>
        <w:r w:rsidRPr="00E450DA" w:rsidDel="00882EBB">
          <w:rPr>
            <w:rFonts w:ascii="Consolas" w:eastAsia="Times New Roman" w:hAnsi="Consolas" w:cs="Times New Roman"/>
            <w:color w:val="A31515"/>
            <w:sz w:val="21"/>
            <w:szCs w:val="21"/>
            <w:lang w:val="en-US"/>
          </w:rPr>
          <w:t>{</w:t>
        </w:r>
      </w:moveFrom>
    </w:p>
    <w:p w14:paraId="1A5AA76C" w14:textId="09E5CD8F" w:rsidR="00E747FD" w:rsidRPr="005B7307" w:rsidDel="00882EBB" w:rsidRDefault="00E747FD" w:rsidP="00E747FD">
      <w:pPr>
        <w:shd w:val="clear" w:color="auto" w:fill="FFFFFE"/>
        <w:spacing w:after="0" w:line="285" w:lineRule="atLeast"/>
        <w:jc w:val="left"/>
        <w:rPr>
          <w:moveFrom w:id="61" w:author="MAHMOUD Mohamed-Ali" w:date="2025-05-19T15:06:00Z"/>
          <w:rFonts w:ascii="Consolas" w:eastAsia="Times New Roman" w:hAnsi="Consolas" w:cs="Times New Roman"/>
          <w:color w:val="000000"/>
          <w:sz w:val="21"/>
          <w:szCs w:val="21"/>
          <w:lang w:val="en-US" w:eastAsia="fr-FR"/>
        </w:rPr>
      </w:pPr>
      <w:moveFrom w:id="62" w:author="MAHMOUD Mohamed-Ali" w:date="2025-05-19T15:06:00Z">
        <w:r w:rsidRPr="005B7307" w:rsidDel="00882EBB">
          <w:rPr>
            <w:rFonts w:ascii="Consolas" w:eastAsia="Times New Roman" w:hAnsi="Consolas" w:cs="Times New Roman"/>
            <w:color w:val="000000" w:themeColor="text1"/>
            <w:sz w:val="21"/>
            <w:szCs w:val="21"/>
            <w:lang w:val="en-US"/>
          </w:rPr>
          <w:t xml:space="preserve">      </w:t>
        </w:r>
        <w:r w:rsidRPr="005B7307" w:rsidDel="00882EBB">
          <w:rPr>
            <w:rFonts w:ascii="Consolas" w:eastAsia="Times New Roman" w:hAnsi="Consolas" w:cs="Times New Roman"/>
            <w:color w:val="A31515"/>
            <w:sz w:val="21"/>
            <w:szCs w:val="21"/>
            <w:lang w:val="en-US"/>
          </w:rPr>
          <w:t>"messageId"</w:t>
        </w:r>
        <w:r w:rsidRPr="005B7307" w:rsidDel="00882EBB">
          <w:rPr>
            <w:rFonts w:ascii="Consolas" w:eastAsia="Times New Roman" w:hAnsi="Consolas" w:cs="Times New Roman"/>
            <w:color w:val="000000" w:themeColor="text1"/>
            <w:sz w:val="21"/>
            <w:szCs w:val="21"/>
            <w:lang w:val="en-US"/>
          </w:rPr>
          <w:t xml:space="preserve">: </w:t>
        </w:r>
        <w:r w:rsidRPr="005B7307" w:rsidDel="00882EBB">
          <w:rPr>
            <w:rFonts w:ascii="Consolas" w:eastAsia="Times New Roman" w:hAnsi="Consolas" w:cs="Times New Roman"/>
            <w:color w:val="0451A5"/>
            <w:sz w:val="21"/>
            <w:szCs w:val="21"/>
            <w:lang w:val="en-US"/>
          </w:rPr>
          <w:t>"</w:t>
        </w:r>
        <w:r w:rsidDel="00882EBB">
          <w:rPr>
            <w:rFonts w:ascii="Consolas" w:eastAsia="Times New Roman" w:hAnsi="Consolas" w:cs="Times New Roman"/>
            <w:color w:val="0451A5"/>
            <w:sz w:val="21"/>
            <w:szCs w:val="21"/>
            <w:lang w:val="en-US"/>
          </w:rPr>
          <w:t>int</w:t>
        </w:r>
        <w:r w:rsidRPr="005B7307" w:rsidDel="00882EBB">
          <w:rPr>
            <w:rFonts w:ascii="Consolas" w:eastAsia="Times New Roman" w:hAnsi="Consolas" w:cs="Times New Roman"/>
            <w:color w:val="0451A5"/>
            <w:sz w:val="21"/>
            <w:szCs w:val="21"/>
            <w:lang w:val="en-US"/>
          </w:rPr>
          <w:t>"</w:t>
        </w:r>
        <w:r w:rsidRPr="005B7307" w:rsidDel="00882EBB">
          <w:rPr>
            <w:rFonts w:ascii="Consolas" w:eastAsia="Times New Roman" w:hAnsi="Consolas" w:cs="Times New Roman"/>
            <w:color w:val="000000" w:themeColor="text1"/>
            <w:sz w:val="21"/>
            <w:szCs w:val="21"/>
            <w:lang w:val="en-US"/>
          </w:rPr>
          <w:t>,</w:t>
        </w:r>
      </w:moveFrom>
    </w:p>
    <w:p w14:paraId="22D59009" w14:textId="3D7DA2D0" w:rsidR="00E747FD" w:rsidRPr="005B7307" w:rsidDel="00882EBB" w:rsidRDefault="00E747FD" w:rsidP="00E747FD">
      <w:pPr>
        <w:shd w:val="clear" w:color="auto" w:fill="FFFFFE"/>
        <w:spacing w:after="0" w:line="285" w:lineRule="atLeast"/>
        <w:jc w:val="left"/>
        <w:rPr>
          <w:moveFrom w:id="63" w:author="MAHMOUD Mohamed-Ali" w:date="2025-05-19T15:06:00Z"/>
          <w:rFonts w:ascii="Consolas" w:eastAsia="Times New Roman" w:hAnsi="Consolas" w:cs="Times New Roman"/>
          <w:color w:val="000000"/>
          <w:sz w:val="21"/>
          <w:szCs w:val="21"/>
          <w:lang w:val="en-US" w:eastAsia="fr-FR"/>
        </w:rPr>
      </w:pPr>
      <w:moveFrom w:id="64" w:author="MAHMOUD Mohamed-Ali" w:date="2025-05-19T15:06:00Z">
        <w:r w:rsidRPr="005B7307" w:rsidDel="00882EBB">
          <w:rPr>
            <w:rFonts w:ascii="Consolas" w:eastAsia="Times New Roman" w:hAnsi="Consolas" w:cs="Times New Roman"/>
            <w:color w:val="000000" w:themeColor="text1"/>
            <w:sz w:val="21"/>
            <w:szCs w:val="21"/>
            <w:lang w:val="en-US"/>
          </w:rPr>
          <w:t xml:space="preserve">      </w:t>
        </w:r>
        <w:r w:rsidRPr="005B7307" w:rsidDel="00882EBB">
          <w:rPr>
            <w:rFonts w:ascii="Consolas" w:eastAsia="Times New Roman" w:hAnsi="Consolas" w:cs="Times New Roman"/>
            <w:color w:val="A31515"/>
            <w:sz w:val="21"/>
            <w:szCs w:val="21"/>
            <w:lang w:val="en-US"/>
          </w:rPr>
          <w:t>"timeStamp"</w:t>
        </w:r>
        <w:r w:rsidRPr="005B7307" w:rsidDel="00882EBB">
          <w:rPr>
            <w:rFonts w:ascii="Consolas" w:eastAsia="Times New Roman" w:hAnsi="Consolas" w:cs="Times New Roman"/>
            <w:color w:val="000000" w:themeColor="text1"/>
            <w:sz w:val="21"/>
            <w:szCs w:val="21"/>
            <w:lang w:val="en-US"/>
          </w:rPr>
          <w:t xml:space="preserve">: </w:t>
        </w:r>
        <w:r w:rsidRPr="005B7307" w:rsidDel="00882EBB">
          <w:rPr>
            <w:rFonts w:ascii="Consolas" w:eastAsia="Times New Roman" w:hAnsi="Consolas" w:cs="Times New Roman"/>
            <w:color w:val="0451A5"/>
            <w:sz w:val="21"/>
            <w:szCs w:val="21"/>
            <w:lang w:val="en-US"/>
          </w:rPr>
          <w:t>"</w:t>
        </w:r>
        <w:r w:rsidDel="00882EBB">
          <w:rPr>
            <w:rFonts w:ascii="Consolas" w:eastAsia="Times New Roman" w:hAnsi="Consolas" w:cs="Times New Roman"/>
            <w:color w:val="0451A5"/>
            <w:sz w:val="21"/>
            <w:szCs w:val="21"/>
            <w:lang w:val="en-US"/>
          </w:rPr>
          <w:t>int [7]</w:t>
        </w:r>
        <w:r w:rsidRPr="005B7307" w:rsidDel="00882EBB">
          <w:rPr>
            <w:rFonts w:ascii="Consolas" w:eastAsia="Times New Roman" w:hAnsi="Consolas" w:cs="Times New Roman"/>
            <w:color w:val="0451A5"/>
            <w:sz w:val="21"/>
            <w:szCs w:val="21"/>
            <w:lang w:val="en-US"/>
          </w:rPr>
          <w:t>"</w:t>
        </w:r>
        <w:r w:rsidRPr="005B7307" w:rsidDel="00882EBB">
          <w:rPr>
            <w:rFonts w:ascii="Consolas" w:eastAsia="Times New Roman" w:hAnsi="Consolas" w:cs="Times New Roman"/>
            <w:color w:val="000000" w:themeColor="text1"/>
            <w:sz w:val="21"/>
            <w:szCs w:val="21"/>
            <w:lang w:val="en-US"/>
          </w:rPr>
          <w:t>,</w:t>
        </w:r>
      </w:moveFrom>
    </w:p>
    <w:p w14:paraId="76036CC7" w14:textId="5C59E5AE" w:rsidR="00E747FD" w:rsidDel="00882EBB" w:rsidRDefault="00E747FD" w:rsidP="00E747FD">
      <w:pPr>
        <w:shd w:val="clear" w:color="auto" w:fill="FFFFFE"/>
        <w:spacing w:after="0" w:line="285" w:lineRule="atLeast"/>
        <w:ind w:firstLine="708"/>
        <w:jc w:val="left"/>
        <w:rPr>
          <w:moveFrom w:id="65" w:author="MAHMOUD Mohamed-Ali" w:date="2025-05-19T15:06:00Z"/>
          <w:rFonts w:ascii="Consolas" w:eastAsia="Times New Roman" w:hAnsi="Consolas" w:cs="Times New Roman"/>
          <w:color w:val="A31515"/>
          <w:sz w:val="21"/>
          <w:szCs w:val="21"/>
          <w:lang w:val="en-US"/>
        </w:rPr>
      </w:pPr>
      <w:moveFrom w:id="66" w:author="MAHMOUD Mohamed-Ali" w:date="2025-05-19T15:06:00Z">
        <w:r w:rsidRPr="00627B6B" w:rsidDel="00882EBB">
          <w:rPr>
            <w:rFonts w:ascii="Consolas" w:eastAsia="Times New Roman" w:hAnsi="Consolas" w:cs="Times New Roman"/>
            <w:color w:val="A31515"/>
            <w:sz w:val="21"/>
            <w:szCs w:val="21"/>
            <w:lang w:val="en-US"/>
          </w:rPr>
          <w:t xml:space="preserve">"sequenceNumber": </w:t>
        </w:r>
        <w:r w:rsidRPr="00627B6B" w:rsidDel="00882EBB">
          <w:rPr>
            <w:rFonts w:ascii="Consolas" w:eastAsia="Times New Roman" w:hAnsi="Consolas" w:cs="Times New Roman"/>
            <w:color w:val="0451A5"/>
            <w:sz w:val="21"/>
            <w:szCs w:val="21"/>
            <w:lang w:val="en-US"/>
          </w:rPr>
          <w:t>"int"</w:t>
        </w:r>
        <w:r w:rsidRPr="00627B6B" w:rsidDel="00882EBB">
          <w:rPr>
            <w:rFonts w:ascii="Consolas" w:eastAsia="Times New Roman" w:hAnsi="Consolas" w:cs="Times New Roman"/>
            <w:color w:val="A31515"/>
            <w:sz w:val="21"/>
            <w:szCs w:val="21"/>
            <w:lang w:val="en-US"/>
          </w:rPr>
          <w:t>,</w:t>
        </w:r>
      </w:moveFrom>
    </w:p>
    <w:p w14:paraId="164EE672" w14:textId="46289D72" w:rsidR="00E747FD" w:rsidDel="00882EBB" w:rsidRDefault="00833B14" w:rsidP="00833B14">
      <w:pPr>
        <w:shd w:val="clear" w:color="auto" w:fill="FFFFFE"/>
        <w:spacing w:after="0" w:line="285" w:lineRule="atLeast"/>
        <w:ind w:firstLine="708"/>
        <w:jc w:val="left"/>
        <w:rPr>
          <w:moveFrom w:id="67" w:author="MAHMOUD Mohamed-Ali" w:date="2025-05-19T15:06:00Z"/>
          <w:rFonts w:ascii="Consolas" w:eastAsia="Times New Roman" w:hAnsi="Consolas" w:cs="Times New Roman"/>
          <w:color w:val="0451A5"/>
          <w:sz w:val="21"/>
          <w:szCs w:val="21"/>
          <w:lang w:val="en-US"/>
        </w:rPr>
      </w:pPr>
      <w:moveFrom w:id="68" w:author="MAHMOUD Mohamed-Ali" w:date="2025-05-19T15:06:00Z">
        <w:r w:rsidRPr="00627B6B" w:rsidDel="00882EBB">
          <w:rPr>
            <w:rFonts w:ascii="Consolas" w:eastAsia="Times New Roman" w:hAnsi="Consolas" w:cs="Times New Roman"/>
            <w:color w:val="A31515"/>
            <w:sz w:val="21"/>
            <w:szCs w:val="21"/>
            <w:lang w:val="en-US"/>
          </w:rPr>
          <w:t>"</w:t>
        </w:r>
        <w:r w:rsidDel="00882EBB">
          <w:rPr>
            <w:rFonts w:ascii="Consolas" w:eastAsia="Times New Roman" w:hAnsi="Consolas" w:cs="Times New Roman"/>
            <w:color w:val="A31515"/>
            <w:sz w:val="21"/>
            <w:szCs w:val="21"/>
            <w:lang w:val="en-US"/>
          </w:rPr>
          <w:t>L</w:t>
        </w:r>
        <w:r w:rsidR="00D33B65" w:rsidDel="00882EBB">
          <w:rPr>
            <w:rFonts w:ascii="Consolas" w:eastAsia="Times New Roman" w:hAnsi="Consolas" w:cs="Times New Roman"/>
            <w:color w:val="A31515"/>
            <w:sz w:val="21"/>
            <w:szCs w:val="21"/>
            <w:lang w:val="en-US"/>
          </w:rPr>
          <w:t>M</w:t>
        </w:r>
        <w:r w:rsidDel="00882EBB">
          <w:rPr>
            <w:rFonts w:ascii="Consolas" w:eastAsia="Times New Roman" w:hAnsi="Consolas" w:cs="Times New Roman"/>
            <w:color w:val="A31515"/>
            <w:sz w:val="21"/>
            <w:szCs w:val="21"/>
            <w:lang w:val="en-US"/>
          </w:rPr>
          <w:t>TVNumberToRelease</w:t>
        </w:r>
        <w:r w:rsidRPr="00627B6B" w:rsidDel="00882EBB">
          <w:rPr>
            <w:rFonts w:ascii="Consolas" w:eastAsia="Times New Roman" w:hAnsi="Consolas" w:cs="Times New Roman"/>
            <w:color w:val="A31515"/>
            <w:sz w:val="21"/>
            <w:szCs w:val="21"/>
            <w:lang w:val="en-US"/>
          </w:rPr>
          <w:t xml:space="preserve">": </w:t>
        </w:r>
        <w:r w:rsidRPr="00627B6B" w:rsidDel="00882EBB">
          <w:rPr>
            <w:rFonts w:ascii="Consolas" w:eastAsia="Times New Roman" w:hAnsi="Consolas" w:cs="Times New Roman"/>
            <w:color w:val="0451A5"/>
            <w:sz w:val="21"/>
            <w:szCs w:val="21"/>
            <w:lang w:val="en-US"/>
          </w:rPr>
          <w:t>"int"</w:t>
        </w:r>
        <w:r w:rsidDel="00882EBB">
          <w:rPr>
            <w:rFonts w:ascii="Consolas" w:eastAsia="Times New Roman" w:hAnsi="Consolas" w:cs="Times New Roman"/>
            <w:color w:val="0451A5"/>
            <w:sz w:val="21"/>
            <w:szCs w:val="21"/>
            <w:lang w:val="en-US"/>
          </w:rPr>
          <w:t>,</w:t>
        </w:r>
      </w:moveFrom>
    </w:p>
    <w:p w14:paraId="62842375" w14:textId="73C48897" w:rsidR="00833B14" w:rsidRPr="00732F92" w:rsidDel="00882EBB" w:rsidRDefault="00833B14" w:rsidP="00833B14">
      <w:pPr>
        <w:ind w:firstLine="708"/>
        <w:jc w:val="left"/>
        <w:rPr>
          <w:moveFrom w:id="69" w:author="MAHMOUD Mohamed-Ali" w:date="2025-05-19T15:06:00Z"/>
          <w:rFonts w:ascii="Consolas" w:eastAsia="Times New Roman" w:hAnsi="Consolas" w:cs="Times New Roman"/>
          <w:color w:val="A31515"/>
          <w:sz w:val="21"/>
          <w:szCs w:val="21"/>
          <w:lang w:val="en-US"/>
        </w:rPr>
      </w:pPr>
      <w:moveFrom w:id="70" w:author="MAHMOUD Mohamed-Ali" w:date="2025-05-19T15:06:00Z">
        <w:r w:rsidRPr="00732F92" w:rsidDel="00882EBB">
          <w:rPr>
            <w:rFonts w:ascii="Consolas" w:eastAsia="Times New Roman" w:hAnsi="Consolas" w:cs="Times New Roman"/>
            <w:color w:val="A31515"/>
            <w:sz w:val="21"/>
            <w:szCs w:val="21"/>
            <w:lang w:val="en-US"/>
          </w:rPr>
          <w:t>"L</w:t>
        </w:r>
        <w:r w:rsidDel="00882EBB">
          <w:rPr>
            <w:rFonts w:ascii="Consolas" w:eastAsia="Times New Roman" w:hAnsi="Consolas" w:cs="Times New Roman"/>
            <w:color w:val="A31515"/>
            <w:sz w:val="21"/>
            <w:szCs w:val="21"/>
            <w:lang w:val="en-US"/>
          </w:rPr>
          <w:t>MTVToRelease</w:t>
        </w:r>
        <w:r w:rsidRPr="00732F92" w:rsidDel="00882EBB">
          <w:rPr>
            <w:rFonts w:ascii="Consolas" w:eastAsia="Times New Roman" w:hAnsi="Consolas" w:cs="Times New Roman"/>
            <w:color w:val="A31515"/>
            <w:sz w:val="21"/>
            <w:szCs w:val="21"/>
            <w:lang w:val="en-US"/>
          </w:rPr>
          <w:t>": [</w:t>
        </w:r>
      </w:moveFrom>
    </w:p>
    <w:p w14:paraId="0251294F" w14:textId="3589629D" w:rsidR="00833B14" w:rsidRPr="00732F92" w:rsidDel="00882EBB" w:rsidRDefault="00833B14" w:rsidP="00833B14">
      <w:pPr>
        <w:jc w:val="left"/>
        <w:rPr>
          <w:moveFrom w:id="71" w:author="MAHMOUD Mohamed-Ali" w:date="2025-05-19T15:06:00Z"/>
          <w:rFonts w:ascii="Consolas" w:eastAsia="Times New Roman" w:hAnsi="Consolas" w:cs="Times New Roman"/>
          <w:color w:val="A31515"/>
          <w:sz w:val="21"/>
          <w:szCs w:val="21"/>
          <w:lang w:val="en-US"/>
        </w:rPr>
      </w:pPr>
      <w:moveFrom w:id="72" w:author="MAHMOUD Mohamed-Ali" w:date="2025-05-19T15:06:00Z">
        <w:r w:rsidRPr="00732F92" w:rsidDel="00882EBB">
          <w:rPr>
            <w:rFonts w:ascii="Consolas" w:eastAsia="Times New Roman" w:hAnsi="Consolas" w:cs="Times New Roman"/>
            <w:color w:val="A31515"/>
            <w:sz w:val="21"/>
            <w:szCs w:val="21"/>
            <w:lang w:val="en-US"/>
          </w:rPr>
          <w:t xml:space="preserve">      {</w:t>
        </w:r>
      </w:moveFrom>
    </w:p>
    <w:p w14:paraId="7EAA5B17" w14:textId="206BC6C3" w:rsidR="00833B14" w:rsidRPr="00732F92" w:rsidDel="00882EBB" w:rsidRDefault="00833B14" w:rsidP="00833B14">
      <w:pPr>
        <w:jc w:val="left"/>
        <w:rPr>
          <w:moveFrom w:id="73" w:author="MAHMOUD Mohamed-Ali" w:date="2025-05-19T15:06:00Z"/>
          <w:rFonts w:ascii="Consolas" w:eastAsia="Times New Roman" w:hAnsi="Consolas" w:cs="Times New Roman"/>
          <w:color w:val="A31515"/>
          <w:sz w:val="21"/>
          <w:szCs w:val="21"/>
          <w:lang w:val="en-US"/>
        </w:rPr>
      </w:pPr>
      <w:moveFrom w:id="74" w:author="MAHMOUD Mohamed-Ali" w:date="2025-05-19T15:06:00Z">
        <w:r w:rsidRPr="00732F92" w:rsidDel="00882EBB">
          <w:rPr>
            <w:rFonts w:ascii="Consolas" w:eastAsia="Times New Roman" w:hAnsi="Consolas" w:cs="Times New Roman"/>
            <w:color w:val="A31515"/>
            <w:sz w:val="21"/>
            <w:szCs w:val="21"/>
            <w:lang w:val="en-US"/>
          </w:rPr>
          <w:t xml:space="preserve">       "</w:t>
        </w:r>
        <w:r w:rsidDel="00882EBB">
          <w:rPr>
            <w:rFonts w:ascii="Consolas" w:eastAsia="Times New Roman" w:hAnsi="Consolas" w:cs="Times New Roman"/>
            <w:color w:val="A31515"/>
            <w:sz w:val="21"/>
            <w:szCs w:val="21"/>
            <w:lang w:val="en-US"/>
          </w:rPr>
          <w:t>LMTVNumber</w:t>
        </w:r>
        <w:r w:rsidRPr="00732F92" w:rsidDel="00882EBB">
          <w:rPr>
            <w:rFonts w:ascii="Consolas" w:eastAsia="Times New Roman" w:hAnsi="Consolas" w:cs="Times New Roman"/>
            <w:color w:val="A31515"/>
            <w:sz w:val="21"/>
            <w:szCs w:val="21"/>
            <w:lang w:val="en-US"/>
          </w:rPr>
          <w:t xml:space="preserve">": </w:t>
        </w:r>
        <w:r w:rsidRPr="005B7307" w:rsidDel="00882EBB">
          <w:rPr>
            <w:rFonts w:ascii="Consolas" w:eastAsia="Times New Roman" w:hAnsi="Consolas" w:cs="Times New Roman"/>
            <w:color w:val="0451A5"/>
            <w:sz w:val="21"/>
            <w:szCs w:val="21"/>
            <w:lang w:val="en-US"/>
          </w:rPr>
          <w:t>"</w:t>
        </w:r>
        <w:r w:rsidDel="00882EBB">
          <w:rPr>
            <w:rFonts w:ascii="Consolas" w:eastAsia="Times New Roman" w:hAnsi="Consolas" w:cs="Times New Roman"/>
            <w:color w:val="0451A5"/>
            <w:sz w:val="21"/>
            <w:szCs w:val="21"/>
            <w:lang w:val="en-US"/>
          </w:rPr>
          <w:t>int</w:t>
        </w:r>
        <w:r w:rsidRPr="005B7307" w:rsidDel="00882EBB">
          <w:rPr>
            <w:rFonts w:ascii="Consolas" w:eastAsia="Times New Roman" w:hAnsi="Consolas" w:cs="Times New Roman"/>
            <w:color w:val="0451A5"/>
            <w:sz w:val="21"/>
            <w:szCs w:val="21"/>
            <w:lang w:val="en-US"/>
          </w:rPr>
          <w:t>"</w:t>
        </w:r>
      </w:moveFrom>
    </w:p>
    <w:p w14:paraId="0CAA1CDF" w14:textId="6F039724" w:rsidR="00833B14" w:rsidRPr="00732F92" w:rsidDel="00882EBB" w:rsidRDefault="00833B14" w:rsidP="00833B14">
      <w:pPr>
        <w:jc w:val="left"/>
        <w:rPr>
          <w:moveFrom w:id="75" w:author="MAHMOUD Mohamed-Ali" w:date="2025-05-19T15:06:00Z"/>
          <w:rFonts w:ascii="Consolas" w:eastAsia="Times New Roman" w:hAnsi="Consolas" w:cs="Times New Roman"/>
          <w:color w:val="A31515"/>
          <w:sz w:val="21"/>
          <w:szCs w:val="21"/>
          <w:lang w:val="en-US"/>
        </w:rPr>
      </w:pPr>
      <w:moveFrom w:id="76" w:author="MAHMOUD Mohamed-Ali" w:date="2025-05-19T15:06:00Z">
        <w:r w:rsidRPr="00732F92" w:rsidDel="00882EBB">
          <w:rPr>
            <w:rFonts w:ascii="Consolas" w:eastAsia="Times New Roman" w:hAnsi="Consolas" w:cs="Times New Roman"/>
            <w:color w:val="A31515"/>
            <w:sz w:val="21"/>
            <w:szCs w:val="21"/>
            <w:lang w:val="en-US"/>
          </w:rPr>
          <w:t xml:space="preserve">       }</w:t>
        </w:r>
        <w:r w:rsidR="00E450DA" w:rsidDel="00882EBB">
          <w:rPr>
            <w:rFonts w:ascii="Consolas" w:eastAsia="Times New Roman" w:hAnsi="Consolas" w:cs="Times New Roman"/>
            <w:color w:val="A31515"/>
            <w:sz w:val="21"/>
            <w:szCs w:val="21"/>
            <w:lang w:val="en-US"/>
          </w:rPr>
          <w:t>,</w:t>
        </w:r>
      </w:moveFrom>
    </w:p>
    <w:p w14:paraId="42F767E5" w14:textId="2527DADF" w:rsidR="00833B14" w:rsidRPr="00732F92" w:rsidDel="00882EBB" w:rsidRDefault="00833B14" w:rsidP="00833B14">
      <w:pPr>
        <w:jc w:val="left"/>
        <w:rPr>
          <w:moveFrom w:id="77" w:author="MAHMOUD Mohamed-Ali" w:date="2025-05-19T15:06:00Z"/>
          <w:rFonts w:ascii="Consolas" w:eastAsia="Times New Roman" w:hAnsi="Consolas" w:cs="Times New Roman"/>
          <w:color w:val="A31515"/>
          <w:sz w:val="21"/>
          <w:szCs w:val="21"/>
          <w:lang w:val="en-US"/>
        </w:rPr>
      </w:pPr>
      <w:moveFrom w:id="78" w:author="MAHMOUD Mohamed-Ali" w:date="2025-05-19T15:06:00Z">
        <w:r w:rsidRPr="00732F92" w:rsidDel="00882EBB">
          <w:rPr>
            <w:rFonts w:ascii="Consolas" w:eastAsia="Times New Roman" w:hAnsi="Consolas" w:cs="Times New Roman"/>
            <w:color w:val="A31515"/>
            <w:sz w:val="21"/>
            <w:szCs w:val="21"/>
            <w:lang w:val="en-US"/>
          </w:rPr>
          <w:t xml:space="preserve">      {</w:t>
        </w:r>
      </w:moveFrom>
    </w:p>
    <w:p w14:paraId="60326F9C" w14:textId="048D8D2B" w:rsidR="00833B14" w:rsidRPr="00732F92" w:rsidDel="00882EBB" w:rsidRDefault="00833B14" w:rsidP="00833B14">
      <w:pPr>
        <w:ind w:left="708"/>
        <w:jc w:val="left"/>
        <w:rPr>
          <w:moveFrom w:id="79" w:author="MAHMOUD Mohamed-Ali" w:date="2025-05-19T15:06:00Z"/>
          <w:rFonts w:ascii="Consolas" w:eastAsia="Times New Roman" w:hAnsi="Consolas" w:cs="Times New Roman"/>
          <w:color w:val="A31515"/>
          <w:sz w:val="21"/>
          <w:szCs w:val="21"/>
          <w:lang w:val="en-US"/>
        </w:rPr>
      </w:pPr>
      <w:moveFrom w:id="80" w:author="MAHMOUD Mohamed-Ali" w:date="2025-05-19T15:06:00Z">
        <w:r w:rsidRPr="00732F92" w:rsidDel="00882EBB">
          <w:rPr>
            <w:rFonts w:ascii="Consolas" w:eastAsia="Times New Roman" w:hAnsi="Consolas" w:cs="Times New Roman"/>
            <w:color w:val="A31515"/>
            <w:sz w:val="21"/>
            <w:szCs w:val="21"/>
            <w:lang w:val="en-US"/>
          </w:rPr>
          <w:t>"</w:t>
        </w:r>
        <w:r w:rsidDel="00882EBB">
          <w:rPr>
            <w:rFonts w:ascii="Consolas" w:eastAsia="Times New Roman" w:hAnsi="Consolas" w:cs="Times New Roman"/>
            <w:color w:val="A31515"/>
            <w:sz w:val="21"/>
            <w:szCs w:val="21"/>
            <w:lang w:val="en-US"/>
          </w:rPr>
          <w:t>LMTVNumber</w:t>
        </w:r>
        <w:r w:rsidRPr="00732F92" w:rsidDel="00882EBB">
          <w:rPr>
            <w:rFonts w:ascii="Consolas" w:eastAsia="Times New Roman" w:hAnsi="Consolas" w:cs="Times New Roman"/>
            <w:color w:val="A31515"/>
            <w:sz w:val="21"/>
            <w:szCs w:val="21"/>
            <w:lang w:val="en-US"/>
          </w:rPr>
          <w:t xml:space="preserve">": </w:t>
        </w:r>
        <w:r w:rsidRPr="005B7307" w:rsidDel="00882EBB">
          <w:rPr>
            <w:rFonts w:ascii="Consolas" w:eastAsia="Times New Roman" w:hAnsi="Consolas" w:cs="Times New Roman"/>
            <w:color w:val="0451A5"/>
            <w:sz w:val="21"/>
            <w:szCs w:val="21"/>
            <w:lang w:val="en-US"/>
          </w:rPr>
          <w:t>"</w:t>
        </w:r>
        <w:r w:rsidDel="00882EBB">
          <w:rPr>
            <w:rFonts w:ascii="Consolas" w:eastAsia="Times New Roman" w:hAnsi="Consolas" w:cs="Times New Roman"/>
            <w:color w:val="0451A5"/>
            <w:sz w:val="21"/>
            <w:szCs w:val="21"/>
            <w:lang w:val="en-US"/>
          </w:rPr>
          <w:t>int</w:t>
        </w:r>
        <w:r w:rsidRPr="005B7307" w:rsidDel="00882EBB">
          <w:rPr>
            <w:rFonts w:ascii="Consolas" w:eastAsia="Times New Roman" w:hAnsi="Consolas" w:cs="Times New Roman"/>
            <w:color w:val="0451A5"/>
            <w:sz w:val="21"/>
            <w:szCs w:val="21"/>
            <w:lang w:val="en-US"/>
          </w:rPr>
          <w:t>"</w:t>
        </w:r>
      </w:moveFrom>
    </w:p>
    <w:p w14:paraId="35D80D85" w14:textId="4282A5C7" w:rsidR="00833B14" w:rsidDel="00882EBB" w:rsidRDefault="00833B14" w:rsidP="00833B14">
      <w:pPr>
        <w:jc w:val="left"/>
        <w:rPr>
          <w:moveFrom w:id="81" w:author="MAHMOUD Mohamed-Ali" w:date="2025-05-19T15:06:00Z"/>
          <w:rFonts w:ascii="Consolas" w:eastAsia="Times New Roman" w:hAnsi="Consolas" w:cs="Times New Roman"/>
          <w:color w:val="A31515"/>
          <w:sz w:val="21"/>
          <w:szCs w:val="21"/>
          <w:lang w:val="en-US"/>
        </w:rPr>
      </w:pPr>
      <w:moveFrom w:id="82" w:author="MAHMOUD Mohamed-Ali" w:date="2025-05-19T15:06:00Z">
        <w:r w:rsidRPr="00732F92" w:rsidDel="00882EBB">
          <w:rPr>
            <w:rFonts w:ascii="Consolas" w:eastAsia="Times New Roman" w:hAnsi="Consolas" w:cs="Times New Roman"/>
            <w:color w:val="A31515"/>
            <w:sz w:val="21"/>
            <w:szCs w:val="21"/>
            <w:lang w:val="en-US"/>
          </w:rPr>
          <w:t xml:space="preserve">      }</w:t>
        </w:r>
        <w:r w:rsidR="00E450DA" w:rsidDel="00882EBB">
          <w:rPr>
            <w:rFonts w:ascii="Consolas" w:eastAsia="Times New Roman" w:hAnsi="Consolas" w:cs="Times New Roman"/>
            <w:color w:val="A31515"/>
            <w:sz w:val="21"/>
            <w:szCs w:val="21"/>
            <w:lang w:val="en-US"/>
          </w:rPr>
          <w:t>,</w:t>
        </w:r>
      </w:moveFrom>
    </w:p>
    <w:p w14:paraId="0855E6CE" w14:textId="1570BF2F" w:rsidR="00833B14" w:rsidRPr="00627B6B" w:rsidDel="00882EBB" w:rsidRDefault="00833B14" w:rsidP="00FB431C">
      <w:pPr>
        <w:jc w:val="left"/>
        <w:rPr>
          <w:moveFrom w:id="83" w:author="MAHMOUD Mohamed-Ali" w:date="2025-05-19T15:06:00Z"/>
          <w:rFonts w:ascii="Consolas" w:eastAsia="Times New Roman" w:hAnsi="Consolas" w:cs="Times New Roman"/>
          <w:color w:val="A31515"/>
          <w:sz w:val="21"/>
          <w:szCs w:val="21"/>
          <w:lang w:val="en-US"/>
        </w:rPr>
      </w:pPr>
      <w:moveFrom w:id="84" w:author="MAHMOUD Mohamed-Ali" w:date="2025-05-19T15:06:00Z">
        <w:r w:rsidRPr="00732F92" w:rsidDel="00882EBB">
          <w:rPr>
            <w:rFonts w:ascii="Consolas" w:eastAsia="Times New Roman" w:hAnsi="Consolas" w:cs="Times New Roman"/>
            <w:color w:val="A31515"/>
            <w:sz w:val="21"/>
            <w:szCs w:val="21"/>
            <w:lang w:val="en-US"/>
          </w:rPr>
          <w:t xml:space="preserve">    ]</w:t>
        </w:r>
      </w:moveFrom>
    </w:p>
    <w:p w14:paraId="6BEB4ECC" w14:textId="79BC30C4" w:rsidR="00E747FD" w:rsidDel="00882EBB" w:rsidRDefault="00E747FD" w:rsidP="00E747FD">
      <w:pPr>
        <w:jc w:val="left"/>
        <w:rPr>
          <w:moveFrom w:id="85" w:author="MAHMOUD Mohamed-Ali" w:date="2025-05-19T15:06:00Z"/>
          <w:rFonts w:ascii="Aptos" w:hAnsi="Aptos"/>
          <w:lang w:val="en-US"/>
        </w:rPr>
      </w:pPr>
      <w:moveFrom w:id="86" w:author="MAHMOUD Mohamed-Ali" w:date="2025-05-19T15:06:00Z">
        <w:r w:rsidRPr="009158E0" w:rsidDel="00882EBB">
          <w:rPr>
            <w:rFonts w:ascii="Aptos" w:hAnsi="Aptos"/>
          </w:rPr>
          <w:tab/>
        </w:r>
        <w:r w:rsidRPr="00E450DA" w:rsidDel="00882EBB">
          <w:rPr>
            <w:rFonts w:ascii="Consolas" w:eastAsia="Times New Roman" w:hAnsi="Consolas" w:cs="Times New Roman"/>
            <w:color w:val="A31515"/>
            <w:sz w:val="21"/>
            <w:szCs w:val="21"/>
            <w:lang w:val="en-US"/>
          </w:rPr>
          <w:t>}</w:t>
        </w:r>
      </w:moveFrom>
    </w:p>
    <w:moveFromRangeEnd w:id="57"/>
    <w:p w14:paraId="400883EA" w14:textId="77777777" w:rsidR="00882EBB" w:rsidRDefault="00882EBB" w:rsidP="00882EBB">
      <w:pPr>
        <w:jc w:val="left"/>
        <w:rPr>
          <w:moveTo w:id="87" w:author="MAHMOUD Mohamed-Ali" w:date="2025-05-19T15:06:00Z"/>
          <w:b/>
          <w:i/>
          <w:u w:val="single"/>
          <w:lang w:val="en-US"/>
        </w:rPr>
      </w:pPr>
      <w:moveToRangeStart w:id="88" w:author="MAHMOUD Mohamed-Ali" w:date="2025-05-19T15:06:00Z" w:name="move198559622"/>
      <w:proofErr w:type="spellStart"/>
      <w:moveTo w:id="89" w:author="MAHMOUD Mohamed-Ali" w:date="2025-05-19T15:06:00Z">
        <w:r w:rsidRPr="00E747FD">
          <w:rPr>
            <w:b/>
            <w:i/>
            <w:u w:val="single"/>
            <w:lang w:val="en-US"/>
          </w:rPr>
          <w:t>ISL</w:t>
        </w:r>
        <w:r>
          <w:rPr>
            <w:b/>
            <w:i/>
            <w:u w:val="single"/>
            <w:lang w:val="en-US"/>
          </w:rPr>
          <w:t>M</w:t>
        </w:r>
        <w:r w:rsidRPr="00E747FD">
          <w:rPr>
            <w:b/>
            <w:i/>
            <w:u w:val="single"/>
            <w:lang w:val="en-US"/>
          </w:rPr>
          <w:t>TVRelease</w:t>
        </w:r>
        <w:proofErr w:type="spellEnd"/>
      </w:moveTo>
    </w:p>
    <w:p w14:paraId="21B97B08" w14:textId="77777777" w:rsidR="00882EBB" w:rsidRPr="005B7307" w:rsidRDefault="00882EBB" w:rsidP="00882EBB">
      <w:pPr>
        <w:shd w:val="clear" w:color="auto" w:fill="FFFFFE"/>
        <w:spacing w:after="0" w:line="285" w:lineRule="atLeast"/>
        <w:jc w:val="left"/>
        <w:rPr>
          <w:moveTo w:id="90" w:author="MAHMOUD Mohamed-Ali" w:date="2025-05-19T15:06:00Z"/>
          <w:rFonts w:ascii="Consolas" w:eastAsia="Times New Roman" w:hAnsi="Consolas" w:cs="Times New Roman"/>
          <w:color w:val="000000"/>
          <w:sz w:val="21"/>
          <w:szCs w:val="21"/>
          <w:lang w:val="en-US" w:eastAsia="fr-FR"/>
        </w:rPr>
      </w:pPr>
      <w:moveTo w:id="91" w:author="MAHMOUD Mohamed-Ali" w:date="2025-05-19T15:06:00Z">
        <w:r w:rsidRPr="005B7307">
          <w:rPr>
            <w:rFonts w:ascii="Consolas" w:eastAsia="Times New Roman" w:hAnsi="Consolas" w:cs="Times New Roman"/>
            <w:color w:val="A31515"/>
            <w:sz w:val="21"/>
            <w:szCs w:val="21"/>
            <w:lang w:val="en-US"/>
          </w:rPr>
          <w:t>"</w:t>
        </w:r>
        <w:proofErr w:type="spellStart"/>
        <w:r>
          <w:rPr>
            <w:rFonts w:ascii="Consolas" w:eastAsia="Times New Roman" w:hAnsi="Consolas" w:cs="Times New Roman"/>
            <w:color w:val="A31515"/>
            <w:sz w:val="21"/>
            <w:szCs w:val="21"/>
            <w:lang w:val="en-US"/>
          </w:rPr>
          <w:t>ISLMTVRelease</w:t>
        </w:r>
        <w:proofErr w:type="spellEnd"/>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E450DA">
          <w:rPr>
            <w:rFonts w:ascii="Consolas" w:eastAsia="Times New Roman" w:hAnsi="Consolas" w:cs="Times New Roman"/>
            <w:color w:val="A31515"/>
            <w:sz w:val="21"/>
            <w:szCs w:val="21"/>
            <w:lang w:val="en-US"/>
          </w:rPr>
          <w:t>{</w:t>
        </w:r>
      </w:moveTo>
    </w:p>
    <w:p w14:paraId="63B19F45" w14:textId="77777777" w:rsidR="00882EBB" w:rsidRPr="005B7307" w:rsidRDefault="00882EBB" w:rsidP="00882EBB">
      <w:pPr>
        <w:shd w:val="clear" w:color="auto" w:fill="FFFFFE"/>
        <w:spacing w:after="0" w:line="285" w:lineRule="atLeast"/>
        <w:jc w:val="left"/>
        <w:rPr>
          <w:moveTo w:id="92" w:author="MAHMOUD Mohamed-Ali" w:date="2025-05-19T15:06:00Z"/>
          <w:rFonts w:ascii="Consolas" w:eastAsia="Times New Roman" w:hAnsi="Consolas" w:cs="Times New Roman"/>
          <w:color w:val="000000"/>
          <w:sz w:val="21"/>
          <w:szCs w:val="21"/>
          <w:lang w:val="en-US" w:eastAsia="fr-FR"/>
        </w:rPr>
      </w:pPr>
      <w:moveTo w:id="93" w:author="MAHMOUD Mohamed-Ali" w:date="2025-05-19T15:06:00Z">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proofErr w:type="spellStart"/>
        <w:r w:rsidRPr="005B7307">
          <w:rPr>
            <w:rFonts w:ascii="Consolas" w:eastAsia="Times New Roman" w:hAnsi="Consolas" w:cs="Times New Roman"/>
            <w:color w:val="A31515"/>
            <w:sz w:val="21"/>
            <w:szCs w:val="21"/>
            <w:lang w:val="en-US"/>
          </w:rPr>
          <w:t>messageId</w:t>
        </w:r>
        <w:proofErr w:type="spellEnd"/>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moveTo>
    </w:p>
    <w:p w14:paraId="30381134" w14:textId="77777777" w:rsidR="00882EBB" w:rsidRPr="005B7307" w:rsidRDefault="00882EBB" w:rsidP="00882EBB">
      <w:pPr>
        <w:shd w:val="clear" w:color="auto" w:fill="FFFFFE"/>
        <w:spacing w:after="0" w:line="285" w:lineRule="atLeast"/>
        <w:jc w:val="left"/>
        <w:rPr>
          <w:moveTo w:id="94" w:author="MAHMOUD Mohamed-Ali" w:date="2025-05-19T15:06:00Z"/>
          <w:rFonts w:ascii="Consolas" w:eastAsia="Times New Roman" w:hAnsi="Consolas" w:cs="Times New Roman"/>
          <w:color w:val="000000"/>
          <w:sz w:val="21"/>
          <w:szCs w:val="21"/>
          <w:lang w:val="en-US" w:eastAsia="fr-FR"/>
        </w:rPr>
      </w:pPr>
      <w:moveTo w:id="95" w:author="MAHMOUD Mohamed-Ali" w:date="2025-05-19T15:06:00Z">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A31515"/>
            <w:sz w:val="21"/>
            <w:szCs w:val="21"/>
            <w:lang w:val="en-US"/>
          </w:rPr>
          <w:t>"</w:t>
        </w:r>
        <w:proofErr w:type="spellStart"/>
        <w:r w:rsidRPr="005B7307">
          <w:rPr>
            <w:rFonts w:ascii="Consolas" w:eastAsia="Times New Roman" w:hAnsi="Consolas" w:cs="Times New Roman"/>
            <w:color w:val="A31515"/>
            <w:sz w:val="21"/>
            <w:szCs w:val="21"/>
            <w:lang w:val="en-US"/>
          </w:rPr>
          <w:t>timeStamp</w:t>
        </w:r>
        <w:proofErr w:type="spellEnd"/>
        <w:r w:rsidRPr="005B7307">
          <w:rPr>
            <w:rFonts w:ascii="Consolas" w:eastAsia="Times New Roman" w:hAnsi="Consolas" w:cs="Times New Roman"/>
            <w:color w:val="A31515"/>
            <w:sz w:val="21"/>
            <w:szCs w:val="21"/>
            <w:lang w:val="en-US"/>
          </w:rPr>
          <w:t>"</w:t>
        </w:r>
        <w:r w:rsidRPr="005B7307">
          <w:rPr>
            <w:rFonts w:ascii="Consolas" w:eastAsia="Times New Roman" w:hAnsi="Consolas" w:cs="Times New Roman"/>
            <w:color w:val="000000" w:themeColor="text1"/>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 [7]</w:t>
        </w:r>
        <w:r w:rsidRPr="005B7307">
          <w:rPr>
            <w:rFonts w:ascii="Consolas" w:eastAsia="Times New Roman" w:hAnsi="Consolas" w:cs="Times New Roman"/>
            <w:color w:val="0451A5"/>
            <w:sz w:val="21"/>
            <w:szCs w:val="21"/>
            <w:lang w:val="en-US"/>
          </w:rPr>
          <w:t>"</w:t>
        </w:r>
        <w:r w:rsidRPr="005B7307">
          <w:rPr>
            <w:rFonts w:ascii="Consolas" w:eastAsia="Times New Roman" w:hAnsi="Consolas" w:cs="Times New Roman"/>
            <w:color w:val="000000" w:themeColor="text1"/>
            <w:sz w:val="21"/>
            <w:szCs w:val="21"/>
            <w:lang w:val="en-US"/>
          </w:rPr>
          <w:t>,</w:t>
        </w:r>
      </w:moveTo>
    </w:p>
    <w:p w14:paraId="71F8CA62" w14:textId="77777777" w:rsidR="00882EBB" w:rsidRDefault="00882EBB" w:rsidP="00882EBB">
      <w:pPr>
        <w:shd w:val="clear" w:color="auto" w:fill="FFFFFE"/>
        <w:spacing w:after="0" w:line="285" w:lineRule="atLeast"/>
        <w:ind w:firstLine="708"/>
        <w:jc w:val="left"/>
        <w:rPr>
          <w:moveTo w:id="96" w:author="MAHMOUD Mohamed-Ali" w:date="2025-05-19T15:06:00Z"/>
          <w:rFonts w:ascii="Consolas" w:eastAsia="Times New Roman" w:hAnsi="Consolas" w:cs="Times New Roman"/>
          <w:color w:val="A31515"/>
          <w:sz w:val="21"/>
          <w:szCs w:val="21"/>
          <w:lang w:val="en-US"/>
        </w:rPr>
      </w:pPr>
      <w:moveTo w:id="97" w:author="MAHMOUD Mohamed-Ali" w:date="2025-05-19T15:06:00Z">
        <w:r w:rsidRPr="00627B6B">
          <w:rPr>
            <w:rFonts w:ascii="Consolas" w:eastAsia="Times New Roman" w:hAnsi="Consolas" w:cs="Times New Roman"/>
            <w:color w:val="A31515"/>
            <w:sz w:val="21"/>
            <w:szCs w:val="21"/>
            <w:lang w:val="en-US"/>
          </w:rPr>
          <w:t>"</w:t>
        </w:r>
        <w:proofErr w:type="spellStart"/>
        <w:r w:rsidRPr="00627B6B">
          <w:rPr>
            <w:rFonts w:ascii="Consolas" w:eastAsia="Times New Roman" w:hAnsi="Consolas" w:cs="Times New Roman"/>
            <w:color w:val="A31515"/>
            <w:sz w:val="21"/>
            <w:szCs w:val="21"/>
            <w:lang w:val="en-US"/>
          </w:rPr>
          <w:t>sequenceNumber</w:t>
        </w:r>
        <w:proofErr w:type="spellEnd"/>
        <w:r w:rsidRPr="00627B6B">
          <w:rPr>
            <w:rFonts w:ascii="Consolas" w:eastAsia="Times New Roman" w:hAnsi="Consolas" w:cs="Times New Roman"/>
            <w:color w:val="A31515"/>
            <w:sz w:val="21"/>
            <w:szCs w:val="21"/>
            <w:lang w:val="en-US"/>
          </w:rPr>
          <w:t xml:space="preserve">": </w:t>
        </w:r>
        <w:r w:rsidRPr="00627B6B">
          <w:rPr>
            <w:rFonts w:ascii="Consolas" w:eastAsia="Times New Roman" w:hAnsi="Consolas" w:cs="Times New Roman"/>
            <w:color w:val="0451A5"/>
            <w:sz w:val="21"/>
            <w:szCs w:val="21"/>
            <w:lang w:val="en-US"/>
          </w:rPr>
          <w:t>"int"</w:t>
        </w:r>
        <w:r w:rsidRPr="00627B6B">
          <w:rPr>
            <w:rFonts w:ascii="Consolas" w:eastAsia="Times New Roman" w:hAnsi="Consolas" w:cs="Times New Roman"/>
            <w:color w:val="A31515"/>
            <w:sz w:val="21"/>
            <w:szCs w:val="21"/>
            <w:lang w:val="en-US"/>
          </w:rPr>
          <w:t>,</w:t>
        </w:r>
      </w:moveTo>
    </w:p>
    <w:p w14:paraId="70791147" w14:textId="77777777" w:rsidR="00882EBB" w:rsidRDefault="00882EBB" w:rsidP="00882EBB">
      <w:pPr>
        <w:shd w:val="clear" w:color="auto" w:fill="FFFFFE"/>
        <w:spacing w:after="0" w:line="285" w:lineRule="atLeast"/>
        <w:ind w:firstLine="708"/>
        <w:jc w:val="left"/>
        <w:rPr>
          <w:moveTo w:id="98" w:author="MAHMOUD Mohamed-Ali" w:date="2025-05-19T15:06:00Z"/>
          <w:rFonts w:ascii="Consolas" w:eastAsia="Times New Roman" w:hAnsi="Consolas" w:cs="Times New Roman"/>
          <w:color w:val="0451A5"/>
          <w:sz w:val="21"/>
          <w:szCs w:val="21"/>
          <w:lang w:val="en-US"/>
        </w:rPr>
      </w:pPr>
      <w:moveTo w:id="99" w:author="MAHMOUD Mohamed-Ali" w:date="2025-05-19T15:06:00Z">
        <w:r w:rsidRPr="00627B6B">
          <w:rPr>
            <w:rFonts w:ascii="Consolas" w:eastAsia="Times New Roman" w:hAnsi="Consolas" w:cs="Times New Roman"/>
            <w:color w:val="A31515"/>
            <w:sz w:val="21"/>
            <w:szCs w:val="21"/>
            <w:lang w:val="en-US"/>
          </w:rPr>
          <w:t>"</w:t>
        </w:r>
        <w:proofErr w:type="spellStart"/>
        <w:r>
          <w:rPr>
            <w:rFonts w:ascii="Consolas" w:eastAsia="Times New Roman" w:hAnsi="Consolas" w:cs="Times New Roman"/>
            <w:color w:val="A31515"/>
            <w:sz w:val="21"/>
            <w:szCs w:val="21"/>
            <w:lang w:val="en-US"/>
          </w:rPr>
          <w:t>LMTVNumberToRelease</w:t>
        </w:r>
        <w:proofErr w:type="spellEnd"/>
        <w:r w:rsidRPr="00627B6B">
          <w:rPr>
            <w:rFonts w:ascii="Consolas" w:eastAsia="Times New Roman" w:hAnsi="Consolas" w:cs="Times New Roman"/>
            <w:color w:val="A31515"/>
            <w:sz w:val="21"/>
            <w:szCs w:val="21"/>
            <w:lang w:val="en-US"/>
          </w:rPr>
          <w:t xml:space="preserve">": </w:t>
        </w:r>
        <w:r w:rsidRPr="00627B6B">
          <w:rPr>
            <w:rFonts w:ascii="Consolas" w:eastAsia="Times New Roman" w:hAnsi="Consolas" w:cs="Times New Roman"/>
            <w:color w:val="0451A5"/>
            <w:sz w:val="21"/>
            <w:szCs w:val="21"/>
            <w:lang w:val="en-US"/>
          </w:rPr>
          <w:t>"int"</w:t>
        </w:r>
        <w:r>
          <w:rPr>
            <w:rFonts w:ascii="Consolas" w:eastAsia="Times New Roman" w:hAnsi="Consolas" w:cs="Times New Roman"/>
            <w:color w:val="0451A5"/>
            <w:sz w:val="21"/>
            <w:szCs w:val="21"/>
            <w:lang w:val="en-US"/>
          </w:rPr>
          <w:t>,</w:t>
        </w:r>
      </w:moveTo>
    </w:p>
    <w:p w14:paraId="6F98BE69" w14:textId="77777777" w:rsidR="00882EBB" w:rsidRPr="00732F92" w:rsidRDefault="00882EBB" w:rsidP="00882EBB">
      <w:pPr>
        <w:ind w:firstLine="708"/>
        <w:jc w:val="left"/>
        <w:rPr>
          <w:moveTo w:id="100" w:author="MAHMOUD Mohamed-Ali" w:date="2025-05-19T15:06:00Z"/>
          <w:rFonts w:ascii="Consolas" w:eastAsia="Times New Roman" w:hAnsi="Consolas" w:cs="Times New Roman"/>
          <w:color w:val="A31515"/>
          <w:sz w:val="21"/>
          <w:szCs w:val="21"/>
          <w:lang w:val="en-US"/>
        </w:rPr>
      </w:pPr>
      <w:moveTo w:id="101" w:author="MAHMOUD Mohamed-Ali" w:date="2025-05-19T15:06:00Z">
        <w:r w:rsidRPr="00732F92">
          <w:rPr>
            <w:rFonts w:ascii="Consolas" w:eastAsia="Times New Roman" w:hAnsi="Consolas" w:cs="Times New Roman"/>
            <w:color w:val="A31515"/>
            <w:sz w:val="21"/>
            <w:szCs w:val="21"/>
            <w:lang w:val="en-US"/>
          </w:rPr>
          <w:t>"</w:t>
        </w:r>
        <w:proofErr w:type="spellStart"/>
        <w:r w:rsidRPr="00732F92">
          <w:rPr>
            <w:rFonts w:ascii="Consolas" w:eastAsia="Times New Roman" w:hAnsi="Consolas" w:cs="Times New Roman"/>
            <w:color w:val="A31515"/>
            <w:sz w:val="21"/>
            <w:szCs w:val="21"/>
            <w:lang w:val="en-US"/>
          </w:rPr>
          <w:t>L</w:t>
        </w:r>
        <w:r>
          <w:rPr>
            <w:rFonts w:ascii="Consolas" w:eastAsia="Times New Roman" w:hAnsi="Consolas" w:cs="Times New Roman"/>
            <w:color w:val="A31515"/>
            <w:sz w:val="21"/>
            <w:szCs w:val="21"/>
            <w:lang w:val="en-US"/>
          </w:rPr>
          <w:t>MTVToRelease</w:t>
        </w:r>
        <w:proofErr w:type="spellEnd"/>
        <w:r w:rsidRPr="00732F92">
          <w:rPr>
            <w:rFonts w:ascii="Consolas" w:eastAsia="Times New Roman" w:hAnsi="Consolas" w:cs="Times New Roman"/>
            <w:color w:val="A31515"/>
            <w:sz w:val="21"/>
            <w:szCs w:val="21"/>
            <w:lang w:val="en-US"/>
          </w:rPr>
          <w:t>": [</w:t>
        </w:r>
      </w:moveTo>
    </w:p>
    <w:p w14:paraId="51CDB875" w14:textId="77777777" w:rsidR="00882EBB" w:rsidRPr="00732F92" w:rsidRDefault="00882EBB" w:rsidP="00882EBB">
      <w:pPr>
        <w:jc w:val="left"/>
        <w:rPr>
          <w:moveTo w:id="102" w:author="MAHMOUD Mohamed-Ali" w:date="2025-05-19T15:06:00Z"/>
          <w:rFonts w:ascii="Consolas" w:eastAsia="Times New Roman" w:hAnsi="Consolas" w:cs="Times New Roman"/>
          <w:color w:val="A31515"/>
          <w:sz w:val="21"/>
          <w:szCs w:val="21"/>
          <w:lang w:val="en-US"/>
        </w:rPr>
      </w:pPr>
      <w:moveTo w:id="103" w:author="MAHMOUD Mohamed-Ali" w:date="2025-05-19T15:06:00Z">
        <w:r w:rsidRPr="00732F92">
          <w:rPr>
            <w:rFonts w:ascii="Consolas" w:eastAsia="Times New Roman" w:hAnsi="Consolas" w:cs="Times New Roman"/>
            <w:color w:val="A31515"/>
            <w:sz w:val="21"/>
            <w:szCs w:val="21"/>
            <w:lang w:val="en-US"/>
          </w:rPr>
          <w:t xml:space="preserve">      {</w:t>
        </w:r>
      </w:moveTo>
    </w:p>
    <w:p w14:paraId="5C2A3326" w14:textId="77777777" w:rsidR="00882EBB" w:rsidRPr="00732F92" w:rsidRDefault="00882EBB" w:rsidP="00882EBB">
      <w:pPr>
        <w:jc w:val="left"/>
        <w:rPr>
          <w:moveTo w:id="104" w:author="MAHMOUD Mohamed-Ali" w:date="2025-05-19T15:06:00Z"/>
          <w:rFonts w:ascii="Consolas" w:eastAsia="Times New Roman" w:hAnsi="Consolas" w:cs="Times New Roman"/>
          <w:color w:val="A31515"/>
          <w:sz w:val="21"/>
          <w:szCs w:val="21"/>
          <w:lang w:val="en-US"/>
        </w:rPr>
      </w:pPr>
      <w:moveTo w:id="105" w:author="MAHMOUD Mohamed-Ali" w:date="2025-05-19T15:06:00Z">
        <w:r w:rsidRPr="00732F92">
          <w:rPr>
            <w:rFonts w:ascii="Consolas" w:eastAsia="Times New Roman" w:hAnsi="Consolas" w:cs="Times New Roman"/>
            <w:color w:val="A31515"/>
            <w:sz w:val="21"/>
            <w:szCs w:val="21"/>
            <w:lang w:val="en-US"/>
          </w:rPr>
          <w:t xml:space="preserve">       "</w:t>
        </w:r>
        <w:proofErr w:type="spellStart"/>
        <w:r>
          <w:rPr>
            <w:rFonts w:ascii="Consolas" w:eastAsia="Times New Roman" w:hAnsi="Consolas" w:cs="Times New Roman"/>
            <w:color w:val="A31515"/>
            <w:sz w:val="21"/>
            <w:szCs w:val="21"/>
            <w:lang w:val="en-US"/>
          </w:rPr>
          <w:t>LMTVNumber</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moveTo>
    </w:p>
    <w:p w14:paraId="59F9200E" w14:textId="77777777" w:rsidR="00882EBB" w:rsidRPr="00732F92" w:rsidRDefault="00882EBB" w:rsidP="00882EBB">
      <w:pPr>
        <w:jc w:val="left"/>
        <w:rPr>
          <w:moveTo w:id="106" w:author="MAHMOUD Mohamed-Ali" w:date="2025-05-19T15:06:00Z"/>
          <w:rFonts w:ascii="Consolas" w:eastAsia="Times New Roman" w:hAnsi="Consolas" w:cs="Times New Roman"/>
          <w:color w:val="A31515"/>
          <w:sz w:val="21"/>
          <w:szCs w:val="21"/>
          <w:lang w:val="en-US"/>
        </w:rPr>
      </w:pPr>
      <w:moveTo w:id="107" w:author="MAHMOUD Mohamed-Ali" w:date="2025-05-19T15:06:00Z">
        <w:r w:rsidRPr="00732F92">
          <w:rPr>
            <w:rFonts w:ascii="Consolas" w:eastAsia="Times New Roman" w:hAnsi="Consolas" w:cs="Times New Roman"/>
            <w:color w:val="A31515"/>
            <w:sz w:val="21"/>
            <w:szCs w:val="21"/>
            <w:lang w:val="en-US"/>
          </w:rPr>
          <w:t xml:space="preserve">       }</w:t>
        </w:r>
        <w:r>
          <w:rPr>
            <w:rFonts w:ascii="Consolas" w:eastAsia="Times New Roman" w:hAnsi="Consolas" w:cs="Times New Roman"/>
            <w:color w:val="A31515"/>
            <w:sz w:val="21"/>
            <w:szCs w:val="21"/>
            <w:lang w:val="en-US"/>
          </w:rPr>
          <w:t>,</w:t>
        </w:r>
      </w:moveTo>
    </w:p>
    <w:p w14:paraId="454F9E77" w14:textId="77777777" w:rsidR="00882EBB" w:rsidRPr="00732F92" w:rsidRDefault="00882EBB" w:rsidP="00882EBB">
      <w:pPr>
        <w:jc w:val="left"/>
        <w:rPr>
          <w:moveTo w:id="108" w:author="MAHMOUD Mohamed-Ali" w:date="2025-05-19T15:06:00Z"/>
          <w:rFonts w:ascii="Consolas" w:eastAsia="Times New Roman" w:hAnsi="Consolas" w:cs="Times New Roman"/>
          <w:color w:val="A31515"/>
          <w:sz w:val="21"/>
          <w:szCs w:val="21"/>
          <w:lang w:val="en-US"/>
        </w:rPr>
      </w:pPr>
      <w:moveTo w:id="109" w:author="MAHMOUD Mohamed-Ali" w:date="2025-05-19T15:06:00Z">
        <w:r w:rsidRPr="00732F92">
          <w:rPr>
            <w:rFonts w:ascii="Consolas" w:eastAsia="Times New Roman" w:hAnsi="Consolas" w:cs="Times New Roman"/>
            <w:color w:val="A31515"/>
            <w:sz w:val="21"/>
            <w:szCs w:val="21"/>
            <w:lang w:val="en-US"/>
          </w:rPr>
          <w:t xml:space="preserve">      {</w:t>
        </w:r>
      </w:moveTo>
    </w:p>
    <w:p w14:paraId="1A7F0BDB" w14:textId="77777777" w:rsidR="00882EBB" w:rsidRPr="00732F92" w:rsidRDefault="00882EBB" w:rsidP="00882EBB">
      <w:pPr>
        <w:ind w:left="708"/>
        <w:jc w:val="left"/>
        <w:rPr>
          <w:moveTo w:id="110" w:author="MAHMOUD Mohamed-Ali" w:date="2025-05-19T15:06:00Z"/>
          <w:rFonts w:ascii="Consolas" w:eastAsia="Times New Roman" w:hAnsi="Consolas" w:cs="Times New Roman"/>
          <w:color w:val="A31515"/>
          <w:sz w:val="21"/>
          <w:szCs w:val="21"/>
          <w:lang w:val="en-US"/>
        </w:rPr>
      </w:pPr>
      <w:moveTo w:id="111" w:author="MAHMOUD Mohamed-Ali" w:date="2025-05-19T15:06:00Z">
        <w:r w:rsidRPr="00732F92">
          <w:rPr>
            <w:rFonts w:ascii="Consolas" w:eastAsia="Times New Roman" w:hAnsi="Consolas" w:cs="Times New Roman"/>
            <w:color w:val="A31515"/>
            <w:sz w:val="21"/>
            <w:szCs w:val="21"/>
            <w:lang w:val="en-US"/>
          </w:rPr>
          <w:t>"</w:t>
        </w:r>
        <w:proofErr w:type="spellStart"/>
        <w:r>
          <w:rPr>
            <w:rFonts w:ascii="Consolas" w:eastAsia="Times New Roman" w:hAnsi="Consolas" w:cs="Times New Roman"/>
            <w:color w:val="A31515"/>
            <w:sz w:val="21"/>
            <w:szCs w:val="21"/>
            <w:lang w:val="en-US"/>
          </w:rPr>
          <w:t>LMTVNumber</w:t>
        </w:r>
        <w:proofErr w:type="spellEnd"/>
        <w:r w:rsidRPr="00732F92">
          <w:rPr>
            <w:rFonts w:ascii="Consolas" w:eastAsia="Times New Roman" w:hAnsi="Consolas" w:cs="Times New Roman"/>
            <w:color w:val="A31515"/>
            <w:sz w:val="21"/>
            <w:szCs w:val="21"/>
            <w:lang w:val="en-US"/>
          </w:rPr>
          <w:t xml:space="preserve">": </w:t>
        </w:r>
        <w:r w:rsidRPr="005B7307">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int</w:t>
        </w:r>
        <w:r w:rsidRPr="005B7307">
          <w:rPr>
            <w:rFonts w:ascii="Consolas" w:eastAsia="Times New Roman" w:hAnsi="Consolas" w:cs="Times New Roman"/>
            <w:color w:val="0451A5"/>
            <w:sz w:val="21"/>
            <w:szCs w:val="21"/>
            <w:lang w:val="en-US"/>
          </w:rPr>
          <w:t>"</w:t>
        </w:r>
      </w:moveTo>
    </w:p>
    <w:p w14:paraId="16F6951F" w14:textId="77777777" w:rsidR="00882EBB" w:rsidRDefault="00882EBB" w:rsidP="00882EBB">
      <w:pPr>
        <w:jc w:val="left"/>
        <w:rPr>
          <w:moveTo w:id="112" w:author="MAHMOUD Mohamed-Ali" w:date="2025-05-19T15:06:00Z"/>
          <w:rFonts w:ascii="Consolas" w:eastAsia="Times New Roman" w:hAnsi="Consolas" w:cs="Times New Roman"/>
          <w:color w:val="A31515"/>
          <w:sz w:val="21"/>
          <w:szCs w:val="21"/>
          <w:lang w:val="en-US"/>
        </w:rPr>
      </w:pPr>
      <w:moveTo w:id="113" w:author="MAHMOUD Mohamed-Ali" w:date="2025-05-19T15:06:00Z">
        <w:r w:rsidRPr="00732F92">
          <w:rPr>
            <w:rFonts w:ascii="Consolas" w:eastAsia="Times New Roman" w:hAnsi="Consolas" w:cs="Times New Roman"/>
            <w:color w:val="A31515"/>
            <w:sz w:val="21"/>
            <w:szCs w:val="21"/>
            <w:lang w:val="en-US"/>
          </w:rPr>
          <w:t xml:space="preserve">      }</w:t>
        </w:r>
        <w:r>
          <w:rPr>
            <w:rFonts w:ascii="Consolas" w:eastAsia="Times New Roman" w:hAnsi="Consolas" w:cs="Times New Roman"/>
            <w:color w:val="A31515"/>
            <w:sz w:val="21"/>
            <w:szCs w:val="21"/>
            <w:lang w:val="en-US"/>
          </w:rPr>
          <w:t>,</w:t>
        </w:r>
      </w:moveTo>
    </w:p>
    <w:p w14:paraId="0CC38175" w14:textId="77777777" w:rsidR="00882EBB" w:rsidRPr="00627B6B" w:rsidRDefault="00882EBB" w:rsidP="00882EBB">
      <w:pPr>
        <w:jc w:val="left"/>
        <w:rPr>
          <w:moveTo w:id="114" w:author="MAHMOUD Mohamed-Ali" w:date="2025-05-19T15:06:00Z"/>
          <w:rFonts w:ascii="Consolas" w:eastAsia="Times New Roman" w:hAnsi="Consolas" w:cs="Times New Roman"/>
          <w:color w:val="A31515"/>
          <w:sz w:val="21"/>
          <w:szCs w:val="21"/>
          <w:lang w:val="en-US"/>
        </w:rPr>
      </w:pPr>
      <w:moveTo w:id="115" w:author="MAHMOUD Mohamed-Ali" w:date="2025-05-19T15:06:00Z">
        <w:r w:rsidRPr="00732F92">
          <w:rPr>
            <w:rFonts w:ascii="Consolas" w:eastAsia="Times New Roman" w:hAnsi="Consolas" w:cs="Times New Roman"/>
            <w:color w:val="A31515"/>
            <w:sz w:val="21"/>
            <w:szCs w:val="21"/>
            <w:lang w:val="en-US"/>
          </w:rPr>
          <w:t xml:space="preserve">    ]</w:t>
        </w:r>
      </w:moveTo>
    </w:p>
    <w:p w14:paraId="434A2C03" w14:textId="77777777" w:rsidR="00882EBB" w:rsidRDefault="00882EBB" w:rsidP="00882EBB">
      <w:pPr>
        <w:jc w:val="left"/>
        <w:rPr>
          <w:moveTo w:id="116" w:author="MAHMOUD Mohamed-Ali" w:date="2025-05-19T15:06:00Z"/>
          <w:rFonts w:ascii="Aptos" w:hAnsi="Aptos"/>
          <w:lang w:val="en-US"/>
        </w:rPr>
      </w:pPr>
      <w:moveTo w:id="117" w:author="MAHMOUD Mohamed-Ali" w:date="2025-05-19T15:06:00Z">
        <w:r w:rsidRPr="009158E0">
          <w:rPr>
            <w:rFonts w:ascii="Aptos" w:hAnsi="Aptos"/>
          </w:rPr>
          <w:tab/>
        </w:r>
        <w:r w:rsidRPr="00E450DA">
          <w:rPr>
            <w:rFonts w:ascii="Consolas" w:eastAsia="Times New Roman" w:hAnsi="Consolas" w:cs="Times New Roman"/>
            <w:color w:val="A31515"/>
            <w:sz w:val="21"/>
            <w:szCs w:val="21"/>
            <w:lang w:val="en-US"/>
          </w:rPr>
          <w:t>}</w:t>
        </w:r>
      </w:moveTo>
    </w:p>
    <w:moveToRangeEnd w:id="88"/>
    <w:p w14:paraId="26798732" w14:textId="77777777" w:rsidR="00E747FD" w:rsidRDefault="00E747FD" w:rsidP="001F3EC8">
      <w:pPr>
        <w:jc w:val="left"/>
        <w:rPr>
          <w:rFonts w:ascii="Aptos" w:hAnsi="Aptos"/>
        </w:rPr>
      </w:pPr>
    </w:p>
    <w:p w14:paraId="41563133" w14:textId="77777777" w:rsidR="001F3EC8" w:rsidRPr="0083624E" w:rsidRDefault="001F3EC8" w:rsidP="001F3EC8">
      <w:pPr>
        <w:pStyle w:val="Titre3"/>
      </w:pPr>
      <w:bookmarkStart w:id="118" w:name="_Toc193750211"/>
      <w:r>
        <w:t>Messages émis par le véhicule</w:t>
      </w:r>
      <w:bookmarkEnd w:id="118"/>
    </w:p>
    <w:p w14:paraId="22AA45AD" w14:textId="77777777" w:rsidR="001F3EC8" w:rsidRDefault="001F3EC8" w:rsidP="001F3EC8">
      <w:pPr>
        <w:jc w:val="left"/>
        <w:rPr>
          <w:b/>
          <w:bCs/>
          <w:i/>
          <w:iCs/>
          <w:u w:val="single"/>
          <w:lang w:val="en-US"/>
        </w:rPr>
      </w:pPr>
      <w:bookmarkStart w:id="119" w:name="OLE_LINK13"/>
      <w:r w:rsidRPr="4B702ED6">
        <w:rPr>
          <w:b/>
          <w:i/>
          <w:u w:val="single"/>
        </w:rPr>
        <w:t>InscriptionMessage</w:t>
      </w:r>
    </w:p>
    <w:bookmarkEnd w:id="119"/>
    <w:p w14:paraId="793FB0A5" w14:textId="77777777"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A31515"/>
          <w:sz w:val="21"/>
          <w:szCs w:val="21"/>
          <w:lang w:val="en-US"/>
        </w:rPr>
        <w:t>"</w:t>
      </w:r>
      <w:bookmarkStart w:id="120" w:name="OLE_LINK14"/>
      <w:r w:rsidRPr="00857F6A">
        <w:rPr>
          <w:rFonts w:ascii="Consolas" w:eastAsia="Times New Roman" w:hAnsi="Consolas" w:cs="Times New Roman"/>
          <w:color w:val="A31515"/>
          <w:sz w:val="21"/>
          <w:szCs w:val="21"/>
          <w:lang w:val="en-US"/>
        </w:rPr>
        <w:t>InscriptionMessage</w:t>
      </w:r>
      <w:bookmarkEnd w:id="120"/>
      <w:r w:rsidRPr="00857F6A">
        <w:rPr>
          <w:rFonts w:ascii="Consolas" w:eastAsia="Times New Roman" w:hAnsi="Consolas" w:cs="Times New Roman"/>
          <w:color w:val="A31515"/>
          <w:sz w:val="21"/>
          <w:szCs w:val="21"/>
          <w:lang w:val="en-US"/>
        </w:rPr>
        <w:t>"</w:t>
      </w:r>
      <w:r w:rsidRPr="00857F6A">
        <w:rPr>
          <w:rFonts w:ascii="Consolas" w:eastAsia="Times New Roman" w:hAnsi="Consolas" w:cs="Times New Roman"/>
          <w:color w:val="000000" w:themeColor="text1"/>
          <w:sz w:val="21"/>
          <w:szCs w:val="21"/>
          <w:lang w:val="en-US"/>
        </w:rPr>
        <w:t>: {</w:t>
      </w:r>
    </w:p>
    <w:p w14:paraId="1B68AFFE" w14:textId="6068CAC2"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"messageId"</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1A34551A" w14:textId="357DF385" w:rsidR="001F3EC8" w:rsidRPr="00857F6A"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"timeStamp"</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[7]</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64B19844" w14:textId="0DCCA7C6" w:rsidR="001F3EC8" w:rsidRPr="009D5991" w:rsidRDefault="001F3EC8" w:rsidP="001F3EC8">
      <w:pPr>
        <w:shd w:val="clear" w:color="auto" w:fill="FFFFFE"/>
        <w:spacing w:after="0" w:line="285" w:lineRule="atLeast"/>
        <w:ind w:firstLine="708"/>
        <w:jc w:val="left"/>
        <w:rPr>
          <w:rFonts w:ascii="Consolas" w:eastAsia="Times New Roman" w:hAnsi="Consolas" w:cs="Times New Roman"/>
          <w:color w:val="000000" w:themeColor="text1"/>
          <w:sz w:val="21"/>
          <w:szCs w:val="21"/>
          <w:lang w:val="en-US" w:eastAsia="fr-FR"/>
        </w:rPr>
      </w:pPr>
      <w:r w:rsidRPr="009D5991">
        <w:rPr>
          <w:rFonts w:ascii="Consolas" w:eastAsia="Times New Roman" w:hAnsi="Consolas" w:cs="Times New Roman"/>
          <w:color w:val="A31515"/>
          <w:sz w:val="21"/>
          <w:szCs w:val="21"/>
          <w:lang w:val="en-US"/>
        </w:rPr>
        <w:t>"sequenceNumber</w:t>
      </w:r>
      <w:r w:rsidR="0085307E" w:rsidRPr="00857F6A">
        <w:rPr>
          <w:rFonts w:ascii="Consolas" w:eastAsia="Times New Roman" w:hAnsi="Consolas" w:cs="Times New Roman"/>
          <w:color w:val="A31515"/>
          <w:sz w:val="21"/>
          <w:szCs w:val="21"/>
          <w:lang w:val="en-US"/>
        </w:rPr>
        <w:t>"</w:t>
      </w:r>
      <w:r w:rsidR="00927AD8" w:rsidRPr="009D5991">
        <w:rPr>
          <w:rFonts w:ascii="Consolas" w:eastAsia="Times New Roman" w:hAnsi="Consolas" w:cs="Times New Roman"/>
          <w:color w:val="A31515"/>
          <w:sz w:val="21"/>
          <w:szCs w:val="21"/>
          <w:lang w:val="en-US"/>
        </w:rPr>
        <w:t>:</w:t>
      </w:r>
      <w:r w:rsidRPr="009D5991">
        <w:rPr>
          <w:rFonts w:ascii="Consolas" w:eastAsia="Times New Roman" w:hAnsi="Consolas" w:cs="Times New Roman"/>
          <w:color w:val="A31515"/>
          <w:sz w:val="21"/>
          <w:szCs w:val="21"/>
          <w:lang w:val="en-US"/>
        </w:rPr>
        <w:t xml:space="preserve"> </w:t>
      </w:r>
      <w:r w:rsidRPr="009D5991">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9D5991">
        <w:rPr>
          <w:rFonts w:ascii="Consolas" w:eastAsia="Times New Roman" w:hAnsi="Consolas" w:cs="Times New Roman"/>
          <w:color w:val="0451A5"/>
          <w:sz w:val="21"/>
          <w:szCs w:val="21"/>
          <w:lang w:val="en-US"/>
        </w:rPr>
        <w:t>"</w:t>
      </w:r>
      <w:r w:rsidRPr="009D5991">
        <w:rPr>
          <w:rFonts w:ascii="Consolas" w:eastAsia="Times New Roman" w:hAnsi="Consolas" w:cs="Times New Roman"/>
          <w:color w:val="A31515"/>
          <w:sz w:val="21"/>
          <w:szCs w:val="21"/>
          <w:lang w:val="en-US"/>
        </w:rPr>
        <w:t>,</w:t>
      </w:r>
    </w:p>
    <w:p w14:paraId="0C2B5008" w14:textId="3C5CBD0B" w:rsidR="001F3EC8" w:rsidRPr="009D5991"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9D5991">
        <w:rPr>
          <w:rFonts w:ascii="Consolas" w:eastAsia="Times New Roman" w:hAnsi="Consolas" w:cs="Times New Roman"/>
          <w:color w:val="000000" w:themeColor="text1"/>
          <w:sz w:val="21"/>
          <w:szCs w:val="21"/>
          <w:lang w:val="en-US"/>
        </w:rPr>
        <w:t xml:space="preserve">     </w:t>
      </w:r>
      <w:r w:rsidRPr="009D5991">
        <w:rPr>
          <w:lang w:val="en-US"/>
        </w:rPr>
        <w:tab/>
      </w:r>
      <w:r w:rsidRPr="009D5991">
        <w:rPr>
          <w:rFonts w:ascii="Consolas" w:eastAsia="Times New Roman" w:hAnsi="Consolas" w:cs="Times New Roman"/>
          <w:color w:val="A31515"/>
          <w:sz w:val="21"/>
          <w:szCs w:val="21"/>
          <w:lang w:val="en-US"/>
        </w:rPr>
        <w:t>"vehicleId"</w:t>
      </w:r>
      <w:r w:rsidRPr="009D5991">
        <w:rPr>
          <w:rFonts w:ascii="Consolas" w:eastAsia="Times New Roman" w:hAnsi="Consolas" w:cs="Times New Roman"/>
          <w:color w:val="0451A5"/>
          <w:sz w:val="21"/>
          <w:szCs w:val="21"/>
          <w:lang w:val="en-US"/>
        </w:rPr>
        <w:t xml:space="preserve"> : "</w:t>
      </w:r>
      <w:r w:rsidR="002F1900">
        <w:rPr>
          <w:rFonts w:ascii="Consolas" w:eastAsia="Times New Roman" w:hAnsi="Consolas" w:cs="Times New Roman"/>
          <w:color w:val="0451A5"/>
          <w:sz w:val="21"/>
          <w:szCs w:val="21"/>
          <w:lang w:val="en-US"/>
        </w:rPr>
        <w:t>int</w:t>
      </w:r>
      <w:r w:rsidRPr="009D5991">
        <w:rPr>
          <w:rFonts w:ascii="Consolas" w:eastAsia="Times New Roman" w:hAnsi="Consolas" w:cs="Times New Roman"/>
          <w:color w:val="0451A5"/>
          <w:sz w:val="21"/>
          <w:szCs w:val="21"/>
          <w:lang w:val="en-US"/>
        </w:rPr>
        <w:t>"</w:t>
      </w:r>
    </w:p>
    <w:p w14:paraId="74AA08E3" w14:textId="77777777" w:rsidR="001F3EC8"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9D5991">
        <w:rPr>
          <w:rFonts w:ascii="Consolas" w:eastAsia="Times New Roman" w:hAnsi="Consolas" w:cs="Times New Roman"/>
          <w:color w:val="000000" w:themeColor="text1"/>
          <w:sz w:val="21"/>
          <w:szCs w:val="21"/>
          <w:lang w:val="en-US"/>
        </w:rPr>
        <w:t xml:space="preserve">    }</w:t>
      </w:r>
    </w:p>
    <w:p w14:paraId="3A23DF55" w14:textId="77777777" w:rsidR="001F3EC8" w:rsidRPr="009D5991" w:rsidRDefault="001F3EC8" w:rsidP="001F3EC8">
      <w:pPr>
        <w:jc w:val="left"/>
        <w:rPr>
          <w:rFonts w:ascii="Aptos" w:hAnsi="Aptos"/>
          <w:lang w:val="en-US"/>
        </w:rPr>
      </w:pPr>
    </w:p>
    <w:p w14:paraId="0D3B84E4" w14:textId="77777777" w:rsidR="001F3EC8" w:rsidRPr="0083624E" w:rsidRDefault="001F3EC8" w:rsidP="001F3EC8">
      <w:pPr>
        <w:jc w:val="left"/>
        <w:rPr>
          <w:rFonts w:ascii="Aptos" w:hAnsi="Aptos"/>
          <w:lang w:val="en-US"/>
        </w:rPr>
      </w:pPr>
      <w:bookmarkStart w:id="121" w:name="OLE_LINK15"/>
      <w:r w:rsidRPr="009D5991">
        <w:rPr>
          <w:b/>
          <w:i/>
          <w:u w:val="single"/>
          <w:lang w:val="en-US"/>
        </w:rPr>
        <w:t>CheckStatusResponse</w:t>
      </w:r>
      <w:r w:rsidRPr="009D5991">
        <w:rPr>
          <w:rFonts w:ascii="Aptos" w:hAnsi="Aptos"/>
          <w:color w:val="auto"/>
          <w:lang w:val="en-US"/>
        </w:rPr>
        <w:t> </w:t>
      </w:r>
      <w:bookmarkEnd w:id="121"/>
    </w:p>
    <w:p w14:paraId="3F65DD78" w14:textId="77777777" w:rsidR="001F3EC8" w:rsidRPr="00857F6A"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857F6A">
        <w:rPr>
          <w:rFonts w:ascii="Consolas" w:eastAsia="Times New Roman" w:hAnsi="Consolas" w:cs="Times New Roman"/>
          <w:color w:val="A31515"/>
          <w:sz w:val="21"/>
          <w:szCs w:val="21"/>
          <w:lang w:val="en-US"/>
        </w:rPr>
        <w:t>"</w:t>
      </w:r>
      <w:bookmarkStart w:id="122" w:name="OLE_LINK16"/>
      <w:r w:rsidRPr="00857F6A">
        <w:rPr>
          <w:rFonts w:ascii="Consolas" w:eastAsia="Times New Roman" w:hAnsi="Consolas" w:cs="Times New Roman"/>
          <w:color w:val="A31515"/>
          <w:sz w:val="21"/>
          <w:szCs w:val="21"/>
          <w:lang w:val="en-US"/>
        </w:rPr>
        <w:t>CheckStatusResponse</w:t>
      </w:r>
      <w:bookmarkEnd w:id="122"/>
      <w:r w:rsidRPr="00857F6A">
        <w:rPr>
          <w:rFonts w:ascii="Consolas" w:eastAsia="Times New Roman" w:hAnsi="Consolas" w:cs="Times New Roman"/>
          <w:color w:val="A31515"/>
          <w:sz w:val="21"/>
          <w:szCs w:val="21"/>
          <w:lang w:val="en-US"/>
        </w:rPr>
        <w:t>"</w:t>
      </w:r>
      <w:r w:rsidRPr="00857F6A">
        <w:rPr>
          <w:rFonts w:ascii="Consolas" w:eastAsia="Times New Roman" w:hAnsi="Consolas" w:cs="Times New Roman"/>
          <w:color w:val="000000" w:themeColor="text1"/>
          <w:sz w:val="21"/>
          <w:szCs w:val="21"/>
          <w:lang w:val="en-US"/>
        </w:rPr>
        <w:t>: {</w:t>
      </w:r>
    </w:p>
    <w:p w14:paraId="41EE18BD" w14:textId="2AFC3632" w:rsidR="001F3EC8" w:rsidRPr="00857F6A"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"messageId"</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6637E3D3" w14:textId="0D8B5FB6" w:rsidR="001F3EC8" w:rsidRPr="00857F6A"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"timeStamp"</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[7]</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000000" w:themeColor="text1"/>
          <w:sz w:val="21"/>
          <w:szCs w:val="21"/>
          <w:lang w:val="en-US"/>
        </w:rPr>
        <w:t>,</w:t>
      </w:r>
    </w:p>
    <w:p w14:paraId="092BF557" w14:textId="1AA5F457" w:rsidR="001F3EC8" w:rsidRPr="00857F6A" w:rsidRDefault="001F3EC8" w:rsidP="001F3EC8">
      <w:pPr>
        <w:shd w:val="clear" w:color="auto" w:fill="FFFFFE"/>
        <w:spacing w:after="0" w:line="285" w:lineRule="atLeast"/>
        <w:ind w:firstLine="708"/>
        <w:jc w:val="left"/>
        <w:rPr>
          <w:rFonts w:ascii="Consolas" w:eastAsia="Times New Roman" w:hAnsi="Consolas" w:cs="Times New Roman"/>
          <w:color w:val="000000"/>
          <w:sz w:val="21"/>
          <w:szCs w:val="21"/>
          <w:lang w:val="en-US" w:eastAsia="fr-FR"/>
        </w:rPr>
      </w:pPr>
      <w:r w:rsidRPr="00857F6A">
        <w:rPr>
          <w:rFonts w:ascii="Consolas" w:eastAsia="Times New Roman" w:hAnsi="Consolas" w:cs="Times New Roman"/>
          <w:color w:val="A31515"/>
          <w:sz w:val="21"/>
          <w:szCs w:val="21"/>
          <w:lang w:val="en-US"/>
        </w:rPr>
        <w:t xml:space="preserve">"sequenceNumber":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857F6A">
        <w:rPr>
          <w:rFonts w:ascii="Consolas" w:eastAsia="Times New Roman" w:hAnsi="Consolas" w:cs="Times New Roman"/>
          <w:color w:val="0451A5"/>
          <w:sz w:val="21"/>
          <w:szCs w:val="21"/>
          <w:lang w:val="en-US"/>
        </w:rPr>
        <w:t>"</w:t>
      </w:r>
      <w:r w:rsidRPr="00857F6A">
        <w:rPr>
          <w:rFonts w:ascii="Consolas" w:eastAsia="Times New Roman" w:hAnsi="Consolas" w:cs="Times New Roman"/>
          <w:color w:val="A31515"/>
          <w:sz w:val="21"/>
          <w:szCs w:val="21"/>
          <w:lang w:val="en-US"/>
        </w:rPr>
        <w:t>,</w:t>
      </w:r>
    </w:p>
    <w:p w14:paraId="3799E047" w14:textId="18A97409" w:rsidR="001F3EC8" w:rsidRPr="00F6448C"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A31515"/>
          <w:sz w:val="21"/>
          <w:szCs w:val="21"/>
          <w:lang w:val="en-US"/>
        </w:rPr>
        <w:t>"response"</w:t>
      </w:r>
      <w:r w:rsidRPr="00857F6A">
        <w:rPr>
          <w:rFonts w:ascii="Consolas" w:eastAsia="Times New Roman" w:hAnsi="Consolas" w:cs="Times New Roman"/>
          <w:color w:val="000000" w:themeColor="text1"/>
          <w:sz w:val="21"/>
          <w:szCs w:val="21"/>
          <w:lang w:val="en-US"/>
        </w:rPr>
        <w:t xml:space="preserve">: </w:t>
      </w:r>
      <w:r w:rsidRPr="00857F6A">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857F6A">
        <w:rPr>
          <w:rFonts w:ascii="Consolas" w:eastAsia="Times New Roman" w:hAnsi="Consolas" w:cs="Times New Roman"/>
          <w:color w:val="0451A5"/>
          <w:sz w:val="21"/>
          <w:szCs w:val="21"/>
          <w:lang w:val="en-US"/>
        </w:rPr>
        <w:t>",</w:t>
      </w:r>
    </w:p>
    <w:p w14:paraId="253DC8F4" w14:textId="04CC8CAE" w:rsidR="001F3EC8" w:rsidRPr="0083624E"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451A5"/>
          <w:sz w:val="21"/>
          <w:szCs w:val="21"/>
          <w:lang w:val="en-US" w:eastAsia="fr-FR"/>
        </w:rPr>
        <w:tab/>
      </w:r>
      <w:r w:rsidRPr="0083624E">
        <w:rPr>
          <w:rFonts w:ascii="Consolas" w:eastAsia="Times New Roman" w:hAnsi="Consolas" w:cs="Times New Roman"/>
          <w:color w:val="A31515"/>
          <w:sz w:val="21"/>
          <w:szCs w:val="21"/>
          <w:lang w:val="en-US" w:eastAsia="fr-FR"/>
        </w:rPr>
        <w:t>"</w:t>
      </w:r>
      <w:r>
        <w:rPr>
          <w:rFonts w:ascii="Consolas" w:eastAsia="Times New Roman" w:hAnsi="Consolas" w:cs="Times New Roman"/>
          <w:color w:val="A31515"/>
          <w:sz w:val="21"/>
          <w:szCs w:val="21"/>
          <w:lang w:val="en-US" w:eastAsia="fr-FR"/>
        </w:rPr>
        <w:t>vehicleId</w:t>
      </w:r>
      <w:r w:rsidRPr="0083624E">
        <w:rPr>
          <w:rFonts w:ascii="Consolas" w:eastAsia="Times New Roman" w:hAnsi="Consolas" w:cs="Times New Roman"/>
          <w:color w:val="A31515"/>
          <w:sz w:val="21"/>
          <w:szCs w:val="21"/>
          <w:lang w:val="en-US" w:eastAsia="fr-FR"/>
        </w:rPr>
        <w:t>"</w:t>
      </w:r>
      <w:r>
        <w:rPr>
          <w:rFonts w:ascii="Consolas" w:eastAsia="Times New Roman" w:hAnsi="Consolas" w:cs="Times New Roman"/>
          <w:color w:val="0451A5"/>
          <w:sz w:val="21"/>
          <w:szCs w:val="21"/>
          <w:lang w:val="en-US" w:eastAsia="fr-FR"/>
        </w:rPr>
        <w:t xml:space="preserve">: </w:t>
      </w:r>
      <w:r w:rsidRPr="0083624E">
        <w:rPr>
          <w:rFonts w:ascii="Consolas" w:eastAsia="Times New Roman" w:hAnsi="Consolas" w:cs="Times New Roman"/>
          <w:color w:val="0451A5"/>
          <w:sz w:val="21"/>
          <w:szCs w:val="21"/>
          <w:lang w:val="en-US" w:eastAsia="fr-FR"/>
        </w:rPr>
        <w:t>"</w:t>
      </w:r>
      <w:r w:rsidR="002F1900">
        <w:rPr>
          <w:rFonts w:ascii="Consolas" w:eastAsia="Times New Roman" w:hAnsi="Consolas" w:cs="Times New Roman"/>
          <w:color w:val="0451A5"/>
          <w:sz w:val="21"/>
          <w:szCs w:val="21"/>
          <w:lang w:val="en-US" w:eastAsia="fr-FR"/>
        </w:rPr>
        <w:t>int</w:t>
      </w:r>
      <w:r w:rsidRPr="0083624E">
        <w:rPr>
          <w:rFonts w:ascii="Consolas" w:eastAsia="Times New Roman" w:hAnsi="Consolas" w:cs="Times New Roman"/>
          <w:color w:val="0451A5"/>
          <w:sz w:val="21"/>
          <w:szCs w:val="21"/>
          <w:lang w:val="en-US" w:eastAsia="fr-FR"/>
        </w:rPr>
        <w:t>"</w:t>
      </w:r>
    </w:p>
    <w:p w14:paraId="4E530537" w14:textId="77777777" w:rsid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p>
    <w:p w14:paraId="61FC013F" w14:textId="77777777" w:rsid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2B67ECBC" w14:textId="77777777" w:rsidR="00FB431C" w:rsidRDefault="00FB431C"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70921751" w14:textId="77777777" w:rsidR="00FB431C" w:rsidRPr="005D1567" w:rsidRDefault="00FB431C"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1BC8A7CE" w14:textId="77777777" w:rsidR="001F3EC8" w:rsidRPr="00DE29ED" w:rsidRDefault="001F3EC8" w:rsidP="001F3EC8">
      <w:pPr>
        <w:jc w:val="left"/>
        <w:rPr>
          <w:b/>
          <w:bCs/>
          <w:i/>
          <w:iCs/>
          <w:u w:val="single"/>
          <w:lang w:val="en-US"/>
        </w:rPr>
      </w:pPr>
      <w:bookmarkStart w:id="123" w:name="OLE_LINK17"/>
      <w:r w:rsidRPr="002A075C">
        <w:rPr>
          <w:b/>
          <w:bCs/>
          <w:i/>
          <w:iCs/>
          <w:u w:val="single"/>
          <w:lang w:val="en-US"/>
        </w:rPr>
        <w:lastRenderedPageBreak/>
        <w:t>MissionAssignmentResponse</w:t>
      </w:r>
      <w:bookmarkEnd w:id="123"/>
    </w:p>
    <w:p w14:paraId="7BDA3C1C" w14:textId="77777777"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A31515"/>
          <w:sz w:val="21"/>
          <w:szCs w:val="21"/>
          <w:lang w:val="en-US"/>
        </w:rPr>
        <w:t>"MissionAssignmentResponse"</w:t>
      </w:r>
      <w:r w:rsidRPr="002A075C">
        <w:rPr>
          <w:rFonts w:ascii="Consolas" w:eastAsia="Times New Roman" w:hAnsi="Consolas" w:cs="Times New Roman"/>
          <w:color w:val="000000" w:themeColor="text1"/>
          <w:sz w:val="21"/>
          <w:szCs w:val="21"/>
          <w:lang w:val="en-US"/>
        </w:rPr>
        <w:t>: {</w:t>
      </w:r>
    </w:p>
    <w:p w14:paraId="7E40F9CD" w14:textId="7C81C241"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"messageId"</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1DBC2297" w14:textId="64A70B98"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"timeStamp"</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[7]</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5587AABC" w14:textId="76B16C7B"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ab/>
      </w:r>
      <w:r w:rsidRPr="002A075C">
        <w:rPr>
          <w:rFonts w:ascii="Consolas" w:eastAsia="Times New Roman" w:hAnsi="Consolas" w:cs="Times New Roman"/>
          <w:color w:val="A31515"/>
          <w:sz w:val="21"/>
          <w:szCs w:val="21"/>
          <w:lang w:val="en-US" w:eastAsia="fr-FR"/>
        </w:rPr>
        <w:t xml:space="preserve">"sequenceNumber": </w:t>
      </w:r>
      <w:r w:rsidRPr="002A075C">
        <w:rPr>
          <w:rFonts w:ascii="Consolas" w:eastAsia="Times New Roman" w:hAnsi="Consolas" w:cs="Times New Roman"/>
          <w:color w:val="0451A5"/>
          <w:sz w:val="21"/>
          <w:szCs w:val="21"/>
          <w:lang w:val="en-US" w:eastAsia="fr-FR"/>
        </w:rPr>
        <w:t>"</w:t>
      </w:r>
      <w:r w:rsidR="002F1900">
        <w:rPr>
          <w:rFonts w:ascii="Consolas" w:eastAsia="Times New Roman" w:hAnsi="Consolas" w:cs="Times New Roman"/>
          <w:color w:val="0451A5"/>
          <w:sz w:val="21"/>
          <w:szCs w:val="21"/>
          <w:lang w:val="en-US" w:eastAsia="fr-FR"/>
        </w:rPr>
        <w:t>int</w:t>
      </w:r>
      <w:r w:rsidRPr="002A075C">
        <w:rPr>
          <w:rFonts w:ascii="Consolas" w:eastAsia="Times New Roman" w:hAnsi="Consolas" w:cs="Times New Roman"/>
          <w:color w:val="0451A5"/>
          <w:sz w:val="21"/>
          <w:szCs w:val="21"/>
          <w:lang w:val="en-US" w:eastAsia="fr-FR"/>
        </w:rPr>
        <w:t>"</w:t>
      </w:r>
      <w:r w:rsidRPr="002A075C">
        <w:rPr>
          <w:rFonts w:ascii="Consolas" w:eastAsia="Times New Roman" w:hAnsi="Consolas" w:cs="Times New Roman"/>
          <w:color w:val="A31515"/>
          <w:sz w:val="21"/>
          <w:szCs w:val="21"/>
          <w:lang w:val="en-US" w:eastAsia="fr-FR"/>
        </w:rPr>
        <w:t>,</w:t>
      </w:r>
    </w:p>
    <w:p w14:paraId="50ADCAC2" w14:textId="64B4A820" w:rsidR="001F3EC8" w:rsidRPr="002A075C"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"response"</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p>
    <w:p w14:paraId="364853DC" w14:textId="778892D1" w:rsidR="001F3EC8" w:rsidRPr="00DE29ED"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451A5"/>
          <w:sz w:val="21"/>
          <w:szCs w:val="21"/>
          <w:lang w:val="en-US" w:eastAsia="fr-FR"/>
        </w:rPr>
        <w:tab/>
      </w:r>
      <w:r w:rsidRPr="0083624E">
        <w:rPr>
          <w:rFonts w:ascii="Consolas" w:eastAsia="Times New Roman" w:hAnsi="Consolas" w:cs="Times New Roman"/>
          <w:color w:val="A31515"/>
          <w:sz w:val="21"/>
          <w:szCs w:val="21"/>
          <w:lang w:val="en-US" w:eastAsia="fr-FR"/>
        </w:rPr>
        <w:t>"</w:t>
      </w:r>
      <w:r>
        <w:rPr>
          <w:rFonts w:ascii="Consolas" w:eastAsia="Times New Roman" w:hAnsi="Consolas" w:cs="Times New Roman"/>
          <w:color w:val="A31515"/>
          <w:sz w:val="21"/>
          <w:szCs w:val="21"/>
          <w:lang w:val="en-US" w:eastAsia="fr-FR"/>
        </w:rPr>
        <w:t>vehicleId</w:t>
      </w:r>
      <w:r w:rsidR="002F1900" w:rsidRPr="002A075C">
        <w:rPr>
          <w:rFonts w:ascii="Consolas" w:eastAsia="Times New Roman" w:hAnsi="Consolas" w:cs="Times New Roman"/>
          <w:color w:val="A31515"/>
          <w:sz w:val="21"/>
          <w:szCs w:val="21"/>
          <w:lang w:val="en-US"/>
        </w:rPr>
        <w:t>"</w:t>
      </w:r>
      <w:r w:rsidR="00927AD8" w:rsidRPr="0083624E">
        <w:rPr>
          <w:rFonts w:ascii="Consolas" w:eastAsia="Times New Roman" w:hAnsi="Consolas" w:cs="Times New Roman"/>
          <w:color w:val="A31515"/>
          <w:sz w:val="21"/>
          <w:szCs w:val="21"/>
          <w:lang w:val="en-US" w:eastAsia="fr-FR"/>
        </w:rPr>
        <w:t>:</w:t>
      </w:r>
      <w:r>
        <w:rPr>
          <w:rFonts w:ascii="Consolas" w:eastAsia="Times New Roman" w:hAnsi="Consolas" w:cs="Times New Roman"/>
          <w:color w:val="0451A5"/>
          <w:sz w:val="21"/>
          <w:szCs w:val="21"/>
          <w:lang w:val="en-US" w:eastAsia="fr-FR"/>
        </w:rPr>
        <w:t xml:space="preserve"> </w:t>
      </w:r>
      <w:r w:rsidRPr="0083624E">
        <w:rPr>
          <w:rFonts w:ascii="Consolas" w:eastAsia="Times New Roman" w:hAnsi="Consolas" w:cs="Times New Roman"/>
          <w:color w:val="0451A5"/>
          <w:sz w:val="21"/>
          <w:szCs w:val="21"/>
          <w:lang w:val="en-US" w:eastAsia="fr-FR"/>
        </w:rPr>
        <w:t>"</w:t>
      </w:r>
      <w:r w:rsidR="002F1900">
        <w:rPr>
          <w:rFonts w:ascii="Consolas" w:eastAsia="Times New Roman" w:hAnsi="Consolas" w:cs="Times New Roman"/>
          <w:color w:val="0451A5"/>
          <w:sz w:val="21"/>
          <w:szCs w:val="21"/>
          <w:lang w:val="en-US" w:eastAsia="fr-FR"/>
        </w:rPr>
        <w:t>int</w:t>
      </w:r>
      <w:r w:rsidRPr="0083624E">
        <w:rPr>
          <w:rFonts w:ascii="Consolas" w:eastAsia="Times New Roman" w:hAnsi="Consolas" w:cs="Times New Roman"/>
          <w:color w:val="0451A5"/>
          <w:sz w:val="21"/>
          <w:szCs w:val="21"/>
          <w:lang w:val="en-US" w:eastAsia="fr-FR"/>
        </w:rPr>
        <w:t>"</w:t>
      </w:r>
    </w:p>
    <w:p w14:paraId="0FC60188" w14:textId="77777777" w:rsidR="001F3EC8" w:rsidRPr="008B246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p>
    <w:p w14:paraId="3A357362" w14:textId="77777777" w:rsidR="001F3EC8" w:rsidRPr="008B2468" w:rsidRDefault="001F3EC8" w:rsidP="001F3EC8">
      <w:pPr>
        <w:jc w:val="left"/>
        <w:rPr>
          <w:rFonts w:ascii="Aptos" w:hAnsi="Aptos"/>
          <w:lang w:val="en-US"/>
        </w:rPr>
      </w:pPr>
    </w:p>
    <w:p w14:paraId="2F983A30" w14:textId="77777777" w:rsidR="001F3EC8" w:rsidRPr="00DE29ED" w:rsidRDefault="001F3EC8" w:rsidP="001F3EC8">
      <w:pPr>
        <w:jc w:val="left"/>
        <w:rPr>
          <w:rFonts w:ascii="Aptos" w:hAnsi="Aptos"/>
          <w:lang w:val="en-US"/>
        </w:rPr>
      </w:pPr>
      <w:r w:rsidRPr="002A075C">
        <w:rPr>
          <w:b/>
          <w:i/>
          <w:u w:val="single"/>
          <w:lang w:val="en-US"/>
        </w:rPr>
        <w:t>ISAuthorizationRequest</w:t>
      </w:r>
      <w:r w:rsidRPr="002A075C">
        <w:rPr>
          <w:lang w:val="en-US"/>
        </w:rPr>
        <w:t> </w:t>
      </w:r>
    </w:p>
    <w:p w14:paraId="7DFD1721" w14:textId="77777777"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A31515"/>
          <w:sz w:val="21"/>
          <w:szCs w:val="21"/>
          <w:lang w:val="en-US"/>
        </w:rPr>
        <w:t>"ISAuthorizationRequest"</w:t>
      </w:r>
      <w:r w:rsidRPr="002A075C">
        <w:rPr>
          <w:rFonts w:ascii="Consolas" w:eastAsia="Times New Roman" w:hAnsi="Consolas" w:cs="Times New Roman"/>
          <w:color w:val="000000" w:themeColor="text1"/>
          <w:sz w:val="21"/>
          <w:szCs w:val="21"/>
          <w:lang w:val="en-US"/>
        </w:rPr>
        <w:t>: {</w:t>
      </w:r>
    </w:p>
    <w:p w14:paraId="716D4911" w14:textId="1A32A318"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"messageId"</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08990997" w14:textId="1358C859"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"timeStamp"</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[7]</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7211956F" w14:textId="7E3173F5" w:rsidR="001F3EC8" w:rsidRPr="002A075C" w:rsidRDefault="001F3EC8" w:rsidP="001F3EC8">
      <w:pPr>
        <w:shd w:val="clear" w:color="auto" w:fill="FFFFFE"/>
        <w:spacing w:after="0" w:line="285" w:lineRule="atLeast"/>
        <w:ind w:left="708"/>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A31515"/>
          <w:sz w:val="21"/>
          <w:szCs w:val="21"/>
          <w:lang w:val="en-US"/>
        </w:rPr>
        <w:t xml:space="preserve">  "sequenceNumber":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279EAA47" w14:textId="5935D1B9" w:rsidR="001F3EC8"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"sectionId"</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highlight w:val="green"/>
          <w:lang w:val="en-US"/>
        </w:rPr>
        <w:t>"</w:t>
      </w:r>
      <w:r w:rsidR="002F1900">
        <w:rPr>
          <w:rFonts w:ascii="Consolas" w:eastAsia="Times New Roman" w:hAnsi="Consolas" w:cs="Times New Roman"/>
          <w:color w:val="0451A5"/>
          <w:sz w:val="21"/>
          <w:szCs w:val="21"/>
          <w:highlight w:val="green"/>
          <w:lang w:val="en-US"/>
        </w:rPr>
        <w:t>int</w:t>
      </w:r>
      <w:r w:rsidR="00354BFA">
        <w:rPr>
          <w:rFonts w:ascii="Consolas" w:eastAsia="Times New Roman" w:hAnsi="Consolas" w:cs="Times New Roman"/>
          <w:color w:val="0451A5"/>
          <w:sz w:val="21"/>
          <w:szCs w:val="21"/>
          <w:highlight w:val="green"/>
          <w:lang w:val="en-US"/>
        </w:rPr>
        <w:t xml:space="preserve"> [3]</w:t>
      </w:r>
      <w:r w:rsidRPr="002A075C">
        <w:rPr>
          <w:rFonts w:ascii="Consolas" w:eastAsia="Times New Roman" w:hAnsi="Consolas" w:cs="Times New Roman"/>
          <w:color w:val="0451A5"/>
          <w:sz w:val="21"/>
          <w:szCs w:val="21"/>
          <w:highlight w:val="green"/>
          <w:lang w:val="en-US"/>
        </w:rPr>
        <w:t>"</w:t>
      </w:r>
      <w:r w:rsidRPr="002A075C">
        <w:rPr>
          <w:rFonts w:ascii="Consolas" w:eastAsia="Times New Roman" w:hAnsi="Consolas" w:cs="Times New Roman"/>
          <w:color w:val="0451A5"/>
          <w:sz w:val="21"/>
          <w:szCs w:val="21"/>
          <w:lang w:val="en-US"/>
        </w:rPr>
        <w:t>,</w:t>
      </w:r>
    </w:p>
    <w:p w14:paraId="2B55694B" w14:textId="2E423767" w:rsidR="002F1900" w:rsidRPr="002A075C" w:rsidRDefault="002F1900"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Pr>
          <w:rFonts w:ascii="Consolas" w:eastAsia="Times New Roman" w:hAnsi="Consolas" w:cs="Times New Roman"/>
          <w:color w:val="0451A5"/>
          <w:sz w:val="21"/>
          <w:szCs w:val="21"/>
          <w:lang w:val="en-US" w:eastAsia="fr-FR"/>
        </w:rPr>
        <w:tab/>
      </w:r>
      <w:r w:rsidRPr="002F1900">
        <w:rPr>
          <w:rFonts w:ascii="Consolas" w:eastAsia="Times New Roman" w:hAnsi="Consolas" w:cs="Times New Roman"/>
          <w:color w:val="A31515"/>
          <w:sz w:val="21"/>
          <w:szCs w:val="21"/>
          <w:lang w:val="en-US"/>
        </w:rPr>
        <w:t>"Direction"</w:t>
      </w:r>
      <w:r w:rsidRPr="002F1900">
        <w:rPr>
          <w:rFonts w:ascii="Consolas" w:eastAsia="Times New Roman" w:hAnsi="Consolas" w:cs="Times New Roman"/>
          <w:color w:val="000000" w:themeColor="text1"/>
          <w:sz w:val="21"/>
          <w:szCs w:val="21"/>
          <w:lang w:val="en-US"/>
        </w:rPr>
        <w:t xml:space="preserve">: </w:t>
      </w:r>
      <w:r w:rsidRPr="002F1900">
        <w:rPr>
          <w:rFonts w:ascii="Consolas" w:eastAsia="Times New Roman" w:hAnsi="Consolas" w:cs="Times New Roman"/>
          <w:color w:val="0451A5"/>
          <w:sz w:val="21"/>
          <w:szCs w:val="21"/>
          <w:lang w:val="en-US"/>
        </w:rPr>
        <w:t>"int",</w:t>
      </w:r>
    </w:p>
    <w:p w14:paraId="0CF72F73" w14:textId="4D754E1E"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451A5"/>
          <w:sz w:val="21"/>
          <w:szCs w:val="21"/>
          <w:lang w:val="en-US" w:eastAsia="fr-FR"/>
        </w:rPr>
        <w:tab/>
      </w:r>
      <w:r w:rsidRPr="002A075C">
        <w:rPr>
          <w:rFonts w:ascii="Consolas" w:eastAsia="Times New Roman" w:hAnsi="Consolas" w:cs="Times New Roman"/>
          <w:color w:val="0451A5"/>
          <w:sz w:val="21"/>
          <w:szCs w:val="21"/>
          <w:lang w:val="en-US" w:eastAsia="fr-FR"/>
        </w:rPr>
        <w:t xml:space="preserve">  </w:t>
      </w:r>
      <w:r w:rsidR="002F1900" w:rsidRPr="0083624E">
        <w:rPr>
          <w:rFonts w:ascii="Consolas" w:eastAsia="Times New Roman" w:hAnsi="Consolas" w:cs="Times New Roman"/>
          <w:color w:val="A31515"/>
          <w:sz w:val="21"/>
          <w:szCs w:val="21"/>
          <w:lang w:val="en-US" w:eastAsia="fr-FR"/>
        </w:rPr>
        <w:t>"</w:t>
      </w:r>
      <w:r w:rsidR="002F1900">
        <w:rPr>
          <w:rFonts w:ascii="Consolas" w:eastAsia="Times New Roman" w:hAnsi="Consolas" w:cs="Times New Roman"/>
          <w:color w:val="A31515"/>
          <w:sz w:val="21"/>
          <w:szCs w:val="21"/>
          <w:lang w:val="en-US" w:eastAsia="fr-FR"/>
        </w:rPr>
        <w:t>vehicleId</w:t>
      </w:r>
      <w:r w:rsidR="002F1900" w:rsidRPr="002A075C">
        <w:rPr>
          <w:rFonts w:ascii="Consolas" w:eastAsia="Times New Roman" w:hAnsi="Consolas" w:cs="Times New Roman"/>
          <w:color w:val="A31515"/>
          <w:sz w:val="21"/>
          <w:szCs w:val="21"/>
          <w:lang w:val="en-US"/>
        </w:rPr>
        <w:t>"</w:t>
      </w:r>
      <w:r w:rsidR="002F1900" w:rsidRPr="0083624E">
        <w:rPr>
          <w:rFonts w:ascii="Consolas" w:eastAsia="Times New Roman" w:hAnsi="Consolas" w:cs="Times New Roman"/>
          <w:color w:val="A31515"/>
          <w:sz w:val="21"/>
          <w:szCs w:val="21"/>
          <w:lang w:val="en-US" w:eastAsia="fr-FR"/>
        </w:rPr>
        <w:t>:</w:t>
      </w:r>
      <w:r w:rsidR="002F1900">
        <w:rPr>
          <w:rFonts w:ascii="Consolas" w:eastAsia="Times New Roman" w:hAnsi="Consolas" w:cs="Times New Roman"/>
          <w:color w:val="0451A5"/>
          <w:sz w:val="21"/>
          <w:szCs w:val="21"/>
          <w:lang w:val="en-US" w:eastAsia="fr-FR"/>
        </w:rPr>
        <w:t xml:space="preserve"> </w:t>
      </w:r>
      <w:r w:rsidR="002F1900" w:rsidRPr="0083624E">
        <w:rPr>
          <w:rFonts w:ascii="Consolas" w:eastAsia="Times New Roman" w:hAnsi="Consolas" w:cs="Times New Roman"/>
          <w:color w:val="0451A5"/>
          <w:sz w:val="21"/>
          <w:szCs w:val="21"/>
          <w:lang w:val="en-US" w:eastAsia="fr-FR"/>
        </w:rPr>
        <w:t>"</w:t>
      </w:r>
      <w:r w:rsidR="002F1900">
        <w:rPr>
          <w:rFonts w:ascii="Consolas" w:eastAsia="Times New Roman" w:hAnsi="Consolas" w:cs="Times New Roman"/>
          <w:color w:val="0451A5"/>
          <w:sz w:val="21"/>
          <w:szCs w:val="21"/>
          <w:lang w:val="en-US" w:eastAsia="fr-FR"/>
        </w:rPr>
        <w:t>int</w:t>
      </w:r>
      <w:r w:rsidR="002F1900" w:rsidRPr="0083624E">
        <w:rPr>
          <w:rFonts w:ascii="Consolas" w:eastAsia="Times New Roman" w:hAnsi="Consolas" w:cs="Times New Roman"/>
          <w:color w:val="0451A5"/>
          <w:sz w:val="21"/>
          <w:szCs w:val="21"/>
          <w:lang w:val="en-US" w:eastAsia="fr-FR"/>
        </w:rPr>
        <w:t>"</w:t>
      </w:r>
    </w:p>
    <w:p w14:paraId="01E41776" w14:textId="77777777" w:rsidR="001F3EC8" w:rsidRDefault="001F3EC8" w:rsidP="001F3EC8">
      <w:pPr>
        <w:shd w:val="clear" w:color="auto" w:fill="FFFFFE"/>
        <w:spacing w:after="0" w:line="285" w:lineRule="atLeast"/>
        <w:jc w:val="left"/>
        <w:rPr>
          <w:rFonts w:ascii="Consolas" w:eastAsia="Times New Roman" w:hAnsi="Consolas" w:cs="Times New Roman"/>
          <w:color w:val="000000" w:themeColor="text1"/>
          <w:sz w:val="21"/>
          <w:szCs w:val="21"/>
          <w:lang w:val="en-US" w:eastAsia="fr-FR"/>
        </w:rPr>
      </w:pPr>
      <w:r w:rsidRPr="002A075C">
        <w:rPr>
          <w:rFonts w:ascii="Consolas" w:eastAsia="Times New Roman" w:hAnsi="Consolas" w:cs="Times New Roman"/>
          <w:color w:val="000000" w:themeColor="text1"/>
          <w:sz w:val="21"/>
          <w:szCs w:val="21"/>
          <w:lang w:val="en-US"/>
        </w:rPr>
        <w:t xml:space="preserve">      }</w:t>
      </w:r>
    </w:p>
    <w:p w14:paraId="2664C4B0" w14:textId="77777777" w:rsid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02DA5DF9" w14:textId="77777777" w:rsidR="001F3EC8" w:rsidRPr="002A075C" w:rsidRDefault="001F3EC8" w:rsidP="001F3EC8">
      <w:pPr>
        <w:jc w:val="left"/>
        <w:rPr>
          <w:b/>
          <w:bCs/>
          <w:i/>
          <w:iCs/>
          <w:u w:val="single"/>
          <w:lang w:val="en-US"/>
        </w:rPr>
      </w:pPr>
      <w:r w:rsidRPr="002A075C">
        <w:rPr>
          <w:b/>
          <w:bCs/>
          <w:i/>
          <w:iCs/>
          <w:u w:val="single"/>
          <w:lang w:val="en-US"/>
        </w:rPr>
        <w:t>ISReleaseRequest</w:t>
      </w:r>
    </w:p>
    <w:p w14:paraId="0E53CF42" w14:textId="77777777"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rPr>
      </w:pPr>
      <w:r w:rsidRPr="002A075C">
        <w:rPr>
          <w:rFonts w:ascii="Consolas" w:eastAsia="Times New Roman" w:hAnsi="Consolas" w:cs="Times New Roman"/>
          <w:color w:val="A31515"/>
          <w:sz w:val="21"/>
          <w:szCs w:val="21"/>
          <w:lang w:val="en-US"/>
        </w:rPr>
        <w:t>"</w:t>
      </w:r>
      <w:r w:rsidRPr="002A075C">
        <w:rPr>
          <w:rFonts w:ascii="Segoe UI" w:eastAsia="Segoe UI" w:hAnsi="Segoe UI" w:cs="Segoe UI"/>
          <w:b/>
          <w:bCs/>
          <w:color w:val="333333"/>
          <w:sz w:val="18"/>
          <w:szCs w:val="18"/>
          <w:lang w:val="en-US"/>
        </w:rPr>
        <w:t xml:space="preserve"> </w:t>
      </w:r>
      <w:r w:rsidRPr="002A075C">
        <w:rPr>
          <w:rFonts w:eastAsiaTheme="minorEastAsia"/>
          <w:color w:val="A31515"/>
          <w:sz w:val="21"/>
          <w:szCs w:val="21"/>
          <w:lang w:val="en-US"/>
        </w:rPr>
        <w:t>ISReleaseRequest</w:t>
      </w:r>
      <w:r w:rsidRPr="002A075C">
        <w:rPr>
          <w:rFonts w:ascii="Segoe UI" w:eastAsia="Segoe UI" w:hAnsi="Segoe UI" w:cs="Segoe UI"/>
          <w:color w:val="333333"/>
          <w:sz w:val="18"/>
          <w:szCs w:val="18"/>
          <w:lang w:val="en-US"/>
        </w:rPr>
        <w:t xml:space="preserve"> </w:t>
      </w:r>
      <w:r w:rsidRPr="002A075C">
        <w:rPr>
          <w:rFonts w:ascii="Consolas" w:eastAsia="Times New Roman" w:hAnsi="Consolas" w:cs="Times New Roman"/>
          <w:color w:val="A31515"/>
          <w:sz w:val="21"/>
          <w:szCs w:val="21"/>
          <w:lang w:val="en-US"/>
        </w:rPr>
        <w:t>"</w:t>
      </w:r>
      <w:r w:rsidRPr="002A075C">
        <w:rPr>
          <w:rFonts w:ascii="Consolas" w:eastAsia="Times New Roman" w:hAnsi="Consolas" w:cs="Times New Roman"/>
          <w:color w:val="000000" w:themeColor="text1"/>
          <w:sz w:val="21"/>
          <w:szCs w:val="21"/>
          <w:lang w:val="en-US"/>
        </w:rPr>
        <w:t>: {</w:t>
      </w:r>
    </w:p>
    <w:p w14:paraId="4042DA7D" w14:textId="52D02CB9"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"messageId"</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5FC4D123" w14:textId="32307B35" w:rsidR="001F3EC8" w:rsidRPr="002A075C"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"timeStamp"</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[7]</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000000" w:themeColor="text1"/>
          <w:sz w:val="21"/>
          <w:szCs w:val="21"/>
          <w:lang w:val="en-US"/>
        </w:rPr>
        <w:t>,</w:t>
      </w:r>
    </w:p>
    <w:p w14:paraId="1C9822DA" w14:textId="06F4127B" w:rsidR="001F3EC8" w:rsidRPr="002A075C" w:rsidRDefault="001F3EC8" w:rsidP="001F3EC8">
      <w:pPr>
        <w:shd w:val="clear" w:color="auto" w:fill="FFFFFE"/>
        <w:spacing w:after="0" w:line="285" w:lineRule="atLeast"/>
        <w:ind w:left="708"/>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A31515"/>
          <w:sz w:val="21"/>
          <w:szCs w:val="21"/>
          <w:lang w:val="en-US"/>
        </w:rPr>
        <w:t xml:space="preserve">  "sequenceNumber":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137DD7B2" w14:textId="6532B0FB" w:rsidR="001F3EC8" w:rsidRPr="002A075C" w:rsidRDefault="001F3EC8" w:rsidP="001F3EC8">
      <w:pPr>
        <w:shd w:val="clear" w:color="auto" w:fill="FFFFFE"/>
        <w:spacing w:after="0" w:line="285" w:lineRule="atLeast"/>
        <w:jc w:val="left"/>
        <w:rPr>
          <w:rFonts w:ascii="Consolas" w:eastAsia="Times New Roman" w:hAnsi="Consolas" w:cs="Times New Roman"/>
          <w:color w:val="0451A5"/>
          <w:sz w:val="21"/>
          <w:szCs w:val="21"/>
          <w:lang w:val="en-US" w:eastAsia="fr-FR"/>
        </w:rPr>
      </w:pP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A31515"/>
          <w:sz w:val="21"/>
          <w:szCs w:val="21"/>
          <w:lang w:val="en-US"/>
        </w:rPr>
        <w:t>"sectionId"</w:t>
      </w:r>
      <w:r w:rsidRPr="002A075C">
        <w:rPr>
          <w:rFonts w:ascii="Consolas" w:eastAsia="Times New Roman" w:hAnsi="Consolas" w:cs="Times New Roman"/>
          <w:color w:val="000000" w:themeColor="text1"/>
          <w:sz w:val="21"/>
          <w:szCs w:val="21"/>
          <w:lang w:val="en-US"/>
        </w:rPr>
        <w:t xml:space="preserve">: </w:t>
      </w:r>
      <w:r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w:t>
      </w:r>
      <w:r w:rsidRPr="002A075C">
        <w:rPr>
          <w:rFonts w:ascii="Consolas" w:eastAsia="Times New Roman" w:hAnsi="Consolas" w:cs="Times New Roman"/>
          <w:color w:val="0451A5"/>
          <w:sz w:val="21"/>
          <w:szCs w:val="21"/>
          <w:lang w:val="en-US"/>
        </w:rPr>
        <w:t>",</w:t>
      </w:r>
    </w:p>
    <w:p w14:paraId="5DC87A9D" w14:textId="6A587AA3" w:rsidR="001F3EC8" w:rsidRPr="00DE29ED"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Pr>
          <w:rFonts w:ascii="Consolas" w:eastAsia="Times New Roman" w:hAnsi="Consolas" w:cs="Times New Roman"/>
          <w:color w:val="0451A5"/>
          <w:sz w:val="21"/>
          <w:szCs w:val="21"/>
          <w:lang w:val="en-US" w:eastAsia="fr-FR"/>
        </w:rPr>
        <w:tab/>
        <w:t xml:space="preserve">  </w:t>
      </w:r>
      <w:r w:rsidR="002F1900" w:rsidRPr="0083624E">
        <w:rPr>
          <w:rFonts w:ascii="Consolas" w:eastAsia="Times New Roman" w:hAnsi="Consolas" w:cs="Times New Roman"/>
          <w:color w:val="A31515"/>
          <w:sz w:val="21"/>
          <w:szCs w:val="21"/>
          <w:lang w:val="en-US" w:eastAsia="fr-FR"/>
        </w:rPr>
        <w:t>"</w:t>
      </w:r>
      <w:r w:rsidR="002F1900">
        <w:rPr>
          <w:rFonts w:ascii="Consolas" w:eastAsia="Times New Roman" w:hAnsi="Consolas" w:cs="Times New Roman"/>
          <w:color w:val="A31515"/>
          <w:sz w:val="21"/>
          <w:szCs w:val="21"/>
          <w:lang w:val="en-US" w:eastAsia="fr-FR"/>
        </w:rPr>
        <w:t>vehicleId</w:t>
      </w:r>
      <w:r w:rsidR="002F1900" w:rsidRPr="002A075C">
        <w:rPr>
          <w:rFonts w:ascii="Consolas" w:eastAsia="Times New Roman" w:hAnsi="Consolas" w:cs="Times New Roman"/>
          <w:color w:val="A31515"/>
          <w:sz w:val="21"/>
          <w:szCs w:val="21"/>
          <w:lang w:val="en-US"/>
        </w:rPr>
        <w:t>"</w:t>
      </w:r>
      <w:r w:rsidR="002F1900" w:rsidRPr="0083624E">
        <w:rPr>
          <w:rFonts w:ascii="Consolas" w:eastAsia="Times New Roman" w:hAnsi="Consolas" w:cs="Times New Roman"/>
          <w:color w:val="A31515"/>
          <w:sz w:val="21"/>
          <w:szCs w:val="21"/>
          <w:lang w:val="en-US" w:eastAsia="fr-FR"/>
        </w:rPr>
        <w:t>:</w:t>
      </w:r>
      <w:r w:rsidR="002F1900">
        <w:rPr>
          <w:rFonts w:ascii="Consolas" w:eastAsia="Times New Roman" w:hAnsi="Consolas" w:cs="Times New Roman"/>
          <w:color w:val="0451A5"/>
          <w:sz w:val="21"/>
          <w:szCs w:val="21"/>
          <w:lang w:val="en-US" w:eastAsia="fr-FR"/>
        </w:rPr>
        <w:t xml:space="preserve"> </w:t>
      </w:r>
      <w:r w:rsidR="002F1900" w:rsidRPr="0083624E">
        <w:rPr>
          <w:rFonts w:ascii="Consolas" w:eastAsia="Times New Roman" w:hAnsi="Consolas" w:cs="Times New Roman"/>
          <w:color w:val="0451A5"/>
          <w:sz w:val="21"/>
          <w:szCs w:val="21"/>
          <w:lang w:val="en-US" w:eastAsia="fr-FR"/>
        </w:rPr>
        <w:t>"</w:t>
      </w:r>
      <w:r w:rsidR="002F1900">
        <w:rPr>
          <w:rFonts w:ascii="Consolas" w:eastAsia="Times New Roman" w:hAnsi="Consolas" w:cs="Times New Roman"/>
          <w:color w:val="0451A5"/>
          <w:sz w:val="21"/>
          <w:szCs w:val="21"/>
          <w:lang w:val="en-US" w:eastAsia="fr-FR"/>
        </w:rPr>
        <w:t>int</w:t>
      </w:r>
      <w:r w:rsidR="002F1900" w:rsidRPr="0083624E">
        <w:rPr>
          <w:rFonts w:ascii="Consolas" w:eastAsia="Times New Roman" w:hAnsi="Consolas" w:cs="Times New Roman"/>
          <w:color w:val="0451A5"/>
          <w:sz w:val="21"/>
          <w:szCs w:val="21"/>
          <w:lang w:val="en-US" w:eastAsia="fr-FR"/>
        </w:rPr>
        <w:t>"</w:t>
      </w:r>
    </w:p>
    <w:p w14:paraId="6F14C6A7" w14:textId="77777777" w:rsidR="001F3EC8"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r w:rsidRPr="002A075C">
        <w:rPr>
          <w:rFonts w:ascii="Consolas" w:eastAsia="Times New Roman" w:hAnsi="Consolas" w:cs="Times New Roman"/>
          <w:color w:val="000000" w:themeColor="text1"/>
          <w:sz w:val="21"/>
          <w:szCs w:val="21"/>
          <w:lang w:val="en-US"/>
        </w:rPr>
        <w:t xml:space="preserve">      }</w:t>
      </w:r>
    </w:p>
    <w:p w14:paraId="0B15EAE9" w14:textId="77777777" w:rsidR="001F3EC8" w:rsidRPr="00DE29ED" w:rsidRDefault="001F3EC8" w:rsidP="001F3EC8">
      <w:pPr>
        <w:shd w:val="clear" w:color="auto" w:fill="FFFFFE"/>
        <w:spacing w:after="0" w:line="285" w:lineRule="atLeast"/>
        <w:jc w:val="left"/>
        <w:rPr>
          <w:rFonts w:ascii="Consolas" w:eastAsia="Times New Roman" w:hAnsi="Consolas" w:cs="Times New Roman"/>
          <w:color w:val="000000"/>
          <w:sz w:val="21"/>
          <w:szCs w:val="21"/>
          <w:lang w:val="en-US" w:eastAsia="fr-FR"/>
        </w:rPr>
      </w:pPr>
    </w:p>
    <w:p w14:paraId="62E19208" w14:textId="77777777" w:rsidR="001F3EC8" w:rsidRPr="00444D1D" w:rsidRDefault="001F3EC8" w:rsidP="001F3EC8">
      <w:pPr>
        <w:jc w:val="left"/>
        <w:rPr>
          <w:rFonts w:ascii="Aptos" w:hAnsi="Aptos"/>
          <w:lang w:val="en-US"/>
        </w:rPr>
      </w:pPr>
      <w:bookmarkStart w:id="124" w:name="OLE_LINK19"/>
      <w:r w:rsidRPr="002A075C">
        <w:rPr>
          <w:b/>
          <w:i/>
          <w:u w:val="single"/>
          <w:lang w:val="en-US"/>
        </w:rPr>
        <w:t>VehicleTrackingInfo</w:t>
      </w:r>
      <w:r w:rsidRPr="002A075C">
        <w:rPr>
          <w:lang w:val="en-US"/>
        </w:rPr>
        <w:t> </w:t>
      </w:r>
    </w:p>
    <w:bookmarkEnd w:id="124"/>
    <w:p w14:paraId="02AC2F40" w14:textId="77777777"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2A075C">
        <w:rPr>
          <w:rFonts w:ascii="Consolas" w:eastAsia="Times New Roman" w:hAnsi="Consolas" w:cs="Times New Roman"/>
          <w:color w:val="A31515"/>
          <w:sz w:val="21"/>
          <w:szCs w:val="21"/>
          <w:lang w:val="en-US"/>
        </w:rPr>
        <w:t>"</w:t>
      </w:r>
      <w:bookmarkStart w:id="125" w:name="OLE_LINK20"/>
      <w:r w:rsidRPr="002A075C">
        <w:rPr>
          <w:rFonts w:ascii="Consolas" w:eastAsia="Times New Roman" w:hAnsi="Consolas" w:cs="Times New Roman"/>
          <w:color w:val="A31515"/>
          <w:sz w:val="21"/>
          <w:szCs w:val="21"/>
          <w:lang w:val="en-US"/>
        </w:rPr>
        <w:t>VehicleTrackingInfo</w:t>
      </w:r>
      <w:bookmarkEnd w:id="125"/>
      <w:r w:rsidRPr="002A075C">
        <w:rPr>
          <w:rFonts w:ascii="Consolas" w:eastAsia="Times New Roman" w:hAnsi="Consolas" w:cs="Times New Roman"/>
          <w:color w:val="A31515"/>
          <w:sz w:val="21"/>
          <w:szCs w:val="21"/>
          <w:lang w:val="en-US"/>
        </w:rPr>
        <w:t>": {</w:t>
      </w:r>
    </w:p>
    <w:p w14:paraId="229D64C5" w14:textId="685FA2E8"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2A075C">
        <w:rPr>
          <w:rFonts w:ascii="Consolas" w:eastAsia="Times New Roman" w:hAnsi="Consolas" w:cs="Times New Roman"/>
          <w:color w:val="A31515"/>
          <w:sz w:val="21"/>
          <w:szCs w:val="21"/>
          <w:lang w:val="en-US"/>
        </w:rPr>
        <w:t>          "</w:t>
      </w:r>
      <w:bookmarkStart w:id="126" w:name="OLE_LINK21"/>
      <w:r w:rsidRPr="002A075C">
        <w:rPr>
          <w:rFonts w:ascii="Consolas" w:eastAsia="Times New Roman" w:hAnsi="Consolas" w:cs="Times New Roman"/>
          <w:color w:val="A31515"/>
          <w:sz w:val="21"/>
          <w:szCs w:val="21"/>
          <w:lang w:val="en-US"/>
        </w:rPr>
        <w:t>messageId</w:t>
      </w:r>
      <w:bookmarkEnd w:id="126"/>
      <w:r w:rsidRPr="002A075C">
        <w:rPr>
          <w:rFonts w:ascii="Consolas" w:eastAsia="Times New Roman" w:hAnsi="Consolas" w:cs="Times New Roman"/>
          <w:color w:val="A31515"/>
          <w:sz w:val="21"/>
          <w:szCs w:val="21"/>
          <w:lang w:val="en-US"/>
        </w:rPr>
        <w:t xml:space="preserve">": </w:t>
      </w:r>
      <w:r w:rsidRPr="00CB315D">
        <w:rPr>
          <w:rFonts w:ascii="Consolas" w:eastAsia="Times New Roman" w:hAnsi="Consolas" w:cs="Times New Roman"/>
          <w:color w:val="0451A5"/>
          <w:sz w:val="21"/>
          <w:szCs w:val="21"/>
          <w:lang w:val="en-US"/>
        </w:rPr>
        <w:t>"</w:t>
      </w:r>
      <w:r w:rsidR="00CB61A2">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0B2FAE17" w14:textId="3C0F5F0E"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2A075C">
        <w:rPr>
          <w:rFonts w:ascii="Consolas" w:eastAsia="Times New Roman" w:hAnsi="Consolas" w:cs="Times New Roman"/>
          <w:color w:val="A31515"/>
          <w:sz w:val="21"/>
          <w:szCs w:val="21"/>
          <w:lang w:val="en-US"/>
        </w:rPr>
        <w:t xml:space="preserve">          "timeStamp": </w:t>
      </w:r>
      <w:r w:rsidRPr="00CB315D">
        <w:rPr>
          <w:rFonts w:ascii="Consolas" w:eastAsia="Times New Roman" w:hAnsi="Consolas" w:cs="Times New Roman"/>
          <w:color w:val="0451A5"/>
          <w:sz w:val="21"/>
          <w:szCs w:val="21"/>
          <w:lang w:val="en-US"/>
        </w:rPr>
        <w:t>"</w:t>
      </w:r>
      <w:r w:rsidR="00CB61A2">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3F366EA3" w14:textId="52074CFE"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2A075C">
        <w:rPr>
          <w:rFonts w:ascii="Consolas" w:eastAsia="Times New Roman" w:hAnsi="Consolas" w:cs="Times New Roman"/>
          <w:color w:val="A31515"/>
          <w:sz w:val="21"/>
          <w:szCs w:val="21"/>
          <w:lang w:val="en-US"/>
        </w:rPr>
        <w:t xml:space="preserve">          "sequenceNumber": </w:t>
      </w:r>
      <w:r w:rsidRPr="00CB315D">
        <w:rPr>
          <w:rFonts w:ascii="Consolas" w:eastAsia="Times New Roman" w:hAnsi="Consolas" w:cs="Times New Roman"/>
          <w:color w:val="0451A5"/>
          <w:sz w:val="21"/>
          <w:szCs w:val="21"/>
          <w:lang w:val="en-US"/>
        </w:rPr>
        <w:t>"</w:t>
      </w:r>
      <w:r w:rsidR="00CB61A2">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263F4B98" w14:textId="746978ED" w:rsidR="001F3EC8" w:rsidRPr="002A075C"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2A075C">
        <w:rPr>
          <w:rFonts w:ascii="Consolas" w:eastAsia="Times New Roman" w:hAnsi="Consolas" w:cs="Times New Roman"/>
          <w:color w:val="A31515"/>
          <w:sz w:val="21"/>
          <w:szCs w:val="21"/>
          <w:lang w:val="en-US"/>
        </w:rPr>
        <w:t xml:space="preserve">          "vehicleId": </w:t>
      </w:r>
      <w:r w:rsidRPr="00CB315D">
        <w:rPr>
          <w:rFonts w:ascii="Consolas" w:eastAsia="Times New Roman" w:hAnsi="Consolas" w:cs="Times New Roman"/>
          <w:color w:val="0451A5"/>
          <w:sz w:val="21"/>
          <w:szCs w:val="21"/>
          <w:lang w:val="en-US"/>
        </w:rPr>
        <w:t>"</w:t>
      </w:r>
      <w:r w:rsidR="00CB61A2">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p>
    <w:p w14:paraId="725D11A7" w14:textId="0719D68E" w:rsidR="001F3EC8" w:rsidRPr="00A7361B" w:rsidRDefault="001F3EC8" w:rsidP="001F3EC8">
      <w:pPr>
        <w:shd w:val="clear" w:color="auto" w:fill="FFFFFE"/>
        <w:spacing w:after="0" w:line="285" w:lineRule="atLeast"/>
        <w:jc w:val="left"/>
        <w:rPr>
          <w:rFonts w:ascii="Consolas" w:eastAsia="Times New Roman" w:hAnsi="Consolas" w:cs="Times New Roman"/>
          <w:color w:val="0451A5"/>
          <w:sz w:val="14"/>
          <w:szCs w:val="14"/>
          <w:lang w:val="en-US"/>
        </w:rPr>
      </w:pPr>
      <w:r w:rsidRPr="002A075C">
        <w:rPr>
          <w:rFonts w:ascii="Consolas" w:eastAsia="Times New Roman" w:hAnsi="Consolas" w:cs="Times New Roman"/>
          <w:color w:val="A31515"/>
          <w:sz w:val="21"/>
          <w:szCs w:val="21"/>
          <w:lang w:val="en-US"/>
        </w:rPr>
        <w:t xml:space="preserve">          "globalVehicleStatus": </w:t>
      </w:r>
      <w:r w:rsidRPr="00CB315D">
        <w:rPr>
          <w:rFonts w:ascii="Consolas" w:eastAsia="Times New Roman" w:hAnsi="Consolas" w:cs="Times New Roman"/>
          <w:color w:val="0451A5"/>
          <w:sz w:val="21"/>
          <w:szCs w:val="21"/>
          <w:lang w:val="en-US"/>
        </w:rPr>
        <w:t>"</w:t>
      </w:r>
      <w:r w:rsidR="00A7361B">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r w:rsidR="00A7361B">
        <w:rPr>
          <w:rFonts w:ascii="Consolas" w:eastAsia="Times New Roman" w:hAnsi="Consolas" w:cs="Times New Roman"/>
          <w:color w:val="A31515"/>
          <w:sz w:val="21"/>
          <w:szCs w:val="21"/>
          <w:lang w:val="en-US"/>
        </w:rPr>
        <w:t xml:space="preserve"> </w:t>
      </w:r>
      <w:r w:rsidR="00A7361B" w:rsidRPr="00A7361B">
        <w:rPr>
          <w:rFonts w:ascii="Consolas" w:eastAsia="Times New Roman" w:hAnsi="Consolas" w:cs="Times New Roman"/>
          <w:color w:val="0451A5"/>
          <w:sz w:val="14"/>
          <w:szCs w:val="14"/>
          <w:lang w:val="en-US"/>
        </w:rPr>
        <w:t>[vehicle OK, vehicle NOK]</w:t>
      </w:r>
    </w:p>
    <w:p w14:paraId="0C5E8CCC" w14:textId="2328B3BD" w:rsidR="00190009" w:rsidRDefault="001F3EC8" w:rsidP="00190009">
      <w:pPr>
        <w:shd w:val="clear" w:color="auto" w:fill="FFFFFE"/>
        <w:spacing w:after="0" w:line="285" w:lineRule="atLeast"/>
        <w:jc w:val="left"/>
        <w:rPr>
          <w:rFonts w:ascii="Consolas" w:eastAsia="Times New Roman" w:hAnsi="Consolas" w:cs="Times New Roman"/>
          <w:color w:val="A31515"/>
          <w:sz w:val="21"/>
          <w:szCs w:val="21"/>
          <w:lang w:val="en-US"/>
        </w:rPr>
      </w:pPr>
      <w:r w:rsidRPr="00190009">
        <w:rPr>
          <w:rFonts w:ascii="Consolas" w:eastAsia="Times New Roman" w:hAnsi="Consolas" w:cs="Times New Roman"/>
          <w:color w:val="1F4E79" w:themeColor="accent5" w:themeShade="80"/>
          <w:sz w:val="21"/>
          <w:szCs w:val="21"/>
          <w:lang w:val="en-US"/>
        </w:rPr>
        <w:t xml:space="preserve">          </w:t>
      </w:r>
      <w:r w:rsidR="00190009" w:rsidRPr="00190009">
        <w:rPr>
          <w:rFonts w:ascii="Consolas" w:eastAsia="Times New Roman" w:hAnsi="Consolas" w:cs="Times New Roman"/>
          <w:color w:val="1F4E79" w:themeColor="accent5" w:themeShade="80"/>
          <w:sz w:val="21"/>
          <w:szCs w:val="21"/>
          <w:lang w:val="en-US"/>
        </w:rPr>
        <w:t>"missionId"": "int",</w:t>
      </w:r>
      <w:r w:rsidR="00190009">
        <w:rPr>
          <w:rFonts w:ascii="Consolas" w:eastAsia="Times New Roman" w:hAnsi="Consolas" w:cs="Times New Roman"/>
          <w:color w:val="A31515"/>
          <w:sz w:val="21"/>
          <w:szCs w:val="21"/>
          <w:lang w:val="en-US"/>
        </w:rPr>
        <w:t xml:space="preserve">  </w:t>
      </w:r>
    </w:p>
    <w:p w14:paraId="777B2435" w14:textId="3629D5FF" w:rsidR="001F3EC8" w:rsidRPr="002A075C" w:rsidRDefault="001F3EC8" w:rsidP="00190009">
      <w:pPr>
        <w:shd w:val="clear" w:color="auto" w:fill="FFFFFE"/>
        <w:spacing w:after="0" w:line="285" w:lineRule="atLeast"/>
        <w:ind w:left="708" w:firstLine="462"/>
        <w:jc w:val="left"/>
        <w:rPr>
          <w:rFonts w:ascii="Consolas" w:eastAsia="Times New Roman" w:hAnsi="Consolas" w:cs="Times New Roman"/>
          <w:color w:val="A31515"/>
          <w:sz w:val="21"/>
          <w:szCs w:val="21"/>
          <w:lang w:val="en-US"/>
        </w:rPr>
      </w:pPr>
      <w:r w:rsidRPr="002A075C">
        <w:rPr>
          <w:rFonts w:ascii="Consolas" w:eastAsia="Times New Roman" w:hAnsi="Consolas" w:cs="Times New Roman"/>
          <w:color w:val="A31515"/>
          <w:sz w:val="21"/>
          <w:szCs w:val="21"/>
          <w:lang w:val="en-US"/>
        </w:rPr>
        <w:t>"</w:t>
      </w:r>
      <w:proofErr w:type="spellStart"/>
      <w:r w:rsidRPr="002A075C">
        <w:rPr>
          <w:rFonts w:ascii="Consolas" w:eastAsia="Times New Roman" w:hAnsi="Consolas" w:cs="Times New Roman"/>
          <w:color w:val="A31515"/>
          <w:sz w:val="21"/>
          <w:szCs w:val="21"/>
          <w:lang w:val="en-US"/>
        </w:rPr>
        <w:t>missionStatus</w:t>
      </w:r>
      <w:proofErr w:type="spellEnd"/>
      <w:r w:rsidRPr="002A075C">
        <w:rPr>
          <w:rFonts w:ascii="Consolas" w:eastAsia="Times New Roman" w:hAnsi="Consolas" w:cs="Times New Roman"/>
          <w:color w:val="A31515"/>
          <w:sz w:val="21"/>
          <w:szCs w:val="21"/>
          <w:lang w:val="en-US"/>
        </w:rPr>
        <w:t xml:space="preserve">": </w:t>
      </w:r>
      <w:r w:rsidRPr="00CB315D">
        <w:rPr>
          <w:rFonts w:ascii="Consolas" w:eastAsia="Times New Roman" w:hAnsi="Consolas" w:cs="Times New Roman"/>
          <w:color w:val="0451A5"/>
          <w:sz w:val="21"/>
          <w:szCs w:val="21"/>
          <w:lang w:val="en-US"/>
        </w:rPr>
        <w:t>"</w:t>
      </w:r>
      <w:r w:rsidR="0088446F">
        <w:rPr>
          <w:rFonts w:ascii="Consolas" w:eastAsia="Times New Roman" w:hAnsi="Consolas" w:cs="Times New Roman"/>
          <w:color w:val="0451A5"/>
          <w:sz w:val="21"/>
          <w:szCs w:val="21"/>
          <w:lang w:val="en-US"/>
        </w:rPr>
        <w:t>int</w:t>
      </w:r>
      <w:r w:rsidRPr="00CB315D">
        <w:rPr>
          <w:rFonts w:ascii="Consolas" w:eastAsia="Times New Roman" w:hAnsi="Consolas" w:cs="Times New Roman"/>
          <w:color w:val="0451A5"/>
          <w:sz w:val="21"/>
          <w:szCs w:val="21"/>
          <w:lang w:val="en-US"/>
        </w:rPr>
        <w:t>"</w:t>
      </w:r>
      <w:r w:rsidRPr="002A075C">
        <w:rPr>
          <w:rFonts w:ascii="Consolas" w:eastAsia="Times New Roman" w:hAnsi="Consolas" w:cs="Times New Roman"/>
          <w:color w:val="A31515"/>
          <w:sz w:val="21"/>
          <w:szCs w:val="21"/>
          <w:lang w:val="en-US"/>
        </w:rPr>
        <w:t>,</w:t>
      </w:r>
      <w:r w:rsidR="0088446F">
        <w:rPr>
          <w:rFonts w:ascii="Consolas" w:eastAsia="Times New Roman" w:hAnsi="Consolas" w:cs="Times New Roman"/>
          <w:color w:val="A31515"/>
          <w:sz w:val="21"/>
          <w:szCs w:val="21"/>
          <w:lang w:val="en-US"/>
        </w:rPr>
        <w:t xml:space="preserve"> </w:t>
      </w:r>
      <w:r w:rsidR="0088446F" w:rsidRPr="0088446F">
        <w:rPr>
          <w:rFonts w:ascii="Consolas" w:eastAsia="Times New Roman" w:hAnsi="Consolas" w:cs="Times New Roman"/>
          <w:color w:val="0451A5"/>
          <w:sz w:val="14"/>
          <w:szCs w:val="14"/>
          <w:lang w:val="en-US"/>
        </w:rPr>
        <w:t>[</w:t>
      </w:r>
      <w:proofErr w:type="spellStart"/>
      <w:del w:id="127" w:author="MAHMOUD Mohamed-Ali" w:date="2025-05-19T14:53:00Z">
        <w:r w:rsidR="0088446F" w:rsidDel="00226431">
          <w:rPr>
            <w:rFonts w:ascii="Consolas" w:eastAsia="Times New Roman" w:hAnsi="Consolas" w:cs="Times New Roman"/>
            <w:color w:val="0451A5"/>
            <w:sz w:val="14"/>
            <w:szCs w:val="14"/>
            <w:lang w:val="en-US"/>
          </w:rPr>
          <w:delText>inProgress,Stopped</w:delText>
        </w:r>
      </w:del>
      <w:ins w:id="128" w:author="MAHMOUD Mohamed-Ali" w:date="2025-05-19T14:53:00Z">
        <w:r w:rsidR="00226431">
          <w:rPr>
            <w:rFonts w:ascii="Consolas" w:eastAsia="Times New Roman" w:hAnsi="Consolas" w:cs="Times New Roman"/>
            <w:color w:val="0451A5"/>
            <w:sz w:val="14"/>
            <w:szCs w:val="14"/>
            <w:lang w:val="en-US"/>
          </w:rPr>
          <w:t>inProgress</w:t>
        </w:r>
        <w:proofErr w:type="spellEnd"/>
        <w:r w:rsidR="00226431">
          <w:rPr>
            <w:rFonts w:ascii="Consolas" w:eastAsia="Times New Roman" w:hAnsi="Consolas" w:cs="Times New Roman"/>
            <w:color w:val="0451A5"/>
            <w:sz w:val="14"/>
            <w:szCs w:val="14"/>
            <w:lang w:val="en-US"/>
          </w:rPr>
          <w:t xml:space="preserve">, </w:t>
        </w:r>
        <w:proofErr w:type="spellStart"/>
        <w:proofErr w:type="gramStart"/>
        <w:r w:rsidR="00226431">
          <w:rPr>
            <w:rFonts w:ascii="Consolas" w:eastAsia="Times New Roman" w:hAnsi="Consolas" w:cs="Times New Roman"/>
            <w:color w:val="0451A5"/>
            <w:sz w:val="14"/>
            <w:szCs w:val="14"/>
            <w:lang w:val="en-US"/>
          </w:rPr>
          <w:t>Stopped</w:t>
        </w:r>
      </w:ins>
      <w:r w:rsidR="00190009">
        <w:rPr>
          <w:rFonts w:ascii="Consolas" w:eastAsia="Times New Roman" w:hAnsi="Consolas" w:cs="Times New Roman"/>
          <w:color w:val="0451A5"/>
          <w:sz w:val="14"/>
          <w:szCs w:val="14"/>
          <w:lang w:val="en-US"/>
        </w:rPr>
        <w:t>,emergencyStop</w:t>
      </w:r>
      <w:proofErr w:type="gramEnd"/>
      <w:r w:rsidR="00190009">
        <w:rPr>
          <w:rFonts w:ascii="Consolas" w:eastAsia="Times New Roman" w:hAnsi="Consolas" w:cs="Times New Roman"/>
          <w:color w:val="0451A5"/>
          <w:sz w:val="14"/>
          <w:szCs w:val="14"/>
          <w:lang w:val="en-US"/>
        </w:rPr>
        <w:t>,updatedMission,</w:t>
      </w:r>
      <w:del w:id="129" w:author="MAHMOUD Mohamed-Ali" w:date="2025-05-19T14:51:00Z">
        <w:r w:rsidR="00201640" w:rsidRPr="00226431" w:rsidDel="00226431">
          <w:rPr>
            <w:rFonts w:ascii="Consolas" w:eastAsia="Times New Roman" w:hAnsi="Consolas" w:cs="Times New Roman"/>
            <w:color w:val="0451A5"/>
            <w:sz w:val="14"/>
            <w:szCs w:val="14"/>
            <w:lang w:val="en-US"/>
            <w:rPrChange w:id="130" w:author="MAHMOUD Mohamed-Ali" w:date="2025-05-19T14:51:00Z">
              <w:rPr>
                <w:rFonts w:ascii="Consolas" w:eastAsia="Times New Roman" w:hAnsi="Consolas" w:cs="Times New Roman"/>
                <w:dstrike/>
                <w:color w:val="0451A5"/>
                <w:sz w:val="14"/>
                <w:szCs w:val="14"/>
                <w:lang w:val="en-US"/>
              </w:rPr>
            </w:rPrChange>
          </w:rPr>
          <w:delText>LMTV</w:delText>
        </w:r>
        <w:r w:rsidR="002869B4" w:rsidRPr="00226431" w:rsidDel="00226431">
          <w:rPr>
            <w:rFonts w:ascii="Consolas" w:eastAsia="Times New Roman" w:hAnsi="Consolas" w:cs="Times New Roman"/>
            <w:color w:val="0451A5"/>
            <w:sz w:val="14"/>
            <w:szCs w:val="14"/>
            <w:lang w:val="en-US"/>
            <w:rPrChange w:id="131" w:author="MAHMOUD Mohamed-Ali" w:date="2025-05-19T14:51:00Z">
              <w:rPr>
                <w:rFonts w:ascii="Consolas" w:eastAsia="Times New Roman" w:hAnsi="Consolas" w:cs="Times New Roman"/>
                <w:dstrike/>
                <w:color w:val="0451A5"/>
                <w:sz w:val="14"/>
                <w:szCs w:val="14"/>
                <w:lang w:val="en-US"/>
              </w:rPr>
            </w:rPrChange>
          </w:rPr>
          <w:delText>Mode</w:delText>
        </w:r>
      </w:del>
      <w:ins w:id="132" w:author="MAHMOUD Mohamed-Ali" w:date="2025-05-19T14:51:00Z">
        <w:r w:rsidR="00226431" w:rsidRPr="00226431">
          <w:rPr>
            <w:rFonts w:ascii="Consolas" w:eastAsia="Times New Roman" w:hAnsi="Consolas" w:cs="Times New Roman"/>
            <w:color w:val="0451A5"/>
            <w:sz w:val="14"/>
            <w:szCs w:val="14"/>
            <w:lang w:val="en-US"/>
            <w:rPrChange w:id="133" w:author="MAHMOUD Mohamed-Ali" w:date="2025-05-19T14:51:00Z">
              <w:rPr>
                <w:rFonts w:ascii="Consolas" w:eastAsia="Times New Roman" w:hAnsi="Consolas" w:cs="Times New Roman"/>
                <w:dstrike/>
                <w:color w:val="0451A5"/>
                <w:sz w:val="14"/>
                <w:szCs w:val="14"/>
                <w:lang w:val="en-US"/>
              </w:rPr>
            </w:rPrChange>
          </w:rPr>
          <w:t>LTVTINCharge</w:t>
        </w:r>
      </w:ins>
      <w:r w:rsidR="002869B4">
        <w:rPr>
          <w:rFonts w:ascii="Consolas" w:eastAsia="Times New Roman" w:hAnsi="Consolas" w:cs="Times New Roman"/>
          <w:color w:val="0451A5"/>
          <w:sz w:val="14"/>
          <w:szCs w:val="14"/>
          <w:lang w:val="en-US"/>
        </w:rPr>
        <w:t>,</w:t>
      </w:r>
      <w:r w:rsidR="002110E4">
        <w:rPr>
          <w:rFonts w:ascii="Consolas" w:eastAsia="Times New Roman" w:hAnsi="Consolas" w:cs="Times New Roman"/>
          <w:color w:val="0451A5"/>
          <w:sz w:val="14"/>
          <w:szCs w:val="14"/>
          <w:lang w:val="en-US"/>
        </w:rPr>
        <w:t>Canceled</w:t>
      </w:r>
      <w:proofErr w:type="spellEnd"/>
      <w:r w:rsidR="0088446F" w:rsidRPr="0088446F">
        <w:rPr>
          <w:rFonts w:ascii="Consolas" w:eastAsia="Times New Roman" w:hAnsi="Consolas" w:cs="Times New Roman"/>
          <w:color w:val="0451A5"/>
          <w:sz w:val="14"/>
          <w:szCs w:val="14"/>
          <w:lang w:val="en-US"/>
        </w:rPr>
        <w:t>]</w:t>
      </w:r>
    </w:p>
    <w:p w14:paraId="4C2AB03B" w14:textId="426463D7" w:rsidR="001F3EC8" w:rsidRPr="002A075C" w:rsidRDefault="001F3EC8" w:rsidP="001F3EC8">
      <w:pPr>
        <w:shd w:val="clear" w:color="auto" w:fill="FFFFFE"/>
        <w:spacing w:after="0" w:line="285" w:lineRule="atLeast"/>
        <w:ind w:left="708"/>
        <w:jc w:val="left"/>
        <w:rPr>
          <w:rFonts w:ascii="Consolas" w:eastAsia="Times New Roman" w:hAnsi="Consolas" w:cs="Times New Roman"/>
          <w:color w:val="A31515"/>
          <w:sz w:val="21"/>
          <w:szCs w:val="21"/>
          <w:lang w:val="en-US"/>
        </w:rPr>
      </w:pPr>
      <w:r w:rsidRPr="002A075C">
        <w:rPr>
          <w:rFonts w:ascii="Consolas" w:eastAsia="Times New Roman" w:hAnsi="Consolas" w:cs="Times New Roman"/>
          <w:color w:val="A31515"/>
          <w:sz w:val="21"/>
          <w:szCs w:val="21"/>
          <w:lang w:val="en-US"/>
        </w:rPr>
        <w:t xml:space="preserve">    </w:t>
      </w:r>
      <w:r w:rsidR="00CB315D" w:rsidRPr="002A075C">
        <w:rPr>
          <w:rFonts w:ascii="Consolas" w:eastAsia="Times New Roman" w:hAnsi="Consolas" w:cs="Times New Roman"/>
          <w:color w:val="A31515"/>
          <w:sz w:val="21"/>
          <w:szCs w:val="21"/>
          <w:lang w:val="en-US"/>
        </w:rPr>
        <w:t>"</w:t>
      </w:r>
      <w:r w:rsidRPr="002A075C">
        <w:rPr>
          <w:rFonts w:ascii="Consolas" w:eastAsia="Times New Roman" w:hAnsi="Consolas" w:cs="Times New Roman"/>
          <w:color w:val="A31515"/>
          <w:sz w:val="21"/>
          <w:szCs w:val="21"/>
          <w:lang w:val="en-US"/>
        </w:rPr>
        <w:t>executedRequestId</w:t>
      </w:r>
      <w:r w:rsidR="00CB315D" w:rsidRPr="002A075C">
        <w:rPr>
          <w:rFonts w:ascii="Consolas" w:eastAsia="Times New Roman" w:hAnsi="Consolas" w:cs="Times New Roman"/>
          <w:color w:val="A31515"/>
          <w:sz w:val="21"/>
          <w:szCs w:val="21"/>
          <w:lang w:val="en-US"/>
        </w:rPr>
        <w:t>"</w:t>
      </w:r>
      <w:r w:rsidRPr="002A075C">
        <w:rPr>
          <w:rFonts w:ascii="Consolas" w:eastAsia="Times New Roman" w:hAnsi="Consolas" w:cs="Times New Roman"/>
          <w:color w:val="A31515"/>
          <w:sz w:val="21"/>
          <w:szCs w:val="21"/>
          <w:lang w:val="en-US"/>
        </w:rPr>
        <w:t xml:space="preserve">: </w:t>
      </w:r>
      <w:r w:rsidR="00200F3F" w:rsidRPr="00CB315D">
        <w:rPr>
          <w:rFonts w:ascii="Consolas" w:eastAsia="Times New Roman" w:hAnsi="Consolas" w:cs="Times New Roman"/>
          <w:color w:val="0451A5"/>
          <w:sz w:val="21"/>
          <w:szCs w:val="21"/>
          <w:lang w:val="en-US"/>
        </w:rPr>
        <w:t>"</w:t>
      </w:r>
      <w:r w:rsidR="0088446F">
        <w:rPr>
          <w:rFonts w:ascii="Consolas" w:eastAsia="Times New Roman" w:hAnsi="Consolas" w:cs="Times New Roman"/>
          <w:color w:val="0451A5"/>
          <w:sz w:val="21"/>
          <w:szCs w:val="21"/>
          <w:lang w:val="en-US"/>
        </w:rPr>
        <w:t>int</w:t>
      </w:r>
      <w:r w:rsidR="00200F3F" w:rsidRPr="00CB315D">
        <w:rPr>
          <w:rFonts w:ascii="Consolas" w:eastAsia="Times New Roman" w:hAnsi="Consolas" w:cs="Times New Roman"/>
          <w:color w:val="0451A5"/>
          <w:sz w:val="21"/>
          <w:szCs w:val="21"/>
          <w:lang w:val="en-US"/>
        </w:rPr>
        <w:t>"</w:t>
      </w:r>
      <w:r w:rsidR="0088446F" w:rsidRPr="0088446F">
        <w:rPr>
          <w:rFonts w:ascii="Consolas" w:eastAsia="Times New Roman" w:hAnsi="Consolas" w:cs="Times New Roman"/>
          <w:color w:val="A31515"/>
          <w:sz w:val="21"/>
          <w:szCs w:val="21"/>
          <w:lang w:val="en-US"/>
        </w:rPr>
        <w:t>,</w:t>
      </w:r>
    </w:p>
    <w:p w14:paraId="1CB796EF" w14:textId="1D41F18B" w:rsidR="001F3EC8" w:rsidRPr="00460B7B" w:rsidRDefault="001F3EC8" w:rsidP="001F3EC8">
      <w:pPr>
        <w:shd w:val="clear" w:color="auto" w:fill="FFFFFE"/>
        <w:spacing w:after="0" w:line="285" w:lineRule="atLeast"/>
        <w:jc w:val="left"/>
        <w:rPr>
          <w:rFonts w:ascii="Consolas" w:eastAsia="Times New Roman" w:hAnsi="Consolas" w:cs="Times New Roman"/>
          <w:strike/>
          <w:color w:val="0451A5"/>
          <w:sz w:val="16"/>
          <w:szCs w:val="16"/>
          <w:lang w:eastAsia="fr-FR"/>
        </w:rPr>
      </w:pPr>
      <w:r>
        <w:rPr>
          <w:rFonts w:ascii="Consolas" w:eastAsia="Times New Roman" w:hAnsi="Consolas" w:cs="Times New Roman"/>
          <w:color w:val="A31515"/>
          <w:sz w:val="21"/>
          <w:szCs w:val="21"/>
          <w:lang w:val="en-US" w:eastAsia="fr-FR"/>
        </w:rPr>
        <w:tab/>
      </w:r>
      <w:r w:rsidRPr="002F1900">
        <w:rPr>
          <w:rFonts w:ascii="Consolas" w:eastAsia="Times New Roman" w:hAnsi="Consolas" w:cs="Times New Roman"/>
          <w:color w:val="A31515"/>
          <w:sz w:val="21"/>
          <w:szCs w:val="21"/>
          <w:lang w:val="en-US" w:eastAsia="fr-FR"/>
        </w:rPr>
        <w:t xml:space="preserve">    </w:t>
      </w:r>
      <w:r w:rsidR="00CB315D" w:rsidRPr="00A7361B">
        <w:rPr>
          <w:rFonts w:ascii="Consolas" w:eastAsia="Times New Roman" w:hAnsi="Consolas" w:cs="Times New Roman"/>
          <w:color w:val="A31515"/>
          <w:sz w:val="21"/>
          <w:szCs w:val="21"/>
        </w:rPr>
        <w:t>"</w:t>
      </w:r>
      <w:r w:rsidRPr="00A7361B">
        <w:rPr>
          <w:rFonts w:ascii="Consolas" w:eastAsia="Times New Roman" w:hAnsi="Consolas" w:cs="Times New Roman"/>
          <w:color w:val="A31515"/>
          <w:sz w:val="21"/>
          <w:szCs w:val="21"/>
          <w:lang w:eastAsia="fr-FR"/>
        </w:rPr>
        <w:t>modeUpdateMissionStatus</w:t>
      </w:r>
      <w:r w:rsidR="00CB315D" w:rsidRPr="00A7361B">
        <w:rPr>
          <w:rFonts w:ascii="Consolas" w:eastAsia="Times New Roman" w:hAnsi="Consolas" w:cs="Times New Roman"/>
          <w:color w:val="A31515"/>
          <w:sz w:val="21"/>
          <w:szCs w:val="21"/>
        </w:rPr>
        <w:t>"</w:t>
      </w:r>
      <w:r w:rsidRPr="00A7361B">
        <w:rPr>
          <w:rFonts w:ascii="Consolas" w:eastAsia="Times New Roman" w:hAnsi="Consolas" w:cs="Times New Roman"/>
          <w:color w:val="A31515"/>
          <w:sz w:val="21"/>
          <w:szCs w:val="21"/>
          <w:lang w:eastAsia="fr-FR"/>
        </w:rPr>
        <w:t xml:space="preserve">: </w:t>
      </w:r>
      <w:r w:rsidR="00CB315D" w:rsidRPr="00A7361B">
        <w:rPr>
          <w:rFonts w:ascii="Consolas" w:eastAsia="Times New Roman" w:hAnsi="Consolas" w:cs="Times New Roman"/>
          <w:color w:val="0451A5"/>
          <w:sz w:val="21"/>
          <w:szCs w:val="21"/>
        </w:rPr>
        <w:t>"</w:t>
      </w:r>
      <w:r w:rsidR="00A7361B" w:rsidRPr="00A7361B">
        <w:rPr>
          <w:rFonts w:ascii="Consolas" w:eastAsia="Times New Roman" w:hAnsi="Consolas" w:cs="Times New Roman"/>
          <w:color w:val="0451A5"/>
          <w:sz w:val="21"/>
          <w:szCs w:val="21"/>
        </w:rPr>
        <w:t>int</w:t>
      </w:r>
      <w:r w:rsidRPr="00A7361B">
        <w:rPr>
          <w:rFonts w:ascii="Consolas" w:eastAsia="Times New Roman" w:hAnsi="Consolas" w:cs="Times New Roman"/>
          <w:color w:val="0451A5"/>
          <w:sz w:val="21"/>
          <w:szCs w:val="21"/>
        </w:rPr>
        <w:t>|</w:t>
      </w:r>
      <w:r w:rsidR="00A7361B" w:rsidRPr="00A7361B">
        <w:rPr>
          <w:rFonts w:ascii="Consolas" w:eastAsia="Times New Roman" w:hAnsi="Consolas" w:cs="Times New Roman"/>
          <w:color w:val="0451A5"/>
          <w:sz w:val="21"/>
          <w:szCs w:val="21"/>
        </w:rPr>
        <w:t>int</w:t>
      </w:r>
      <w:r w:rsidR="00CB315D" w:rsidRPr="00A7361B">
        <w:rPr>
          <w:rFonts w:ascii="Consolas" w:eastAsia="Times New Roman" w:hAnsi="Consolas" w:cs="Times New Roman"/>
          <w:color w:val="0451A5"/>
          <w:sz w:val="21"/>
          <w:szCs w:val="21"/>
        </w:rPr>
        <w:t>"</w:t>
      </w:r>
      <w:r w:rsidRPr="00A7361B">
        <w:rPr>
          <w:rFonts w:ascii="Consolas" w:eastAsia="Times New Roman" w:hAnsi="Consolas" w:cs="Times New Roman"/>
          <w:color w:val="A31515"/>
          <w:sz w:val="21"/>
          <w:szCs w:val="21"/>
        </w:rPr>
        <w:t>,</w:t>
      </w:r>
      <w:r w:rsidRPr="00A7361B">
        <w:rPr>
          <w:rFonts w:ascii="Consolas" w:eastAsia="Times New Roman" w:hAnsi="Consolas" w:cs="Times New Roman"/>
          <w:color w:val="0451A5"/>
          <w:sz w:val="16"/>
          <w:szCs w:val="16"/>
          <w:lang w:eastAsia="fr-FR"/>
        </w:rPr>
        <w:t xml:space="preserve"> </w:t>
      </w:r>
      <w:r w:rsidR="00A7361B" w:rsidRPr="00460B7B">
        <w:rPr>
          <w:rFonts w:ascii="Consolas" w:eastAsia="Times New Roman" w:hAnsi="Consolas" w:cs="Times New Roman"/>
          <w:strike/>
          <w:color w:val="0451A5"/>
          <w:sz w:val="16"/>
          <w:szCs w:val="16"/>
          <w:lang w:eastAsia="fr-FR"/>
        </w:rPr>
        <w:t>[état d’exécution, identifiant de mission]</w:t>
      </w:r>
      <w:r w:rsidR="00460B7B">
        <w:rPr>
          <w:rFonts w:ascii="Consolas" w:eastAsia="Times New Roman" w:hAnsi="Consolas" w:cs="Times New Roman"/>
          <w:strike/>
          <w:color w:val="0451A5"/>
          <w:sz w:val="16"/>
          <w:szCs w:val="16"/>
          <w:lang w:eastAsia="fr-FR"/>
        </w:rPr>
        <w:t xml:space="preserve"> </w:t>
      </w:r>
      <w:r w:rsidR="00460B7B" w:rsidRPr="00460B7B">
        <w:rPr>
          <w:rFonts w:ascii="Consolas" w:eastAsia="Times New Roman" w:hAnsi="Consolas" w:cs="Times New Roman"/>
          <w:color w:val="0451A5"/>
          <w:sz w:val="16"/>
          <w:szCs w:val="16"/>
          <w:lang w:eastAsia="fr-FR"/>
        </w:rPr>
        <w:t>[idMission,int(0,1)]</w:t>
      </w:r>
    </w:p>
    <w:p w14:paraId="7991ED51" w14:textId="228810DD" w:rsidR="00CB315D" w:rsidRDefault="00CB315D" w:rsidP="001F3EC8">
      <w:pPr>
        <w:shd w:val="clear" w:color="auto" w:fill="FFFFFE"/>
        <w:spacing w:after="0" w:line="285" w:lineRule="atLeast"/>
        <w:jc w:val="left"/>
        <w:rPr>
          <w:ins w:id="134" w:author="MAHMOUD Mohamed-Ali" w:date="2025-05-19T14:19:00Z"/>
          <w:rFonts w:ascii="Consolas" w:eastAsia="Times New Roman" w:hAnsi="Consolas" w:cs="Times New Roman"/>
          <w:color w:val="A31515"/>
          <w:sz w:val="21"/>
          <w:szCs w:val="21"/>
          <w:lang w:val="en-US"/>
        </w:rPr>
      </w:pPr>
      <w:r w:rsidRPr="00A7361B">
        <w:rPr>
          <w:rFonts w:ascii="Consolas" w:eastAsia="Times New Roman" w:hAnsi="Consolas" w:cs="Times New Roman"/>
          <w:color w:val="0451A5"/>
          <w:sz w:val="16"/>
          <w:szCs w:val="16"/>
          <w:lang w:eastAsia="fr-FR"/>
        </w:rPr>
        <w:tab/>
      </w:r>
      <w:r w:rsidR="00F70389">
        <w:rPr>
          <w:rFonts w:ascii="Consolas" w:eastAsia="Times New Roman" w:hAnsi="Consolas" w:cs="Times New Roman"/>
          <w:color w:val="0451A5"/>
          <w:sz w:val="16"/>
          <w:szCs w:val="16"/>
          <w:lang w:eastAsia="fr-FR"/>
        </w:rPr>
        <w:t xml:space="preserve">      </w:t>
      </w:r>
      <w:r w:rsidRPr="00D038D0">
        <w:rPr>
          <w:rFonts w:ascii="Consolas" w:eastAsia="Times New Roman" w:hAnsi="Consolas" w:cs="Times New Roman"/>
          <w:color w:val="A31515"/>
          <w:sz w:val="21"/>
          <w:szCs w:val="21"/>
          <w:lang w:val="en-US"/>
        </w:rPr>
        <w:t>"</w:t>
      </w:r>
      <w:proofErr w:type="spellStart"/>
      <w:r w:rsidRPr="00D038D0">
        <w:rPr>
          <w:rFonts w:ascii="Consolas" w:eastAsia="Times New Roman" w:hAnsi="Consolas" w:cs="Times New Roman"/>
          <w:color w:val="A31515"/>
          <w:sz w:val="21"/>
          <w:szCs w:val="21"/>
          <w:lang w:val="en-US"/>
        </w:rPr>
        <w:t>sectionId</w:t>
      </w:r>
      <w:proofErr w:type="spellEnd"/>
      <w:r w:rsidRPr="00D038D0">
        <w:rPr>
          <w:rFonts w:ascii="Consolas" w:eastAsia="Times New Roman" w:hAnsi="Consolas" w:cs="Times New Roman"/>
          <w:color w:val="A31515"/>
          <w:sz w:val="21"/>
          <w:szCs w:val="21"/>
          <w:lang w:val="en-US"/>
        </w:rPr>
        <w:t>"</w:t>
      </w:r>
      <w:r w:rsidR="0088446F" w:rsidRPr="00D038D0">
        <w:rPr>
          <w:rFonts w:ascii="Consolas" w:eastAsia="Times New Roman" w:hAnsi="Consolas" w:cs="Times New Roman"/>
          <w:color w:val="A31515"/>
          <w:sz w:val="21"/>
          <w:szCs w:val="21"/>
          <w:lang w:val="en-US"/>
        </w:rPr>
        <w:t xml:space="preserve">: </w:t>
      </w:r>
      <w:r w:rsidR="0088446F" w:rsidRPr="00D038D0">
        <w:rPr>
          <w:rFonts w:ascii="Consolas" w:eastAsia="Times New Roman" w:hAnsi="Consolas" w:cs="Times New Roman"/>
          <w:color w:val="0451A5"/>
          <w:sz w:val="21"/>
          <w:szCs w:val="21"/>
          <w:lang w:val="en-US"/>
        </w:rPr>
        <w:t>"int"</w:t>
      </w:r>
      <w:r w:rsidR="0088446F" w:rsidRPr="00D038D0">
        <w:rPr>
          <w:rFonts w:ascii="Consolas" w:eastAsia="Times New Roman" w:hAnsi="Consolas" w:cs="Times New Roman"/>
          <w:color w:val="A31515"/>
          <w:sz w:val="21"/>
          <w:szCs w:val="21"/>
          <w:lang w:val="en-US"/>
        </w:rPr>
        <w:t>,</w:t>
      </w:r>
    </w:p>
    <w:p w14:paraId="6DF82B9A" w14:textId="0B21B2A5" w:rsidR="00943FA9" w:rsidRPr="00190009" w:rsidDel="00943FA9" w:rsidRDefault="00943FA9" w:rsidP="00943FA9">
      <w:pPr>
        <w:shd w:val="clear" w:color="auto" w:fill="FFFFFE"/>
        <w:spacing w:after="0" w:line="285" w:lineRule="atLeast"/>
        <w:ind w:left="708"/>
        <w:jc w:val="left"/>
        <w:rPr>
          <w:del w:id="135" w:author="MAHMOUD Mohamed-Ali" w:date="2025-05-19T14:19:00Z"/>
          <w:moveTo w:id="136" w:author="MAHMOUD Mohamed-Ali" w:date="2025-05-19T14:19:00Z"/>
          <w:rFonts w:ascii="Consolas" w:eastAsia="Times New Roman" w:hAnsi="Consolas" w:cs="Times New Roman"/>
          <w:color w:val="1F4E79" w:themeColor="accent5" w:themeShade="80"/>
          <w:sz w:val="21"/>
          <w:szCs w:val="21"/>
          <w:lang w:val="en-US" w:eastAsia="fr-FR"/>
        </w:rPr>
      </w:pPr>
      <w:moveToRangeStart w:id="137" w:author="MAHMOUD Mohamed-Ali" w:date="2025-05-19T14:19:00Z" w:name="move198556802"/>
      <w:moveTo w:id="138" w:author="MAHMOUD Mohamed-Ali" w:date="2025-05-19T14:19:00Z">
        <w:r>
          <w:rPr>
            <w:rFonts w:ascii="Consolas" w:eastAsia="Times New Roman" w:hAnsi="Consolas" w:cs="Times New Roman"/>
            <w:color w:val="A31515"/>
            <w:sz w:val="21"/>
            <w:szCs w:val="21"/>
            <w:lang w:val="en-US"/>
          </w:rPr>
          <w:t xml:space="preserve">     </w:t>
        </w:r>
        <w:r w:rsidRPr="00190009">
          <w:rPr>
            <w:rFonts w:ascii="Consolas" w:eastAsia="Times New Roman" w:hAnsi="Consolas" w:cs="Times New Roman"/>
            <w:color w:val="1F4E79" w:themeColor="accent5" w:themeShade="80"/>
            <w:sz w:val="21"/>
            <w:szCs w:val="21"/>
            <w:lang w:val="en-US"/>
          </w:rPr>
          <w:t>"</w:t>
        </w:r>
        <w:proofErr w:type="spellStart"/>
        <w:proofErr w:type="gramStart"/>
        <w:r w:rsidRPr="00190009">
          <w:rPr>
            <w:rFonts w:ascii="Consolas" w:eastAsia="Times New Roman" w:hAnsi="Consolas" w:cs="Times New Roman"/>
            <w:color w:val="1F4E79" w:themeColor="accent5" w:themeShade="80"/>
            <w:sz w:val="21"/>
            <w:szCs w:val="21"/>
            <w:lang w:val="en-US"/>
          </w:rPr>
          <w:t>last</w:t>
        </w:r>
        <w:proofErr w:type="gramEnd"/>
        <w:del w:id="139" w:author="MAHMOUD Mohamed-Ali" w:date="2025-05-19T14:25:00Z">
          <w:r w:rsidRPr="00190009" w:rsidDel="007C6FD3">
            <w:rPr>
              <w:rFonts w:ascii="Consolas" w:eastAsia="Times New Roman" w:hAnsi="Consolas" w:cs="Times New Roman"/>
              <w:color w:val="1F4E79" w:themeColor="accent5" w:themeShade="80"/>
              <w:sz w:val="21"/>
              <w:szCs w:val="21"/>
              <w:lang w:val="en-US"/>
            </w:rPr>
            <w:delText>Release</w:delText>
          </w:r>
        </w:del>
      </w:moveTo>
      <w:ins w:id="140" w:author="MAHMOUD Mohamed-Ali" w:date="2025-05-19T14:29:00Z">
        <w:r w:rsidR="00DB4C7A">
          <w:rPr>
            <w:rFonts w:ascii="Consolas" w:eastAsia="Times New Roman" w:hAnsi="Consolas" w:cs="Times New Roman"/>
            <w:color w:val="1F4E79" w:themeColor="accent5" w:themeShade="80"/>
            <w:sz w:val="21"/>
            <w:szCs w:val="21"/>
            <w:lang w:val="en-US"/>
          </w:rPr>
          <w:t>Section</w:t>
        </w:r>
      </w:ins>
      <w:moveTo w:id="141" w:author="MAHMOUD Mohamed-Ali" w:date="2025-05-19T14:19:00Z">
        <w:del w:id="142" w:author="MAHMOUD Mohamed-Ali" w:date="2025-05-19T14:29:00Z">
          <w:r w:rsidRPr="00190009" w:rsidDel="00DB4C7A">
            <w:rPr>
              <w:rFonts w:ascii="Consolas" w:eastAsia="Times New Roman" w:hAnsi="Consolas" w:cs="Times New Roman"/>
              <w:color w:val="1F4E79" w:themeColor="accent5" w:themeShade="80"/>
              <w:sz w:val="21"/>
              <w:szCs w:val="21"/>
              <w:lang w:val="en-US"/>
            </w:rPr>
            <w:delText>S</w:delText>
          </w:r>
        </w:del>
      </w:moveTo>
      <w:ins w:id="143" w:author="MAHMOUD Mohamed-Ali" w:date="2025-05-19T14:25:00Z">
        <w:r w:rsidR="007C6FD3">
          <w:rPr>
            <w:rFonts w:ascii="Consolas" w:eastAsia="Times New Roman" w:hAnsi="Consolas" w:cs="Times New Roman"/>
            <w:color w:val="1F4E79" w:themeColor="accent5" w:themeShade="80"/>
            <w:sz w:val="21"/>
            <w:szCs w:val="21"/>
            <w:lang w:val="en-US"/>
          </w:rPr>
          <w:t>Released</w:t>
        </w:r>
      </w:ins>
      <w:proofErr w:type="spellEnd"/>
      <w:moveTo w:id="144" w:author="MAHMOUD Mohamed-Ali" w:date="2025-05-19T14:19:00Z">
        <w:del w:id="145" w:author="MAHMOUD Mohamed-Ali" w:date="2025-05-19T14:22:00Z">
          <w:r w:rsidRPr="00190009" w:rsidDel="003C31AF">
            <w:rPr>
              <w:rFonts w:ascii="Consolas" w:eastAsia="Times New Roman" w:hAnsi="Consolas" w:cs="Times New Roman"/>
              <w:color w:val="1F4E79" w:themeColor="accent5" w:themeShade="80"/>
              <w:sz w:val="21"/>
              <w:szCs w:val="21"/>
              <w:lang w:val="en-US"/>
            </w:rPr>
            <w:delText>ection</w:delText>
          </w:r>
        </w:del>
        <w:r w:rsidRPr="00190009">
          <w:rPr>
            <w:rFonts w:ascii="Consolas" w:eastAsia="Times New Roman" w:hAnsi="Consolas" w:cs="Times New Roman"/>
            <w:color w:val="1F4E79" w:themeColor="accent5" w:themeShade="80"/>
            <w:sz w:val="21"/>
            <w:szCs w:val="21"/>
            <w:lang w:val="en-US"/>
          </w:rPr>
          <w:t>": "int",</w:t>
        </w:r>
      </w:moveTo>
    </w:p>
    <w:moveToRangeEnd w:id="137"/>
    <w:p w14:paraId="6C6B9AF1" w14:textId="77777777" w:rsidR="00943FA9" w:rsidRDefault="00943FA9" w:rsidP="00943FA9">
      <w:pPr>
        <w:shd w:val="clear" w:color="auto" w:fill="FFFFFE"/>
        <w:spacing w:after="0" w:line="285" w:lineRule="atLeast"/>
        <w:ind w:left="708"/>
        <w:jc w:val="left"/>
        <w:rPr>
          <w:rFonts w:ascii="Consolas" w:eastAsia="Times New Roman" w:hAnsi="Consolas" w:cs="Times New Roman"/>
          <w:color w:val="A31515"/>
          <w:sz w:val="21"/>
          <w:szCs w:val="21"/>
          <w:lang w:val="en-US"/>
        </w:rPr>
        <w:pPrChange w:id="146" w:author="MAHMOUD Mohamed-Ali" w:date="2025-05-19T14:19:00Z">
          <w:pPr>
            <w:shd w:val="clear" w:color="auto" w:fill="FFFFFE"/>
            <w:spacing w:after="0" w:line="285" w:lineRule="atLeast"/>
            <w:jc w:val="left"/>
          </w:pPr>
        </w:pPrChange>
      </w:pPr>
    </w:p>
    <w:p w14:paraId="4DB22B60" w14:textId="00FFC3DC" w:rsidR="00190009" w:rsidRPr="00190009" w:rsidDel="00943FA9" w:rsidRDefault="00190009" w:rsidP="00190009">
      <w:pPr>
        <w:shd w:val="clear" w:color="auto" w:fill="FFFFFE"/>
        <w:spacing w:after="0" w:line="285" w:lineRule="atLeast"/>
        <w:ind w:left="708"/>
        <w:jc w:val="left"/>
        <w:rPr>
          <w:moveFrom w:id="147" w:author="MAHMOUD Mohamed-Ali" w:date="2025-05-19T14:19:00Z"/>
          <w:rFonts w:ascii="Consolas" w:eastAsia="Times New Roman" w:hAnsi="Consolas" w:cs="Times New Roman"/>
          <w:color w:val="1F4E79" w:themeColor="accent5" w:themeShade="80"/>
          <w:sz w:val="21"/>
          <w:szCs w:val="21"/>
          <w:lang w:val="en-US" w:eastAsia="fr-FR"/>
        </w:rPr>
      </w:pPr>
      <w:moveFromRangeStart w:id="148" w:author="MAHMOUD Mohamed-Ali" w:date="2025-05-19T14:19:00Z" w:name="move198556802"/>
      <w:moveFrom w:id="149" w:author="MAHMOUD Mohamed-Ali" w:date="2025-05-19T14:19:00Z">
        <w:r w:rsidDel="00943FA9">
          <w:rPr>
            <w:rFonts w:ascii="Consolas" w:eastAsia="Times New Roman" w:hAnsi="Consolas" w:cs="Times New Roman"/>
            <w:color w:val="A31515"/>
            <w:sz w:val="21"/>
            <w:szCs w:val="21"/>
            <w:lang w:val="en-US"/>
          </w:rPr>
          <w:t xml:space="preserve">     </w:t>
        </w:r>
        <w:r w:rsidRPr="00190009" w:rsidDel="00943FA9">
          <w:rPr>
            <w:rFonts w:ascii="Consolas" w:eastAsia="Times New Roman" w:hAnsi="Consolas" w:cs="Times New Roman"/>
            <w:color w:val="1F4E79" w:themeColor="accent5" w:themeShade="80"/>
            <w:sz w:val="21"/>
            <w:szCs w:val="21"/>
            <w:lang w:val="en-US"/>
          </w:rPr>
          <w:t>"lastReleaseSection": "int",</w:t>
        </w:r>
      </w:moveFrom>
    </w:p>
    <w:moveFromRangeEnd w:id="148"/>
    <w:p w14:paraId="4A261DF3" w14:textId="3712977C" w:rsidR="001F3EC8" w:rsidRPr="00D038D0" w:rsidRDefault="001F3EC8" w:rsidP="001F3EC8">
      <w:pPr>
        <w:shd w:val="clear" w:color="auto" w:fill="FFFFFE"/>
        <w:spacing w:after="0" w:line="285" w:lineRule="atLeast"/>
        <w:jc w:val="left"/>
        <w:rPr>
          <w:rFonts w:ascii="Consolas" w:eastAsia="Times New Roman" w:hAnsi="Consolas" w:cs="Times New Roman"/>
          <w:color w:val="A31515"/>
          <w:sz w:val="21"/>
          <w:szCs w:val="21"/>
          <w:lang w:val="en-US" w:eastAsia="fr-FR"/>
        </w:rPr>
      </w:pPr>
      <w:r w:rsidRPr="00D038D0">
        <w:rPr>
          <w:rFonts w:ascii="Consolas" w:eastAsia="Times New Roman" w:hAnsi="Consolas" w:cs="Times New Roman"/>
          <w:color w:val="A31515"/>
          <w:sz w:val="21"/>
          <w:szCs w:val="21"/>
          <w:lang w:val="en-US"/>
        </w:rPr>
        <w:t xml:space="preserve">          </w:t>
      </w:r>
      <w:r w:rsidR="00CB315D" w:rsidRPr="00D038D0">
        <w:rPr>
          <w:rFonts w:ascii="Consolas" w:eastAsia="Times New Roman" w:hAnsi="Consolas" w:cs="Times New Roman"/>
          <w:color w:val="A31515"/>
          <w:sz w:val="21"/>
          <w:szCs w:val="21"/>
          <w:lang w:val="en-US"/>
        </w:rPr>
        <w:t>"</w:t>
      </w:r>
      <w:r w:rsidRPr="00D038D0">
        <w:rPr>
          <w:rFonts w:ascii="Consolas" w:eastAsia="Times New Roman" w:hAnsi="Consolas" w:cs="Times New Roman"/>
          <w:color w:val="A31515"/>
          <w:sz w:val="21"/>
          <w:szCs w:val="21"/>
          <w:lang w:val="en-US"/>
        </w:rPr>
        <w:t>currentVitesse</w:t>
      </w:r>
      <w:r w:rsidR="00CB315D" w:rsidRPr="00D038D0">
        <w:rPr>
          <w:rFonts w:ascii="Consolas" w:eastAsia="Times New Roman" w:hAnsi="Consolas" w:cs="Times New Roman"/>
          <w:color w:val="A31515"/>
          <w:sz w:val="21"/>
          <w:szCs w:val="21"/>
          <w:lang w:val="en-US"/>
        </w:rPr>
        <w:t>"</w:t>
      </w:r>
      <w:r w:rsidRPr="00D038D0">
        <w:rPr>
          <w:rFonts w:ascii="Consolas" w:eastAsia="Times New Roman" w:hAnsi="Consolas" w:cs="Times New Roman"/>
          <w:color w:val="A31515"/>
          <w:sz w:val="21"/>
          <w:szCs w:val="21"/>
          <w:lang w:val="en-US"/>
        </w:rPr>
        <w:t xml:space="preserve">: </w:t>
      </w:r>
      <w:r w:rsidR="00CB315D" w:rsidRPr="00D038D0">
        <w:rPr>
          <w:rFonts w:ascii="Consolas" w:eastAsia="Times New Roman" w:hAnsi="Consolas" w:cs="Times New Roman"/>
          <w:color w:val="0451A5"/>
          <w:sz w:val="21"/>
          <w:szCs w:val="21"/>
          <w:lang w:val="en-US"/>
        </w:rPr>
        <w:t>"int"</w:t>
      </w:r>
      <w:r w:rsidRPr="00D038D0">
        <w:rPr>
          <w:rFonts w:ascii="Consolas" w:eastAsia="Times New Roman" w:hAnsi="Consolas" w:cs="Times New Roman"/>
          <w:color w:val="A31515"/>
          <w:sz w:val="21"/>
          <w:szCs w:val="21"/>
          <w:lang w:val="en-US"/>
        </w:rPr>
        <w:t>,</w:t>
      </w:r>
    </w:p>
    <w:p w14:paraId="3357C5ED" w14:textId="2A05611E" w:rsidR="001F3EC8" w:rsidRPr="002D77F7" w:rsidRDefault="001F3EC8" w:rsidP="001F3EC8">
      <w:pPr>
        <w:shd w:val="clear" w:color="auto" w:fill="FFFFFE"/>
        <w:spacing w:after="0" w:line="285" w:lineRule="atLeast"/>
        <w:ind w:left="708"/>
        <w:jc w:val="left"/>
        <w:rPr>
          <w:rFonts w:ascii="Consolas" w:eastAsia="Times New Roman" w:hAnsi="Consolas" w:cs="Times New Roman"/>
          <w:color w:val="A31515"/>
          <w:sz w:val="21"/>
          <w:szCs w:val="21"/>
          <w:lang w:val="en-US" w:eastAsia="fr-FR"/>
        </w:rPr>
      </w:pPr>
      <w:r w:rsidRPr="00D038D0">
        <w:rPr>
          <w:rFonts w:ascii="Consolas" w:eastAsia="Times New Roman" w:hAnsi="Consolas" w:cs="Times New Roman"/>
          <w:color w:val="A31515"/>
          <w:sz w:val="21"/>
          <w:szCs w:val="21"/>
          <w:lang w:val="en-US"/>
        </w:rPr>
        <w:lastRenderedPageBreak/>
        <w:t xml:space="preserve">    </w:t>
      </w:r>
      <w:r w:rsidR="00CB315D" w:rsidRPr="002A075C">
        <w:rPr>
          <w:rFonts w:ascii="Consolas" w:eastAsia="Times New Roman" w:hAnsi="Consolas" w:cs="Times New Roman"/>
          <w:color w:val="A31515"/>
          <w:sz w:val="21"/>
          <w:szCs w:val="21"/>
          <w:lang w:val="en-US"/>
        </w:rPr>
        <w:t>"</w:t>
      </w:r>
      <w:r w:rsidR="00CB315D">
        <w:rPr>
          <w:rFonts w:ascii="Consolas" w:eastAsia="Times New Roman" w:hAnsi="Consolas" w:cs="Times New Roman"/>
          <w:color w:val="A31515"/>
          <w:sz w:val="21"/>
          <w:szCs w:val="21"/>
          <w:lang w:val="en-US"/>
        </w:rPr>
        <w:t>l</w:t>
      </w:r>
      <w:r w:rsidR="008E50C1">
        <w:rPr>
          <w:rFonts w:ascii="Consolas" w:eastAsia="Times New Roman" w:hAnsi="Consolas" w:cs="Times New Roman"/>
          <w:color w:val="A31515"/>
          <w:sz w:val="21"/>
          <w:szCs w:val="21"/>
          <w:lang w:val="en-US"/>
        </w:rPr>
        <w:t>ocalization</w:t>
      </w:r>
      <w:r w:rsidR="00CB315D" w:rsidRPr="002A075C">
        <w:rPr>
          <w:rFonts w:ascii="Consolas" w:eastAsia="Times New Roman" w:hAnsi="Consolas" w:cs="Times New Roman"/>
          <w:color w:val="A31515"/>
          <w:sz w:val="21"/>
          <w:szCs w:val="21"/>
          <w:lang w:val="en-US"/>
        </w:rPr>
        <w:t>"</w:t>
      </w:r>
      <w:r w:rsidRPr="005B7307">
        <w:rPr>
          <w:rFonts w:ascii="Consolas" w:eastAsia="Times New Roman" w:hAnsi="Consolas" w:cs="Times New Roman"/>
          <w:color w:val="A31515"/>
          <w:sz w:val="21"/>
          <w:szCs w:val="21"/>
          <w:lang w:val="en-US"/>
        </w:rPr>
        <w:t xml:space="preserve">: </w:t>
      </w:r>
      <w:r w:rsidR="00CB315D" w:rsidRPr="002A075C">
        <w:rPr>
          <w:rFonts w:ascii="Consolas" w:eastAsia="Times New Roman" w:hAnsi="Consolas" w:cs="Times New Roman"/>
          <w:color w:val="0451A5"/>
          <w:sz w:val="21"/>
          <w:szCs w:val="21"/>
          <w:lang w:val="en-US"/>
        </w:rPr>
        <w:t>"</w:t>
      </w:r>
      <w:r w:rsidR="002F1900">
        <w:rPr>
          <w:rFonts w:ascii="Consolas" w:eastAsia="Times New Roman" w:hAnsi="Consolas" w:cs="Times New Roman"/>
          <w:color w:val="0451A5"/>
          <w:sz w:val="21"/>
          <w:szCs w:val="21"/>
          <w:lang w:val="en-US"/>
        </w:rPr>
        <w:t>int [4]</w:t>
      </w:r>
      <w:r w:rsidR="00CB315D" w:rsidRPr="002A075C">
        <w:rPr>
          <w:rFonts w:ascii="Consolas" w:eastAsia="Times New Roman" w:hAnsi="Consolas" w:cs="Times New Roman"/>
          <w:color w:val="0451A5"/>
          <w:sz w:val="21"/>
          <w:szCs w:val="21"/>
          <w:lang w:val="en-US"/>
        </w:rPr>
        <w:t>"</w:t>
      </w:r>
      <w:r w:rsidRPr="00CB315D">
        <w:rPr>
          <w:rFonts w:ascii="Consolas" w:eastAsia="Times New Roman" w:hAnsi="Consolas" w:cs="Times New Roman"/>
          <w:color w:val="A31515"/>
          <w:sz w:val="21"/>
          <w:szCs w:val="21"/>
          <w:lang w:val="en-US"/>
        </w:rPr>
        <w:t>,</w:t>
      </w:r>
      <w:r w:rsidRPr="005B7307">
        <w:rPr>
          <w:rFonts w:ascii="Consolas" w:eastAsia="Times New Roman" w:hAnsi="Consolas" w:cs="Times New Roman"/>
          <w:color w:val="0451A5"/>
          <w:sz w:val="21"/>
          <w:szCs w:val="21"/>
          <w:lang w:val="en-US"/>
        </w:rPr>
        <w:t xml:space="preserve"> // </w:t>
      </w:r>
      <w:r w:rsidRPr="00CB315D">
        <w:rPr>
          <w:rFonts w:ascii="Consolas" w:eastAsia="Times New Roman" w:hAnsi="Consolas" w:cs="Times New Roman"/>
          <w:color w:val="0451A5"/>
          <w:sz w:val="14"/>
          <w:szCs w:val="14"/>
          <w:lang w:val="en-US"/>
        </w:rPr>
        <w:t>[</w:t>
      </w:r>
      <w:proofErr w:type="spellStart"/>
      <w:r w:rsidRPr="00CB315D">
        <w:rPr>
          <w:rFonts w:ascii="Consolas" w:eastAsia="Times New Roman" w:hAnsi="Consolas" w:cs="Times New Roman"/>
          <w:color w:val="0451A5"/>
          <w:sz w:val="14"/>
          <w:szCs w:val="14"/>
          <w:lang w:val="en-US"/>
        </w:rPr>
        <w:t>PKM|SystemMetric|odo|isAscendant</w:t>
      </w:r>
      <w:proofErr w:type="spellEnd"/>
      <w:r w:rsidRPr="00CB315D">
        <w:rPr>
          <w:rFonts w:ascii="Consolas" w:eastAsia="Times New Roman" w:hAnsi="Consolas" w:cs="Times New Roman"/>
          <w:color w:val="0451A5"/>
          <w:sz w:val="14"/>
          <w:szCs w:val="14"/>
          <w:lang w:val="en-US"/>
        </w:rPr>
        <w:t xml:space="preserve"> Or </w:t>
      </w:r>
      <w:proofErr w:type="spellStart"/>
      <w:r w:rsidRPr="00CB315D">
        <w:rPr>
          <w:rFonts w:ascii="Consolas" w:eastAsia="Times New Roman" w:hAnsi="Consolas" w:cs="Times New Roman"/>
          <w:color w:val="0451A5"/>
          <w:sz w:val="14"/>
          <w:szCs w:val="14"/>
          <w:lang w:val="en-US"/>
        </w:rPr>
        <w:t>isDescendant</w:t>
      </w:r>
      <w:proofErr w:type="spellEnd"/>
      <w:r w:rsidRPr="00CB315D">
        <w:rPr>
          <w:rFonts w:ascii="Consolas" w:eastAsia="Times New Roman" w:hAnsi="Consolas" w:cs="Times New Roman"/>
          <w:color w:val="0451A5"/>
          <w:sz w:val="14"/>
          <w:szCs w:val="14"/>
          <w:lang w:val="en-US"/>
        </w:rPr>
        <w:t>]</w:t>
      </w:r>
      <w:r w:rsidRPr="005B7307">
        <w:rPr>
          <w:lang w:val="en-US"/>
        </w:rPr>
        <w:br/>
      </w:r>
      <w:r w:rsidRPr="005B7307">
        <w:rPr>
          <w:rFonts w:ascii="Consolas" w:eastAsia="Times New Roman" w:hAnsi="Consolas" w:cs="Times New Roman"/>
          <w:color w:val="A31515"/>
          <w:sz w:val="21"/>
          <w:szCs w:val="21"/>
          <w:lang w:val="en-US"/>
        </w:rPr>
        <w:t xml:space="preserve">    </w:t>
      </w:r>
      <w:r w:rsidR="00CB315D" w:rsidRPr="002A075C">
        <w:rPr>
          <w:rFonts w:ascii="Consolas" w:eastAsia="Times New Roman" w:hAnsi="Consolas" w:cs="Times New Roman"/>
          <w:color w:val="A31515"/>
          <w:sz w:val="21"/>
          <w:szCs w:val="21"/>
          <w:lang w:val="en-US"/>
        </w:rPr>
        <w:t>"</w:t>
      </w:r>
      <w:proofErr w:type="spellStart"/>
      <w:r w:rsidR="00CB315D" w:rsidRPr="00CB315D">
        <w:rPr>
          <w:rFonts w:ascii="Consolas" w:eastAsia="Times New Roman" w:hAnsi="Consolas" w:cs="Times New Roman"/>
          <w:color w:val="A31515"/>
          <w:sz w:val="21"/>
          <w:szCs w:val="21"/>
          <w:lang w:val="en-US"/>
        </w:rPr>
        <w:t>globalStatusLoc</w:t>
      </w:r>
      <w:proofErr w:type="spellEnd"/>
      <w:del w:id="150" w:author="MAHMOUD Mohamed-Ali" w:date="2025-05-19T15:19:00Z">
        <w:r w:rsidR="00CB315D" w:rsidRPr="00CB315D" w:rsidDel="00235965">
          <w:rPr>
            <w:lang w:val="en-US"/>
          </w:rPr>
          <w:delText> </w:delText>
        </w:r>
      </w:del>
      <w:r w:rsidR="00CB315D" w:rsidRPr="002A075C">
        <w:rPr>
          <w:rFonts w:ascii="Consolas" w:eastAsia="Times New Roman" w:hAnsi="Consolas" w:cs="Times New Roman"/>
          <w:color w:val="A31515"/>
          <w:sz w:val="21"/>
          <w:szCs w:val="21"/>
          <w:lang w:val="en-US"/>
        </w:rPr>
        <w:t>"</w:t>
      </w:r>
      <w:r w:rsidRPr="005B7307">
        <w:rPr>
          <w:rFonts w:ascii="Consolas" w:eastAsia="Times New Roman" w:hAnsi="Consolas" w:cs="Times New Roman"/>
          <w:color w:val="A31515"/>
          <w:sz w:val="21"/>
          <w:szCs w:val="21"/>
          <w:lang w:val="en-US"/>
        </w:rPr>
        <w:t xml:space="preserve">: </w:t>
      </w:r>
      <w:r w:rsidR="002F1900" w:rsidRPr="00D038D0">
        <w:rPr>
          <w:rFonts w:ascii="Consolas" w:eastAsia="Times New Roman" w:hAnsi="Consolas" w:cs="Times New Roman"/>
          <w:color w:val="0451A5"/>
          <w:sz w:val="21"/>
          <w:szCs w:val="21"/>
          <w:lang w:val="en-US"/>
        </w:rPr>
        <w:t>"int"</w:t>
      </w:r>
      <w:ins w:id="151" w:author="MAHMOUD Mohamed-Ali" w:date="2025-05-19T15:20:00Z">
        <w:r w:rsidR="00235965">
          <w:rPr>
            <w:rFonts w:ascii="Consolas" w:eastAsia="Times New Roman" w:hAnsi="Consolas" w:cs="Times New Roman"/>
            <w:color w:val="0451A5"/>
            <w:sz w:val="21"/>
            <w:szCs w:val="21"/>
            <w:lang w:val="en-US"/>
          </w:rPr>
          <w:t>,</w:t>
        </w:r>
      </w:ins>
      <w:r w:rsidRPr="005B7307">
        <w:rPr>
          <w:rFonts w:ascii="Consolas" w:eastAsia="Times New Roman" w:hAnsi="Consolas" w:cs="Times New Roman"/>
          <w:color w:val="0451A5"/>
          <w:sz w:val="21"/>
          <w:szCs w:val="21"/>
          <w:lang w:val="en-US"/>
        </w:rPr>
        <w:t xml:space="preserve"> </w:t>
      </w:r>
      <w:r w:rsidRPr="00CB315D">
        <w:rPr>
          <w:rFonts w:ascii="Consolas" w:eastAsia="Times New Roman" w:hAnsi="Consolas" w:cs="Times New Roman"/>
          <w:color w:val="0451A5"/>
          <w:sz w:val="14"/>
          <w:szCs w:val="14"/>
          <w:lang w:val="en-US"/>
        </w:rPr>
        <w:t>[</w:t>
      </w:r>
      <w:proofErr w:type="spellStart"/>
      <w:r w:rsidRPr="00CB315D">
        <w:rPr>
          <w:rFonts w:ascii="Consolas" w:eastAsia="Times New Roman" w:hAnsi="Consolas" w:cs="Times New Roman"/>
          <w:color w:val="0451A5"/>
          <w:sz w:val="14"/>
          <w:szCs w:val="14"/>
          <w:lang w:val="en-US"/>
        </w:rPr>
        <w:t>AtHub</w:t>
      </w:r>
      <w:proofErr w:type="spellEnd"/>
      <w:r w:rsidRPr="00CB315D">
        <w:rPr>
          <w:rFonts w:ascii="Consolas" w:eastAsia="Times New Roman" w:hAnsi="Consolas" w:cs="Times New Roman"/>
          <w:color w:val="0451A5"/>
          <w:sz w:val="14"/>
          <w:szCs w:val="14"/>
          <w:lang w:val="en-US"/>
        </w:rPr>
        <w:t xml:space="preserve">, </w:t>
      </w:r>
      <w:proofErr w:type="spellStart"/>
      <w:proofErr w:type="gramStart"/>
      <w:r w:rsidRPr="00CB315D">
        <w:rPr>
          <w:rFonts w:ascii="Consolas" w:eastAsia="Times New Roman" w:hAnsi="Consolas" w:cs="Times New Roman"/>
          <w:color w:val="0451A5"/>
          <w:sz w:val="14"/>
          <w:szCs w:val="14"/>
          <w:lang w:val="en-US"/>
        </w:rPr>
        <w:t>AtPC,AtLine</w:t>
      </w:r>
      <w:proofErr w:type="gramEnd"/>
      <w:r w:rsidRPr="00CB315D">
        <w:rPr>
          <w:rFonts w:ascii="Consolas" w:eastAsia="Times New Roman" w:hAnsi="Consolas" w:cs="Times New Roman"/>
          <w:color w:val="0451A5"/>
          <w:sz w:val="14"/>
          <w:szCs w:val="14"/>
          <w:lang w:val="en-US"/>
        </w:rPr>
        <w:t>,AtPA</w:t>
      </w:r>
      <w:r w:rsidR="00CB315D" w:rsidRPr="00CB315D">
        <w:rPr>
          <w:rFonts w:ascii="Consolas" w:eastAsia="Times New Roman" w:hAnsi="Consolas" w:cs="Times New Roman"/>
          <w:color w:val="0451A5"/>
          <w:sz w:val="14"/>
          <w:szCs w:val="14"/>
          <w:lang w:val="en-US"/>
        </w:rPr>
        <w:t>,outSecurityZone,in</w:t>
      </w:r>
      <w:del w:id="152" w:author="MAHMOUD Mohamed-Ali" w:date="2025-05-19T15:22:00Z">
        <w:r w:rsidR="00CB315D" w:rsidRPr="00CB315D" w:rsidDel="00235965">
          <w:rPr>
            <w:rFonts w:ascii="Consolas" w:eastAsia="Times New Roman" w:hAnsi="Consolas" w:cs="Times New Roman"/>
            <w:color w:val="0451A5"/>
            <w:sz w:val="14"/>
            <w:szCs w:val="14"/>
            <w:lang w:val="en-US"/>
          </w:rPr>
          <w:delText>t</w:delText>
        </w:r>
      </w:del>
      <w:r w:rsidR="00CB315D" w:rsidRPr="00CB315D">
        <w:rPr>
          <w:rFonts w:ascii="Consolas" w:eastAsia="Times New Roman" w:hAnsi="Consolas" w:cs="Times New Roman"/>
          <w:color w:val="0451A5"/>
          <w:sz w:val="14"/>
          <w:szCs w:val="14"/>
          <w:lang w:val="en-US"/>
        </w:rPr>
        <w:t>SecurityZone</w:t>
      </w:r>
      <w:proofErr w:type="spellEnd"/>
      <w:r w:rsidRPr="00CB315D">
        <w:rPr>
          <w:rFonts w:ascii="Consolas" w:eastAsia="Times New Roman" w:hAnsi="Consolas" w:cs="Times New Roman"/>
          <w:color w:val="0451A5"/>
          <w:sz w:val="14"/>
          <w:szCs w:val="14"/>
          <w:lang w:val="en-US"/>
        </w:rPr>
        <w:t>]</w:t>
      </w:r>
    </w:p>
    <w:p w14:paraId="3D2E09ED" w14:textId="59355D2F" w:rsidR="001F3EC8" w:rsidRPr="00CD774F" w:rsidRDefault="00235965" w:rsidP="001F3EC8">
      <w:pPr>
        <w:shd w:val="clear" w:color="auto" w:fill="FFFFFE"/>
        <w:spacing w:after="0" w:line="285" w:lineRule="atLeast"/>
        <w:ind w:left="708"/>
        <w:jc w:val="left"/>
        <w:rPr>
          <w:rFonts w:ascii="Consolas" w:eastAsia="Times New Roman" w:hAnsi="Consolas" w:cs="Times New Roman"/>
          <w:color w:val="0451A5"/>
          <w:sz w:val="21"/>
          <w:szCs w:val="21"/>
          <w:lang w:val="en-US"/>
        </w:rPr>
      </w:pPr>
      <w:ins w:id="153" w:author="MAHMOUD Mohamed-Ali" w:date="2025-05-19T15:19:00Z">
        <w:r>
          <w:rPr>
            <w:rFonts w:ascii="Consolas" w:eastAsia="Times New Roman" w:hAnsi="Consolas" w:cs="Times New Roman"/>
            <w:color w:val="0451A5"/>
            <w:sz w:val="21"/>
            <w:szCs w:val="21"/>
            <w:lang w:val="en-US"/>
          </w:rPr>
          <w:t xml:space="preserve">    </w:t>
        </w:r>
        <w:r w:rsidRPr="00235965">
          <w:rPr>
            <w:rFonts w:ascii="Consolas" w:eastAsia="Times New Roman" w:hAnsi="Consolas" w:cs="Times New Roman"/>
            <w:color w:val="0451A5"/>
            <w:sz w:val="21"/>
            <w:szCs w:val="21"/>
            <w:lang w:val="en-US"/>
            <w:rPrChange w:id="154" w:author="MAHMOUD Mohamed-Ali" w:date="2025-05-19T15:20:00Z">
              <w:rPr>
                <w:rFonts w:ascii="Consolas" w:eastAsia="Times New Roman" w:hAnsi="Consolas" w:cs="Times New Roman"/>
                <w:color w:val="A31515"/>
                <w:sz w:val="21"/>
                <w:szCs w:val="21"/>
                <w:lang w:val="en-US"/>
              </w:rPr>
            </w:rPrChange>
          </w:rPr>
          <w:t>"</w:t>
        </w:r>
      </w:ins>
      <w:proofErr w:type="spellStart"/>
      <w:ins w:id="155" w:author="MAHMOUD Mohamed-Ali" w:date="2025-05-19T15:20:00Z">
        <w:r>
          <w:rPr>
            <w:rFonts w:ascii="Consolas" w:eastAsia="Times New Roman" w:hAnsi="Consolas" w:cs="Times New Roman"/>
            <w:color w:val="0451A5"/>
            <w:sz w:val="21"/>
            <w:szCs w:val="21"/>
            <w:lang w:val="en-US"/>
          </w:rPr>
          <w:t>BatteryStatus</w:t>
        </w:r>
      </w:ins>
      <w:proofErr w:type="spellEnd"/>
      <w:ins w:id="156" w:author="MAHMOUD Mohamed-Ali" w:date="2025-05-19T15:19:00Z">
        <w:r w:rsidRPr="00235965">
          <w:rPr>
            <w:rFonts w:ascii="Consolas" w:eastAsia="Times New Roman" w:hAnsi="Consolas" w:cs="Times New Roman"/>
            <w:color w:val="0451A5"/>
            <w:sz w:val="21"/>
            <w:szCs w:val="21"/>
            <w:lang w:val="en-US"/>
            <w:rPrChange w:id="157" w:author="MAHMOUD Mohamed-Ali" w:date="2025-05-19T15:20:00Z">
              <w:rPr>
                <w:rFonts w:ascii="Consolas" w:eastAsia="Times New Roman" w:hAnsi="Consolas" w:cs="Times New Roman"/>
                <w:color w:val="A31515"/>
                <w:sz w:val="21"/>
                <w:szCs w:val="21"/>
                <w:lang w:val="en-US"/>
              </w:rPr>
            </w:rPrChange>
          </w:rPr>
          <w:t>":</w:t>
        </w:r>
        <w:r>
          <w:rPr>
            <w:rFonts w:ascii="Consolas" w:eastAsia="Times New Roman" w:hAnsi="Consolas" w:cs="Times New Roman"/>
            <w:color w:val="A31515"/>
            <w:sz w:val="21"/>
            <w:szCs w:val="21"/>
            <w:lang w:val="en-US"/>
          </w:rPr>
          <w:t xml:space="preserve"> </w:t>
        </w:r>
      </w:ins>
      <w:ins w:id="158" w:author="MAHMOUD Mohamed-Ali" w:date="2025-05-19T15:20:00Z">
        <w:r w:rsidRPr="00D038D0">
          <w:rPr>
            <w:rFonts w:ascii="Consolas" w:eastAsia="Times New Roman" w:hAnsi="Consolas" w:cs="Times New Roman"/>
            <w:color w:val="0451A5"/>
            <w:sz w:val="21"/>
            <w:szCs w:val="21"/>
            <w:lang w:val="en-US"/>
          </w:rPr>
          <w:t>"</w:t>
        </w:r>
        <w:proofErr w:type="spellStart"/>
        <w:r w:rsidRPr="00D038D0">
          <w:rPr>
            <w:rFonts w:ascii="Consolas" w:eastAsia="Times New Roman" w:hAnsi="Consolas" w:cs="Times New Roman"/>
            <w:color w:val="0451A5"/>
            <w:sz w:val="21"/>
            <w:szCs w:val="21"/>
            <w:lang w:val="en-US"/>
          </w:rPr>
          <w:t>int</w:t>
        </w:r>
        <w:r>
          <w:rPr>
            <w:rFonts w:ascii="Consolas" w:eastAsia="Times New Roman" w:hAnsi="Consolas" w:cs="Times New Roman"/>
            <w:color w:val="0451A5"/>
            <w:sz w:val="21"/>
            <w:szCs w:val="21"/>
            <w:lang w:val="en-US"/>
          </w:rPr>
          <w:t>|int</w:t>
        </w:r>
        <w:proofErr w:type="spellEnd"/>
        <w:r w:rsidRPr="00D038D0">
          <w:rPr>
            <w:rFonts w:ascii="Consolas" w:eastAsia="Times New Roman" w:hAnsi="Consolas" w:cs="Times New Roman"/>
            <w:color w:val="0451A5"/>
            <w:sz w:val="21"/>
            <w:szCs w:val="21"/>
            <w:lang w:val="en-US"/>
          </w:rPr>
          <w:t>"</w:t>
        </w:r>
        <w:r>
          <w:rPr>
            <w:rFonts w:ascii="Consolas" w:eastAsia="Times New Roman" w:hAnsi="Consolas" w:cs="Times New Roman"/>
            <w:color w:val="0451A5"/>
            <w:sz w:val="21"/>
            <w:szCs w:val="21"/>
            <w:lang w:val="en-US"/>
          </w:rPr>
          <w:t>, [</w:t>
        </w:r>
      </w:ins>
      <w:proofErr w:type="spellStart"/>
      <w:ins w:id="159" w:author="MAHMOUD Mohamed-Ali" w:date="2025-05-19T15:22:00Z">
        <w:r>
          <w:rPr>
            <w:rFonts w:ascii="Consolas" w:eastAsia="Times New Roman" w:hAnsi="Consolas" w:cs="Times New Roman"/>
            <w:color w:val="0451A5"/>
            <w:sz w:val="21"/>
            <w:szCs w:val="21"/>
            <w:lang w:val="en-US"/>
          </w:rPr>
          <w:t>batCh</w:t>
        </w:r>
      </w:ins>
      <w:ins w:id="160" w:author="MAHMOUD Mohamed-Ali" w:date="2025-05-19T15:23:00Z">
        <w:r>
          <w:rPr>
            <w:rFonts w:ascii="Consolas" w:eastAsia="Times New Roman" w:hAnsi="Consolas" w:cs="Times New Roman"/>
            <w:color w:val="0451A5"/>
            <w:sz w:val="21"/>
            <w:szCs w:val="21"/>
            <w:lang w:val="en-US"/>
          </w:rPr>
          <w:t>InProgress</w:t>
        </w:r>
        <w:proofErr w:type="spellEnd"/>
        <w:r>
          <w:rPr>
            <w:rFonts w:ascii="Consolas" w:eastAsia="Times New Roman" w:hAnsi="Consolas" w:cs="Times New Roman"/>
            <w:color w:val="0451A5"/>
            <w:sz w:val="21"/>
            <w:szCs w:val="21"/>
            <w:lang w:val="en-US"/>
          </w:rPr>
          <w:t xml:space="preserve"> (0,1) |</w:t>
        </w:r>
      </w:ins>
      <w:proofErr w:type="spellStart"/>
      <w:ins w:id="161" w:author="MAHMOUD Mohamed-Ali" w:date="2025-05-19T15:24:00Z">
        <w:r>
          <w:rPr>
            <w:rFonts w:ascii="Consolas" w:eastAsia="Times New Roman" w:hAnsi="Consolas" w:cs="Times New Roman"/>
            <w:color w:val="0451A5"/>
            <w:sz w:val="21"/>
            <w:szCs w:val="21"/>
            <w:lang w:val="en-US"/>
          </w:rPr>
          <w:t>AutonLevel</w:t>
        </w:r>
        <w:proofErr w:type="spellEnd"/>
        <w:r>
          <w:rPr>
            <w:rFonts w:ascii="Consolas" w:eastAsia="Times New Roman" w:hAnsi="Consolas" w:cs="Times New Roman"/>
            <w:color w:val="0451A5"/>
            <w:sz w:val="21"/>
            <w:szCs w:val="21"/>
            <w:lang w:val="en-US"/>
          </w:rPr>
          <w:t xml:space="preserve"> (int)]</w:t>
        </w:r>
      </w:ins>
    </w:p>
    <w:p w14:paraId="2A3F99B9" w14:textId="77777777" w:rsidR="001F3EC8" w:rsidRPr="005B7307" w:rsidRDefault="001F3EC8" w:rsidP="001F3EC8">
      <w:pPr>
        <w:shd w:val="clear" w:color="auto" w:fill="FFFFFE"/>
        <w:spacing w:after="0" w:line="285" w:lineRule="atLeast"/>
        <w:jc w:val="left"/>
        <w:rPr>
          <w:rFonts w:ascii="Consolas" w:eastAsia="Times New Roman" w:hAnsi="Consolas" w:cs="Times New Roman"/>
          <w:color w:val="A31515"/>
          <w:sz w:val="21"/>
          <w:szCs w:val="21"/>
          <w:lang w:eastAsia="fr-FR"/>
        </w:rPr>
      </w:pPr>
      <w:r w:rsidRPr="00CD774F">
        <w:rPr>
          <w:rFonts w:ascii="Consolas" w:eastAsia="Times New Roman" w:hAnsi="Consolas" w:cs="Times New Roman"/>
          <w:color w:val="A31515"/>
          <w:sz w:val="21"/>
          <w:szCs w:val="21"/>
          <w:lang w:val="en-US"/>
        </w:rPr>
        <w:t xml:space="preserve">      </w:t>
      </w:r>
      <w:r w:rsidRPr="4B702ED6">
        <w:rPr>
          <w:rFonts w:ascii="Consolas" w:eastAsia="Times New Roman" w:hAnsi="Consolas" w:cs="Times New Roman"/>
          <w:color w:val="A31515"/>
          <w:sz w:val="21"/>
          <w:szCs w:val="21"/>
        </w:rPr>
        <w:t>}</w:t>
      </w:r>
    </w:p>
    <w:p w14:paraId="64F912C4" w14:textId="77777777" w:rsidR="001F3EC8" w:rsidRPr="005B7307" w:rsidRDefault="001F3EC8" w:rsidP="001F3EC8">
      <w:pPr>
        <w:rPr>
          <w:rFonts w:ascii="Aptos" w:hAnsi="Aptos"/>
        </w:rPr>
      </w:pPr>
    </w:p>
    <w:p w14:paraId="4251CAC3" w14:textId="1A623DA1" w:rsidR="001F3EC8" w:rsidRDefault="001F3EC8" w:rsidP="001F3EC8">
      <w:r w:rsidRPr="63C04C58">
        <w:rPr>
          <w:rFonts w:ascii="Aptos" w:hAnsi="Aptos"/>
        </w:rPr>
        <w:t>P</w:t>
      </w:r>
      <w:r w:rsidRPr="3FF6E8D8">
        <w:rPr>
          <w:rFonts w:ascii="Aptos" w:hAnsi="Aptos"/>
        </w:rPr>
        <w:t>.</w:t>
      </w:r>
      <w:r w:rsidRPr="63C04C58">
        <w:rPr>
          <w:rFonts w:ascii="Aptos" w:hAnsi="Aptos"/>
        </w:rPr>
        <w:t>S</w:t>
      </w:r>
      <w:r w:rsidR="008E50C1">
        <w:rPr>
          <w:rFonts w:ascii="Aptos" w:hAnsi="Aptos"/>
        </w:rPr>
        <w:t> </w:t>
      </w:r>
      <w:r w:rsidRPr="4B702ED6">
        <w:rPr>
          <w:rFonts w:ascii="Aptos" w:hAnsi="Aptos"/>
        </w:rPr>
        <w:t xml:space="preserve">: Le caractère de fin message choisi </w:t>
      </w:r>
      <w:r w:rsidRPr="7ABE1EDC">
        <w:rPr>
          <w:rFonts w:ascii="Aptos" w:hAnsi="Aptos"/>
        </w:rPr>
        <w:t xml:space="preserve">est </w:t>
      </w:r>
      <w:r w:rsidRPr="6CF2E190">
        <w:rPr>
          <w:rFonts w:ascii="Aptos" w:hAnsi="Aptos"/>
        </w:rPr>
        <w:t>∅ (</w:t>
      </w:r>
      <w:r w:rsidRPr="7B259E33">
        <w:rPr>
          <w:rFonts w:ascii="Aptos" w:hAnsi="Aptos"/>
        </w:rPr>
        <w:t xml:space="preserve">code ASCII </w:t>
      </w:r>
      <w:r w:rsidRPr="2A100252">
        <w:rPr>
          <w:rFonts w:ascii="Aptos" w:hAnsi="Aptos"/>
        </w:rPr>
        <w:t>237</w:t>
      </w:r>
      <w:r w:rsidRPr="719D1E27">
        <w:rPr>
          <w:rFonts w:ascii="Aptos" w:hAnsi="Aptos"/>
        </w:rPr>
        <w:t xml:space="preserve">) </w:t>
      </w:r>
      <w:r>
        <w:br/>
      </w:r>
      <w:r>
        <w:rPr>
          <w:noProof/>
        </w:rPr>
        <w:drawing>
          <wp:inline distT="0" distB="0" distL="0" distR="0" wp14:anchorId="2E430D21" wp14:editId="5D5B79E3">
            <wp:extent cx="1076325" cy="200025"/>
            <wp:effectExtent l="0" t="0" r="0" b="0"/>
            <wp:docPr id="1631892937" name="Picture 163189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76325" cy="200025"/>
                    </a:xfrm>
                    <a:prstGeom prst="rect">
                      <a:avLst/>
                    </a:prstGeom>
                  </pic:spPr>
                </pic:pic>
              </a:graphicData>
            </a:graphic>
          </wp:inline>
        </w:drawing>
      </w:r>
      <w:r>
        <w:br/>
      </w:r>
      <w:hyperlink r:id="rId17" w:history="1">
        <w:r w:rsidR="001E19AC" w:rsidRPr="007C2A09">
          <w:rPr>
            <w:rStyle w:val="Lienhypertexte"/>
          </w:rPr>
          <w:t>http</w:t>
        </w:r>
        <w:r w:rsidR="008E50C1">
          <w:rPr>
            <w:rStyle w:val="Lienhypertexte"/>
          </w:rPr>
          <w:t> </w:t>
        </w:r>
        <w:r w:rsidR="001E19AC" w:rsidRPr="007C2A09">
          <w:rPr>
            <w:rStyle w:val="Lienhypertexte"/>
          </w:rPr>
          <w:t>://www.table-ascii.com/</w:t>
        </w:r>
      </w:hyperlink>
    </w:p>
    <w:p w14:paraId="4D550A77" w14:textId="435628FD" w:rsidR="001E19AC" w:rsidRPr="0035794C" w:rsidRDefault="0035794C" w:rsidP="001F3EC8">
      <w:pPr>
        <w:rPr>
          <w:b/>
          <w:bCs/>
          <w:i/>
          <w:iCs/>
          <w:sz w:val="32"/>
          <w:szCs w:val="32"/>
          <w:u w:val="single"/>
        </w:rPr>
      </w:pPr>
      <w:r w:rsidRPr="0035794C">
        <w:rPr>
          <w:b/>
          <w:bCs/>
          <w:i/>
          <w:iCs/>
          <w:sz w:val="32"/>
          <w:szCs w:val="32"/>
          <w:u w:val="single"/>
        </w:rPr>
        <w:t>Note :</w:t>
      </w:r>
    </w:p>
    <w:p w14:paraId="47B8C208" w14:textId="0CA33A12" w:rsidR="0064717A" w:rsidRDefault="0064717A" w:rsidP="001F3EC8">
      <w:r>
        <w:t>Cette description n’est pas une mise en place d’une solution technique se basant sur la structuration des données JSON</w:t>
      </w:r>
      <w:r w:rsidR="009C7517">
        <w:t xml:space="preserve"> coté supervision</w:t>
      </w:r>
      <w:r w:rsidR="00075146">
        <w:t xml:space="preserve"> ou AD</w:t>
      </w:r>
      <w:r>
        <w:t>. Mais une description de la structure des données et ces types des différents messages.</w:t>
      </w:r>
    </w:p>
    <w:p w14:paraId="3BE41F26" w14:textId="1E730B2B" w:rsidR="006F405D" w:rsidRDefault="006F405D" w:rsidP="001F3EC8">
      <w:r>
        <w:t>Dans le périmètre de système AD les messages sont en version numérique.</w:t>
      </w:r>
    </w:p>
    <w:p w14:paraId="5108FF86" w14:textId="7D31B835" w:rsidR="000F270F" w:rsidRDefault="000F270F" w:rsidP="001F3EC8">
      <w:r>
        <w:t xml:space="preserve">L’utilisation de </w:t>
      </w:r>
      <w:r w:rsidR="0064717A">
        <w:t>JSON</w:t>
      </w:r>
      <w:r>
        <w:t xml:space="preserve"> dans le périmètre de système supervision reste un point à évaluer. Car dans </w:t>
      </w:r>
      <w:r w:rsidR="0064717A">
        <w:t>une approche standard</w:t>
      </w:r>
      <w:r>
        <w:t xml:space="preserve"> le </w:t>
      </w:r>
      <w:r w:rsidR="0064717A">
        <w:t>JSON</w:t>
      </w:r>
      <w:r>
        <w:t xml:space="preserve"> est typiquement manipulé avec une allocation dynamique dans la plupart des bibliothèques. Avec </w:t>
      </w:r>
      <w:r w:rsidR="0064717A">
        <w:t>des approches spécifiques</w:t>
      </w:r>
      <w:r>
        <w:t xml:space="preserve"> il est poss</w:t>
      </w:r>
      <w:r w:rsidR="0064717A">
        <w:t>ible de d’utiliser les allocations de mémoire statique avec de JSON.</w:t>
      </w:r>
    </w:p>
    <w:p w14:paraId="561F4226" w14:textId="6D215A1B" w:rsidR="0064717A" w:rsidRDefault="0064717A" w:rsidP="001F3EC8">
      <w:r>
        <w:t xml:space="preserve">Soit avec des bibliothèque JSON avec </w:t>
      </w:r>
      <w:r w:rsidR="00E91A0C">
        <w:t>des allocations statiques</w:t>
      </w:r>
      <w:r>
        <w:t xml:space="preserve"> comme JSMN</w:t>
      </w:r>
      <w:r w:rsidR="00E91A0C">
        <w:t xml:space="preserve"> ou Frozen</w:t>
      </w:r>
      <w:r>
        <w:t xml:space="preserve"> pour le C</w:t>
      </w:r>
      <w:r w:rsidR="00E91A0C">
        <w:t xml:space="preserve">. </w:t>
      </w:r>
    </w:p>
    <w:p w14:paraId="688C3A2B" w14:textId="5872E3C4" w:rsidR="00E91A0C" w:rsidRDefault="00E91A0C" w:rsidP="001F3EC8">
      <w:r>
        <w:t>Pour le C#</w:t>
      </w:r>
      <w:r w:rsidR="002F7B13">
        <w:t xml:space="preserve">, </w:t>
      </w:r>
      <w:r w:rsidR="002F7B13" w:rsidRPr="002F7B13">
        <w:t>l'utilisation d'une allocation de mémoire statique pour manipuler du JSON est plus complexe que dans des langages comme C, car C# repose principalement sur le Garbage Collector et l'allocation dynamique via le tas (heap). Cependant</w:t>
      </w:r>
      <w:r w:rsidR="002F7B13">
        <w:t xml:space="preserve"> il y a des approches possibles permettant d’éviter l’utilisation de l’allocation dynamique de mémoire. </w:t>
      </w:r>
    </w:p>
    <w:p w14:paraId="3A7EFE47" w14:textId="77777777" w:rsidR="00162583" w:rsidRDefault="002F7B13" w:rsidP="002F7B13">
      <w:r>
        <w:t xml:space="preserve">Pour manipuler </w:t>
      </w:r>
      <w:r w:rsidRPr="002F7B13">
        <w:t>du JSON sans allocation dynamique</w:t>
      </w:r>
      <w:r>
        <w:t xml:space="preserve">, il est possible je pense d’utiliser des approches plus spécifiques comme le Span&lt;T&gt; qui </w:t>
      </w:r>
      <w:r w:rsidR="00162583">
        <w:t>permettent de</w:t>
      </w:r>
      <w:r>
        <w:t xml:space="preserve"> gérer des buffers alloués sur la </w:t>
      </w:r>
      <w:r w:rsidR="00162583">
        <w:t>pile. (</w:t>
      </w:r>
      <w:r>
        <w:t>à vérifier)</w:t>
      </w:r>
      <w:r w:rsidR="00162583">
        <w:t xml:space="preserve">. </w:t>
      </w:r>
    </w:p>
    <w:p w14:paraId="0D747C32" w14:textId="42AC4C12" w:rsidR="002F7B13" w:rsidRDefault="006D5E72" w:rsidP="002F7B13">
      <w:r w:rsidRPr="006D5E72">
        <w:t>En revanche, le problème lié à l'utilisation de bibliothèques JSON non certifiées ne peut pas être résolu par une simple mise en œuvre</w:t>
      </w:r>
      <w:r>
        <w:t xml:space="preserve"> ces approches.</w:t>
      </w:r>
    </w:p>
    <w:p w14:paraId="610ECF81" w14:textId="4CEB8AF6" w:rsidR="002F7B13" w:rsidRDefault="006D5E72" w:rsidP="002F7B13">
      <w:r>
        <w:t xml:space="preserve">Pour cette raison </w:t>
      </w:r>
      <w:r w:rsidR="002F7B13">
        <w:t>l’approche l</w:t>
      </w:r>
      <w:r>
        <w:t>a</w:t>
      </w:r>
      <w:r w:rsidR="002F7B13">
        <w:t xml:space="preserve"> plus simple et d’</w:t>
      </w:r>
      <w:r w:rsidR="00162583">
        <w:t>utiliser</w:t>
      </w:r>
      <w:r w:rsidR="002F7B13">
        <w:t xml:space="preserve"> des structures des données </w:t>
      </w:r>
      <w:r w:rsidR="00162583">
        <w:t>prédéfinies en mémoire et a</w:t>
      </w:r>
      <w:r w:rsidR="009C7517">
        <w:t>u</w:t>
      </w:r>
      <w:r w:rsidR="00162583">
        <w:t xml:space="preserve"> lieu de manipuler des objets JSON sous forme de chaines, on peut directement les manipuler dans des structures des données statiques.</w:t>
      </w:r>
    </w:p>
    <w:p w14:paraId="6114FD6B" w14:textId="0F3EB656" w:rsidR="00F47BBF" w:rsidRPr="0042548C" w:rsidRDefault="00F47BBF" w:rsidP="001F3EC8">
      <w:pPr>
        <w:pStyle w:val="Titre1"/>
      </w:pPr>
      <w:bookmarkStart w:id="162" w:name="_Toc193750212"/>
      <w:r>
        <w:t>Restructuration de protocole de communication</w:t>
      </w:r>
      <w:bookmarkEnd w:id="162"/>
    </w:p>
    <w:p w14:paraId="3A9829BA" w14:textId="044C21DD" w:rsidR="00F47BBF" w:rsidRPr="00F06832" w:rsidRDefault="0042548C" w:rsidP="00F06832">
      <w:pPr>
        <w:pStyle w:val="Titre2"/>
      </w:pPr>
      <w:bookmarkStart w:id="163" w:name="_Toc193750213"/>
      <w:r>
        <w:t>A</w:t>
      </w:r>
      <w:r w:rsidR="00F06832" w:rsidRPr="00F06832">
        <w:t>pproche</w:t>
      </w:r>
      <w:r>
        <w:t xml:space="preserve"> numérique</w:t>
      </w:r>
      <w:bookmarkEnd w:id="163"/>
    </w:p>
    <w:p w14:paraId="28D2B245" w14:textId="0ABC9448" w:rsidR="001E19AC" w:rsidRDefault="001E19AC" w:rsidP="00F06832">
      <w:pPr>
        <w:pStyle w:val="Titre3"/>
      </w:pPr>
      <w:bookmarkStart w:id="164" w:name="_Toc193750214"/>
      <w:r>
        <w:t>Protocole de mappage entre le format string et numérique</w:t>
      </w:r>
      <w:bookmarkEnd w:id="164"/>
    </w:p>
    <w:p w14:paraId="6F32A3B3" w14:textId="2D9FEE69" w:rsidR="006E6EF8" w:rsidRDefault="006E6EF8" w:rsidP="006E6EF8">
      <w:r>
        <w:t>Ce protocole vise à simplifier les implémentations Simulink en évitant l’utilisation de chaînes de caractères. Un mapper (encodeur/décodeur) intégré au niveau de la supervision appliquera les règles de mappage pour transmettre les messages au format numérique vers l’AD ou les convertir en format représentatif lors de la réception de messages provenant du véhicule.</w:t>
      </w:r>
    </w:p>
    <w:p w14:paraId="2E65DD4A" w14:textId="6B8A0218" w:rsidR="006E6EF8" w:rsidRDefault="006E6EF8" w:rsidP="006E6EF8">
      <w:r>
        <w:lastRenderedPageBreak/>
        <w:t>Toutes les opérations d’enregistrement de l’historique des événements au niveau de la supervision seront effectuées sous forme textuelle, sans conversion en format numérique.</w:t>
      </w:r>
    </w:p>
    <w:p w14:paraId="6C50D98D" w14:textId="74B6DB00" w:rsidR="00F47BBF" w:rsidRDefault="006E6EF8" w:rsidP="006E6EF8">
      <w:r>
        <w:t>Dans une seconde phase, une procédure similaire sera mise en œuvre au niveau du bloc de monitoring de l’AD. Celui-ci permettra soit de conserver l’historique sous un format textuel représentatif, soit de l’extraire en texte pour les analyses.</w:t>
      </w:r>
    </w:p>
    <w:p w14:paraId="22A5D9EE" w14:textId="4E08553A" w:rsidR="00D64EAC" w:rsidRDefault="00933B6F" w:rsidP="00F2475E">
      <w:pPr>
        <w:pStyle w:val="Titre2"/>
      </w:pPr>
      <w:bookmarkStart w:id="165" w:name="_Toc193750215"/>
      <w:r>
        <w:t>Catalogue des codes</w:t>
      </w:r>
      <w:bookmarkEnd w:id="165"/>
    </w:p>
    <w:p w14:paraId="5B6BFD9C" w14:textId="335781FA" w:rsidR="00D64EAC" w:rsidRDefault="00D64EAC" w:rsidP="00D64EAC">
      <w:r w:rsidRPr="00D64EAC">
        <w:t>Une première</w:t>
      </w:r>
      <w:r>
        <w:t xml:space="preserve"> version est de rester sur de JSON mais avec des types plus adaptés à l’environnement de développement Simulink </w:t>
      </w:r>
    </w:p>
    <w:p w14:paraId="326E8BC5" w14:textId="22FBC446" w:rsidR="00933B6F" w:rsidRDefault="00933B6F" w:rsidP="006467AB">
      <w:pPr>
        <w:pStyle w:val="Titre3"/>
      </w:pPr>
      <w:bookmarkStart w:id="166" w:name="_Toc193750216"/>
      <w:r>
        <w:t>Règles de plages numérique</w:t>
      </w:r>
      <w:r w:rsidR="006467AB">
        <w:t xml:space="preserve"> des types de messages</w:t>
      </w:r>
      <w:bookmarkEnd w:id="166"/>
    </w:p>
    <w:tbl>
      <w:tblPr>
        <w:tblStyle w:val="TableauGrille4-Accentuation5"/>
        <w:tblW w:w="0" w:type="auto"/>
        <w:tblLook w:val="04A0" w:firstRow="1" w:lastRow="0" w:firstColumn="1" w:lastColumn="0" w:noHBand="0" w:noVBand="1"/>
      </w:tblPr>
      <w:tblGrid>
        <w:gridCol w:w="4644"/>
        <w:gridCol w:w="4644"/>
      </w:tblGrid>
      <w:tr w:rsidR="006467AB" w14:paraId="4FFB6C12" w14:textId="77777777" w:rsidTr="00646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545F6408" w14:textId="1EFDEA2B" w:rsidR="006467AB" w:rsidRDefault="006467AB" w:rsidP="006467AB">
            <w:r>
              <w:t>Type message</w:t>
            </w:r>
          </w:p>
        </w:tc>
        <w:tc>
          <w:tcPr>
            <w:tcW w:w="4644" w:type="dxa"/>
          </w:tcPr>
          <w:p w14:paraId="6A8D762C" w14:textId="3D686084" w:rsidR="006467AB" w:rsidRDefault="006467AB" w:rsidP="006467AB">
            <w:pPr>
              <w:cnfStyle w:val="100000000000" w:firstRow="1" w:lastRow="0" w:firstColumn="0" w:lastColumn="0" w:oddVBand="0" w:evenVBand="0" w:oddHBand="0" w:evenHBand="0" w:firstRowFirstColumn="0" w:firstRowLastColumn="0" w:lastRowFirstColumn="0" w:lastRowLastColumn="0"/>
            </w:pPr>
            <w:r>
              <w:t xml:space="preserve">Intervalle </w:t>
            </w:r>
            <w:r w:rsidR="0059030B">
              <w:t>types</w:t>
            </w:r>
          </w:p>
        </w:tc>
      </w:tr>
      <w:tr w:rsidR="006467AB" w14:paraId="46BDBF50" w14:textId="77777777" w:rsidTr="006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B6DD291" w14:textId="2C95BB36" w:rsidR="006467AB" w:rsidRDefault="006467AB" w:rsidP="006467AB">
            <w:r>
              <w:t>Messages de Supervision</w:t>
            </w:r>
          </w:p>
        </w:tc>
        <w:tc>
          <w:tcPr>
            <w:tcW w:w="4644" w:type="dxa"/>
          </w:tcPr>
          <w:p w14:paraId="3F33F152" w14:textId="7C8CAB0C" w:rsidR="006467AB" w:rsidRDefault="006467AB" w:rsidP="006467AB">
            <w:pPr>
              <w:cnfStyle w:val="000000100000" w:firstRow="0" w:lastRow="0" w:firstColumn="0" w:lastColumn="0" w:oddVBand="0" w:evenVBand="0" w:oddHBand="1" w:evenHBand="0" w:firstRowFirstColumn="0" w:firstRowLastColumn="0" w:lastRowFirstColumn="0" w:lastRowLastColumn="0"/>
            </w:pPr>
            <w:r>
              <w:t>[1-1</w:t>
            </w:r>
            <w:r w:rsidR="00BA232D">
              <w:t>50</w:t>
            </w:r>
            <w:r>
              <w:t>]</w:t>
            </w:r>
          </w:p>
        </w:tc>
      </w:tr>
      <w:tr w:rsidR="006467AB" w14:paraId="7F697B44" w14:textId="77777777" w:rsidTr="006467AB">
        <w:tc>
          <w:tcPr>
            <w:cnfStyle w:val="001000000000" w:firstRow="0" w:lastRow="0" w:firstColumn="1" w:lastColumn="0" w:oddVBand="0" w:evenVBand="0" w:oddHBand="0" w:evenHBand="0" w:firstRowFirstColumn="0" w:firstRowLastColumn="0" w:lastRowFirstColumn="0" w:lastRowLastColumn="0"/>
            <w:tcW w:w="4644" w:type="dxa"/>
          </w:tcPr>
          <w:p w14:paraId="4A5DC3CB" w14:textId="4DC4DE50" w:rsidR="006467AB" w:rsidRDefault="006467AB" w:rsidP="006467AB">
            <w:r>
              <w:t>Messages de l’AD</w:t>
            </w:r>
          </w:p>
        </w:tc>
        <w:tc>
          <w:tcPr>
            <w:tcW w:w="4644" w:type="dxa"/>
          </w:tcPr>
          <w:p w14:paraId="0A2D1ACA" w14:textId="1E43FCA4" w:rsidR="006467AB" w:rsidRDefault="006467AB" w:rsidP="006467AB">
            <w:pPr>
              <w:cnfStyle w:val="000000000000" w:firstRow="0" w:lastRow="0" w:firstColumn="0" w:lastColumn="0" w:oddVBand="0" w:evenVBand="0" w:oddHBand="0" w:evenHBand="0" w:firstRowFirstColumn="0" w:firstRowLastColumn="0" w:lastRowFirstColumn="0" w:lastRowLastColumn="0"/>
            </w:pPr>
            <w:r>
              <w:t>[</w:t>
            </w:r>
            <w:r w:rsidR="00BA232D">
              <w:t>16</w:t>
            </w:r>
            <w:r>
              <w:t>0-2</w:t>
            </w:r>
            <w:r w:rsidR="00BA232D">
              <w:t>55</w:t>
            </w:r>
            <w:r>
              <w:t>]</w:t>
            </w:r>
          </w:p>
        </w:tc>
      </w:tr>
    </w:tbl>
    <w:p w14:paraId="62327BF2" w14:textId="77777777" w:rsidR="00120E68" w:rsidRDefault="00120E68" w:rsidP="006467AB"/>
    <w:p w14:paraId="7F138DFF" w14:textId="2F9B0B91" w:rsidR="00533BA3" w:rsidRDefault="00533BA3" w:rsidP="007028D4">
      <w:pPr>
        <w:pStyle w:val="Titre3"/>
        <w:shd w:val="clear" w:color="auto" w:fill="FFC000" w:themeFill="accent4"/>
      </w:pPr>
      <w:bookmarkStart w:id="167" w:name="_Toc193750217"/>
      <w:r>
        <w:t>Règles de type</w:t>
      </w:r>
      <w:bookmarkEnd w:id="167"/>
    </w:p>
    <w:p w14:paraId="13E3C997" w14:textId="5447AE0D" w:rsidR="00533BA3" w:rsidRPr="00533BA3" w:rsidRDefault="00533BA3" w:rsidP="007028D4">
      <w:pPr>
        <w:shd w:val="clear" w:color="auto" w:fill="FFC000" w:themeFill="accent4"/>
      </w:pPr>
      <w:r>
        <w:t>Dans l’environnement Simulink</w:t>
      </w:r>
      <w:r w:rsidR="008E50C1">
        <w:t> </w:t>
      </w:r>
      <w:r>
        <w:t xml:space="preserve">: </w:t>
      </w:r>
    </w:p>
    <w:p w14:paraId="08F950A1" w14:textId="0B20A4A5" w:rsidR="007028D4" w:rsidRDefault="007028D4" w:rsidP="007028D4">
      <w:pPr>
        <w:pStyle w:val="Paragraphedeliste"/>
        <w:numPr>
          <w:ilvl w:val="0"/>
          <w:numId w:val="20"/>
        </w:numPr>
        <w:shd w:val="clear" w:color="auto" w:fill="FFC000" w:themeFill="accent4"/>
      </w:pPr>
      <w:r>
        <w:t>Les entiers sur 1 octet sont stockés dans des variables de type U</w:t>
      </w:r>
      <w:r w:rsidR="008E50C1">
        <w:t>i</w:t>
      </w:r>
      <w:r>
        <w:t>nt8.</w:t>
      </w:r>
    </w:p>
    <w:p w14:paraId="5F96F33F" w14:textId="36C3811D" w:rsidR="007028D4" w:rsidRDefault="007028D4" w:rsidP="007028D4">
      <w:pPr>
        <w:pStyle w:val="Paragraphedeliste"/>
        <w:numPr>
          <w:ilvl w:val="0"/>
          <w:numId w:val="20"/>
        </w:numPr>
        <w:shd w:val="clear" w:color="auto" w:fill="FFC000" w:themeFill="accent4"/>
      </w:pPr>
      <w:r>
        <w:t>Les entiers sur 2 octets sont stockés dans des variables de type U</w:t>
      </w:r>
      <w:r w:rsidR="008E50C1">
        <w:t>i</w:t>
      </w:r>
      <w:r>
        <w:t>nt16.</w:t>
      </w:r>
    </w:p>
    <w:p w14:paraId="06D56F2E" w14:textId="1227ABB0" w:rsidR="00533BA3" w:rsidRDefault="007028D4" w:rsidP="007028D4">
      <w:pPr>
        <w:pStyle w:val="Paragraphedeliste"/>
        <w:numPr>
          <w:ilvl w:val="0"/>
          <w:numId w:val="20"/>
        </w:numPr>
        <w:shd w:val="clear" w:color="auto" w:fill="FFC000" w:themeFill="accent4"/>
      </w:pPr>
      <w:r>
        <w:t>Les entiers sur 3 octets sont stockés dans des variables de type U</w:t>
      </w:r>
      <w:r w:rsidR="008E50C1">
        <w:t>i</w:t>
      </w:r>
      <w:r>
        <w:t>nt24.</w:t>
      </w:r>
    </w:p>
    <w:p w14:paraId="005BB3C7" w14:textId="445B5689" w:rsidR="006F1E0E" w:rsidRDefault="006F1E0E" w:rsidP="006F1E0E">
      <w:pPr>
        <w:pStyle w:val="Titre3"/>
      </w:pPr>
      <w:bookmarkStart w:id="168" w:name="_Toc193750218"/>
      <w:r>
        <w:t>Règles pour les champs</w:t>
      </w:r>
      <w:bookmarkEnd w:id="168"/>
      <w:r>
        <w:t> </w:t>
      </w:r>
    </w:p>
    <w:tbl>
      <w:tblPr>
        <w:tblStyle w:val="TableauGrille4-Accentuation5"/>
        <w:tblW w:w="0" w:type="auto"/>
        <w:tblLook w:val="04A0" w:firstRow="1" w:lastRow="0" w:firstColumn="1" w:lastColumn="0" w:noHBand="0" w:noVBand="1"/>
      </w:tblPr>
      <w:tblGrid>
        <w:gridCol w:w="4644"/>
        <w:gridCol w:w="4644"/>
      </w:tblGrid>
      <w:tr w:rsidR="00120E68" w14:paraId="36B62E84" w14:textId="77777777" w:rsidTr="0012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6B4C837" w14:textId="5216E20C" w:rsidR="00120E68" w:rsidRDefault="00120E68" w:rsidP="006467AB">
            <w:r>
              <w:t>Champs</w:t>
            </w:r>
          </w:p>
        </w:tc>
        <w:tc>
          <w:tcPr>
            <w:tcW w:w="4644" w:type="dxa"/>
          </w:tcPr>
          <w:p w14:paraId="5071BEEB" w14:textId="2C79E25F" w:rsidR="00120E68" w:rsidRDefault="00120E68" w:rsidP="006467AB">
            <w:pPr>
              <w:cnfStyle w:val="100000000000" w:firstRow="1" w:lastRow="0" w:firstColumn="0" w:lastColumn="0" w:oddVBand="0" w:evenVBand="0" w:oddHBand="0" w:evenHBand="0" w:firstRowFirstColumn="0" w:firstRowLastColumn="0" w:lastRowFirstColumn="0" w:lastRowLastColumn="0"/>
            </w:pPr>
            <w:r>
              <w:t xml:space="preserve">Format </w:t>
            </w:r>
          </w:p>
        </w:tc>
      </w:tr>
      <w:tr w:rsidR="00120E68" w14:paraId="08B23F02" w14:textId="77777777" w:rsidTr="00F247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5753BFF" w14:textId="77777777" w:rsidR="00120E68" w:rsidRDefault="00120E68" w:rsidP="00F2475E">
            <w:r>
              <w:t>Séquence de fin message</w:t>
            </w:r>
          </w:p>
        </w:tc>
        <w:tc>
          <w:tcPr>
            <w:tcW w:w="4644" w:type="dxa"/>
          </w:tcPr>
          <w:p w14:paraId="1D8B6BC6" w14:textId="7D80B37C" w:rsidR="00120E68" w:rsidRDefault="00120E68" w:rsidP="00F2475E">
            <w:pPr>
              <w:cnfStyle w:val="000000100000" w:firstRow="0" w:lastRow="0" w:firstColumn="0" w:lastColumn="0" w:oddVBand="0" w:evenVBand="0" w:oddHBand="1" w:evenHBand="0" w:firstRowFirstColumn="0" w:firstRowLastColumn="0" w:lastRowFirstColumn="0" w:lastRowLastColumn="0"/>
            </w:pPr>
            <w:r>
              <w:t>Int [</w:t>
            </w:r>
            <w:r w:rsidR="00354BFA">
              <w:t>4</w:t>
            </w:r>
            <w:r>
              <w:t xml:space="preserve">] </w:t>
            </w:r>
            <w:r w:rsidR="008E50C1">
              <w:rPr>
                <w:rFonts w:ascii="Consolas" w:eastAsia="Times New Roman" w:hAnsi="Consolas" w:cs="Times New Roman"/>
                <w:color w:val="0451A5"/>
                <w:sz w:val="21"/>
                <w:szCs w:val="21"/>
                <w:lang w:val="en-US"/>
              </w:rPr>
              <w:t>“</w:t>
            </w:r>
            <w:r>
              <w:t>000</w:t>
            </w:r>
            <w:r w:rsidR="00354BFA">
              <w:t>0</w:t>
            </w:r>
            <w:r w:rsidR="008E50C1">
              <w:rPr>
                <w:rFonts w:ascii="Consolas" w:eastAsia="Times New Roman" w:hAnsi="Consolas" w:cs="Times New Roman"/>
                <w:color w:val="0451A5"/>
                <w:sz w:val="21"/>
                <w:szCs w:val="21"/>
                <w:lang w:val="en-US"/>
              </w:rPr>
              <w:t>”</w:t>
            </w:r>
          </w:p>
        </w:tc>
      </w:tr>
      <w:tr w:rsidR="00120E68" w14:paraId="2C843541" w14:textId="77777777" w:rsidTr="00613964">
        <w:tc>
          <w:tcPr>
            <w:cnfStyle w:val="001000000000" w:firstRow="0" w:lastRow="0" w:firstColumn="1" w:lastColumn="0" w:oddVBand="0" w:evenVBand="0" w:oddHBand="0" w:evenHBand="0" w:firstRowFirstColumn="0" w:firstRowLastColumn="0" w:lastRowFirstColumn="0" w:lastRowLastColumn="0"/>
            <w:tcW w:w="4644" w:type="dxa"/>
          </w:tcPr>
          <w:p w14:paraId="3927EC6B" w14:textId="77777777" w:rsidR="00120E68" w:rsidRDefault="00120E68" w:rsidP="00F2475E">
            <w:r>
              <w:t xml:space="preserve">Version de protocole </w:t>
            </w:r>
          </w:p>
        </w:tc>
        <w:tc>
          <w:tcPr>
            <w:tcW w:w="4644" w:type="dxa"/>
            <w:shd w:val="clear" w:color="auto" w:fill="FFFF00"/>
          </w:tcPr>
          <w:p w14:paraId="4BA5A3A8" w14:textId="4D8A0213" w:rsidR="00120E68" w:rsidRPr="007F7B8C" w:rsidRDefault="00613964" w:rsidP="00F2475E">
            <w:pPr>
              <w:cnfStyle w:val="000000000000" w:firstRow="0" w:lastRow="0" w:firstColumn="0" w:lastColumn="0" w:oddVBand="0" w:evenVBand="0" w:oddHBand="0" w:evenHBand="0" w:firstRowFirstColumn="0" w:firstRowLastColumn="0" w:lastRowFirstColumn="0" w:lastRowLastColumn="0"/>
            </w:pPr>
            <w:r>
              <w:t>Séquencement de 2 entiers</w:t>
            </w:r>
            <w:r w:rsidR="00120E68">
              <w:t xml:space="preserve"> </w:t>
            </w:r>
            <w:r w:rsidR="008E50C1">
              <w:rPr>
                <w:rFonts w:ascii="Consolas" w:eastAsia="Times New Roman" w:hAnsi="Consolas" w:cs="Times New Roman"/>
                <w:color w:val="0451A5"/>
                <w:sz w:val="21"/>
                <w:szCs w:val="21"/>
              </w:rPr>
              <w:t>« </w:t>
            </w:r>
            <w:r>
              <w:rPr>
                <w:rFonts w:ascii="Consolas" w:eastAsia="Times New Roman" w:hAnsi="Consolas" w:cs="Times New Roman"/>
                <w:sz w:val="21"/>
                <w:szCs w:val="21"/>
              </w:rPr>
              <w:t>41</w:t>
            </w:r>
            <w:r w:rsidR="008E50C1">
              <w:rPr>
                <w:rFonts w:ascii="Consolas" w:eastAsia="Times New Roman" w:hAnsi="Consolas" w:cs="Times New Roman"/>
                <w:color w:val="0451A5"/>
                <w:sz w:val="21"/>
                <w:szCs w:val="21"/>
              </w:rPr>
              <w:t> »</w:t>
            </w:r>
            <w:r w:rsidR="00120E68" w:rsidRPr="007F7B8C">
              <w:rPr>
                <w:rFonts w:ascii="Consolas" w:eastAsia="Times New Roman" w:hAnsi="Consolas" w:cs="Times New Roman"/>
                <w:color w:val="0451A5"/>
                <w:sz w:val="21"/>
                <w:szCs w:val="21"/>
              </w:rPr>
              <w:t xml:space="preserve"> </w:t>
            </w:r>
            <w:r w:rsidR="00120E68" w:rsidRPr="00921D58">
              <w:rPr>
                <w:rFonts w:ascii="Consolas" w:eastAsia="Times New Roman" w:hAnsi="Consolas" w:cs="Times New Roman"/>
                <w:color w:val="0451A5"/>
                <w:sz w:val="21"/>
                <w:szCs w:val="21"/>
              </w:rPr>
              <w:t>Le premier chiffre indique l</w:t>
            </w:r>
            <w:r w:rsidR="008E50C1">
              <w:rPr>
                <w:rFonts w:ascii="Consolas" w:eastAsia="Times New Roman" w:hAnsi="Consolas" w:cs="Times New Roman"/>
                <w:color w:val="0451A5"/>
                <w:sz w:val="21"/>
                <w:szCs w:val="21"/>
              </w:rPr>
              <w:t>’</w:t>
            </w:r>
            <w:r w:rsidR="00120E68" w:rsidRPr="00921D58">
              <w:rPr>
                <w:rFonts w:ascii="Consolas" w:eastAsia="Times New Roman" w:hAnsi="Consolas" w:cs="Times New Roman"/>
                <w:color w:val="0451A5"/>
                <w:sz w:val="21"/>
                <w:szCs w:val="21"/>
              </w:rPr>
              <w:t>année, tandis que l</w:t>
            </w:r>
            <w:r>
              <w:rPr>
                <w:rFonts w:ascii="Consolas" w:eastAsia="Times New Roman" w:hAnsi="Consolas" w:cs="Times New Roman"/>
                <w:color w:val="0451A5"/>
                <w:sz w:val="21"/>
                <w:szCs w:val="21"/>
              </w:rPr>
              <w:t xml:space="preserve">e </w:t>
            </w:r>
            <w:r w:rsidR="00120E68" w:rsidRPr="00921D58">
              <w:rPr>
                <w:rFonts w:ascii="Consolas" w:eastAsia="Times New Roman" w:hAnsi="Consolas" w:cs="Times New Roman"/>
                <w:color w:val="0451A5"/>
                <w:sz w:val="21"/>
                <w:szCs w:val="21"/>
              </w:rPr>
              <w:t>dernie</w:t>
            </w:r>
            <w:r>
              <w:rPr>
                <w:rFonts w:ascii="Consolas" w:eastAsia="Times New Roman" w:hAnsi="Consolas" w:cs="Times New Roman"/>
                <w:color w:val="0451A5"/>
                <w:sz w:val="21"/>
                <w:szCs w:val="21"/>
              </w:rPr>
              <w:t>r</w:t>
            </w:r>
            <w:r w:rsidR="00120E68" w:rsidRPr="00921D58">
              <w:rPr>
                <w:rFonts w:ascii="Consolas" w:eastAsia="Times New Roman" w:hAnsi="Consolas" w:cs="Times New Roman"/>
                <w:color w:val="0451A5"/>
                <w:sz w:val="21"/>
                <w:szCs w:val="21"/>
              </w:rPr>
              <w:t xml:space="preserve"> </w:t>
            </w:r>
            <w:r w:rsidRPr="00921D58">
              <w:rPr>
                <w:rFonts w:ascii="Consolas" w:eastAsia="Times New Roman" w:hAnsi="Consolas" w:cs="Times New Roman"/>
                <w:color w:val="0451A5"/>
                <w:sz w:val="21"/>
                <w:szCs w:val="21"/>
              </w:rPr>
              <w:t>correspond</w:t>
            </w:r>
            <w:r w:rsidR="00120E68" w:rsidRPr="00921D58">
              <w:rPr>
                <w:rFonts w:ascii="Consolas" w:eastAsia="Times New Roman" w:hAnsi="Consolas" w:cs="Times New Roman"/>
                <w:color w:val="0451A5"/>
                <w:sz w:val="21"/>
                <w:szCs w:val="21"/>
              </w:rPr>
              <w:t xml:space="preserve"> à la version du protocole pour cette année.</w:t>
            </w:r>
            <w:r w:rsidR="00533BA3">
              <w:rPr>
                <w:rFonts w:ascii="Consolas" w:eastAsia="Times New Roman" w:hAnsi="Consolas" w:cs="Times New Roman"/>
                <w:color w:val="0451A5"/>
                <w:sz w:val="21"/>
                <w:szCs w:val="21"/>
              </w:rPr>
              <w:br/>
            </w:r>
            <w:r w:rsidR="00533BA3" w:rsidRPr="00533BA3">
              <w:rPr>
                <w:rFonts w:ascii="Consolas" w:hAnsi="Consolas" w:cs="Times New Roman"/>
                <w:color w:val="0451A5"/>
                <w:sz w:val="21"/>
                <w:szCs w:val="21"/>
                <w:shd w:val="clear" w:color="auto" w:fill="FFC000" w:themeFill="accent4"/>
              </w:rPr>
              <w:t>cette valeur est codé sur 1 octet.</w:t>
            </w:r>
          </w:p>
        </w:tc>
      </w:tr>
    </w:tbl>
    <w:p w14:paraId="6C16BEE2" w14:textId="77777777" w:rsidR="00120E68" w:rsidRDefault="00120E68" w:rsidP="006467AB"/>
    <w:p w14:paraId="278BB6A7" w14:textId="599FCAC3" w:rsidR="006467AB" w:rsidRDefault="006467AB" w:rsidP="006467AB">
      <w:r>
        <w:t>*D’autres règles à définir dans le cas de besoin</w:t>
      </w:r>
    </w:p>
    <w:p w14:paraId="6D974E03" w14:textId="77777777" w:rsidR="006F1E0E" w:rsidRDefault="006F1E0E" w:rsidP="006467AB"/>
    <w:p w14:paraId="019C2AF8" w14:textId="057519D7" w:rsidR="006467AB" w:rsidRDefault="006467AB" w:rsidP="00933B6F">
      <w:pPr>
        <w:rPr>
          <w:b/>
          <w:bCs/>
          <w:u w:val="single"/>
        </w:rPr>
      </w:pPr>
      <w:r w:rsidRPr="0059030B">
        <w:rPr>
          <w:b/>
          <w:bCs/>
          <w:u w:val="single"/>
        </w:rPr>
        <w:t>Identifiants de</w:t>
      </w:r>
      <w:r w:rsidR="0059030B" w:rsidRPr="0059030B">
        <w:rPr>
          <w:b/>
          <w:bCs/>
          <w:u w:val="single"/>
        </w:rPr>
        <w:t xml:space="preserve"> type des</w:t>
      </w:r>
      <w:r w:rsidRPr="0059030B">
        <w:rPr>
          <w:b/>
          <w:bCs/>
          <w:u w:val="single"/>
        </w:rPr>
        <w:t xml:space="preserve"> messages Supervision</w:t>
      </w:r>
      <w:r w:rsidR="008E50C1">
        <w:rPr>
          <w:b/>
          <w:bCs/>
          <w:u w:val="single"/>
        </w:rPr>
        <w:t> </w:t>
      </w:r>
      <w:r w:rsidRPr="0059030B">
        <w:rPr>
          <w:b/>
          <w:bCs/>
          <w:u w:val="single"/>
        </w:rPr>
        <w:t>:</w:t>
      </w:r>
    </w:p>
    <w:p w14:paraId="5D7BE489" w14:textId="77777777" w:rsidR="0059030B" w:rsidRPr="00B97135" w:rsidRDefault="0059030B" w:rsidP="00933B6F">
      <w:pPr>
        <w:rPr>
          <w:b/>
          <w:bCs/>
          <w:u w:val="single"/>
        </w:rPr>
      </w:pPr>
    </w:p>
    <w:tbl>
      <w:tblPr>
        <w:tblStyle w:val="TableauGrille4-Accentuation5"/>
        <w:tblW w:w="0" w:type="auto"/>
        <w:tblLook w:val="04A0" w:firstRow="1" w:lastRow="0" w:firstColumn="1" w:lastColumn="0" w:noHBand="0" w:noVBand="1"/>
      </w:tblPr>
      <w:tblGrid>
        <w:gridCol w:w="4644"/>
        <w:gridCol w:w="4644"/>
      </w:tblGrid>
      <w:tr w:rsidR="006467AB" w14:paraId="1FEFD79E" w14:textId="77777777" w:rsidTr="00646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050B5A7D" w14:textId="4B4C64B4" w:rsidR="006467AB" w:rsidRDefault="006467AB" w:rsidP="00933B6F">
            <w:pPr>
              <w:rPr>
                <w:lang w:val="en-US"/>
              </w:rPr>
            </w:pPr>
            <w:bookmarkStart w:id="169" w:name="_Hlk186117411"/>
            <w:r>
              <w:rPr>
                <w:lang w:val="en-US"/>
              </w:rPr>
              <w:t>Message</w:t>
            </w:r>
          </w:p>
        </w:tc>
        <w:tc>
          <w:tcPr>
            <w:tcW w:w="4644" w:type="dxa"/>
          </w:tcPr>
          <w:p w14:paraId="1F9B3292" w14:textId="55169CAF" w:rsidR="006467AB" w:rsidRDefault="0059030B" w:rsidP="00933B6F">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Id </w:t>
            </w:r>
            <w:r w:rsidR="00590635">
              <w:rPr>
                <w:lang w:val="en-US"/>
              </w:rPr>
              <w:t>t</w:t>
            </w:r>
            <w:r>
              <w:rPr>
                <w:lang w:val="en-US"/>
              </w:rPr>
              <w:t>ype</w:t>
            </w:r>
          </w:p>
        </w:tc>
      </w:tr>
      <w:tr w:rsidR="006467AB" w14:paraId="4A5C081B" w14:textId="77777777" w:rsidTr="006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F2F944D" w14:textId="4AD32C3C" w:rsidR="006467AB" w:rsidRDefault="0059030B" w:rsidP="00933B6F">
            <w:pPr>
              <w:rPr>
                <w:lang w:val="en-US"/>
              </w:rPr>
            </w:pPr>
            <w:r w:rsidRPr="0059030B">
              <w:rPr>
                <w:lang w:val="en-US"/>
              </w:rPr>
              <w:lastRenderedPageBreak/>
              <w:t>InscriptionMessageResponse</w:t>
            </w:r>
          </w:p>
        </w:tc>
        <w:tc>
          <w:tcPr>
            <w:tcW w:w="4644" w:type="dxa"/>
          </w:tcPr>
          <w:p w14:paraId="6F5927E2" w14:textId="2254D74F" w:rsidR="006467AB" w:rsidRDefault="0059030B"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6467AB" w14:paraId="3E09C0C5" w14:textId="77777777" w:rsidTr="006467AB">
        <w:tc>
          <w:tcPr>
            <w:cnfStyle w:val="001000000000" w:firstRow="0" w:lastRow="0" w:firstColumn="1" w:lastColumn="0" w:oddVBand="0" w:evenVBand="0" w:oddHBand="0" w:evenHBand="0" w:firstRowFirstColumn="0" w:firstRowLastColumn="0" w:lastRowFirstColumn="0" w:lastRowLastColumn="0"/>
            <w:tcW w:w="4644" w:type="dxa"/>
          </w:tcPr>
          <w:p w14:paraId="47AFC927" w14:textId="53152409" w:rsidR="006467AB" w:rsidRDefault="0059030B" w:rsidP="00933B6F">
            <w:pPr>
              <w:rPr>
                <w:lang w:val="en-US"/>
              </w:rPr>
            </w:pPr>
            <w:r w:rsidRPr="0059030B">
              <w:rPr>
                <w:lang w:val="en-US"/>
              </w:rPr>
              <w:t>CheckStatus</w:t>
            </w:r>
          </w:p>
        </w:tc>
        <w:tc>
          <w:tcPr>
            <w:tcW w:w="4644" w:type="dxa"/>
          </w:tcPr>
          <w:p w14:paraId="3DC4B2BD" w14:textId="02AB5C08" w:rsidR="006467AB" w:rsidRDefault="0059030B" w:rsidP="00933B6F">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6467AB" w14:paraId="4AFF914C" w14:textId="77777777" w:rsidTr="006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73523AE" w14:textId="573F3532" w:rsidR="006467AB" w:rsidRDefault="0059030B" w:rsidP="00933B6F">
            <w:pPr>
              <w:rPr>
                <w:lang w:val="en-US"/>
              </w:rPr>
            </w:pPr>
            <w:r w:rsidRPr="0059030B">
              <w:rPr>
                <w:lang w:val="en-US"/>
              </w:rPr>
              <w:t>MissionAssignment</w:t>
            </w:r>
          </w:p>
        </w:tc>
        <w:tc>
          <w:tcPr>
            <w:tcW w:w="4644" w:type="dxa"/>
          </w:tcPr>
          <w:p w14:paraId="6CA68314" w14:textId="02F656CF" w:rsidR="006467AB" w:rsidRDefault="0059030B"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59030B" w14:paraId="078E7586" w14:textId="77777777" w:rsidTr="006467AB">
        <w:tc>
          <w:tcPr>
            <w:cnfStyle w:val="001000000000" w:firstRow="0" w:lastRow="0" w:firstColumn="1" w:lastColumn="0" w:oddVBand="0" w:evenVBand="0" w:oddHBand="0" w:evenHBand="0" w:firstRowFirstColumn="0" w:firstRowLastColumn="0" w:lastRowFirstColumn="0" w:lastRowLastColumn="0"/>
            <w:tcW w:w="4644" w:type="dxa"/>
          </w:tcPr>
          <w:p w14:paraId="22193B0D" w14:textId="5CFDB4AE" w:rsidR="0059030B" w:rsidRPr="0059030B" w:rsidRDefault="0059030B" w:rsidP="00933B6F">
            <w:pPr>
              <w:rPr>
                <w:lang w:val="en-US"/>
              </w:rPr>
            </w:pPr>
            <w:r w:rsidRPr="0059030B">
              <w:rPr>
                <w:lang w:val="en-US"/>
              </w:rPr>
              <w:t>ISAuthorization</w:t>
            </w:r>
          </w:p>
        </w:tc>
        <w:tc>
          <w:tcPr>
            <w:tcW w:w="4644" w:type="dxa"/>
          </w:tcPr>
          <w:p w14:paraId="3CFB162C" w14:textId="3F6CE3A5" w:rsidR="0059030B" w:rsidRDefault="0059030B" w:rsidP="00933B6F">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59030B" w14:paraId="5062C389" w14:textId="77777777" w:rsidTr="006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38D0C49" w14:textId="3F0FA876" w:rsidR="0059030B" w:rsidRPr="0059030B" w:rsidRDefault="0059030B" w:rsidP="00933B6F">
            <w:pPr>
              <w:rPr>
                <w:lang w:val="en-US"/>
              </w:rPr>
            </w:pPr>
            <w:r w:rsidRPr="0059030B">
              <w:rPr>
                <w:lang w:val="en-US"/>
              </w:rPr>
              <w:t>ISStopCommand</w:t>
            </w:r>
          </w:p>
        </w:tc>
        <w:tc>
          <w:tcPr>
            <w:tcW w:w="4644" w:type="dxa"/>
          </w:tcPr>
          <w:p w14:paraId="051D4EC0" w14:textId="4F66145E" w:rsidR="0059030B" w:rsidRDefault="0059030B"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r>
      <w:tr w:rsidR="0059030B" w14:paraId="64B05204" w14:textId="77777777" w:rsidTr="006467AB">
        <w:tc>
          <w:tcPr>
            <w:cnfStyle w:val="001000000000" w:firstRow="0" w:lastRow="0" w:firstColumn="1" w:lastColumn="0" w:oddVBand="0" w:evenVBand="0" w:oddHBand="0" w:evenHBand="0" w:firstRowFirstColumn="0" w:firstRowLastColumn="0" w:lastRowFirstColumn="0" w:lastRowLastColumn="0"/>
            <w:tcW w:w="4644" w:type="dxa"/>
          </w:tcPr>
          <w:p w14:paraId="11448309" w14:textId="3A474289" w:rsidR="0059030B" w:rsidRPr="0059030B" w:rsidRDefault="0059030B" w:rsidP="00933B6F">
            <w:pPr>
              <w:rPr>
                <w:lang w:val="en-US"/>
              </w:rPr>
            </w:pPr>
            <w:r w:rsidRPr="0059030B">
              <w:rPr>
                <w:lang w:val="en-US"/>
              </w:rPr>
              <w:t>ISLMTVCommand</w:t>
            </w:r>
          </w:p>
        </w:tc>
        <w:tc>
          <w:tcPr>
            <w:tcW w:w="4644" w:type="dxa"/>
          </w:tcPr>
          <w:p w14:paraId="0C639DFB" w14:textId="1A282DC5" w:rsidR="0059030B" w:rsidRDefault="0059030B" w:rsidP="00933B6F">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r w:rsidR="0059030B" w14:paraId="109883E8" w14:textId="77777777" w:rsidTr="0064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0F1E2E92" w14:textId="6ADD1F96" w:rsidR="0059030B" w:rsidRPr="0059030B" w:rsidRDefault="0059030B" w:rsidP="00933B6F">
            <w:pPr>
              <w:rPr>
                <w:lang w:val="en-US"/>
              </w:rPr>
            </w:pPr>
            <w:r w:rsidRPr="0059030B">
              <w:rPr>
                <w:lang w:val="en-US"/>
              </w:rPr>
              <w:t>ISUpdateMission</w:t>
            </w:r>
          </w:p>
        </w:tc>
        <w:tc>
          <w:tcPr>
            <w:tcW w:w="4644" w:type="dxa"/>
          </w:tcPr>
          <w:p w14:paraId="13ED45B9" w14:textId="1270AD52" w:rsidR="0059030B" w:rsidRDefault="0059030B"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r>
      <w:tr w:rsidR="0059030B" w14:paraId="007DCE0F" w14:textId="77777777" w:rsidTr="006467AB">
        <w:tc>
          <w:tcPr>
            <w:cnfStyle w:val="001000000000" w:firstRow="0" w:lastRow="0" w:firstColumn="1" w:lastColumn="0" w:oddVBand="0" w:evenVBand="0" w:oddHBand="0" w:evenHBand="0" w:firstRowFirstColumn="0" w:firstRowLastColumn="0" w:lastRowFirstColumn="0" w:lastRowLastColumn="0"/>
            <w:tcW w:w="4644" w:type="dxa"/>
          </w:tcPr>
          <w:p w14:paraId="7042B09A" w14:textId="10CC24C5" w:rsidR="0059030B" w:rsidRPr="0059030B" w:rsidRDefault="0059030B" w:rsidP="00933B6F">
            <w:pPr>
              <w:rPr>
                <w:lang w:val="en-US"/>
              </w:rPr>
            </w:pPr>
            <w:r w:rsidRPr="0059030B">
              <w:rPr>
                <w:lang w:val="en-US"/>
              </w:rPr>
              <w:t>ISAnnulationReservation</w:t>
            </w:r>
          </w:p>
        </w:tc>
        <w:tc>
          <w:tcPr>
            <w:tcW w:w="4644" w:type="dxa"/>
          </w:tcPr>
          <w:p w14:paraId="497DF71C" w14:textId="07B5D299" w:rsidR="0059030B" w:rsidRDefault="0059030B" w:rsidP="00933B6F">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r>
      <w:tr w:rsidR="00B3312B" w14:paraId="3B4E5ECE" w14:textId="77777777" w:rsidTr="006A3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auto"/>
          </w:tcPr>
          <w:p w14:paraId="44FFC01D" w14:textId="19DFFF96" w:rsidR="00B3312B" w:rsidRPr="0059030B" w:rsidRDefault="00B3312B" w:rsidP="00933B6F">
            <w:pPr>
              <w:rPr>
                <w:lang w:val="en-US"/>
              </w:rPr>
            </w:pPr>
            <w:r>
              <w:rPr>
                <w:lang w:val="en-US"/>
              </w:rPr>
              <w:t>ISKnowledge</w:t>
            </w:r>
          </w:p>
        </w:tc>
        <w:tc>
          <w:tcPr>
            <w:tcW w:w="4644" w:type="dxa"/>
            <w:shd w:val="clear" w:color="auto" w:fill="auto"/>
          </w:tcPr>
          <w:p w14:paraId="2279F23A" w14:textId="415CD22B" w:rsidR="00B3312B" w:rsidRDefault="00B3312B"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r>
      <w:tr w:rsidR="00BD2C1E" w14:paraId="684EDBC0" w14:textId="77777777" w:rsidTr="006A3D82">
        <w:tc>
          <w:tcPr>
            <w:cnfStyle w:val="001000000000" w:firstRow="0" w:lastRow="0" w:firstColumn="1" w:lastColumn="0" w:oddVBand="0" w:evenVBand="0" w:oddHBand="0" w:evenHBand="0" w:firstRowFirstColumn="0" w:firstRowLastColumn="0" w:lastRowFirstColumn="0" w:lastRowLastColumn="0"/>
            <w:tcW w:w="4644" w:type="dxa"/>
            <w:shd w:val="clear" w:color="auto" w:fill="auto"/>
          </w:tcPr>
          <w:p w14:paraId="5999D02B" w14:textId="79DB3BE2" w:rsidR="00BD2C1E" w:rsidRDefault="00BD2C1E" w:rsidP="00933B6F">
            <w:pPr>
              <w:rPr>
                <w:lang w:val="en-US"/>
              </w:rPr>
            </w:pPr>
            <w:r>
              <w:rPr>
                <w:lang w:val="en-US"/>
              </w:rPr>
              <w:t>ResumeMission</w:t>
            </w:r>
          </w:p>
        </w:tc>
        <w:tc>
          <w:tcPr>
            <w:tcW w:w="4644" w:type="dxa"/>
            <w:shd w:val="clear" w:color="auto" w:fill="auto"/>
          </w:tcPr>
          <w:p w14:paraId="7CD3E6EC" w14:textId="411E5EFD" w:rsidR="00BD2C1E" w:rsidRDefault="00BD2C1E" w:rsidP="00933B6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r>
      <w:tr w:rsidR="006A3D82" w14:paraId="7436383D" w14:textId="77777777" w:rsidTr="006A3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shd w:val="clear" w:color="auto" w:fill="auto"/>
          </w:tcPr>
          <w:p w14:paraId="55139E57" w14:textId="77877FCB" w:rsidR="006A3D82" w:rsidRDefault="006A3D82" w:rsidP="00933B6F">
            <w:pPr>
              <w:rPr>
                <w:lang w:val="en-US"/>
              </w:rPr>
            </w:pPr>
            <w:proofErr w:type="spellStart"/>
            <w:r>
              <w:rPr>
                <w:lang w:val="en-US"/>
              </w:rPr>
              <w:t>LMTVRelease</w:t>
            </w:r>
            <w:proofErr w:type="spellEnd"/>
          </w:p>
        </w:tc>
        <w:tc>
          <w:tcPr>
            <w:tcW w:w="4644" w:type="dxa"/>
            <w:shd w:val="clear" w:color="auto" w:fill="auto"/>
          </w:tcPr>
          <w:p w14:paraId="6CAE4266" w14:textId="0F608DA1" w:rsidR="006A3D82" w:rsidRDefault="006A3D82" w:rsidP="00933B6F">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bookmarkEnd w:id="169"/>
    </w:tbl>
    <w:p w14:paraId="4784D24E" w14:textId="77777777" w:rsidR="00F06832" w:rsidRDefault="00F06832" w:rsidP="00933B6F">
      <w:pPr>
        <w:rPr>
          <w:lang w:val="en-US"/>
        </w:rPr>
      </w:pPr>
    </w:p>
    <w:p w14:paraId="7DCF1CDE" w14:textId="77777777" w:rsidR="00F06832" w:rsidRDefault="00F06832" w:rsidP="00933B6F">
      <w:pPr>
        <w:rPr>
          <w:lang w:val="en-US"/>
        </w:rPr>
      </w:pPr>
    </w:p>
    <w:p w14:paraId="6AFB9CC6" w14:textId="08156D4E" w:rsidR="00F06832" w:rsidRDefault="0059030B" w:rsidP="00933B6F">
      <w:pPr>
        <w:rPr>
          <w:b/>
          <w:bCs/>
          <w:u w:val="single"/>
        </w:rPr>
      </w:pPr>
      <w:r w:rsidRPr="00F06832">
        <w:rPr>
          <w:b/>
          <w:bCs/>
          <w:u w:val="single"/>
        </w:rPr>
        <w:t>Identifiants de type des messages AD</w:t>
      </w:r>
      <w:r w:rsidR="008E50C1">
        <w:rPr>
          <w:b/>
          <w:bCs/>
          <w:u w:val="single"/>
        </w:rPr>
        <w:t> </w:t>
      </w:r>
      <w:r w:rsidRPr="00F06832">
        <w:rPr>
          <w:b/>
          <w:bCs/>
          <w:u w:val="single"/>
        </w:rPr>
        <w:t>:</w:t>
      </w:r>
    </w:p>
    <w:p w14:paraId="480B6B19" w14:textId="77777777" w:rsidR="00F06832" w:rsidRDefault="00F06832" w:rsidP="00933B6F"/>
    <w:tbl>
      <w:tblPr>
        <w:tblStyle w:val="TableauGrille4-Accentuation5"/>
        <w:tblW w:w="0" w:type="auto"/>
        <w:tblLook w:val="04A0" w:firstRow="1" w:lastRow="0" w:firstColumn="1" w:lastColumn="0" w:noHBand="0" w:noVBand="1"/>
      </w:tblPr>
      <w:tblGrid>
        <w:gridCol w:w="4644"/>
        <w:gridCol w:w="4644"/>
      </w:tblGrid>
      <w:tr w:rsidR="0059030B" w14:paraId="1D78AF32" w14:textId="77777777" w:rsidTr="0059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088CC71E" w14:textId="6D2D857D" w:rsidR="0059030B" w:rsidRDefault="0059030B" w:rsidP="00933B6F">
            <w:r>
              <w:t>Message</w:t>
            </w:r>
          </w:p>
        </w:tc>
        <w:tc>
          <w:tcPr>
            <w:tcW w:w="4644" w:type="dxa"/>
          </w:tcPr>
          <w:p w14:paraId="1BBF85B2" w14:textId="779390F7" w:rsidR="0059030B" w:rsidRDefault="0059030B" w:rsidP="00933B6F">
            <w:pPr>
              <w:cnfStyle w:val="100000000000" w:firstRow="1" w:lastRow="0" w:firstColumn="0" w:lastColumn="0" w:oddVBand="0" w:evenVBand="0" w:oddHBand="0" w:evenHBand="0" w:firstRowFirstColumn="0" w:firstRowLastColumn="0" w:lastRowFirstColumn="0" w:lastRowLastColumn="0"/>
            </w:pPr>
            <w:r>
              <w:t>Id type</w:t>
            </w:r>
          </w:p>
        </w:tc>
      </w:tr>
      <w:tr w:rsidR="0059030B" w14:paraId="0ED8AC09" w14:textId="77777777" w:rsidTr="0059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9E5C71D" w14:textId="7C5A5D72" w:rsidR="0059030B" w:rsidRDefault="00590635" w:rsidP="00933B6F">
            <w:r w:rsidRPr="00590635">
              <w:t>InscriptionMessage</w:t>
            </w:r>
          </w:p>
        </w:tc>
        <w:tc>
          <w:tcPr>
            <w:tcW w:w="4644" w:type="dxa"/>
          </w:tcPr>
          <w:p w14:paraId="3F1474FC" w14:textId="16AF84E2" w:rsidR="0059030B" w:rsidRDefault="0085307E" w:rsidP="00933B6F">
            <w:pPr>
              <w:cnfStyle w:val="000000100000" w:firstRow="0" w:lastRow="0" w:firstColumn="0" w:lastColumn="0" w:oddVBand="0" w:evenVBand="0" w:oddHBand="1" w:evenHBand="0" w:firstRowFirstColumn="0" w:firstRowLastColumn="0" w:lastRowFirstColumn="0" w:lastRowLastColumn="0"/>
            </w:pPr>
            <w:r>
              <w:t>20</w:t>
            </w:r>
            <w:r w:rsidR="00590635">
              <w:t>1</w:t>
            </w:r>
          </w:p>
        </w:tc>
      </w:tr>
      <w:tr w:rsidR="0059030B" w14:paraId="542210BF" w14:textId="77777777" w:rsidTr="0059030B">
        <w:tc>
          <w:tcPr>
            <w:cnfStyle w:val="001000000000" w:firstRow="0" w:lastRow="0" w:firstColumn="1" w:lastColumn="0" w:oddVBand="0" w:evenVBand="0" w:oddHBand="0" w:evenHBand="0" w:firstRowFirstColumn="0" w:firstRowLastColumn="0" w:lastRowFirstColumn="0" w:lastRowLastColumn="0"/>
            <w:tcW w:w="4644" w:type="dxa"/>
          </w:tcPr>
          <w:p w14:paraId="294C897F" w14:textId="25A6D914" w:rsidR="0059030B" w:rsidRDefault="00590635" w:rsidP="00933B6F">
            <w:r w:rsidRPr="00590635">
              <w:t>CheckStatusResponse</w:t>
            </w:r>
          </w:p>
        </w:tc>
        <w:tc>
          <w:tcPr>
            <w:tcW w:w="4644" w:type="dxa"/>
          </w:tcPr>
          <w:p w14:paraId="784397C3" w14:textId="48264A49" w:rsidR="0059030B" w:rsidRDefault="0085307E" w:rsidP="00933B6F">
            <w:pPr>
              <w:cnfStyle w:val="000000000000" w:firstRow="0" w:lastRow="0" w:firstColumn="0" w:lastColumn="0" w:oddVBand="0" w:evenVBand="0" w:oddHBand="0" w:evenHBand="0" w:firstRowFirstColumn="0" w:firstRowLastColumn="0" w:lastRowFirstColumn="0" w:lastRowLastColumn="0"/>
            </w:pPr>
            <w:r>
              <w:t>20</w:t>
            </w:r>
            <w:r w:rsidR="00590635">
              <w:t>2</w:t>
            </w:r>
          </w:p>
        </w:tc>
      </w:tr>
      <w:tr w:rsidR="0059030B" w14:paraId="00B9D8CA" w14:textId="77777777" w:rsidTr="0059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39E9416F" w14:textId="619CB913" w:rsidR="0059030B" w:rsidRDefault="00590635" w:rsidP="00933B6F">
            <w:r w:rsidRPr="00590635">
              <w:t>MissionAssignmentResponse</w:t>
            </w:r>
          </w:p>
        </w:tc>
        <w:tc>
          <w:tcPr>
            <w:tcW w:w="4644" w:type="dxa"/>
          </w:tcPr>
          <w:p w14:paraId="44801531" w14:textId="1D24E34F" w:rsidR="0059030B" w:rsidRDefault="0085307E" w:rsidP="00933B6F">
            <w:pPr>
              <w:cnfStyle w:val="000000100000" w:firstRow="0" w:lastRow="0" w:firstColumn="0" w:lastColumn="0" w:oddVBand="0" w:evenVBand="0" w:oddHBand="1" w:evenHBand="0" w:firstRowFirstColumn="0" w:firstRowLastColumn="0" w:lastRowFirstColumn="0" w:lastRowLastColumn="0"/>
            </w:pPr>
            <w:r>
              <w:t>20</w:t>
            </w:r>
            <w:r w:rsidR="00590635">
              <w:t>3</w:t>
            </w:r>
          </w:p>
        </w:tc>
      </w:tr>
      <w:tr w:rsidR="0059030B" w14:paraId="61FC350B" w14:textId="77777777" w:rsidTr="0059030B">
        <w:tc>
          <w:tcPr>
            <w:cnfStyle w:val="001000000000" w:firstRow="0" w:lastRow="0" w:firstColumn="1" w:lastColumn="0" w:oddVBand="0" w:evenVBand="0" w:oddHBand="0" w:evenHBand="0" w:firstRowFirstColumn="0" w:firstRowLastColumn="0" w:lastRowFirstColumn="0" w:lastRowLastColumn="0"/>
            <w:tcW w:w="4644" w:type="dxa"/>
          </w:tcPr>
          <w:p w14:paraId="74BE64A4" w14:textId="5E67CF7D" w:rsidR="0059030B" w:rsidRDefault="00590635" w:rsidP="00933B6F">
            <w:r w:rsidRPr="00590635">
              <w:t>ISAuthorizationRequest</w:t>
            </w:r>
          </w:p>
        </w:tc>
        <w:tc>
          <w:tcPr>
            <w:tcW w:w="4644" w:type="dxa"/>
          </w:tcPr>
          <w:p w14:paraId="4727EEAD" w14:textId="1537484B" w:rsidR="0059030B" w:rsidRDefault="0085307E" w:rsidP="00933B6F">
            <w:pPr>
              <w:cnfStyle w:val="000000000000" w:firstRow="0" w:lastRow="0" w:firstColumn="0" w:lastColumn="0" w:oddVBand="0" w:evenVBand="0" w:oddHBand="0" w:evenHBand="0" w:firstRowFirstColumn="0" w:firstRowLastColumn="0" w:lastRowFirstColumn="0" w:lastRowLastColumn="0"/>
            </w:pPr>
            <w:r>
              <w:t>20</w:t>
            </w:r>
            <w:r w:rsidR="00590635">
              <w:t>4</w:t>
            </w:r>
          </w:p>
        </w:tc>
      </w:tr>
      <w:tr w:rsidR="0059030B" w14:paraId="442BF65B" w14:textId="77777777" w:rsidTr="0059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38BCACD" w14:textId="4A2E8729" w:rsidR="0059030B" w:rsidRDefault="00590635" w:rsidP="00933B6F">
            <w:r w:rsidRPr="00590635">
              <w:t>ISReleaseRequest</w:t>
            </w:r>
          </w:p>
        </w:tc>
        <w:tc>
          <w:tcPr>
            <w:tcW w:w="4644" w:type="dxa"/>
          </w:tcPr>
          <w:p w14:paraId="44EFF237" w14:textId="33CD6311" w:rsidR="0059030B" w:rsidRDefault="0085307E" w:rsidP="00933B6F">
            <w:pPr>
              <w:cnfStyle w:val="000000100000" w:firstRow="0" w:lastRow="0" w:firstColumn="0" w:lastColumn="0" w:oddVBand="0" w:evenVBand="0" w:oddHBand="1" w:evenHBand="0" w:firstRowFirstColumn="0" w:firstRowLastColumn="0" w:lastRowFirstColumn="0" w:lastRowLastColumn="0"/>
            </w:pPr>
            <w:r>
              <w:t>20</w:t>
            </w:r>
            <w:r w:rsidR="00590635">
              <w:t>5</w:t>
            </w:r>
          </w:p>
        </w:tc>
      </w:tr>
      <w:tr w:rsidR="00590635" w14:paraId="21910BFE" w14:textId="77777777" w:rsidTr="0059030B">
        <w:tc>
          <w:tcPr>
            <w:cnfStyle w:val="001000000000" w:firstRow="0" w:lastRow="0" w:firstColumn="1" w:lastColumn="0" w:oddVBand="0" w:evenVBand="0" w:oddHBand="0" w:evenHBand="0" w:firstRowFirstColumn="0" w:firstRowLastColumn="0" w:lastRowFirstColumn="0" w:lastRowLastColumn="0"/>
            <w:tcW w:w="4644" w:type="dxa"/>
          </w:tcPr>
          <w:p w14:paraId="3D386337" w14:textId="3D691237" w:rsidR="00590635" w:rsidRPr="00590635" w:rsidRDefault="00590635" w:rsidP="00933B6F">
            <w:r w:rsidRPr="00590635">
              <w:t>VehicleTrackingInfo</w:t>
            </w:r>
          </w:p>
        </w:tc>
        <w:tc>
          <w:tcPr>
            <w:tcW w:w="4644" w:type="dxa"/>
          </w:tcPr>
          <w:p w14:paraId="374307DA" w14:textId="619F5118" w:rsidR="00590635" w:rsidRDefault="0085307E" w:rsidP="00933B6F">
            <w:pPr>
              <w:cnfStyle w:val="000000000000" w:firstRow="0" w:lastRow="0" w:firstColumn="0" w:lastColumn="0" w:oddVBand="0" w:evenVBand="0" w:oddHBand="0" w:evenHBand="0" w:firstRowFirstColumn="0" w:firstRowLastColumn="0" w:lastRowFirstColumn="0" w:lastRowLastColumn="0"/>
            </w:pPr>
            <w:r>
              <w:t>20</w:t>
            </w:r>
            <w:r w:rsidR="00590635">
              <w:t>6</w:t>
            </w:r>
          </w:p>
        </w:tc>
      </w:tr>
    </w:tbl>
    <w:p w14:paraId="5421B006" w14:textId="36DAAD73" w:rsidR="0059030B" w:rsidRDefault="0059030B" w:rsidP="00933B6F"/>
    <w:p w14:paraId="7FCF3545" w14:textId="39CDC260" w:rsidR="000316F5" w:rsidRPr="001008E0" w:rsidRDefault="001008E0" w:rsidP="00BA232D">
      <w:pPr>
        <w:rPr>
          <w:i/>
          <w:iCs/>
          <w:sz w:val="24"/>
          <w:szCs w:val="24"/>
        </w:rPr>
      </w:pPr>
      <w:r w:rsidRPr="001008E0">
        <w:rPr>
          <w:i/>
          <w:iCs/>
          <w:sz w:val="24"/>
          <w:szCs w:val="24"/>
        </w:rPr>
        <w:t>La taille de l</w:t>
      </w:r>
      <w:r w:rsidR="008E50C1">
        <w:rPr>
          <w:i/>
          <w:iCs/>
          <w:sz w:val="24"/>
          <w:szCs w:val="24"/>
        </w:rPr>
        <w:t>’</w:t>
      </w:r>
      <w:r w:rsidRPr="001008E0">
        <w:rPr>
          <w:i/>
          <w:iCs/>
          <w:sz w:val="24"/>
          <w:szCs w:val="24"/>
        </w:rPr>
        <w:t>identifiant</w:t>
      </w:r>
      <w:r w:rsidR="00B440DC">
        <w:rPr>
          <w:i/>
          <w:iCs/>
          <w:sz w:val="24"/>
          <w:szCs w:val="24"/>
        </w:rPr>
        <w:t xml:space="preserve"> de type</w:t>
      </w:r>
      <w:r w:rsidRPr="001008E0">
        <w:rPr>
          <w:i/>
          <w:iCs/>
          <w:sz w:val="24"/>
          <w:szCs w:val="24"/>
        </w:rPr>
        <w:t xml:space="preserve"> est de 1 octet. Cet identifiant se situe dans l</w:t>
      </w:r>
      <w:r w:rsidR="008E50C1">
        <w:rPr>
          <w:i/>
          <w:iCs/>
          <w:sz w:val="24"/>
          <w:szCs w:val="24"/>
        </w:rPr>
        <w:t>’</w:t>
      </w:r>
      <w:r w:rsidRPr="001008E0">
        <w:rPr>
          <w:i/>
          <w:iCs/>
          <w:sz w:val="24"/>
          <w:szCs w:val="24"/>
        </w:rPr>
        <w:t>intervalle [1, 255], correspondant aux valeurs représentées par un octet non signé 2</w:t>
      </w:r>
      <w:r w:rsidRPr="001008E0">
        <w:rPr>
          <w:i/>
          <w:iCs/>
          <w:sz w:val="24"/>
          <w:szCs w:val="24"/>
          <w:vertAlign w:val="superscript"/>
        </w:rPr>
        <w:t>8</w:t>
      </w:r>
      <w:r w:rsidRPr="001008E0">
        <w:rPr>
          <w:i/>
          <w:iCs/>
          <w:sz w:val="24"/>
          <w:szCs w:val="24"/>
        </w:rPr>
        <w:t>.</w:t>
      </w:r>
    </w:p>
    <w:p w14:paraId="746DF013" w14:textId="601C6BF9" w:rsidR="00590635" w:rsidRDefault="00590635" w:rsidP="00590635">
      <w:pPr>
        <w:pStyle w:val="Titre3"/>
        <w:numPr>
          <w:ilvl w:val="2"/>
          <w:numId w:val="11"/>
        </w:numPr>
      </w:pPr>
      <w:bookmarkStart w:id="170" w:name="_Toc193750219"/>
      <w:r>
        <w:t xml:space="preserve">Structure des messages </w:t>
      </w:r>
      <w:r w:rsidR="00F216B9">
        <w:t>de s</w:t>
      </w:r>
      <w:r>
        <w:t>upervision</w:t>
      </w:r>
      <w:bookmarkEnd w:id="170"/>
    </w:p>
    <w:p w14:paraId="31C92B3F" w14:textId="48066393" w:rsidR="00590635" w:rsidRPr="00A118EC" w:rsidRDefault="00590635" w:rsidP="00590635">
      <w:pPr>
        <w:rPr>
          <w:b/>
          <w:bCs/>
          <w:u w:val="single"/>
        </w:rPr>
      </w:pPr>
      <w:r w:rsidRPr="00A118EC">
        <w:rPr>
          <w:b/>
          <w:bCs/>
          <w:u w:val="single"/>
        </w:rPr>
        <w:t>Message InscriptionMessageResponse</w:t>
      </w:r>
    </w:p>
    <w:p w14:paraId="6909D15A" w14:textId="77777777" w:rsidR="006147DA" w:rsidRDefault="006147DA" w:rsidP="00590635"/>
    <w:tbl>
      <w:tblPr>
        <w:tblStyle w:val="TableauGrille4-Accentuation5"/>
        <w:tblW w:w="10255" w:type="dxa"/>
        <w:tblLook w:val="04A0" w:firstRow="1" w:lastRow="0" w:firstColumn="1" w:lastColumn="0" w:noHBand="0" w:noVBand="1"/>
      </w:tblPr>
      <w:tblGrid>
        <w:gridCol w:w="3403"/>
        <w:gridCol w:w="2660"/>
        <w:gridCol w:w="4192"/>
      </w:tblGrid>
      <w:tr w:rsidR="009D1150" w14:paraId="328E5399" w14:textId="5A9C7AB9" w:rsidTr="00980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D2F06E7" w14:textId="7E00E8E2" w:rsidR="009D1150" w:rsidRDefault="009D1150" w:rsidP="00590635">
            <w:r>
              <w:t>Champ</w:t>
            </w:r>
          </w:p>
        </w:tc>
        <w:tc>
          <w:tcPr>
            <w:tcW w:w="2668" w:type="dxa"/>
          </w:tcPr>
          <w:p w14:paraId="0028A6A9" w14:textId="023AFE28" w:rsidR="009D1150" w:rsidRDefault="009D1150" w:rsidP="00590635">
            <w:pPr>
              <w:cnfStyle w:val="100000000000" w:firstRow="1" w:lastRow="0" w:firstColumn="0" w:lastColumn="0" w:oddVBand="0" w:evenVBand="0" w:oddHBand="0" w:evenHBand="0" w:firstRowFirstColumn="0" w:firstRowLastColumn="0" w:lastRowFirstColumn="0" w:lastRowLastColumn="0"/>
            </w:pPr>
            <w:r>
              <w:t>Type</w:t>
            </w:r>
          </w:p>
        </w:tc>
        <w:tc>
          <w:tcPr>
            <w:tcW w:w="4172" w:type="dxa"/>
          </w:tcPr>
          <w:p w14:paraId="6CA264BE" w14:textId="46711DDD" w:rsidR="009D1150" w:rsidRDefault="009D1150" w:rsidP="00590635">
            <w:pPr>
              <w:cnfStyle w:val="100000000000" w:firstRow="1" w:lastRow="0" w:firstColumn="0" w:lastColumn="0" w:oddVBand="0" w:evenVBand="0" w:oddHBand="0" w:evenHBand="0" w:firstRowFirstColumn="0" w:firstRowLastColumn="0" w:lastRowFirstColumn="0" w:lastRowLastColumn="0"/>
            </w:pPr>
            <w:r>
              <w:t>Taille</w:t>
            </w:r>
          </w:p>
        </w:tc>
      </w:tr>
      <w:tr w:rsidR="009D1150" w14:paraId="3726AFAE" w14:textId="314F1ABA" w:rsidTr="0098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929E2E3" w14:textId="4E0B0FE9" w:rsidR="009D1150" w:rsidRDefault="009D1150" w:rsidP="00590635">
            <w:r>
              <w:t xml:space="preserve">Type message (Name) </w:t>
            </w:r>
          </w:p>
        </w:tc>
        <w:tc>
          <w:tcPr>
            <w:tcW w:w="2668" w:type="dxa"/>
          </w:tcPr>
          <w:p w14:paraId="76F1D935" w14:textId="037A9CC8" w:rsidR="009D1150" w:rsidRDefault="009D1150" w:rsidP="00590635">
            <w:pPr>
              <w:cnfStyle w:val="000000100000" w:firstRow="0" w:lastRow="0" w:firstColumn="0" w:lastColumn="0" w:oddVBand="0" w:evenVBand="0" w:oddHBand="1" w:evenHBand="0" w:firstRowFirstColumn="0" w:firstRowLastColumn="0" w:lastRowFirstColumn="0" w:lastRowLastColumn="0"/>
            </w:pPr>
            <w:r>
              <w:t>Int</w:t>
            </w:r>
          </w:p>
        </w:tc>
        <w:tc>
          <w:tcPr>
            <w:tcW w:w="4172" w:type="dxa"/>
          </w:tcPr>
          <w:p w14:paraId="68B3C6F5" w14:textId="7EA101CC" w:rsidR="009D1150" w:rsidRDefault="009D1150" w:rsidP="00590635">
            <w:pPr>
              <w:cnfStyle w:val="000000100000" w:firstRow="0" w:lastRow="0" w:firstColumn="0" w:lastColumn="0" w:oddVBand="0" w:evenVBand="0" w:oddHBand="1" w:evenHBand="0" w:firstRowFirstColumn="0" w:firstRowLastColumn="0" w:lastRowFirstColumn="0" w:lastRowLastColumn="0"/>
            </w:pPr>
            <w:r>
              <w:t>1 octet</w:t>
            </w:r>
          </w:p>
        </w:tc>
      </w:tr>
      <w:tr w:rsidR="009D1150" w14:paraId="4710B023" w14:textId="086044AC" w:rsidTr="00980583">
        <w:tc>
          <w:tcPr>
            <w:cnfStyle w:val="001000000000" w:firstRow="0" w:lastRow="0" w:firstColumn="1" w:lastColumn="0" w:oddVBand="0" w:evenVBand="0" w:oddHBand="0" w:evenHBand="0" w:firstRowFirstColumn="0" w:firstRowLastColumn="0" w:lastRowFirstColumn="0" w:lastRowLastColumn="0"/>
            <w:tcW w:w="3415" w:type="dxa"/>
          </w:tcPr>
          <w:p w14:paraId="622E6F90" w14:textId="57739169" w:rsidR="009D1150" w:rsidRDefault="009D1150" w:rsidP="00590635">
            <w:r>
              <w:t>messageId</w:t>
            </w:r>
          </w:p>
        </w:tc>
        <w:tc>
          <w:tcPr>
            <w:tcW w:w="2668" w:type="dxa"/>
          </w:tcPr>
          <w:p w14:paraId="2A7AE0D9" w14:textId="48F408B3" w:rsidR="009D1150" w:rsidRDefault="009D1150" w:rsidP="00590635">
            <w:pPr>
              <w:cnfStyle w:val="000000000000" w:firstRow="0" w:lastRow="0" w:firstColumn="0" w:lastColumn="0" w:oddVBand="0" w:evenVBand="0" w:oddHBand="0" w:evenHBand="0" w:firstRowFirstColumn="0" w:firstRowLastColumn="0" w:lastRowFirstColumn="0" w:lastRowLastColumn="0"/>
            </w:pPr>
            <w:r>
              <w:t>Int</w:t>
            </w:r>
          </w:p>
        </w:tc>
        <w:tc>
          <w:tcPr>
            <w:tcW w:w="4172" w:type="dxa"/>
          </w:tcPr>
          <w:p w14:paraId="00980DFF" w14:textId="5AD01334" w:rsidR="009D1150" w:rsidRDefault="009D1150" w:rsidP="00590635">
            <w:pPr>
              <w:cnfStyle w:val="000000000000" w:firstRow="0" w:lastRow="0" w:firstColumn="0" w:lastColumn="0" w:oddVBand="0" w:evenVBand="0" w:oddHBand="0" w:evenHBand="0" w:firstRowFirstColumn="0" w:firstRowLastColumn="0" w:lastRowFirstColumn="0" w:lastRowLastColumn="0"/>
            </w:pPr>
            <w:r>
              <w:t xml:space="preserve">1 octet </w:t>
            </w:r>
          </w:p>
        </w:tc>
      </w:tr>
      <w:tr w:rsidR="009D1150" w14:paraId="06668DA0" w14:textId="112FD96E" w:rsidTr="0098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6641F73E" w14:textId="339691DD" w:rsidR="009D1150" w:rsidRDefault="009D1150" w:rsidP="00590635">
            <w:r>
              <w:t>timeStamp</w:t>
            </w:r>
          </w:p>
        </w:tc>
        <w:tc>
          <w:tcPr>
            <w:tcW w:w="2668" w:type="dxa"/>
          </w:tcPr>
          <w:p w14:paraId="0BB6FF23" w14:textId="1E4A090A" w:rsidR="009D1150"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4172"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980583" w14:paraId="071667EB" w14:textId="7AA61633" w:rsidTr="00980583">
              <w:tc>
                <w:tcPr>
                  <w:tcW w:w="578" w:type="dxa"/>
                </w:tcPr>
                <w:p w14:paraId="7360EEB6" w14:textId="11BCDE7B" w:rsidR="00980583" w:rsidRPr="00A118EC" w:rsidRDefault="00980583" w:rsidP="001008E0">
                  <w:pPr>
                    <w:rPr>
                      <w:sz w:val="12"/>
                      <w:szCs w:val="12"/>
                    </w:rPr>
                  </w:pPr>
                  <w:r>
                    <w:rPr>
                      <w:sz w:val="12"/>
                      <w:szCs w:val="12"/>
                    </w:rPr>
                    <w:t>2octets</w:t>
                  </w:r>
                </w:p>
              </w:tc>
              <w:tc>
                <w:tcPr>
                  <w:tcW w:w="531" w:type="dxa"/>
                </w:tcPr>
                <w:p w14:paraId="68B2BC9E" w14:textId="6AC0A163" w:rsidR="00980583" w:rsidRPr="00A118EC" w:rsidRDefault="00980583" w:rsidP="001008E0">
                  <w:pPr>
                    <w:rPr>
                      <w:sz w:val="12"/>
                      <w:szCs w:val="12"/>
                    </w:rPr>
                  </w:pPr>
                  <w:r>
                    <w:rPr>
                      <w:sz w:val="12"/>
                      <w:szCs w:val="12"/>
                    </w:rPr>
                    <w:t>1octet</w:t>
                  </w:r>
                </w:p>
              </w:tc>
              <w:tc>
                <w:tcPr>
                  <w:tcW w:w="531" w:type="dxa"/>
                </w:tcPr>
                <w:p w14:paraId="2BFAE705" w14:textId="26DF976B" w:rsidR="00980583" w:rsidRPr="00A118EC" w:rsidRDefault="00980583" w:rsidP="001008E0">
                  <w:pPr>
                    <w:rPr>
                      <w:sz w:val="12"/>
                      <w:szCs w:val="12"/>
                    </w:rPr>
                  </w:pPr>
                  <w:r>
                    <w:rPr>
                      <w:sz w:val="12"/>
                      <w:szCs w:val="12"/>
                    </w:rPr>
                    <w:t>1octet</w:t>
                  </w:r>
                </w:p>
              </w:tc>
              <w:tc>
                <w:tcPr>
                  <w:tcW w:w="544" w:type="dxa"/>
                </w:tcPr>
                <w:p w14:paraId="537D7AB0" w14:textId="2BBC55AC" w:rsidR="00980583" w:rsidRPr="00A118EC" w:rsidRDefault="00980583" w:rsidP="001008E0">
                  <w:pPr>
                    <w:rPr>
                      <w:sz w:val="12"/>
                      <w:szCs w:val="12"/>
                    </w:rPr>
                  </w:pPr>
                  <w:r>
                    <w:rPr>
                      <w:sz w:val="12"/>
                      <w:szCs w:val="12"/>
                    </w:rPr>
                    <w:t>1octet</w:t>
                  </w:r>
                </w:p>
              </w:tc>
              <w:tc>
                <w:tcPr>
                  <w:tcW w:w="601" w:type="dxa"/>
                </w:tcPr>
                <w:p w14:paraId="0FD8A3E8" w14:textId="475C3EB5" w:rsidR="00980583" w:rsidRPr="00A118EC" w:rsidRDefault="00980583" w:rsidP="001008E0">
                  <w:pPr>
                    <w:rPr>
                      <w:sz w:val="12"/>
                      <w:szCs w:val="12"/>
                    </w:rPr>
                  </w:pPr>
                  <w:r>
                    <w:rPr>
                      <w:sz w:val="12"/>
                      <w:szCs w:val="12"/>
                    </w:rPr>
                    <w:t>1 octet</w:t>
                  </w:r>
                </w:p>
              </w:tc>
              <w:tc>
                <w:tcPr>
                  <w:tcW w:w="531" w:type="dxa"/>
                </w:tcPr>
                <w:p w14:paraId="0514B953" w14:textId="7E6D605E" w:rsidR="00980583" w:rsidRPr="00A118EC" w:rsidRDefault="00980583" w:rsidP="001008E0">
                  <w:pPr>
                    <w:rPr>
                      <w:sz w:val="12"/>
                      <w:szCs w:val="12"/>
                    </w:rPr>
                  </w:pPr>
                  <w:r>
                    <w:rPr>
                      <w:sz w:val="12"/>
                      <w:szCs w:val="12"/>
                    </w:rPr>
                    <w:t>1octet</w:t>
                  </w:r>
                </w:p>
              </w:tc>
              <w:tc>
                <w:tcPr>
                  <w:tcW w:w="650" w:type="dxa"/>
                </w:tcPr>
                <w:p w14:paraId="50AE9C0F" w14:textId="05F13F3A" w:rsidR="00980583" w:rsidRDefault="00980583" w:rsidP="001008E0">
                  <w:pPr>
                    <w:rPr>
                      <w:sz w:val="12"/>
                      <w:szCs w:val="12"/>
                    </w:rPr>
                  </w:pPr>
                  <w:r>
                    <w:rPr>
                      <w:sz w:val="12"/>
                      <w:szCs w:val="12"/>
                    </w:rPr>
                    <w:t>2 octets</w:t>
                  </w:r>
                </w:p>
              </w:tc>
            </w:tr>
          </w:tbl>
          <w:p w14:paraId="788C3297" w14:textId="77777777" w:rsidR="009D1150" w:rsidRDefault="009D1150" w:rsidP="00590635">
            <w:pPr>
              <w:cnfStyle w:val="000000100000" w:firstRow="0" w:lastRow="0" w:firstColumn="0" w:lastColumn="0" w:oddVBand="0" w:evenVBand="0" w:oddHBand="1" w:evenHBand="0" w:firstRowFirstColumn="0" w:firstRowLastColumn="0" w:lastRowFirstColumn="0" w:lastRowLastColumn="0"/>
            </w:pPr>
          </w:p>
        </w:tc>
      </w:tr>
      <w:tr w:rsidR="009D1150" w14:paraId="1103C915" w14:textId="019D9831" w:rsidTr="00980583">
        <w:tc>
          <w:tcPr>
            <w:cnfStyle w:val="001000000000" w:firstRow="0" w:lastRow="0" w:firstColumn="1" w:lastColumn="0" w:oddVBand="0" w:evenVBand="0" w:oddHBand="0" w:evenHBand="0" w:firstRowFirstColumn="0" w:firstRowLastColumn="0" w:lastRowFirstColumn="0" w:lastRowLastColumn="0"/>
            <w:tcW w:w="3415" w:type="dxa"/>
          </w:tcPr>
          <w:p w14:paraId="2753F789" w14:textId="343C8C6A" w:rsidR="009D1150" w:rsidRDefault="009D1150" w:rsidP="00590635">
            <w:r>
              <w:lastRenderedPageBreak/>
              <w:t>sequenceNumber</w:t>
            </w:r>
          </w:p>
        </w:tc>
        <w:tc>
          <w:tcPr>
            <w:tcW w:w="2668" w:type="dxa"/>
          </w:tcPr>
          <w:p w14:paraId="5B4C1663" w14:textId="3BB9E08E" w:rsidR="009D1150" w:rsidRDefault="009D1150" w:rsidP="00590635">
            <w:pPr>
              <w:cnfStyle w:val="000000000000" w:firstRow="0" w:lastRow="0" w:firstColumn="0" w:lastColumn="0" w:oddVBand="0" w:evenVBand="0" w:oddHBand="0" w:evenHBand="0" w:firstRowFirstColumn="0" w:firstRowLastColumn="0" w:lastRowFirstColumn="0" w:lastRowLastColumn="0"/>
            </w:pPr>
            <w:r>
              <w:t>Int</w:t>
            </w:r>
          </w:p>
        </w:tc>
        <w:tc>
          <w:tcPr>
            <w:tcW w:w="4172" w:type="dxa"/>
          </w:tcPr>
          <w:p w14:paraId="36BE465E" w14:textId="0557CEA4" w:rsidR="009D1150" w:rsidRPr="000B67FD" w:rsidRDefault="000B67FD" w:rsidP="00590635">
            <w:pPr>
              <w:cnfStyle w:val="000000000000" w:firstRow="0" w:lastRow="0" w:firstColumn="0" w:lastColumn="0" w:oddVBand="0" w:evenVBand="0" w:oddHBand="0" w:evenHBand="0" w:firstRowFirstColumn="0" w:firstRowLastColumn="0" w:lastRowFirstColumn="0" w:lastRowLastColumn="0"/>
              <w:rPr>
                <w:strike/>
              </w:rPr>
            </w:pPr>
            <w:r w:rsidRPr="000B67FD">
              <w:t xml:space="preserve"> </w:t>
            </w:r>
            <w:r w:rsidRPr="00890D62">
              <w:rPr>
                <w:shd w:val="clear" w:color="auto" w:fill="F4B083" w:themeFill="accent2" w:themeFillTint="99"/>
              </w:rPr>
              <w:t>3 octets</w:t>
            </w:r>
          </w:p>
        </w:tc>
      </w:tr>
      <w:tr w:rsidR="009D1150" w14:paraId="24549A6F" w14:textId="71DBC21E" w:rsidTr="0098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945DA6F" w14:textId="43F7CE73" w:rsidR="009D1150" w:rsidRDefault="009D1150" w:rsidP="00590635">
            <w:r>
              <w:t>Response</w:t>
            </w:r>
          </w:p>
        </w:tc>
        <w:tc>
          <w:tcPr>
            <w:tcW w:w="2668" w:type="dxa"/>
          </w:tcPr>
          <w:p w14:paraId="67D9A9D1" w14:textId="2191CB2F" w:rsidR="009D1150" w:rsidRDefault="00FC49BA" w:rsidP="00590635">
            <w:pPr>
              <w:cnfStyle w:val="000000100000" w:firstRow="0" w:lastRow="0" w:firstColumn="0" w:lastColumn="0" w:oddVBand="0" w:evenVBand="0" w:oddHBand="1" w:evenHBand="0" w:firstRowFirstColumn="0" w:firstRowLastColumn="0" w:lastRowFirstColumn="0" w:lastRowLastColumn="0"/>
            </w:pPr>
            <w:r>
              <w:t>Int</w:t>
            </w:r>
          </w:p>
        </w:tc>
        <w:tc>
          <w:tcPr>
            <w:tcW w:w="4172" w:type="dxa"/>
          </w:tcPr>
          <w:p w14:paraId="22912432" w14:textId="083CCF09" w:rsidR="009D1150" w:rsidRPr="008E50C1" w:rsidRDefault="008E50C1" w:rsidP="00590635">
            <w:pPr>
              <w:cnfStyle w:val="000000100000" w:firstRow="0" w:lastRow="0" w:firstColumn="0" w:lastColumn="0" w:oddVBand="0" w:evenVBand="0" w:oddHBand="1" w:evenHBand="0" w:firstRowFirstColumn="0" w:firstRowLastColumn="0" w:lastRowFirstColumn="0" w:lastRowLastColumn="0"/>
              <w:rPr>
                <w:strike/>
              </w:rPr>
            </w:pPr>
            <w:r w:rsidRPr="008E50C1">
              <w:rPr>
                <w:shd w:val="clear" w:color="auto" w:fill="F4B083" w:themeFill="accent2" w:themeFillTint="99"/>
              </w:rPr>
              <w:t>1</w:t>
            </w:r>
            <w:r w:rsidR="001E6252">
              <w:rPr>
                <w:shd w:val="clear" w:color="auto" w:fill="F4B083" w:themeFill="accent2" w:themeFillTint="99"/>
              </w:rPr>
              <w:t xml:space="preserve"> octet</w:t>
            </w:r>
            <w:r w:rsidRPr="008E50C1">
              <w:rPr>
                <w:shd w:val="clear" w:color="auto" w:fill="F4B083" w:themeFill="accent2" w:themeFillTint="99"/>
              </w:rPr>
              <w:t xml:space="preserve"> </w:t>
            </w:r>
            <w:r w:rsidRPr="001E6252">
              <w:rPr>
                <w:strike/>
                <w:shd w:val="clear" w:color="auto" w:fill="F4B083" w:themeFill="accent2" w:themeFillTint="99"/>
              </w:rPr>
              <w:t>bit</w:t>
            </w:r>
          </w:p>
        </w:tc>
      </w:tr>
    </w:tbl>
    <w:p w14:paraId="08D6B2A1" w14:textId="77777777" w:rsidR="006147DA" w:rsidRDefault="006147DA" w:rsidP="00590635"/>
    <w:p w14:paraId="2CCF5633" w14:textId="2FFBAB87" w:rsidR="006147DA" w:rsidRPr="00AE1C34" w:rsidRDefault="00AE1C34" w:rsidP="00AE1C34">
      <w:pPr>
        <w:rPr>
          <w:b/>
          <w:bCs/>
          <w:u w:val="single"/>
        </w:rPr>
      </w:pPr>
      <w:r w:rsidRPr="0010648B">
        <w:rPr>
          <w:b/>
          <w:bCs/>
          <w:u w:val="single"/>
        </w:rPr>
        <w:t xml:space="preserve">Exemple de message </w:t>
      </w:r>
    </w:p>
    <w:tbl>
      <w:tblPr>
        <w:tblStyle w:val="TableauListe4-Accentuation5"/>
        <w:tblW w:w="9715" w:type="dxa"/>
        <w:tblLayout w:type="fixed"/>
        <w:tblLook w:val="04A0" w:firstRow="1" w:lastRow="0" w:firstColumn="1" w:lastColumn="0" w:noHBand="0" w:noVBand="1"/>
      </w:tblPr>
      <w:tblGrid>
        <w:gridCol w:w="535"/>
        <w:gridCol w:w="810"/>
        <w:gridCol w:w="2880"/>
        <w:gridCol w:w="1170"/>
        <w:gridCol w:w="1260"/>
        <w:gridCol w:w="1547"/>
        <w:gridCol w:w="1513"/>
      </w:tblGrid>
      <w:tr w:rsidR="00B43546" w:rsidRPr="00415D54" w14:paraId="360D1725" w14:textId="20FB49B6" w:rsidTr="00B43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718846" w14:textId="6740A84D" w:rsidR="00921D58" w:rsidRPr="00415D54" w:rsidRDefault="00921D58" w:rsidP="00A118EC">
            <w:pPr>
              <w:jc w:val="left"/>
              <w:rPr>
                <w:sz w:val="12"/>
                <w:szCs w:val="12"/>
              </w:rPr>
            </w:pPr>
            <w:bookmarkStart w:id="171" w:name="_Hlk185337611"/>
            <w:r w:rsidRPr="00415D54">
              <w:rPr>
                <w:sz w:val="12"/>
                <w:szCs w:val="12"/>
              </w:rPr>
              <w:t>Name</w:t>
            </w:r>
          </w:p>
        </w:tc>
        <w:tc>
          <w:tcPr>
            <w:tcW w:w="810" w:type="dxa"/>
          </w:tcPr>
          <w:p w14:paraId="7E85D631" w14:textId="4EBF23FC" w:rsidR="00921D58" w:rsidRPr="00415D54" w:rsidRDefault="00921D58" w:rsidP="00415D5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messageId</w:t>
            </w:r>
          </w:p>
        </w:tc>
        <w:tc>
          <w:tcPr>
            <w:tcW w:w="2880" w:type="dxa"/>
          </w:tcPr>
          <w:p w14:paraId="6F772429" w14:textId="7C558C8C" w:rsidR="00921D58" w:rsidRPr="00415D54" w:rsidRDefault="00921D58" w:rsidP="00415D5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timeStamp</w:t>
            </w:r>
          </w:p>
        </w:tc>
        <w:tc>
          <w:tcPr>
            <w:tcW w:w="1170" w:type="dxa"/>
          </w:tcPr>
          <w:p w14:paraId="48B33D98" w14:textId="235092A3" w:rsidR="00921D58" w:rsidRPr="00415D54" w:rsidRDefault="00921D58" w:rsidP="00415D5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sequenceNumber</w:t>
            </w:r>
          </w:p>
        </w:tc>
        <w:tc>
          <w:tcPr>
            <w:tcW w:w="1260" w:type="dxa"/>
          </w:tcPr>
          <w:p w14:paraId="1F4EBE12" w14:textId="075329AE" w:rsidR="00921D58" w:rsidRPr="00415D54" w:rsidRDefault="00921D58" w:rsidP="00415D5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Response [0,1]</w:t>
            </w:r>
          </w:p>
        </w:tc>
        <w:tc>
          <w:tcPr>
            <w:tcW w:w="1547" w:type="dxa"/>
          </w:tcPr>
          <w:p w14:paraId="3DD04D93" w14:textId="4D2CC79B" w:rsidR="00921D58" w:rsidRPr="00415D54" w:rsidRDefault="00921D58" w:rsidP="00A03CD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 xml:space="preserve">Version de protocole </w:t>
            </w:r>
          </w:p>
        </w:tc>
        <w:tc>
          <w:tcPr>
            <w:tcW w:w="1513" w:type="dxa"/>
          </w:tcPr>
          <w:p w14:paraId="634798D1" w14:textId="00725916" w:rsidR="00921D58" w:rsidRPr="00415D54" w:rsidRDefault="00921D58" w:rsidP="00A03CD4">
            <w:pPr>
              <w:jc w:val="left"/>
              <w:cnfStyle w:val="100000000000" w:firstRow="1" w:lastRow="0" w:firstColumn="0" w:lastColumn="0" w:oddVBand="0" w:evenVBand="0" w:oddHBand="0" w:evenHBand="0" w:firstRowFirstColumn="0" w:firstRowLastColumn="0" w:lastRowFirstColumn="0" w:lastRowLastColumn="0"/>
              <w:rPr>
                <w:sz w:val="12"/>
                <w:szCs w:val="12"/>
              </w:rPr>
            </w:pPr>
            <w:r w:rsidRPr="00415D54">
              <w:rPr>
                <w:sz w:val="12"/>
                <w:szCs w:val="12"/>
              </w:rPr>
              <w:t>Séquence de fin de message</w:t>
            </w:r>
          </w:p>
        </w:tc>
      </w:tr>
      <w:tr w:rsidR="00B43546" w:rsidRPr="00415D54" w14:paraId="57F69E01" w14:textId="77777777" w:rsidTr="0061396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35" w:type="dxa"/>
          </w:tcPr>
          <w:p w14:paraId="7DE58844" w14:textId="2B187A6F" w:rsidR="00415D54" w:rsidRPr="00B43546" w:rsidRDefault="00415D54" w:rsidP="00A118EC">
            <w:pPr>
              <w:jc w:val="left"/>
              <w:rPr>
                <w:b w:val="0"/>
                <w:bCs w:val="0"/>
                <w:sz w:val="16"/>
                <w:szCs w:val="16"/>
              </w:rPr>
            </w:pPr>
            <w:r w:rsidRPr="00B43546">
              <w:rPr>
                <w:b w:val="0"/>
                <w:bCs w:val="0"/>
                <w:sz w:val="16"/>
                <w:szCs w:val="16"/>
              </w:rPr>
              <w:t>1</w:t>
            </w:r>
          </w:p>
        </w:tc>
        <w:tc>
          <w:tcPr>
            <w:tcW w:w="810" w:type="dxa"/>
          </w:tcPr>
          <w:p w14:paraId="69A98B6B" w14:textId="651DC7A4" w:rsidR="00415D54" w:rsidRPr="00415D54" w:rsidRDefault="00415D54" w:rsidP="00415D54">
            <w:pPr>
              <w:jc w:val="left"/>
              <w:cnfStyle w:val="000000100000" w:firstRow="0" w:lastRow="0" w:firstColumn="0" w:lastColumn="0" w:oddVBand="0" w:evenVBand="0" w:oddHBand="1" w:evenHBand="0" w:firstRowFirstColumn="0" w:firstRowLastColumn="0" w:lastRowFirstColumn="0" w:lastRowLastColumn="0"/>
              <w:rPr>
                <w:sz w:val="16"/>
                <w:szCs w:val="16"/>
              </w:rPr>
            </w:pPr>
            <w:r w:rsidRPr="00415D54">
              <w:rPr>
                <w:sz w:val="16"/>
                <w:szCs w:val="16"/>
              </w:rPr>
              <w:t>1</w:t>
            </w:r>
          </w:p>
        </w:tc>
        <w:tc>
          <w:tcPr>
            <w:tcW w:w="2880" w:type="dxa"/>
          </w:tcPr>
          <w:tbl>
            <w:tblPr>
              <w:tblStyle w:val="Grilledutableau"/>
              <w:tblW w:w="2772" w:type="dxa"/>
              <w:tblLayout w:type="fixed"/>
              <w:tblLook w:val="04A0" w:firstRow="1" w:lastRow="0" w:firstColumn="1" w:lastColumn="0" w:noHBand="0" w:noVBand="1"/>
            </w:tblPr>
            <w:tblGrid>
              <w:gridCol w:w="522"/>
              <w:gridCol w:w="360"/>
              <w:gridCol w:w="360"/>
              <w:gridCol w:w="270"/>
              <w:gridCol w:w="450"/>
              <w:gridCol w:w="360"/>
              <w:gridCol w:w="450"/>
            </w:tblGrid>
            <w:tr w:rsidR="00980583" w14:paraId="2A54B510" w14:textId="3F33F999" w:rsidTr="00980583">
              <w:tc>
                <w:tcPr>
                  <w:tcW w:w="522" w:type="dxa"/>
                </w:tcPr>
                <w:p w14:paraId="31C20C6E" w14:textId="77777777" w:rsidR="00980583" w:rsidRPr="00A118EC" w:rsidRDefault="00980583" w:rsidP="00B43546">
                  <w:pPr>
                    <w:rPr>
                      <w:sz w:val="12"/>
                      <w:szCs w:val="12"/>
                    </w:rPr>
                  </w:pPr>
                  <w:r w:rsidRPr="00A118EC">
                    <w:rPr>
                      <w:sz w:val="12"/>
                      <w:szCs w:val="12"/>
                    </w:rPr>
                    <w:t>2024</w:t>
                  </w:r>
                </w:p>
              </w:tc>
              <w:tc>
                <w:tcPr>
                  <w:tcW w:w="360" w:type="dxa"/>
                </w:tcPr>
                <w:p w14:paraId="7C63A821" w14:textId="77777777" w:rsidR="00980583" w:rsidRPr="00A118EC" w:rsidRDefault="00980583" w:rsidP="00B43546">
                  <w:pPr>
                    <w:rPr>
                      <w:sz w:val="12"/>
                      <w:szCs w:val="12"/>
                    </w:rPr>
                  </w:pPr>
                  <w:r w:rsidRPr="00A118EC">
                    <w:rPr>
                      <w:sz w:val="12"/>
                      <w:szCs w:val="12"/>
                    </w:rPr>
                    <w:t>11</w:t>
                  </w:r>
                </w:p>
              </w:tc>
              <w:tc>
                <w:tcPr>
                  <w:tcW w:w="360" w:type="dxa"/>
                </w:tcPr>
                <w:p w14:paraId="163607D5" w14:textId="77777777" w:rsidR="00980583" w:rsidRPr="00A118EC" w:rsidRDefault="00980583" w:rsidP="00B43546">
                  <w:pPr>
                    <w:rPr>
                      <w:sz w:val="12"/>
                      <w:szCs w:val="12"/>
                    </w:rPr>
                  </w:pPr>
                  <w:r w:rsidRPr="00A118EC">
                    <w:rPr>
                      <w:sz w:val="12"/>
                      <w:szCs w:val="12"/>
                    </w:rPr>
                    <w:t>28</w:t>
                  </w:r>
                </w:p>
              </w:tc>
              <w:tc>
                <w:tcPr>
                  <w:tcW w:w="270" w:type="dxa"/>
                </w:tcPr>
                <w:p w14:paraId="31D72403" w14:textId="77777777" w:rsidR="00980583" w:rsidRPr="00A118EC" w:rsidRDefault="00980583" w:rsidP="00B43546">
                  <w:pPr>
                    <w:rPr>
                      <w:sz w:val="12"/>
                      <w:szCs w:val="12"/>
                    </w:rPr>
                  </w:pPr>
                  <w:r w:rsidRPr="00A118EC">
                    <w:rPr>
                      <w:sz w:val="12"/>
                      <w:szCs w:val="12"/>
                    </w:rPr>
                    <w:t>5</w:t>
                  </w:r>
                </w:p>
              </w:tc>
              <w:tc>
                <w:tcPr>
                  <w:tcW w:w="450" w:type="dxa"/>
                </w:tcPr>
                <w:p w14:paraId="258D5252" w14:textId="77777777" w:rsidR="00980583" w:rsidRPr="00A118EC" w:rsidRDefault="00980583" w:rsidP="00B43546">
                  <w:pPr>
                    <w:rPr>
                      <w:sz w:val="12"/>
                      <w:szCs w:val="12"/>
                    </w:rPr>
                  </w:pPr>
                  <w:r w:rsidRPr="00A118EC">
                    <w:rPr>
                      <w:sz w:val="12"/>
                      <w:szCs w:val="12"/>
                    </w:rPr>
                    <w:t>14</w:t>
                  </w:r>
                </w:p>
              </w:tc>
              <w:tc>
                <w:tcPr>
                  <w:tcW w:w="360" w:type="dxa"/>
                </w:tcPr>
                <w:p w14:paraId="399BD55A" w14:textId="77777777" w:rsidR="00980583" w:rsidRPr="00A118EC" w:rsidRDefault="00980583" w:rsidP="00B43546">
                  <w:pPr>
                    <w:rPr>
                      <w:sz w:val="12"/>
                      <w:szCs w:val="12"/>
                    </w:rPr>
                  </w:pPr>
                  <w:r w:rsidRPr="00A118EC">
                    <w:rPr>
                      <w:sz w:val="12"/>
                      <w:szCs w:val="12"/>
                    </w:rPr>
                    <w:t>59</w:t>
                  </w:r>
                </w:p>
              </w:tc>
              <w:tc>
                <w:tcPr>
                  <w:tcW w:w="450" w:type="dxa"/>
                </w:tcPr>
                <w:p w14:paraId="47FB4111" w14:textId="2EC93648" w:rsidR="00980583" w:rsidRPr="00A118EC" w:rsidRDefault="00980583" w:rsidP="00B43546">
                  <w:pPr>
                    <w:rPr>
                      <w:sz w:val="12"/>
                      <w:szCs w:val="12"/>
                    </w:rPr>
                  </w:pPr>
                  <w:r>
                    <w:rPr>
                      <w:sz w:val="12"/>
                      <w:szCs w:val="12"/>
                    </w:rPr>
                    <w:t>998</w:t>
                  </w:r>
                </w:p>
              </w:tc>
            </w:tr>
          </w:tbl>
          <w:p w14:paraId="2856654F" w14:textId="77777777" w:rsidR="00B43546" w:rsidRPr="00415D54" w:rsidRDefault="00B43546" w:rsidP="00415D54">
            <w:pPr>
              <w:jc w:val="left"/>
              <w:cnfStyle w:val="000000100000" w:firstRow="0" w:lastRow="0" w:firstColumn="0" w:lastColumn="0" w:oddVBand="0" w:evenVBand="0" w:oddHBand="1" w:evenHBand="0" w:firstRowFirstColumn="0" w:firstRowLastColumn="0" w:lastRowFirstColumn="0" w:lastRowLastColumn="0"/>
              <w:rPr>
                <w:sz w:val="16"/>
                <w:szCs w:val="16"/>
              </w:rPr>
            </w:pPr>
          </w:p>
        </w:tc>
        <w:tc>
          <w:tcPr>
            <w:tcW w:w="1170" w:type="dxa"/>
          </w:tcPr>
          <w:p w14:paraId="15794E96" w14:textId="7F779CC9" w:rsidR="00415D54" w:rsidRPr="00415D54" w:rsidRDefault="00415D54" w:rsidP="00415D54">
            <w:pPr>
              <w:jc w:val="left"/>
              <w:cnfStyle w:val="000000100000" w:firstRow="0" w:lastRow="0" w:firstColumn="0" w:lastColumn="0" w:oddVBand="0" w:evenVBand="0" w:oddHBand="1" w:evenHBand="0" w:firstRowFirstColumn="0" w:firstRowLastColumn="0" w:lastRowFirstColumn="0" w:lastRowLastColumn="0"/>
              <w:rPr>
                <w:sz w:val="16"/>
                <w:szCs w:val="16"/>
              </w:rPr>
            </w:pPr>
            <w:r w:rsidRPr="00415D54">
              <w:rPr>
                <w:sz w:val="16"/>
                <w:szCs w:val="16"/>
              </w:rPr>
              <w:t>1</w:t>
            </w:r>
          </w:p>
        </w:tc>
        <w:tc>
          <w:tcPr>
            <w:tcW w:w="1260" w:type="dxa"/>
          </w:tcPr>
          <w:p w14:paraId="69C87D86" w14:textId="2AC6BF76" w:rsidR="00415D54" w:rsidRPr="00415D54" w:rsidRDefault="00415D54" w:rsidP="00415D54">
            <w:pPr>
              <w:jc w:val="left"/>
              <w:cnfStyle w:val="000000100000" w:firstRow="0" w:lastRow="0" w:firstColumn="0" w:lastColumn="0" w:oddVBand="0" w:evenVBand="0" w:oddHBand="1" w:evenHBand="0" w:firstRowFirstColumn="0" w:firstRowLastColumn="0" w:lastRowFirstColumn="0" w:lastRowLastColumn="0"/>
              <w:rPr>
                <w:sz w:val="16"/>
                <w:szCs w:val="16"/>
              </w:rPr>
            </w:pPr>
            <w:r w:rsidRPr="00415D54">
              <w:rPr>
                <w:sz w:val="16"/>
                <w:szCs w:val="16"/>
              </w:rPr>
              <w:t>1</w:t>
            </w:r>
          </w:p>
        </w:tc>
        <w:tc>
          <w:tcPr>
            <w:tcW w:w="1547" w:type="dxa"/>
            <w:shd w:val="clear" w:color="auto" w:fill="FFFF00"/>
          </w:tcPr>
          <w:p w14:paraId="4B845DE3" w14:textId="2AA70020" w:rsidR="00415D54" w:rsidRPr="00415D54" w:rsidRDefault="00613964" w:rsidP="00A03CD4">
            <w:pPr>
              <w:jc w:val="left"/>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sz w:val="16"/>
                <w:szCs w:val="16"/>
              </w:rPr>
              <w:t>41</w:t>
            </w:r>
          </w:p>
        </w:tc>
        <w:tc>
          <w:tcPr>
            <w:tcW w:w="1513" w:type="dxa"/>
          </w:tcPr>
          <w:tbl>
            <w:tblPr>
              <w:tblStyle w:val="Grilledutableau"/>
              <w:tblW w:w="0" w:type="auto"/>
              <w:tblLayout w:type="fixed"/>
              <w:tblLook w:val="04A0" w:firstRow="1" w:lastRow="0" w:firstColumn="1" w:lastColumn="0" w:noHBand="0" w:noVBand="1"/>
            </w:tblPr>
            <w:tblGrid>
              <w:gridCol w:w="360"/>
              <w:gridCol w:w="360"/>
              <w:gridCol w:w="360"/>
              <w:gridCol w:w="360"/>
            </w:tblGrid>
            <w:tr w:rsidR="00354BFA" w:rsidRPr="00B43546" w14:paraId="21238115" w14:textId="77777777" w:rsidTr="00354BFA">
              <w:tc>
                <w:tcPr>
                  <w:tcW w:w="360" w:type="dxa"/>
                </w:tcPr>
                <w:p w14:paraId="4E3ECF19" w14:textId="77777777" w:rsidR="00354BFA" w:rsidRPr="00B43546" w:rsidRDefault="00354BFA" w:rsidP="00415D54">
                  <w:pPr>
                    <w:jc w:val="left"/>
                    <w:rPr>
                      <w:color w:val="FF0000"/>
                      <w:sz w:val="16"/>
                      <w:szCs w:val="16"/>
                    </w:rPr>
                  </w:pPr>
                  <w:r w:rsidRPr="00B43546">
                    <w:rPr>
                      <w:color w:val="FF0000"/>
                      <w:sz w:val="16"/>
                      <w:szCs w:val="16"/>
                    </w:rPr>
                    <w:t>0</w:t>
                  </w:r>
                </w:p>
              </w:tc>
              <w:tc>
                <w:tcPr>
                  <w:tcW w:w="360" w:type="dxa"/>
                </w:tcPr>
                <w:p w14:paraId="5A9BD177" w14:textId="77777777" w:rsidR="00354BFA" w:rsidRPr="00B43546" w:rsidRDefault="00354BFA" w:rsidP="00415D54">
                  <w:pPr>
                    <w:jc w:val="left"/>
                    <w:rPr>
                      <w:color w:val="FF0000"/>
                      <w:sz w:val="16"/>
                      <w:szCs w:val="16"/>
                    </w:rPr>
                  </w:pPr>
                  <w:r w:rsidRPr="00B43546">
                    <w:rPr>
                      <w:color w:val="FF0000"/>
                      <w:sz w:val="16"/>
                      <w:szCs w:val="16"/>
                    </w:rPr>
                    <w:t>0</w:t>
                  </w:r>
                </w:p>
              </w:tc>
              <w:tc>
                <w:tcPr>
                  <w:tcW w:w="360" w:type="dxa"/>
                </w:tcPr>
                <w:p w14:paraId="1245A2D4" w14:textId="1484671A" w:rsidR="00354BFA" w:rsidRPr="00B43546" w:rsidRDefault="00354BFA" w:rsidP="00415D54">
                  <w:pPr>
                    <w:jc w:val="left"/>
                    <w:rPr>
                      <w:color w:val="FF0000"/>
                      <w:sz w:val="16"/>
                      <w:szCs w:val="16"/>
                    </w:rPr>
                  </w:pPr>
                  <w:r>
                    <w:rPr>
                      <w:color w:val="FF0000"/>
                      <w:sz w:val="16"/>
                      <w:szCs w:val="16"/>
                    </w:rPr>
                    <w:t>0</w:t>
                  </w:r>
                </w:p>
              </w:tc>
              <w:tc>
                <w:tcPr>
                  <w:tcW w:w="360" w:type="dxa"/>
                </w:tcPr>
                <w:p w14:paraId="26BFA4D7" w14:textId="373F4BA4" w:rsidR="00354BFA" w:rsidRPr="00B43546" w:rsidRDefault="00354BFA" w:rsidP="00415D54">
                  <w:pPr>
                    <w:jc w:val="left"/>
                    <w:rPr>
                      <w:color w:val="FF0000"/>
                      <w:sz w:val="16"/>
                      <w:szCs w:val="16"/>
                    </w:rPr>
                  </w:pPr>
                  <w:r w:rsidRPr="00B43546">
                    <w:rPr>
                      <w:color w:val="FF0000"/>
                      <w:sz w:val="16"/>
                      <w:szCs w:val="16"/>
                    </w:rPr>
                    <w:t>0</w:t>
                  </w:r>
                </w:p>
              </w:tc>
            </w:tr>
          </w:tbl>
          <w:p w14:paraId="3012AFFF" w14:textId="77777777" w:rsidR="00415D54" w:rsidRPr="00415D54" w:rsidRDefault="00415D54" w:rsidP="00A03CD4">
            <w:pPr>
              <w:jc w:val="left"/>
              <w:cnfStyle w:val="000000100000" w:firstRow="0" w:lastRow="0" w:firstColumn="0" w:lastColumn="0" w:oddVBand="0" w:evenVBand="0" w:oddHBand="1" w:evenHBand="0" w:firstRowFirstColumn="0" w:firstRowLastColumn="0" w:lastRowFirstColumn="0" w:lastRowLastColumn="0"/>
              <w:rPr>
                <w:sz w:val="16"/>
                <w:szCs w:val="16"/>
              </w:rPr>
            </w:pPr>
          </w:p>
        </w:tc>
      </w:tr>
      <w:bookmarkEnd w:id="171"/>
    </w:tbl>
    <w:p w14:paraId="52A95124" w14:textId="4FF26E15" w:rsidR="009D1150" w:rsidRDefault="009D1150" w:rsidP="00590635">
      <w:pPr>
        <w:rPr>
          <w:b/>
          <w:bCs/>
          <w:u w:val="single"/>
        </w:rPr>
      </w:pPr>
    </w:p>
    <w:p w14:paraId="626A93C5" w14:textId="2FE0248B" w:rsidR="00A118EC" w:rsidRDefault="00A118EC" w:rsidP="00590635">
      <w:bookmarkStart w:id="172" w:name="_Hlk191211902"/>
      <w:r w:rsidRPr="00921D58">
        <w:rPr>
          <w:b/>
          <w:bCs/>
          <w:u w:val="single"/>
        </w:rPr>
        <w:t>CheckStatus</w:t>
      </w:r>
      <w:r>
        <w:t> </w:t>
      </w:r>
    </w:p>
    <w:tbl>
      <w:tblPr>
        <w:tblStyle w:val="TableauGrille4-Accentuation5"/>
        <w:tblW w:w="10165" w:type="dxa"/>
        <w:tblLook w:val="04A0" w:firstRow="1" w:lastRow="0" w:firstColumn="1" w:lastColumn="0" w:noHBand="0" w:noVBand="1"/>
      </w:tblPr>
      <w:tblGrid>
        <w:gridCol w:w="2875"/>
        <w:gridCol w:w="2762"/>
        <w:gridCol w:w="4528"/>
      </w:tblGrid>
      <w:tr w:rsidR="009D1150" w14:paraId="14C82350" w14:textId="53571BE1" w:rsidTr="00CC5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40704AC" w14:textId="6293B1B9" w:rsidR="009D1150" w:rsidRDefault="009D1150" w:rsidP="00933B6F">
            <w:bookmarkStart w:id="173" w:name="_Hlk186119808"/>
            <w:r>
              <w:t>Champ</w:t>
            </w:r>
          </w:p>
        </w:tc>
        <w:tc>
          <w:tcPr>
            <w:tcW w:w="2762" w:type="dxa"/>
          </w:tcPr>
          <w:p w14:paraId="6C4B033D" w14:textId="12994F6F" w:rsidR="009D1150" w:rsidRDefault="009D1150" w:rsidP="00933B6F">
            <w:pPr>
              <w:cnfStyle w:val="100000000000" w:firstRow="1" w:lastRow="0" w:firstColumn="0" w:lastColumn="0" w:oddVBand="0" w:evenVBand="0" w:oddHBand="0" w:evenHBand="0" w:firstRowFirstColumn="0" w:firstRowLastColumn="0" w:lastRowFirstColumn="0" w:lastRowLastColumn="0"/>
            </w:pPr>
            <w:r>
              <w:t>Type</w:t>
            </w:r>
          </w:p>
        </w:tc>
        <w:tc>
          <w:tcPr>
            <w:tcW w:w="4528" w:type="dxa"/>
          </w:tcPr>
          <w:p w14:paraId="4FD566CC" w14:textId="49870B3F" w:rsidR="009D1150" w:rsidRDefault="009D1150" w:rsidP="00933B6F">
            <w:pPr>
              <w:cnfStyle w:val="100000000000" w:firstRow="1" w:lastRow="0" w:firstColumn="0" w:lastColumn="0" w:oddVBand="0" w:evenVBand="0" w:oddHBand="0" w:evenHBand="0" w:firstRowFirstColumn="0" w:firstRowLastColumn="0" w:lastRowFirstColumn="0" w:lastRowLastColumn="0"/>
            </w:pPr>
            <w:r>
              <w:t>Taille</w:t>
            </w:r>
          </w:p>
        </w:tc>
      </w:tr>
      <w:tr w:rsidR="009D1150" w14:paraId="2FFA4F1C" w14:textId="48D574B4" w:rsidTr="00CC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CFF7A1E" w14:textId="2CAC850A" w:rsidR="009D1150" w:rsidRDefault="009D1150" w:rsidP="00933B6F">
            <w:r>
              <w:t>TypeMessage (Name)</w:t>
            </w:r>
          </w:p>
        </w:tc>
        <w:tc>
          <w:tcPr>
            <w:tcW w:w="2762" w:type="dxa"/>
          </w:tcPr>
          <w:p w14:paraId="4FFCCABB" w14:textId="4435EA1D" w:rsidR="009D1150" w:rsidRDefault="009D1150" w:rsidP="00933B6F">
            <w:pPr>
              <w:cnfStyle w:val="000000100000" w:firstRow="0" w:lastRow="0" w:firstColumn="0" w:lastColumn="0" w:oddVBand="0" w:evenVBand="0" w:oddHBand="1" w:evenHBand="0" w:firstRowFirstColumn="0" w:firstRowLastColumn="0" w:lastRowFirstColumn="0" w:lastRowLastColumn="0"/>
            </w:pPr>
            <w:r>
              <w:t>Int</w:t>
            </w:r>
          </w:p>
        </w:tc>
        <w:tc>
          <w:tcPr>
            <w:tcW w:w="4528" w:type="dxa"/>
          </w:tcPr>
          <w:p w14:paraId="3FEAFA01" w14:textId="3BCB22FB" w:rsidR="009D1150" w:rsidRDefault="009D1150" w:rsidP="00933B6F">
            <w:pPr>
              <w:cnfStyle w:val="000000100000" w:firstRow="0" w:lastRow="0" w:firstColumn="0" w:lastColumn="0" w:oddVBand="0" w:evenVBand="0" w:oddHBand="1" w:evenHBand="0" w:firstRowFirstColumn="0" w:firstRowLastColumn="0" w:lastRowFirstColumn="0" w:lastRowLastColumn="0"/>
            </w:pPr>
            <w:r>
              <w:t>1 octet</w:t>
            </w:r>
          </w:p>
        </w:tc>
      </w:tr>
      <w:tr w:rsidR="009D1150" w14:paraId="12B4F890" w14:textId="3485BF52" w:rsidTr="00CC5578">
        <w:tc>
          <w:tcPr>
            <w:cnfStyle w:val="001000000000" w:firstRow="0" w:lastRow="0" w:firstColumn="1" w:lastColumn="0" w:oddVBand="0" w:evenVBand="0" w:oddHBand="0" w:evenHBand="0" w:firstRowFirstColumn="0" w:firstRowLastColumn="0" w:lastRowFirstColumn="0" w:lastRowLastColumn="0"/>
            <w:tcW w:w="2875" w:type="dxa"/>
          </w:tcPr>
          <w:p w14:paraId="30B9C395" w14:textId="5AD03B51" w:rsidR="009D1150" w:rsidRDefault="009D1150" w:rsidP="00933B6F">
            <w:r>
              <w:t>messageId</w:t>
            </w:r>
          </w:p>
        </w:tc>
        <w:tc>
          <w:tcPr>
            <w:tcW w:w="2762" w:type="dxa"/>
          </w:tcPr>
          <w:p w14:paraId="6190FFDF" w14:textId="1766449D" w:rsidR="009D1150" w:rsidRDefault="009D1150" w:rsidP="00933B6F">
            <w:pPr>
              <w:cnfStyle w:val="000000000000" w:firstRow="0" w:lastRow="0" w:firstColumn="0" w:lastColumn="0" w:oddVBand="0" w:evenVBand="0" w:oddHBand="0" w:evenHBand="0" w:firstRowFirstColumn="0" w:firstRowLastColumn="0" w:lastRowFirstColumn="0" w:lastRowLastColumn="0"/>
            </w:pPr>
            <w:r>
              <w:t>Int</w:t>
            </w:r>
          </w:p>
        </w:tc>
        <w:tc>
          <w:tcPr>
            <w:tcW w:w="4528" w:type="dxa"/>
          </w:tcPr>
          <w:p w14:paraId="0A098728" w14:textId="39A1A019" w:rsidR="009D1150" w:rsidRDefault="009D1150" w:rsidP="00933B6F">
            <w:pPr>
              <w:cnfStyle w:val="000000000000" w:firstRow="0" w:lastRow="0" w:firstColumn="0" w:lastColumn="0" w:oddVBand="0" w:evenVBand="0" w:oddHBand="0" w:evenHBand="0" w:firstRowFirstColumn="0" w:firstRowLastColumn="0" w:lastRowFirstColumn="0" w:lastRowLastColumn="0"/>
            </w:pPr>
            <w:r>
              <w:t>1 octet</w:t>
            </w:r>
          </w:p>
        </w:tc>
      </w:tr>
      <w:tr w:rsidR="009D1150" w14:paraId="38FFF013" w14:textId="2A92BF42" w:rsidTr="00CC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3B06B07" w14:textId="0AE3B442" w:rsidR="009D1150" w:rsidRDefault="009D1150" w:rsidP="00933B6F">
            <w:bookmarkStart w:id="174" w:name="_Hlk185940533"/>
            <w:r>
              <w:t>timeStamp</w:t>
            </w:r>
          </w:p>
        </w:tc>
        <w:tc>
          <w:tcPr>
            <w:tcW w:w="2762" w:type="dxa"/>
          </w:tcPr>
          <w:p w14:paraId="6206C6A7" w14:textId="492011C6" w:rsidR="009D1150"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4528" w:type="dxa"/>
          </w:tcPr>
          <w:tbl>
            <w:tblPr>
              <w:tblStyle w:val="Grilledutableau"/>
              <w:tblW w:w="4237" w:type="dxa"/>
              <w:tblLook w:val="04A0" w:firstRow="1" w:lastRow="0" w:firstColumn="1" w:lastColumn="0" w:noHBand="0" w:noVBand="1"/>
            </w:tblPr>
            <w:tblGrid>
              <w:gridCol w:w="578"/>
              <w:gridCol w:w="531"/>
              <w:gridCol w:w="531"/>
              <w:gridCol w:w="536"/>
              <w:gridCol w:w="711"/>
              <w:gridCol w:w="720"/>
              <w:gridCol w:w="630"/>
            </w:tblGrid>
            <w:tr w:rsidR="00980583" w14:paraId="0F7DFD24" w14:textId="05021E42" w:rsidTr="00980583">
              <w:tc>
                <w:tcPr>
                  <w:tcW w:w="578" w:type="dxa"/>
                </w:tcPr>
                <w:p w14:paraId="537576AF" w14:textId="15AFDD71" w:rsidR="00980583" w:rsidRPr="00A118EC" w:rsidRDefault="00980583" w:rsidP="009D1150">
                  <w:pPr>
                    <w:rPr>
                      <w:sz w:val="12"/>
                      <w:szCs w:val="12"/>
                    </w:rPr>
                  </w:pPr>
                  <w:r>
                    <w:rPr>
                      <w:sz w:val="12"/>
                      <w:szCs w:val="12"/>
                    </w:rPr>
                    <w:t>2octets</w:t>
                  </w:r>
                </w:p>
              </w:tc>
              <w:tc>
                <w:tcPr>
                  <w:tcW w:w="531" w:type="dxa"/>
                </w:tcPr>
                <w:p w14:paraId="5C56FE39" w14:textId="77777777" w:rsidR="00980583" w:rsidRPr="00A118EC" w:rsidRDefault="00980583" w:rsidP="009D1150">
                  <w:pPr>
                    <w:rPr>
                      <w:sz w:val="12"/>
                      <w:szCs w:val="12"/>
                    </w:rPr>
                  </w:pPr>
                  <w:r>
                    <w:rPr>
                      <w:sz w:val="12"/>
                      <w:szCs w:val="12"/>
                    </w:rPr>
                    <w:t>1octet</w:t>
                  </w:r>
                </w:p>
              </w:tc>
              <w:tc>
                <w:tcPr>
                  <w:tcW w:w="531" w:type="dxa"/>
                </w:tcPr>
                <w:p w14:paraId="1063CB11" w14:textId="77777777" w:rsidR="00980583" w:rsidRPr="00A118EC" w:rsidRDefault="00980583" w:rsidP="009D1150">
                  <w:pPr>
                    <w:rPr>
                      <w:sz w:val="12"/>
                      <w:szCs w:val="12"/>
                    </w:rPr>
                  </w:pPr>
                  <w:r>
                    <w:rPr>
                      <w:sz w:val="12"/>
                      <w:szCs w:val="12"/>
                    </w:rPr>
                    <w:t>1octet</w:t>
                  </w:r>
                </w:p>
              </w:tc>
              <w:tc>
                <w:tcPr>
                  <w:tcW w:w="536" w:type="dxa"/>
                </w:tcPr>
                <w:p w14:paraId="5F721667" w14:textId="77777777" w:rsidR="00980583" w:rsidRPr="00A118EC" w:rsidRDefault="00980583" w:rsidP="009D1150">
                  <w:pPr>
                    <w:rPr>
                      <w:sz w:val="12"/>
                      <w:szCs w:val="12"/>
                    </w:rPr>
                  </w:pPr>
                  <w:r>
                    <w:rPr>
                      <w:sz w:val="12"/>
                      <w:szCs w:val="12"/>
                    </w:rPr>
                    <w:t>1octet</w:t>
                  </w:r>
                </w:p>
              </w:tc>
              <w:tc>
                <w:tcPr>
                  <w:tcW w:w="711" w:type="dxa"/>
                </w:tcPr>
                <w:p w14:paraId="36D25558" w14:textId="77777777" w:rsidR="00980583" w:rsidRPr="00A118EC" w:rsidRDefault="00980583" w:rsidP="009D1150">
                  <w:pPr>
                    <w:rPr>
                      <w:sz w:val="12"/>
                      <w:szCs w:val="12"/>
                    </w:rPr>
                  </w:pPr>
                  <w:r>
                    <w:rPr>
                      <w:sz w:val="12"/>
                      <w:szCs w:val="12"/>
                    </w:rPr>
                    <w:t>1 octet</w:t>
                  </w:r>
                </w:p>
              </w:tc>
              <w:tc>
                <w:tcPr>
                  <w:tcW w:w="720" w:type="dxa"/>
                </w:tcPr>
                <w:p w14:paraId="3E20E856" w14:textId="77777777" w:rsidR="00980583" w:rsidRPr="00A118EC" w:rsidRDefault="00980583" w:rsidP="009D1150">
                  <w:pPr>
                    <w:rPr>
                      <w:sz w:val="12"/>
                      <w:szCs w:val="12"/>
                    </w:rPr>
                  </w:pPr>
                  <w:r>
                    <w:rPr>
                      <w:sz w:val="12"/>
                      <w:szCs w:val="12"/>
                    </w:rPr>
                    <w:t>1octet</w:t>
                  </w:r>
                </w:p>
              </w:tc>
              <w:tc>
                <w:tcPr>
                  <w:tcW w:w="630" w:type="dxa"/>
                </w:tcPr>
                <w:p w14:paraId="3D4F816D" w14:textId="43721DAA" w:rsidR="00980583" w:rsidRDefault="00980583" w:rsidP="009D1150">
                  <w:pPr>
                    <w:rPr>
                      <w:sz w:val="12"/>
                      <w:szCs w:val="12"/>
                    </w:rPr>
                  </w:pPr>
                  <w:r>
                    <w:rPr>
                      <w:sz w:val="12"/>
                      <w:szCs w:val="12"/>
                    </w:rPr>
                    <w:t>2 octets</w:t>
                  </w:r>
                </w:p>
              </w:tc>
            </w:tr>
          </w:tbl>
          <w:p w14:paraId="5AC00384" w14:textId="77777777" w:rsidR="009D1150" w:rsidRDefault="009D1150" w:rsidP="00933B6F">
            <w:pPr>
              <w:cnfStyle w:val="000000100000" w:firstRow="0" w:lastRow="0" w:firstColumn="0" w:lastColumn="0" w:oddVBand="0" w:evenVBand="0" w:oddHBand="1" w:evenHBand="0" w:firstRowFirstColumn="0" w:firstRowLastColumn="0" w:lastRowFirstColumn="0" w:lastRowLastColumn="0"/>
            </w:pPr>
          </w:p>
        </w:tc>
      </w:tr>
      <w:bookmarkEnd w:id="174"/>
      <w:tr w:rsidR="009D1150" w14:paraId="5F342EFA" w14:textId="1353D62B" w:rsidTr="00CC5578">
        <w:tc>
          <w:tcPr>
            <w:cnfStyle w:val="001000000000" w:firstRow="0" w:lastRow="0" w:firstColumn="1" w:lastColumn="0" w:oddVBand="0" w:evenVBand="0" w:oddHBand="0" w:evenHBand="0" w:firstRowFirstColumn="0" w:firstRowLastColumn="0" w:lastRowFirstColumn="0" w:lastRowLastColumn="0"/>
            <w:tcW w:w="2875" w:type="dxa"/>
          </w:tcPr>
          <w:p w14:paraId="4DA9E8F6" w14:textId="59B0FE42" w:rsidR="009D1150" w:rsidRDefault="009D1150" w:rsidP="00933B6F">
            <w:r>
              <w:t>sequenceNumber</w:t>
            </w:r>
          </w:p>
        </w:tc>
        <w:tc>
          <w:tcPr>
            <w:tcW w:w="2762" w:type="dxa"/>
          </w:tcPr>
          <w:p w14:paraId="0A5AF9F7" w14:textId="1AA23009" w:rsidR="009D1150" w:rsidRDefault="009D1150" w:rsidP="00933B6F">
            <w:pPr>
              <w:cnfStyle w:val="000000000000" w:firstRow="0" w:lastRow="0" w:firstColumn="0" w:lastColumn="0" w:oddVBand="0" w:evenVBand="0" w:oddHBand="0" w:evenHBand="0" w:firstRowFirstColumn="0" w:firstRowLastColumn="0" w:lastRowFirstColumn="0" w:lastRowLastColumn="0"/>
            </w:pPr>
            <w:r>
              <w:t>Int</w:t>
            </w:r>
          </w:p>
        </w:tc>
        <w:tc>
          <w:tcPr>
            <w:tcW w:w="4528" w:type="dxa"/>
          </w:tcPr>
          <w:p w14:paraId="124BE2BA" w14:textId="50594BE7" w:rsidR="009D1150" w:rsidRDefault="00B96B2F" w:rsidP="00933B6F">
            <w:pPr>
              <w:cnfStyle w:val="000000000000" w:firstRow="0" w:lastRow="0" w:firstColumn="0" w:lastColumn="0" w:oddVBand="0" w:evenVBand="0" w:oddHBand="0" w:evenHBand="0" w:firstRowFirstColumn="0" w:firstRowLastColumn="0" w:lastRowFirstColumn="0" w:lastRowLastColumn="0"/>
            </w:pPr>
            <w:r w:rsidRPr="00B96B2F">
              <w:rPr>
                <w:shd w:val="clear" w:color="auto" w:fill="F4B083" w:themeFill="accent2" w:themeFillTint="99"/>
              </w:rPr>
              <w:t>3</w:t>
            </w:r>
            <w:r w:rsidR="009D1150">
              <w:t xml:space="preserve"> </w:t>
            </w:r>
            <w:r w:rsidR="009D1150" w:rsidRPr="00B96B2F">
              <w:rPr>
                <w:shd w:val="clear" w:color="auto" w:fill="F4B083" w:themeFill="accent2" w:themeFillTint="99"/>
              </w:rPr>
              <w:t>octet</w:t>
            </w:r>
            <w:r w:rsidRPr="00B96B2F">
              <w:rPr>
                <w:shd w:val="clear" w:color="auto" w:fill="F4B083" w:themeFill="accent2" w:themeFillTint="99"/>
              </w:rPr>
              <w:t>s</w:t>
            </w:r>
          </w:p>
        </w:tc>
      </w:tr>
      <w:tr w:rsidR="009D1150" w14:paraId="5A721849" w14:textId="0445A868" w:rsidTr="00CC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FB1A23" w14:textId="374D7067" w:rsidR="009D1150" w:rsidRDefault="009D1150" w:rsidP="00933B6F">
            <w:r>
              <w:t>idTopo</w:t>
            </w:r>
          </w:p>
        </w:tc>
        <w:tc>
          <w:tcPr>
            <w:tcW w:w="2762" w:type="dxa"/>
          </w:tcPr>
          <w:p w14:paraId="0F26B172" w14:textId="2EA0DA0B" w:rsidR="009D1150" w:rsidRDefault="009D1150" w:rsidP="00933B6F">
            <w:pPr>
              <w:cnfStyle w:val="000000100000" w:firstRow="0" w:lastRow="0" w:firstColumn="0" w:lastColumn="0" w:oddVBand="0" w:evenVBand="0" w:oddHBand="1" w:evenHBand="0" w:firstRowFirstColumn="0" w:firstRowLastColumn="0" w:lastRowFirstColumn="0" w:lastRowLastColumn="0"/>
            </w:pPr>
            <w:r>
              <w:t>int</w:t>
            </w:r>
          </w:p>
        </w:tc>
        <w:tc>
          <w:tcPr>
            <w:tcW w:w="4528" w:type="dxa"/>
          </w:tcPr>
          <w:p w14:paraId="7F5A3F0C" w14:textId="721B05DD" w:rsidR="009D1150" w:rsidRDefault="009D1150" w:rsidP="00933B6F">
            <w:pPr>
              <w:cnfStyle w:val="000000100000" w:firstRow="0" w:lastRow="0" w:firstColumn="0" w:lastColumn="0" w:oddVBand="0" w:evenVBand="0" w:oddHBand="1" w:evenHBand="0" w:firstRowFirstColumn="0" w:firstRowLastColumn="0" w:lastRowFirstColumn="0" w:lastRowLastColumn="0"/>
            </w:pPr>
            <w:r>
              <w:t>2 octets</w:t>
            </w:r>
          </w:p>
        </w:tc>
      </w:tr>
      <w:tr w:rsidR="009D1150" w14:paraId="7A16A14A" w14:textId="4431A213" w:rsidTr="00CC5578">
        <w:tc>
          <w:tcPr>
            <w:cnfStyle w:val="001000000000" w:firstRow="0" w:lastRow="0" w:firstColumn="1" w:lastColumn="0" w:oddVBand="0" w:evenVBand="0" w:oddHBand="0" w:evenHBand="0" w:firstRowFirstColumn="0" w:firstRowLastColumn="0" w:lastRowFirstColumn="0" w:lastRowLastColumn="0"/>
            <w:tcW w:w="2875" w:type="dxa"/>
          </w:tcPr>
          <w:p w14:paraId="58DE890F" w14:textId="3C147C27" w:rsidR="009D1150" w:rsidRDefault="009D1150" w:rsidP="00933B6F">
            <w:r>
              <w:t>missionId</w:t>
            </w:r>
          </w:p>
        </w:tc>
        <w:tc>
          <w:tcPr>
            <w:tcW w:w="2762" w:type="dxa"/>
          </w:tcPr>
          <w:p w14:paraId="6C3CF883" w14:textId="1559F6CB" w:rsidR="009D1150" w:rsidRDefault="009D1150" w:rsidP="00933B6F">
            <w:pPr>
              <w:cnfStyle w:val="000000000000" w:firstRow="0" w:lastRow="0" w:firstColumn="0" w:lastColumn="0" w:oddVBand="0" w:evenVBand="0" w:oddHBand="0" w:evenHBand="0" w:firstRowFirstColumn="0" w:firstRowLastColumn="0" w:lastRowFirstColumn="0" w:lastRowLastColumn="0"/>
            </w:pPr>
            <w:r>
              <w:t>Int</w:t>
            </w:r>
          </w:p>
        </w:tc>
        <w:tc>
          <w:tcPr>
            <w:tcW w:w="4528" w:type="dxa"/>
          </w:tcPr>
          <w:p w14:paraId="3F239057" w14:textId="6BDFB23D" w:rsidR="009D1150" w:rsidRDefault="009D1150" w:rsidP="00933B6F">
            <w:pPr>
              <w:cnfStyle w:val="000000000000" w:firstRow="0" w:lastRow="0" w:firstColumn="0" w:lastColumn="0" w:oddVBand="0" w:evenVBand="0" w:oddHBand="0" w:evenHBand="0" w:firstRowFirstColumn="0" w:firstRowLastColumn="0" w:lastRowFirstColumn="0" w:lastRowLastColumn="0"/>
            </w:pPr>
            <w:r>
              <w:t>2 octets</w:t>
            </w:r>
          </w:p>
        </w:tc>
      </w:tr>
      <w:tr w:rsidR="00EB1D75" w14:paraId="0A16E168" w14:textId="77777777" w:rsidTr="00CC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A8D08D" w:themeFill="accent6" w:themeFillTint="99"/>
          </w:tcPr>
          <w:p w14:paraId="2776E11F" w14:textId="7B2D02AF" w:rsidR="00EB1D75" w:rsidRDefault="00EB1D75" w:rsidP="00933B6F">
            <w:bookmarkStart w:id="175" w:name="_Hlk185939323"/>
            <w:r>
              <w:t>TripNumber</w:t>
            </w:r>
          </w:p>
        </w:tc>
        <w:tc>
          <w:tcPr>
            <w:tcW w:w="2762" w:type="dxa"/>
            <w:shd w:val="clear" w:color="auto" w:fill="A8D08D" w:themeFill="accent6" w:themeFillTint="99"/>
          </w:tcPr>
          <w:p w14:paraId="16A724BA" w14:textId="574C0AD3" w:rsidR="00EB1D75" w:rsidRDefault="00EB1D75" w:rsidP="00933B6F">
            <w:pPr>
              <w:cnfStyle w:val="000000100000" w:firstRow="0" w:lastRow="0" w:firstColumn="0" w:lastColumn="0" w:oddVBand="0" w:evenVBand="0" w:oddHBand="1" w:evenHBand="0" w:firstRowFirstColumn="0" w:firstRowLastColumn="0" w:lastRowFirstColumn="0" w:lastRowLastColumn="0"/>
            </w:pPr>
            <w:r>
              <w:t>Int</w:t>
            </w:r>
          </w:p>
        </w:tc>
        <w:tc>
          <w:tcPr>
            <w:tcW w:w="4528" w:type="dxa"/>
            <w:shd w:val="clear" w:color="auto" w:fill="A8D08D" w:themeFill="accent6" w:themeFillTint="99"/>
          </w:tcPr>
          <w:p w14:paraId="2538AB78" w14:textId="347DFD9E" w:rsidR="00EB1D75" w:rsidRDefault="00EB1D75" w:rsidP="00933B6F">
            <w:pPr>
              <w:cnfStyle w:val="000000100000" w:firstRow="0" w:lastRow="0" w:firstColumn="0" w:lastColumn="0" w:oddVBand="0" w:evenVBand="0" w:oddHBand="1" w:evenHBand="0" w:firstRowFirstColumn="0" w:firstRowLastColumn="0" w:lastRowFirstColumn="0" w:lastRowLastColumn="0"/>
            </w:pPr>
            <w:r>
              <w:t>1 octet</w:t>
            </w:r>
          </w:p>
        </w:tc>
      </w:tr>
      <w:tr w:rsidR="00EB1D75" w:rsidRPr="002E49B6" w14:paraId="2D5C61F7" w14:textId="77777777" w:rsidTr="00CC5578">
        <w:tc>
          <w:tcPr>
            <w:cnfStyle w:val="001000000000" w:firstRow="0" w:lastRow="0" w:firstColumn="1" w:lastColumn="0" w:oddVBand="0" w:evenVBand="0" w:oddHBand="0" w:evenHBand="0" w:firstRowFirstColumn="0" w:firstRowLastColumn="0" w:lastRowFirstColumn="0" w:lastRowLastColumn="0"/>
            <w:tcW w:w="2875" w:type="dxa"/>
            <w:shd w:val="clear" w:color="auto" w:fill="A8D08D" w:themeFill="accent6" w:themeFillTint="99"/>
          </w:tcPr>
          <w:p w14:paraId="08A2D675" w14:textId="05A06EFB" w:rsidR="00EB1D75" w:rsidRPr="002E49B6" w:rsidRDefault="00EB1D75" w:rsidP="00933B6F">
            <w:r w:rsidRPr="002E49B6">
              <w:t>NodesByTrip</w:t>
            </w:r>
          </w:p>
        </w:tc>
        <w:tc>
          <w:tcPr>
            <w:tcW w:w="2762" w:type="dxa"/>
            <w:shd w:val="clear" w:color="auto" w:fill="A8D08D" w:themeFill="accent6" w:themeFillTint="99"/>
          </w:tcPr>
          <w:p w14:paraId="6A09F5DB" w14:textId="65B13E2E" w:rsidR="00EB1D75" w:rsidRPr="002E49B6" w:rsidRDefault="00EB1D75" w:rsidP="00933B6F">
            <w:pPr>
              <w:cnfStyle w:val="000000000000" w:firstRow="0" w:lastRow="0" w:firstColumn="0" w:lastColumn="0" w:oddVBand="0" w:evenVBand="0" w:oddHBand="0" w:evenHBand="0" w:firstRowFirstColumn="0" w:firstRowLastColumn="0" w:lastRowFirstColumn="0" w:lastRowLastColumn="0"/>
            </w:pPr>
            <w:r w:rsidRPr="002E49B6">
              <w:t>Int</w:t>
            </w:r>
          </w:p>
        </w:tc>
        <w:tc>
          <w:tcPr>
            <w:tcW w:w="4528" w:type="dxa"/>
            <w:shd w:val="clear" w:color="auto" w:fill="A8D08D" w:themeFill="accent6" w:themeFillTint="99"/>
          </w:tcPr>
          <w:p w14:paraId="1B29CAF9" w14:textId="71E9539F" w:rsidR="00EB1D75" w:rsidRPr="002E49B6" w:rsidRDefault="00CC5578" w:rsidP="00933B6F">
            <w:pPr>
              <w:cnfStyle w:val="000000000000" w:firstRow="0" w:lastRow="0" w:firstColumn="0" w:lastColumn="0" w:oddVBand="0" w:evenVBand="0" w:oddHBand="0" w:evenHBand="0" w:firstRowFirstColumn="0" w:firstRowLastColumn="0" w:lastRowFirstColumn="0" w:lastRowLastColumn="0"/>
            </w:pPr>
            <w:r>
              <w:t>1</w:t>
            </w:r>
            <w:r w:rsidR="00EB1D75" w:rsidRPr="002E49B6">
              <w:t xml:space="preserve"> octets</w:t>
            </w:r>
          </w:p>
        </w:tc>
      </w:tr>
      <w:tr w:rsidR="009D1150" w14:paraId="5FF7CF8A" w14:textId="5265207D" w:rsidTr="00CC5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19DF72" w14:textId="77777777" w:rsidR="009D1150" w:rsidRDefault="009D1150" w:rsidP="00933B6F">
            <w:pPr>
              <w:rPr>
                <w:b w:val="0"/>
                <w:bCs w:val="0"/>
              </w:rPr>
            </w:pPr>
            <w:bookmarkStart w:id="176" w:name="_Hlk185939083"/>
            <w:r>
              <w:t>Mission</w:t>
            </w:r>
          </w:p>
          <w:tbl>
            <w:tblPr>
              <w:tblStyle w:val="Grilledutableau"/>
              <w:tblW w:w="0" w:type="auto"/>
              <w:tblLook w:val="04A0" w:firstRow="1" w:lastRow="0" w:firstColumn="1" w:lastColumn="0" w:noHBand="0" w:noVBand="1"/>
            </w:tblPr>
            <w:tblGrid>
              <w:gridCol w:w="2649"/>
            </w:tblGrid>
            <w:tr w:rsidR="009D1150" w14:paraId="638146F0" w14:textId="77777777" w:rsidTr="009F337E">
              <w:tc>
                <w:tcPr>
                  <w:tcW w:w="4418" w:type="dxa"/>
                </w:tcPr>
                <w:p w14:paraId="335A31F5" w14:textId="7028EB81" w:rsidR="00CC5578" w:rsidRDefault="005C1489" w:rsidP="00933B6F">
                  <w:r>
                    <w:t>Triplet</w:t>
                  </w:r>
                  <w:r w:rsidR="00CC5578">
                    <w:t xml:space="preserve"> </w:t>
                  </w:r>
                </w:p>
                <w:tbl>
                  <w:tblPr>
                    <w:tblStyle w:val="Grilledutableau"/>
                    <w:tblW w:w="742" w:type="dxa"/>
                    <w:jc w:val="center"/>
                    <w:tblLook w:val="04A0" w:firstRow="1" w:lastRow="0" w:firstColumn="1" w:lastColumn="0" w:noHBand="0" w:noVBand="1"/>
                  </w:tblPr>
                  <w:tblGrid>
                    <w:gridCol w:w="270"/>
                    <w:gridCol w:w="236"/>
                    <w:gridCol w:w="236"/>
                  </w:tblGrid>
                  <w:tr w:rsidR="00CC5578" w14:paraId="04747A1E" w14:textId="77777777" w:rsidTr="00CC5578">
                    <w:trPr>
                      <w:trHeight w:val="254"/>
                      <w:jc w:val="center"/>
                    </w:trPr>
                    <w:tc>
                      <w:tcPr>
                        <w:tcW w:w="270" w:type="dxa"/>
                      </w:tcPr>
                      <w:p w14:paraId="6D2DF12F" w14:textId="77777777" w:rsidR="00CC5578" w:rsidRDefault="00CC5578" w:rsidP="00933B6F"/>
                    </w:tc>
                    <w:tc>
                      <w:tcPr>
                        <w:tcW w:w="236" w:type="dxa"/>
                      </w:tcPr>
                      <w:p w14:paraId="168A967B" w14:textId="77777777" w:rsidR="00CC5578" w:rsidRDefault="00CC5578" w:rsidP="00933B6F"/>
                    </w:tc>
                    <w:tc>
                      <w:tcPr>
                        <w:tcW w:w="236" w:type="dxa"/>
                      </w:tcPr>
                      <w:p w14:paraId="5DBBB0A4" w14:textId="77777777" w:rsidR="00CC5578" w:rsidRDefault="00CC5578" w:rsidP="00933B6F"/>
                    </w:tc>
                  </w:tr>
                </w:tbl>
                <w:p w14:paraId="640D0B8F" w14:textId="786E1CF7" w:rsidR="009D1150" w:rsidRDefault="009D1150" w:rsidP="00933B6F"/>
              </w:tc>
            </w:tr>
            <w:tr w:rsidR="009D1150" w14:paraId="06DB1743" w14:textId="77777777" w:rsidTr="009F337E">
              <w:tc>
                <w:tcPr>
                  <w:tcW w:w="4418" w:type="dxa"/>
                </w:tcPr>
                <w:p w14:paraId="03EDB60E" w14:textId="58C49345" w:rsidR="00CC5578" w:rsidRDefault="005C1489" w:rsidP="00933B6F">
                  <w:r>
                    <w:t>Triplet</w:t>
                  </w:r>
                  <w:r w:rsidR="00CC5578">
                    <w:t xml:space="preserve"> </w:t>
                  </w:r>
                </w:p>
                <w:tbl>
                  <w:tblPr>
                    <w:tblStyle w:val="Grilledutableau"/>
                    <w:tblW w:w="742" w:type="dxa"/>
                    <w:jc w:val="center"/>
                    <w:tblLook w:val="04A0" w:firstRow="1" w:lastRow="0" w:firstColumn="1" w:lastColumn="0" w:noHBand="0" w:noVBand="1"/>
                  </w:tblPr>
                  <w:tblGrid>
                    <w:gridCol w:w="270"/>
                    <w:gridCol w:w="236"/>
                    <w:gridCol w:w="236"/>
                  </w:tblGrid>
                  <w:tr w:rsidR="00CC5578" w14:paraId="6323F823" w14:textId="77777777" w:rsidTr="002869B4">
                    <w:trPr>
                      <w:trHeight w:val="254"/>
                      <w:jc w:val="center"/>
                    </w:trPr>
                    <w:tc>
                      <w:tcPr>
                        <w:tcW w:w="270" w:type="dxa"/>
                      </w:tcPr>
                      <w:p w14:paraId="516DF354" w14:textId="77777777" w:rsidR="00CC5578" w:rsidRDefault="00CC5578" w:rsidP="00CC5578"/>
                    </w:tc>
                    <w:tc>
                      <w:tcPr>
                        <w:tcW w:w="236" w:type="dxa"/>
                      </w:tcPr>
                      <w:p w14:paraId="021CB8DB" w14:textId="77777777" w:rsidR="00CC5578" w:rsidRDefault="00CC5578" w:rsidP="00CC5578"/>
                    </w:tc>
                    <w:tc>
                      <w:tcPr>
                        <w:tcW w:w="236" w:type="dxa"/>
                      </w:tcPr>
                      <w:p w14:paraId="22EC6D25" w14:textId="77777777" w:rsidR="00CC5578" w:rsidRDefault="00CC5578" w:rsidP="00CC5578"/>
                    </w:tc>
                  </w:tr>
                </w:tbl>
                <w:p w14:paraId="718B44CB" w14:textId="15CA10A8" w:rsidR="009D1150" w:rsidRDefault="009D1150" w:rsidP="00933B6F"/>
              </w:tc>
            </w:tr>
          </w:tbl>
          <w:p w14:paraId="661A995C" w14:textId="224F1A81" w:rsidR="009D1150" w:rsidRDefault="009D1150" w:rsidP="00933B6F"/>
        </w:tc>
        <w:tc>
          <w:tcPr>
            <w:tcW w:w="2762" w:type="dxa"/>
          </w:tcPr>
          <w:p w14:paraId="03F171CF" w14:textId="65385E54" w:rsidR="009D1150" w:rsidRDefault="00CC5578" w:rsidP="00F70074">
            <w:pPr>
              <w:jc w:val="left"/>
              <w:cnfStyle w:val="000000100000" w:firstRow="0" w:lastRow="0" w:firstColumn="0" w:lastColumn="0" w:oddVBand="0" w:evenVBand="0" w:oddHBand="1" w:evenHBand="0" w:firstRowFirstColumn="0" w:firstRowLastColumn="0" w:lastRowFirstColumn="0" w:lastRowLastColumn="0"/>
            </w:pPr>
            <w:r>
              <w:t xml:space="preserve">Séquence des </w:t>
            </w:r>
            <w:r w:rsidR="005C1489">
              <w:t>Triplet</w:t>
            </w:r>
            <w:r>
              <w:t xml:space="preserve">s représentant les trips de la mission </w:t>
            </w:r>
          </w:p>
          <w:p w14:paraId="257A4D65" w14:textId="759C9054" w:rsidR="00CC5578" w:rsidRDefault="00CC5578" w:rsidP="00F70074">
            <w:pPr>
              <w:jc w:val="left"/>
              <w:cnfStyle w:val="000000100000" w:firstRow="0" w:lastRow="0" w:firstColumn="0" w:lastColumn="0" w:oddVBand="0" w:evenVBand="0" w:oddHBand="1" w:evenHBand="0" w:firstRowFirstColumn="0" w:firstRowLastColumn="0" w:lastRowFirstColumn="0" w:lastRowLastColumn="0"/>
            </w:pPr>
            <w:r>
              <w:t xml:space="preserve">Chaque </w:t>
            </w:r>
            <w:r w:rsidR="005C1489">
              <w:t>Triplet</w:t>
            </w:r>
            <w:r>
              <w:t xml:space="preserve"> est sous forme de 3 ids des nœuds</w:t>
            </w:r>
          </w:p>
        </w:tc>
        <w:tc>
          <w:tcPr>
            <w:tcW w:w="4528" w:type="dxa"/>
          </w:tcPr>
          <w:p w14:paraId="3F5C5B63" w14:textId="28C249E8" w:rsidR="00B35B20" w:rsidRDefault="00B35B20" w:rsidP="00B35B20">
            <w:pPr>
              <w:jc w:val="left"/>
              <w:cnfStyle w:val="000000100000" w:firstRow="0" w:lastRow="0" w:firstColumn="0" w:lastColumn="0" w:oddVBand="0" w:evenVBand="0" w:oddHBand="1" w:evenHBand="0" w:firstRowFirstColumn="0" w:firstRowLastColumn="0" w:lastRowFirstColumn="0" w:lastRowLastColumn="0"/>
            </w:pPr>
            <w:r w:rsidRPr="001C34EA">
              <w:rPr>
                <w:highlight w:val="yellow"/>
              </w:rPr>
              <w:t xml:space="preserve">Les identifiants des </w:t>
            </w:r>
            <w:r w:rsidR="00890D62">
              <w:rPr>
                <w:highlight w:val="yellow"/>
              </w:rPr>
              <w:t>nœuds</w:t>
            </w:r>
            <w:r w:rsidRPr="001C34EA">
              <w:rPr>
                <w:highlight w:val="yellow"/>
              </w:rPr>
              <w:t xml:space="preserve"> sont codé sur </w:t>
            </w:r>
            <w:r w:rsidR="00D351C2" w:rsidRPr="001C34EA">
              <w:rPr>
                <w:highlight w:val="yellow"/>
              </w:rPr>
              <w:t>2 octets.</w:t>
            </w:r>
            <w:r w:rsidR="00D351C2">
              <w:t xml:space="preserve"> </w:t>
            </w:r>
          </w:p>
          <w:p w14:paraId="0C9C2ECF" w14:textId="6E4D1350" w:rsidR="00B35B20" w:rsidRDefault="00B35B20" w:rsidP="00933B6F">
            <w:pPr>
              <w:cnfStyle w:val="000000100000" w:firstRow="0" w:lastRow="0" w:firstColumn="0" w:lastColumn="0" w:oddVBand="0" w:evenVBand="0" w:oddHBand="1" w:evenHBand="0" w:firstRowFirstColumn="0" w:firstRowLastColumn="0" w:lastRowFirstColumn="0" w:lastRowLastColumn="0"/>
            </w:pPr>
          </w:p>
        </w:tc>
      </w:tr>
      <w:bookmarkEnd w:id="173"/>
      <w:bookmarkEnd w:id="175"/>
      <w:bookmarkEnd w:id="176"/>
    </w:tbl>
    <w:p w14:paraId="681243D2" w14:textId="77777777" w:rsidR="006467AB" w:rsidRDefault="006467AB" w:rsidP="00933B6F"/>
    <w:bookmarkEnd w:id="172"/>
    <w:p w14:paraId="78773E52" w14:textId="28BD756D" w:rsidR="005349B7" w:rsidRPr="005349B7" w:rsidRDefault="005349B7" w:rsidP="005349B7">
      <w:pPr>
        <w:rPr>
          <w:i/>
          <w:iCs/>
          <w:u w:val="single"/>
        </w:rPr>
      </w:pPr>
      <w:r w:rsidRPr="005349B7">
        <w:rPr>
          <w:i/>
          <w:iCs/>
          <w:u w:val="single"/>
        </w:rPr>
        <w:t xml:space="preserve">Règle de configuration à respecter : </w:t>
      </w:r>
    </w:p>
    <w:p w14:paraId="14283A67" w14:textId="2E4737BC" w:rsidR="005349B7" w:rsidRDefault="005349B7" w:rsidP="005349B7">
      <w:r>
        <w:t xml:space="preserve">Une mission doit contenir au maximum 32 trips, et chaque trip ne doit pas dépasser 32 nœuds.  </w:t>
      </w:r>
    </w:p>
    <w:p w14:paraId="66552B87" w14:textId="48AEEA41" w:rsidR="005349B7" w:rsidRDefault="005349B7" w:rsidP="005349B7">
      <w:r>
        <w:t xml:space="preserve">Les données de la mission sont transmises sous un format où chaque trip est représenté par une </w:t>
      </w:r>
      <w:r w:rsidR="005C1489">
        <w:t>Triplet</w:t>
      </w:r>
      <w:r>
        <w:t xml:space="preserve">. Plutôt que d’envoyer la liste complète des nœuds d’un trip, seuls trois nœuds définissant la </w:t>
      </w:r>
      <w:r w:rsidR="005C1489">
        <w:t>Triplet</w:t>
      </w:r>
      <w:r>
        <w:t xml:space="preserve"> sont transmis.  </w:t>
      </w:r>
      <w:r w:rsidR="00AA6DBF">
        <w:t>Dans le cas où le un nœud représentera une Bifurcation ou trifu</w:t>
      </w:r>
    </w:p>
    <w:p w14:paraId="6BCD6DB3" w14:textId="475155BE" w:rsidR="005349B7" w:rsidRDefault="005349B7" w:rsidP="005349B7">
      <w:r>
        <w:t xml:space="preserve">L’objectif de cette règle est d’optimiser la gestion de la mémoire au niveau du calculateur.    </w:t>
      </w:r>
    </w:p>
    <w:p w14:paraId="589A4AFF" w14:textId="77777777" w:rsidR="005349B7" w:rsidRDefault="005349B7" w:rsidP="005349B7">
      <w:r>
        <w:t>- En appliquant la règle de simplification, seuls 96 nœuds (32 trips × 3 nœuds par trip) seront effectivement envoyés, ce qui réduit la charge mémoire et optimise le traitement des données.</w:t>
      </w:r>
    </w:p>
    <w:p w14:paraId="28B94170" w14:textId="1E3F9151" w:rsidR="004D20BC" w:rsidRDefault="004D20BC" w:rsidP="004D20BC">
      <w:r>
        <w:t xml:space="preserve">Les informations TripNumber et NodesByTrip sont conservées dans le message afin d’exporter les paramètres de configuration vers le véhicule.  </w:t>
      </w:r>
    </w:p>
    <w:p w14:paraId="1180D396" w14:textId="73831199" w:rsidR="002E49B6" w:rsidRDefault="004D20BC" w:rsidP="004D20BC">
      <w:r>
        <w:lastRenderedPageBreak/>
        <w:t>Si le protocole de messagerie évolue en raison d’un changement des règles de configuration sur la taille de la mission, l’AD sera en mesure de détecter toute incohérence entre la version de configuration prise en charge et la version du logiciel installé sur le calculateur.</w:t>
      </w:r>
    </w:p>
    <w:p w14:paraId="63E06117" w14:textId="51482AAF" w:rsidR="0010648B" w:rsidRPr="0010648B" w:rsidRDefault="0010648B" w:rsidP="005349B7">
      <w:pPr>
        <w:rPr>
          <w:b/>
          <w:bCs/>
          <w:u w:val="single"/>
        </w:rPr>
      </w:pPr>
      <w:r w:rsidRPr="0010648B">
        <w:rPr>
          <w:b/>
          <w:bCs/>
          <w:u w:val="single"/>
        </w:rPr>
        <w:t xml:space="preserve">Exemple de message </w:t>
      </w:r>
    </w:p>
    <w:tbl>
      <w:tblPr>
        <w:tblStyle w:val="TableauListe4-Accentuation5"/>
        <w:tblW w:w="12899" w:type="dxa"/>
        <w:tblInd w:w="-1309" w:type="dxa"/>
        <w:tblLook w:val="04A0" w:firstRow="1" w:lastRow="0" w:firstColumn="1" w:lastColumn="0" w:noHBand="0" w:noVBand="1"/>
      </w:tblPr>
      <w:tblGrid>
        <w:gridCol w:w="635"/>
        <w:gridCol w:w="831"/>
        <w:gridCol w:w="2998"/>
        <w:gridCol w:w="1251"/>
        <w:gridCol w:w="630"/>
        <w:gridCol w:w="809"/>
        <w:gridCol w:w="922"/>
        <w:gridCol w:w="968"/>
        <w:gridCol w:w="810"/>
        <w:gridCol w:w="810"/>
        <w:gridCol w:w="1980"/>
        <w:gridCol w:w="255"/>
      </w:tblGrid>
      <w:tr w:rsidR="00354BFA" w:rsidRPr="00415D54" w14:paraId="0BF6F04C" w14:textId="3EB5FB68" w:rsidTr="00354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4BFDC01D" w14:textId="77777777" w:rsidR="00402B2D" w:rsidRPr="00415D54" w:rsidRDefault="00402B2D" w:rsidP="00F2475E">
            <w:pPr>
              <w:jc w:val="left"/>
              <w:rPr>
                <w:sz w:val="16"/>
                <w:szCs w:val="16"/>
              </w:rPr>
            </w:pPr>
            <w:bookmarkStart w:id="177" w:name="_Hlk185339327"/>
            <w:r w:rsidRPr="00415D54">
              <w:rPr>
                <w:sz w:val="16"/>
                <w:szCs w:val="16"/>
              </w:rPr>
              <w:t>Name</w:t>
            </w:r>
          </w:p>
        </w:tc>
        <w:tc>
          <w:tcPr>
            <w:tcW w:w="831" w:type="dxa"/>
          </w:tcPr>
          <w:p w14:paraId="60BFFE96" w14:textId="77777777"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messageId</w:t>
            </w:r>
          </w:p>
        </w:tc>
        <w:tc>
          <w:tcPr>
            <w:tcW w:w="2998" w:type="dxa"/>
          </w:tcPr>
          <w:p w14:paraId="4096A978" w14:textId="77777777"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timeStamp</w:t>
            </w:r>
          </w:p>
        </w:tc>
        <w:tc>
          <w:tcPr>
            <w:tcW w:w="1251" w:type="dxa"/>
          </w:tcPr>
          <w:p w14:paraId="6EF0266D" w14:textId="77777777"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sequenceNumber</w:t>
            </w:r>
          </w:p>
        </w:tc>
        <w:tc>
          <w:tcPr>
            <w:tcW w:w="630" w:type="dxa"/>
          </w:tcPr>
          <w:p w14:paraId="3835405E" w14:textId="5F075293"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idTopo</w:t>
            </w:r>
          </w:p>
        </w:tc>
        <w:tc>
          <w:tcPr>
            <w:tcW w:w="809" w:type="dxa"/>
          </w:tcPr>
          <w:p w14:paraId="683518EE" w14:textId="1ED029EE"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missionId</w:t>
            </w:r>
          </w:p>
        </w:tc>
        <w:tc>
          <w:tcPr>
            <w:tcW w:w="922" w:type="dxa"/>
            <w:shd w:val="clear" w:color="auto" w:fill="FFC000" w:themeFill="accent4"/>
          </w:tcPr>
          <w:p w14:paraId="47ED0400" w14:textId="557EBF09"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TripNumber</w:t>
            </w:r>
          </w:p>
        </w:tc>
        <w:tc>
          <w:tcPr>
            <w:tcW w:w="968" w:type="dxa"/>
            <w:shd w:val="clear" w:color="auto" w:fill="FFC000" w:themeFill="accent4"/>
          </w:tcPr>
          <w:p w14:paraId="4B700267" w14:textId="23F10047"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NodesByTrip</w:t>
            </w:r>
          </w:p>
        </w:tc>
        <w:tc>
          <w:tcPr>
            <w:tcW w:w="810" w:type="dxa"/>
          </w:tcPr>
          <w:p w14:paraId="0DFF0888" w14:textId="3DD9110D" w:rsidR="00402B2D" w:rsidRPr="00354BFA" w:rsidRDefault="00402B2D" w:rsidP="00F2475E">
            <w:pPr>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Mission</w:t>
            </w:r>
          </w:p>
        </w:tc>
        <w:tc>
          <w:tcPr>
            <w:tcW w:w="810" w:type="dxa"/>
          </w:tcPr>
          <w:p w14:paraId="35B32368" w14:textId="2BF78369" w:rsidR="00402B2D" w:rsidRPr="00354BFA" w:rsidRDefault="00402B2D" w:rsidP="00A03CD4">
            <w:pPr>
              <w:jc w:val="left"/>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Version protocole</w:t>
            </w:r>
          </w:p>
        </w:tc>
        <w:tc>
          <w:tcPr>
            <w:tcW w:w="1980" w:type="dxa"/>
          </w:tcPr>
          <w:p w14:paraId="7DF9A62E" w14:textId="2507C23B" w:rsidR="00402B2D" w:rsidRPr="00354BFA" w:rsidRDefault="00402B2D" w:rsidP="00A03CD4">
            <w:pPr>
              <w:jc w:val="left"/>
              <w:cnfStyle w:val="100000000000" w:firstRow="1" w:lastRow="0" w:firstColumn="0" w:lastColumn="0" w:oddVBand="0" w:evenVBand="0" w:oddHBand="0" w:evenHBand="0" w:firstRowFirstColumn="0" w:firstRowLastColumn="0" w:lastRowFirstColumn="0" w:lastRowLastColumn="0"/>
              <w:rPr>
                <w:sz w:val="14"/>
                <w:szCs w:val="14"/>
              </w:rPr>
            </w:pPr>
            <w:r w:rsidRPr="00354BFA">
              <w:rPr>
                <w:sz w:val="14"/>
                <w:szCs w:val="14"/>
              </w:rPr>
              <w:t>Séquence fine de message</w:t>
            </w:r>
          </w:p>
        </w:tc>
        <w:tc>
          <w:tcPr>
            <w:tcW w:w="255" w:type="dxa"/>
          </w:tcPr>
          <w:p w14:paraId="667A8CEF" w14:textId="77777777" w:rsidR="00402B2D" w:rsidRPr="00415D54" w:rsidRDefault="00402B2D" w:rsidP="00F2475E">
            <w:pPr>
              <w:cnfStyle w:val="100000000000" w:firstRow="1" w:lastRow="0" w:firstColumn="0" w:lastColumn="0" w:oddVBand="0" w:evenVBand="0" w:oddHBand="0" w:evenHBand="0" w:firstRowFirstColumn="0" w:firstRowLastColumn="0" w:lastRowFirstColumn="0" w:lastRowLastColumn="0"/>
              <w:rPr>
                <w:sz w:val="16"/>
                <w:szCs w:val="16"/>
              </w:rPr>
            </w:pPr>
          </w:p>
        </w:tc>
      </w:tr>
      <w:tr w:rsidR="00354BFA" w:rsidRPr="00415D54" w14:paraId="424DDF21" w14:textId="77777777" w:rsidTr="00354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 w:type="dxa"/>
          </w:tcPr>
          <w:p w14:paraId="30D835CE" w14:textId="4075DB44" w:rsidR="00402B2D" w:rsidRPr="00415D54" w:rsidRDefault="00402B2D" w:rsidP="00F2475E">
            <w:pPr>
              <w:jc w:val="left"/>
              <w:rPr>
                <w:sz w:val="16"/>
                <w:szCs w:val="16"/>
              </w:rPr>
            </w:pPr>
            <w:r>
              <w:rPr>
                <w:sz w:val="16"/>
                <w:szCs w:val="16"/>
              </w:rPr>
              <w:t>2</w:t>
            </w:r>
          </w:p>
        </w:tc>
        <w:tc>
          <w:tcPr>
            <w:tcW w:w="831" w:type="dxa"/>
          </w:tcPr>
          <w:p w14:paraId="7194E18C" w14:textId="04699739"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1</w:t>
            </w:r>
          </w:p>
        </w:tc>
        <w:tc>
          <w:tcPr>
            <w:tcW w:w="2998" w:type="dxa"/>
          </w:tcPr>
          <w:tbl>
            <w:tblPr>
              <w:tblStyle w:val="Grilledutableau"/>
              <w:tblW w:w="2772" w:type="dxa"/>
              <w:tblLook w:val="04A0" w:firstRow="1" w:lastRow="0" w:firstColumn="1" w:lastColumn="0" w:noHBand="0" w:noVBand="1"/>
            </w:tblPr>
            <w:tblGrid>
              <w:gridCol w:w="522"/>
              <w:gridCol w:w="360"/>
              <w:gridCol w:w="360"/>
              <w:gridCol w:w="270"/>
              <w:gridCol w:w="450"/>
              <w:gridCol w:w="360"/>
              <w:gridCol w:w="450"/>
            </w:tblGrid>
            <w:tr w:rsidR="00402B2D" w:rsidRPr="00354BFA" w14:paraId="7B065B91" w14:textId="77777777" w:rsidTr="00F2475E">
              <w:tc>
                <w:tcPr>
                  <w:tcW w:w="522" w:type="dxa"/>
                </w:tcPr>
                <w:p w14:paraId="1DC243AB" w14:textId="77777777" w:rsidR="00402B2D" w:rsidRPr="00354BFA" w:rsidRDefault="00402B2D" w:rsidP="00980583">
                  <w:pPr>
                    <w:rPr>
                      <w:sz w:val="10"/>
                      <w:szCs w:val="10"/>
                    </w:rPr>
                  </w:pPr>
                  <w:r w:rsidRPr="00354BFA">
                    <w:rPr>
                      <w:sz w:val="10"/>
                      <w:szCs w:val="10"/>
                    </w:rPr>
                    <w:t>2024</w:t>
                  </w:r>
                </w:p>
              </w:tc>
              <w:tc>
                <w:tcPr>
                  <w:tcW w:w="360" w:type="dxa"/>
                </w:tcPr>
                <w:p w14:paraId="40AAA7AD" w14:textId="77777777" w:rsidR="00402B2D" w:rsidRPr="00354BFA" w:rsidRDefault="00402B2D" w:rsidP="00980583">
                  <w:pPr>
                    <w:rPr>
                      <w:sz w:val="10"/>
                      <w:szCs w:val="10"/>
                    </w:rPr>
                  </w:pPr>
                  <w:r w:rsidRPr="00354BFA">
                    <w:rPr>
                      <w:sz w:val="10"/>
                      <w:szCs w:val="10"/>
                    </w:rPr>
                    <w:t>11</w:t>
                  </w:r>
                </w:p>
              </w:tc>
              <w:tc>
                <w:tcPr>
                  <w:tcW w:w="360" w:type="dxa"/>
                </w:tcPr>
                <w:p w14:paraId="6DEF664C" w14:textId="77777777" w:rsidR="00402B2D" w:rsidRPr="00354BFA" w:rsidRDefault="00402B2D" w:rsidP="00980583">
                  <w:pPr>
                    <w:rPr>
                      <w:sz w:val="10"/>
                      <w:szCs w:val="10"/>
                    </w:rPr>
                  </w:pPr>
                  <w:r w:rsidRPr="00354BFA">
                    <w:rPr>
                      <w:sz w:val="10"/>
                      <w:szCs w:val="10"/>
                    </w:rPr>
                    <w:t>28</w:t>
                  </w:r>
                </w:p>
              </w:tc>
              <w:tc>
                <w:tcPr>
                  <w:tcW w:w="270" w:type="dxa"/>
                </w:tcPr>
                <w:p w14:paraId="14345245" w14:textId="77777777" w:rsidR="00402B2D" w:rsidRPr="00354BFA" w:rsidRDefault="00402B2D" w:rsidP="00980583">
                  <w:pPr>
                    <w:rPr>
                      <w:sz w:val="10"/>
                      <w:szCs w:val="10"/>
                    </w:rPr>
                  </w:pPr>
                  <w:r w:rsidRPr="00354BFA">
                    <w:rPr>
                      <w:sz w:val="10"/>
                      <w:szCs w:val="10"/>
                    </w:rPr>
                    <w:t>5</w:t>
                  </w:r>
                </w:p>
              </w:tc>
              <w:tc>
                <w:tcPr>
                  <w:tcW w:w="450" w:type="dxa"/>
                </w:tcPr>
                <w:p w14:paraId="3644E0D5" w14:textId="77777777" w:rsidR="00402B2D" w:rsidRPr="00354BFA" w:rsidRDefault="00402B2D" w:rsidP="00980583">
                  <w:pPr>
                    <w:rPr>
                      <w:sz w:val="10"/>
                      <w:szCs w:val="10"/>
                    </w:rPr>
                  </w:pPr>
                  <w:r w:rsidRPr="00354BFA">
                    <w:rPr>
                      <w:sz w:val="10"/>
                      <w:szCs w:val="10"/>
                    </w:rPr>
                    <w:t>14</w:t>
                  </w:r>
                </w:p>
              </w:tc>
              <w:tc>
                <w:tcPr>
                  <w:tcW w:w="360" w:type="dxa"/>
                </w:tcPr>
                <w:p w14:paraId="0B7214F6" w14:textId="77777777" w:rsidR="00402B2D" w:rsidRPr="00354BFA" w:rsidRDefault="00402B2D" w:rsidP="00980583">
                  <w:pPr>
                    <w:rPr>
                      <w:sz w:val="10"/>
                      <w:szCs w:val="10"/>
                    </w:rPr>
                  </w:pPr>
                  <w:r w:rsidRPr="00354BFA">
                    <w:rPr>
                      <w:sz w:val="10"/>
                      <w:szCs w:val="10"/>
                    </w:rPr>
                    <w:t>59</w:t>
                  </w:r>
                </w:p>
              </w:tc>
              <w:tc>
                <w:tcPr>
                  <w:tcW w:w="450" w:type="dxa"/>
                </w:tcPr>
                <w:p w14:paraId="329AE315" w14:textId="77777777" w:rsidR="00402B2D" w:rsidRPr="00354BFA" w:rsidRDefault="00402B2D" w:rsidP="00980583">
                  <w:pPr>
                    <w:rPr>
                      <w:sz w:val="10"/>
                      <w:szCs w:val="10"/>
                    </w:rPr>
                  </w:pPr>
                  <w:r w:rsidRPr="00354BFA">
                    <w:rPr>
                      <w:sz w:val="10"/>
                      <w:szCs w:val="10"/>
                    </w:rPr>
                    <w:t>998</w:t>
                  </w:r>
                </w:p>
              </w:tc>
            </w:tr>
          </w:tbl>
          <w:p w14:paraId="779D9D29" w14:textId="77777777"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p>
        </w:tc>
        <w:tc>
          <w:tcPr>
            <w:tcW w:w="1251" w:type="dxa"/>
          </w:tcPr>
          <w:p w14:paraId="74A31DE9" w14:textId="267F051E"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1</w:t>
            </w:r>
          </w:p>
        </w:tc>
        <w:tc>
          <w:tcPr>
            <w:tcW w:w="630" w:type="dxa"/>
          </w:tcPr>
          <w:p w14:paraId="30BF62C4" w14:textId="3B64B18E"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123</w:t>
            </w:r>
          </w:p>
        </w:tc>
        <w:tc>
          <w:tcPr>
            <w:tcW w:w="809" w:type="dxa"/>
          </w:tcPr>
          <w:p w14:paraId="393CBB11" w14:textId="65246936"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105</w:t>
            </w:r>
          </w:p>
        </w:tc>
        <w:tc>
          <w:tcPr>
            <w:tcW w:w="922" w:type="dxa"/>
            <w:shd w:val="clear" w:color="auto" w:fill="FFC000" w:themeFill="accent4"/>
          </w:tcPr>
          <w:p w14:paraId="49EBADD4" w14:textId="6F6BB567"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32</w:t>
            </w:r>
          </w:p>
        </w:tc>
        <w:tc>
          <w:tcPr>
            <w:tcW w:w="968" w:type="dxa"/>
            <w:shd w:val="clear" w:color="auto" w:fill="FFC000" w:themeFill="accent4"/>
          </w:tcPr>
          <w:p w14:paraId="12E39E0A" w14:textId="348D3EE5"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32</w:t>
            </w:r>
          </w:p>
        </w:tc>
        <w:tc>
          <w:tcPr>
            <w:tcW w:w="810" w:type="dxa"/>
          </w:tcPr>
          <w:p w14:paraId="69E1480D" w14:textId="23190BBA" w:rsidR="00402B2D" w:rsidRPr="00354BFA" w:rsidRDefault="00402B2D" w:rsidP="00F2475E">
            <w:pPr>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Voir M</w:t>
            </w:r>
          </w:p>
        </w:tc>
        <w:tc>
          <w:tcPr>
            <w:tcW w:w="810" w:type="dxa"/>
            <w:shd w:val="clear" w:color="auto" w:fill="FFFF00"/>
          </w:tcPr>
          <w:p w14:paraId="02960281" w14:textId="406BB1D3" w:rsidR="00402B2D" w:rsidRPr="00354BFA" w:rsidRDefault="00402B2D" w:rsidP="00A03CD4">
            <w:pPr>
              <w:jc w:val="left"/>
              <w:cnfStyle w:val="000000100000" w:firstRow="0" w:lastRow="0" w:firstColumn="0" w:lastColumn="0" w:oddVBand="0" w:evenVBand="0" w:oddHBand="1" w:evenHBand="0" w:firstRowFirstColumn="0" w:firstRowLastColumn="0" w:lastRowFirstColumn="0" w:lastRowLastColumn="0"/>
              <w:rPr>
                <w:sz w:val="10"/>
                <w:szCs w:val="10"/>
              </w:rPr>
            </w:pPr>
            <w:r w:rsidRPr="00354BFA">
              <w:rPr>
                <w:sz w:val="10"/>
                <w:szCs w:val="10"/>
              </w:rPr>
              <w:t>41</w:t>
            </w:r>
          </w:p>
        </w:tc>
        <w:tc>
          <w:tcPr>
            <w:tcW w:w="1980" w:type="dxa"/>
          </w:tcPr>
          <w:tbl>
            <w:tblPr>
              <w:tblStyle w:val="Grilledutableau"/>
              <w:tblW w:w="0" w:type="auto"/>
              <w:tblLook w:val="04A0" w:firstRow="1" w:lastRow="0" w:firstColumn="1" w:lastColumn="0" w:noHBand="0" w:noVBand="1"/>
            </w:tblPr>
            <w:tblGrid>
              <w:gridCol w:w="316"/>
              <w:gridCol w:w="315"/>
              <w:gridCol w:w="315"/>
              <w:gridCol w:w="315"/>
            </w:tblGrid>
            <w:tr w:rsidR="00354BFA" w:rsidRPr="00354BFA" w14:paraId="412C4386" w14:textId="77777777" w:rsidTr="00354BFA">
              <w:tc>
                <w:tcPr>
                  <w:tcW w:w="316" w:type="dxa"/>
                </w:tcPr>
                <w:p w14:paraId="40280D5D" w14:textId="5A274571" w:rsidR="00354BFA" w:rsidRPr="00354BFA" w:rsidRDefault="00354BFA" w:rsidP="00A03CD4">
                  <w:pPr>
                    <w:jc w:val="left"/>
                    <w:rPr>
                      <w:color w:val="FF0000"/>
                      <w:sz w:val="10"/>
                      <w:szCs w:val="10"/>
                    </w:rPr>
                  </w:pPr>
                  <w:r w:rsidRPr="00354BFA">
                    <w:rPr>
                      <w:color w:val="FF0000"/>
                      <w:sz w:val="10"/>
                      <w:szCs w:val="10"/>
                    </w:rPr>
                    <w:t>0</w:t>
                  </w:r>
                </w:p>
              </w:tc>
              <w:tc>
                <w:tcPr>
                  <w:tcW w:w="315" w:type="dxa"/>
                </w:tcPr>
                <w:p w14:paraId="5B957596" w14:textId="2F9FF11E" w:rsidR="00354BFA" w:rsidRPr="00354BFA" w:rsidRDefault="00354BFA" w:rsidP="00A03CD4">
                  <w:pPr>
                    <w:jc w:val="left"/>
                    <w:rPr>
                      <w:color w:val="FF0000"/>
                      <w:sz w:val="10"/>
                      <w:szCs w:val="10"/>
                    </w:rPr>
                  </w:pPr>
                  <w:r w:rsidRPr="00354BFA">
                    <w:rPr>
                      <w:color w:val="FF0000"/>
                      <w:sz w:val="10"/>
                      <w:szCs w:val="10"/>
                    </w:rPr>
                    <w:t>0</w:t>
                  </w:r>
                </w:p>
              </w:tc>
              <w:tc>
                <w:tcPr>
                  <w:tcW w:w="315" w:type="dxa"/>
                </w:tcPr>
                <w:p w14:paraId="19AF772B" w14:textId="7B7B778C" w:rsidR="00354BFA" w:rsidRPr="00354BFA" w:rsidRDefault="00354BFA" w:rsidP="00A03CD4">
                  <w:pPr>
                    <w:jc w:val="left"/>
                    <w:rPr>
                      <w:color w:val="FF0000"/>
                      <w:sz w:val="10"/>
                      <w:szCs w:val="10"/>
                    </w:rPr>
                  </w:pPr>
                  <w:r>
                    <w:rPr>
                      <w:color w:val="FF0000"/>
                      <w:sz w:val="10"/>
                      <w:szCs w:val="10"/>
                    </w:rPr>
                    <w:t>0</w:t>
                  </w:r>
                </w:p>
              </w:tc>
              <w:tc>
                <w:tcPr>
                  <w:tcW w:w="315" w:type="dxa"/>
                </w:tcPr>
                <w:p w14:paraId="0FCCDC4E" w14:textId="39876160" w:rsidR="00354BFA" w:rsidRPr="00354BFA" w:rsidRDefault="00354BFA" w:rsidP="00A03CD4">
                  <w:pPr>
                    <w:jc w:val="left"/>
                    <w:rPr>
                      <w:color w:val="FF0000"/>
                      <w:sz w:val="10"/>
                      <w:szCs w:val="10"/>
                    </w:rPr>
                  </w:pPr>
                  <w:r w:rsidRPr="00354BFA">
                    <w:rPr>
                      <w:color w:val="FF0000"/>
                      <w:sz w:val="10"/>
                      <w:szCs w:val="10"/>
                    </w:rPr>
                    <w:t>0</w:t>
                  </w:r>
                </w:p>
              </w:tc>
            </w:tr>
          </w:tbl>
          <w:p w14:paraId="4FEAB1EE" w14:textId="221E6C95" w:rsidR="00402B2D" w:rsidRPr="00354BFA" w:rsidRDefault="00402B2D" w:rsidP="00A03CD4">
            <w:pPr>
              <w:jc w:val="left"/>
              <w:cnfStyle w:val="000000100000" w:firstRow="0" w:lastRow="0" w:firstColumn="0" w:lastColumn="0" w:oddVBand="0" w:evenVBand="0" w:oddHBand="1" w:evenHBand="0" w:firstRowFirstColumn="0" w:firstRowLastColumn="0" w:lastRowFirstColumn="0" w:lastRowLastColumn="0"/>
              <w:rPr>
                <w:sz w:val="10"/>
                <w:szCs w:val="10"/>
              </w:rPr>
            </w:pPr>
          </w:p>
        </w:tc>
        <w:tc>
          <w:tcPr>
            <w:tcW w:w="255" w:type="dxa"/>
          </w:tcPr>
          <w:p w14:paraId="79B8D199" w14:textId="77777777" w:rsidR="00402B2D" w:rsidRPr="00415D54" w:rsidRDefault="00402B2D" w:rsidP="00F2475E">
            <w:pPr>
              <w:cnfStyle w:val="000000100000" w:firstRow="0" w:lastRow="0" w:firstColumn="0" w:lastColumn="0" w:oddVBand="0" w:evenVBand="0" w:oddHBand="1" w:evenHBand="0" w:firstRowFirstColumn="0" w:firstRowLastColumn="0" w:lastRowFirstColumn="0" w:lastRowLastColumn="0"/>
              <w:rPr>
                <w:sz w:val="16"/>
                <w:szCs w:val="16"/>
              </w:rPr>
            </w:pPr>
          </w:p>
        </w:tc>
      </w:tr>
      <w:bookmarkEnd w:id="177"/>
    </w:tbl>
    <w:p w14:paraId="7FC2AE56" w14:textId="77777777" w:rsidR="006E6EF8" w:rsidRDefault="006E6EF8" w:rsidP="006E6EF8"/>
    <w:p w14:paraId="28CF99F0" w14:textId="17E01CCA" w:rsidR="00415D54" w:rsidRDefault="000E7292" w:rsidP="006E6EF8">
      <w:pPr>
        <w:rPr>
          <w:b/>
          <w:bCs/>
        </w:rPr>
      </w:pPr>
      <w:r w:rsidRPr="000E7292">
        <w:rPr>
          <w:b/>
          <w:bCs/>
        </w:rPr>
        <w:t xml:space="preserve">M </w:t>
      </w:r>
      <w:r w:rsidRPr="000E7292">
        <w:t>représente</w:t>
      </w:r>
      <w:r w:rsidR="00CC5578">
        <w:t xml:space="preserve"> les </w:t>
      </w:r>
      <w:r w:rsidR="005C1489">
        <w:t>Triplet</w:t>
      </w:r>
      <w:r w:rsidR="00CC5578">
        <w:t>s représentant la mission</w:t>
      </w:r>
      <w:r w:rsidRPr="000E7292">
        <w:t>.</w:t>
      </w:r>
    </w:p>
    <w:p w14:paraId="4A1F8A60" w14:textId="77777777" w:rsidR="002A2699" w:rsidRDefault="002A2699" w:rsidP="006E6EF8">
      <w:pPr>
        <w:rPr>
          <w:b/>
          <w:bCs/>
        </w:rPr>
      </w:pPr>
    </w:p>
    <w:p w14:paraId="70442808" w14:textId="77777777" w:rsidR="002A2699" w:rsidRDefault="002A2699" w:rsidP="006E6EF8">
      <w:pPr>
        <w:rPr>
          <w:b/>
          <w:bCs/>
        </w:rPr>
      </w:pPr>
    </w:p>
    <w:p w14:paraId="52E9FB87" w14:textId="77777777" w:rsidR="002A2699" w:rsidRDefault="002A2699" w:rsidP="006E6EF8">
      <w:pPr>
        <w:rPr>
          <w:b/>
          <w:bCs/>
        </w:rPr>
      </w:pPr>
    </w:p>
    <w:p w14:paraId="0337350E" w14:textId="77777777" w:rsidR="002A2699" w:rsidRDefault="002A2699" w:rsidP="006E6EF8">
      <w:pPr>
        <w:rPr>
          <w:b/>
          <w:bCs/>
        </w:rPr>
      </w:pPr>
    </w:p>
    <w:p w14:paraId="6A4382BC" w14:textId="77777777" w:rsidR="002A2699" w:rsidRDefault="002A2699" w:rsidP="006E6EF8">
      <w:pPr>
        <w:rPr>
          <w:b/>
          <w:bCs/>
        </w:rPr>
      </w:pPr>
    </w:p>
    <w:p w14:paraId="2AE762DE" w14:textId="77777777" w:rsidR="002A2699" w:rsidRDefault="002A2699" w:rsidP="006E6EF8">
      <w:pPr>
        <w:rPr>
          <w:b/>
          <w:bCs/>
        </w:rPr>
      </w:pPr>
    </w:p>
    <w:p w14:paraId="0A297907" w14:textId="77777777" w:rsidR="002A2699" w:rsidRDefault="002A2699" w:rsidP="006E6EF8">
      <w:pPr>
        <w:rPr>
          <w:b/>
          <w:bCs/>
        </w:rPr>
      </w:pPr>
    </w:p>
    <w:p w14:paraId="4D7A9F11" w14:textId="77777777" w:rsidR="002A2699" w:rsidRDefault="002A2699" w:rsidP="006E6EF8">
      <w:pPr>
        <w:rPr>
          <w:b/>
          <w:bCs/>
        </w:rPr>
      </w:pPr>
    </w:p>
    <w:p w14:paraId="0A4F585D" w14:textId="77777777" w:rsidR="002A2699" w:rsidRDefault="002A2699" w:rsidP="006E6EF8">
      <w:pPr>
        <w:rPr>
          <w:b/>
          <w:bCs/>
        </w:rPr>
      </w:pPr>
    </w:p>
    <w:p w14:paraId="755DC287" w14:textId="77777777" w:rsidR="002A2699" w:rsidRDefault="002A2699" w:rsidP="006E6EF8">
      <w:pPr>
        <w:rPr>
          <w:b/>
          <w:bCs/>
        </w:rPr>
      </w:pPr>
    </w:p>
    <w:p w14:paraId="744DC732" w14:textId="77777777" w:rsidR="002A2699" w:rsidRDefault="002A2699" w:rsidP="006E6EF8">
      <w:pPr>
        <w:rPr>
          <w:b/>
          <w:bCs/>
        </w:rPr>
      </w:pPr>
    </w:p>
    <w:p w14:paraId="687769A0" w14:textId="77777777" w:rsidR="002A2699" w:rsidRDefault="002A2699" w:rsidP="006E6EF8">
      <w:pPr>
        <w:rPr>
          <w:b/>
          <w:bCs/>
        </w:rPr>
      </w:pPr>
    </w:p>
    <w:p w14:paraId="6BDE0480" w14:textId="77777777" w:rsidR="002A2699" w:rsidRDefault="002A2699" w:rsidP="006E6EF8">
      <w:pPr>
        <w:rPr>
          <w:b/>
          <w:bCs/>
        </w:rPr>
      </w:pPr>
    </w:p>
    <w:p w14:paraId="5A25BDEB" w14:textId="77777777" w:rsidR="002A2699" w:rsidRDefault="002A2699" w:rsidP="006E6EF8">
      <w:pPr>
        <w:rPr>
          <w:b/>
          <w:bCs/>
        </w:rPr>
      </w:pPr>
    </w:p>
    <w:p w14:paraId="4E1653E4" w14:textId="77777777" w:rsidR="002A2699" w:rsidRDefault="002A2699" w:rsidP="006E6EF8">
      <w:pPr>
        <w:rPr>
          <w:b/>
          <w:bCs/>
        </w:rPr>
      </w:pPr>
    </w:p>
    <w:p w14:paraId="6AD830E8" w14:textId="77777777" w:rsidR="002A2699" w:rsidRDefault="002A2699" w:rsidP="006E6EF8">
      <w:pPr>
        <w:rPr>
          <w:b/>
          <w:bCs/>
        </w:rPr>
      </w:pPr>
    </w:p>
    <w:p w14:paraId="27A86A60" w14:textId="77777777" w:rsidR="002A2699" w:rsidRDefault="002A2699" w:rsidP="006E6EF8">
      <w:pPr>
        <w:rPr>
          <w:b/>
          <w:bCs/>
        </w:rPr>
      </w:pPr>
    </w:p>
    <w:p w14:paraId="6ABF2BA3" w14:textId="77777777" w:rsidR="002A2699" w:rsidRDefault="002A2699" w:rsidP="006E6EF8">
      <w:pPr>
        <w:sectPr w:rsidR="002A2699" w:rsidSect="00F2475E">
          <w:type w:val="continuous"/>
          <w:pgSz w:w="11906" w:h="16838"/>
          <w:pgMar w:top="1701" w:right="1304" w:bottom="1418" w:left="1304" w:header="510" w:footer="709" w:gutter="0"/>
          <w:cols w:space="708"/>
          <w:docGrid w:linePitch="360"/>
        </w:sectPr>
      </w:pPr>
    </w:p>
    <w:p w14:paraId="61D2E106" w14:textId="77777777" w:rsidR="002A2699" w:rsidRDefault="002A2699" w:rsidP="006E6EF8"/>
    <w:tbl>
      <w:tblPr>
        <w:tblStyle w:val="Grilledutableau"/>
        <w:tblpPr w:leftFromText="141" w:rightFromText="141" w:vertAnchor="text" w:tblpY="1"/>
        <w:tblOverlap w:val="never"/>
        <w:tblW w:w="1410" w:type="dxa"/>
        <w:tblLook w:val="04A0" w:firstRow="1" w:lastRow="0" w:firstColumn="1" w:lastColumn="0" w:noHBand="0" w:noVBand="1"/>
      </w:tblPr>
      <w:tblGrid>
        <w:gridCol w:w="470"/>
        <w:gridCol w:w="470"/>
        <w:gridCol w:w="470"/>
      </w:tblGrid>
      <w:tr w:rsidR="004D20BC" w14:paraId="6BEE1F72" w14:textId="35820889" w:rsidTr="000E1A91">
        <w:tc>
          <w:tcPr>
            <w:tcW w:w="0" w:type="auto"/>
          </w:tcPr>
          <w:p w14:paraId="6B25BEE3" w14:textId="46ADA7BA" w:rsidR="004D20BC" w:rsidRPr="00E7165F" w:rsidRDefault="004D20BC" w:rsidP="000E1A91">
            <w:pPr>
              <w:rPr>
                <w:sz w:val="10"/>
                <w:szCs w:val="10"/>
              </w:rPr>
            </w:pPr>
            <w:bookmarkStart w:id="178" w:name="_Hlk185344361"/>
            <w:r w:rsidRPr="00E7165F">
              <w:rPr>
                <w:sz w:val="10"/>
                <w:szCs w:val="10"/>
              </w:rPr>
              <w:t>1</w:t>
            </w:r>
          </w:p>
        </w:tc>
        <w:tc>
          <w:tcPr>
            <w:tcW w:w="0" w:type="auto"/>
          </w:tcPr>
          <w:p w14:paraId="2218E91A" w14:textId="5950B525" w:rsidR="004D20BC" w:rsidRPr="00E7165F" w:rsidRDefault="004D20BC" w:rsidP="000E1A91">
            <w:pPr>
              <w:rPr>
                <w:sz w:val="10"/>
                <w:szCs w:val="10"/>
              </w:rPr>
            </w:pPr>
            <w:r>
              <w:rPr>
                <w:sz w:val="10"/>
                <w:szCs w:val="10"/>
              </w:rPr>
              <w:t>19</w:t>
            </w:r>
          </w:p>
        </w:tc>
        <w:tc>
          <w:tcPr>
            <w:tcW w:w="0" w:type="auto"/>
          </w:tcPr>
          <w:p w14:paraId="30B34DCF" w14:textId="198192DD" w:rsidR="004D20BC" w:rsidRPr="00E7165F" w:rsidRDefault="004D20BC" w:rsidP="000E1A91">
            <w:pPr>
              <w:rPr>
                <w:sz w:val="10"/>
                <w:szCs w:val="10"/>
              </w:rPr>
            </w:pPr>
            <w:r w:rsidRPr="00E7165F">
              <w:rPr>
                <w:sz w:val="10"/>
                <w:szCs w:val="10"/>
              </w:rPr>
              <w:t>3</w:t>
            </w:r>
            <w:r>
              <w:rPr>
                <w:sz w:val="10"/>
                <w:szCs w:val="10"/>
              </w:rPr>
              <w:t>2</w:t>
            </w:r>
          </w:p>
        </w:tc>
      </w:tr>
      <w:tr w:rsidR="004D20BC" w:rsidRPr="00C21C7D" w14:paraId="1B7D9BB3" w14:textId="630FD558" w:rsidTr="000E1A91">
        <w:tc>
          <w:tcPr>
            <w:tcW w:w="0" w:type="auto"/>
          </w:tcPr>
          <w:p w14:paraId="143B02EA" w14:textId="0B644A64" w:rsidR="004D20BC" w:rsidRPr="00C21C7D" w:rsidRDefault="004D20BC" w:rsidP="000E1A91">
            <w:pPr>
              <w:rPr>
                <w:sz w:val="10"/>
                <w:szCs w:val="10"/>
              </w:rPr>
            </w:pPr>
            <w:r w:rsidRPr="00C21C7D">
              <w:rPr>
                <w:sz w:val="10"/>
                <w:szCs w:val="10"/>
              </w:rPr>
              <w:t>50</w:t>
            </w:r>
          </w:p>
        </w:tc>
        <w:tc>
          <w:tcPr>
            <w:tcW w:w="0" w:type="auto"/>
          </w:tcPr>
          <w:p w14:paraId="36EB8DFF" w14:textId="6F5B6BF4" w:rsidR="004D20BC" w:rsidRPr="00C21C7D" w:rsidRDefault="004D20BC" w:rsidP="000E1A91">
            <w:pPr>
              <w:rPr>
                <w:sz w:val="10"/>
                <w:szCs w:val="10"/>
              </w:rPr>
            </w:pPr>
            <w:r w:rsidRPr="00C21C7D">
              <w:rPr>
                <w:sz w:val="10"/>
                <w:szCs w:val="10"/>
              </w:rPr>
              <w:t>5</w:t>
            </w:r>
            <w:r>
              <w:rPr>
                <w:sz w:val="10"/>
                <w:szCs w:val="10"/>
              </w:rPr>
              <w:t>6</w:t>
            </w:r>
          </w:p>
        </w:tc>
        <w:tc>
          <w:tcPr>
            <w:tcW w:w="0" w:type="auto"/>
          </w:tcPr>
          <w:p w14:paraId="05B331F4" w14:textId="149499D9" w:rsidR="004D20BC" w:rsidRPr="00C21C7D" w:rsidRDefault="004D20BC" w:rsidP="000E1A91">
            <w:pPr>
              <w:rPr>
                <w:sz w:val="10"/>
                <w:szCs w:val="10"/>
              </w:rPr>
            </w:pPr>
            <w:r>
              <w:rPr>
                <w:sz w:val="10"/>
                <w:szCs w:val="10"/>
              </w:rPr>
              <w:t>59</w:t>
            </w:r>
          </w:p>
        </w:tc>
      </w:tr>
      <w:tr w:rsidR="004D20BC" w:rsidRPr="00C21C7D" w14:paraId="70F6D0D9" w14:textId="38E1DC9B" w:rsidTr="000E1A91">
        <w:tc>
          <w:tcPr>
            <w:tcW w:w="0" w:type="auto"/>
            <w:shd w:val="clear" w:color="auto" w:fill="808080" w:themeFill="background1" w:themeFillShade="80"/>
          </w:tcPr>
          <w:p w14:paraId="502ABC78" w14:textId="5D7C65E1" w:rsidR="004D20BC" w:rsidRPr="00C21C7D" w:rsidRDefault="004D20BC" w:rsidP="000E1A91">
            <w:pPr>
              <w:rPr>
                <w:sz w:val="10"/>
                <w:szCs w:val="10"/>
              </w:rPr>
            </w:pPr>
          </w:p>
        </w:tc>
        <w:tc>
          <w:tcPr>
            <w:tcW w:w="0" w:type="auto"/>
            <w:shd w:val="clear" w:color="auto" w:fill="808080" w:themeFill="background1" w:themeFillShade="80"/>
          </w:tcPr>
          <w:p w14:paraId="128D29C1" w14:textId="3340F178" w:rsidR="004D20BC" w:rsidRPr="00C21C7D" w:rsidRDefault="004D20BC" w:rsidP="000E1A91">
            <w:pPr>
              <w:rPr>
                <w:sz w:val="10"/>
                <w:szCs w:val="10"/>
              </w:rPr>
            </w:pPr>
          </w:p>
        </w:tc>
        <w:tc>
          <w:tcPr>
            <w:tcW w:w="0" w:type="auto"/>
            <w:shd w:val="clear" w:color="auto" w:fill="808080" w:themeFill="background1" w:themeFillShade="80"/>
          </w:tcPr>
          <w:p w14:paraId="4C8782A4" w14:textId="64267AC6" w:rsidR="004D20BC" w:rsidRPr="00C21C7D" w:rsidRDefault="004D20BC" w:rsidP="000E1A91">
            <w:pPr>
              <w:rPr>
                <w:sz w:val="10"/>
                <w:szCs w:val="10"/>
              </w:rPr>
            </w:pPr>
          </w:p>
        </w:tc>
      </w:tr>
      <w:tr w:rsidR="004D20BC" w:rsidRPr="00C21C7D" w14:paraId="21B987C2" w14:textId="5E800821" w:rsidTr="000E1A91">
        <w:tc>
          <w:tcPr>
            <w:tcW w:w="0" w:type="auto"/>
            <w:shd w:val="clear" w:color="auto" w:fill="808080" w:themeFill="background1" w:themeFillShade="80"/>
          </w:tcPr>
          <w:p w14:paraId="50FD4213" w14:textId="43B54918" w:rsidR="004D20BC" w:rsidRPr="00C21C7D" w:rsidRDefault="004D20BC" w:rsidP="000E1A91">
            <w:pPr>
              <w:rPr>
                <w:sz w:val="10"/>
                <w:szCs w:val="10"/>
              </w:rPr>
            </w:pPr>
          </w:p>
        </w:tc>
        <w:tc>
          <w:tcPr>
            <w:tcW w:w="0" w:type="auto"/>
            <w:shd w:val="clear" w:color="auto" w:fill="808080" w:themeFill="background1" w:themeFillShade="80"/>
          </w:tcPr>
          <w:p w14:paraId="1EDCAF84" w14:textId="7DA1CFFE" w:rsidR="004D20BC" w:rsidRPr="00C21C7D" w:rsidRDefault="004D20BC" w:rsidP="000E1A91">
            <w:pPr>
              <w:rPr>
                <w:sz w:val="10"/>
                <w:szCs w:val="10"/>
              </w:rPr>
            </w:pPr>
          </w:p>
        </w:tc>
        <w:tc>
          <w:tcPr>
            <w:tcW w:w="0" w:type="auto"/>
            <w:shd w:val="clear" w:color="auto" w:fill="808080" w:themeFill="background1" w:themeFillShade="80"/>
          </w:tcPr>
          <w:p w14:paraId="134621EA" w14:textId="085D480D" w:rsidR="004D20BC" w:rsidRPr="00C21C7D" w:rsidRDefault="004D20BC" w:rsidP="000E1A91">
            <w:pPr>
              <w:rPr>
                <w:sz w:val="10"/>
                <w:szCs w:val="10"/>
              </w:rPr>
            </w:pPr>
          </w:p>
        </w:tc>
      </w:tr>
      <w:tr w:rsidR="004D20BC" w:rsidRPr="00C21C7D" w14:paraId="606A5686" w14:textId="4A1EA50B" w:rsidTr="000E1A91">
        <w:tc>
          <w:tcPr>
            <w:tcW w:w="0" w:type="auto"/>
            <w:shd w:val="clear" w:color="auto" w:fill="808080" w:themeFill="background1" w:themeFillShade="80"/>
          </w:tcPr>
          <w:p w14:paraId="5D9DBC83" w14:textId="6EE52FF8" w:rsidR="004D20BC" w:rsidRPr="00C21C7D" w:rsidRDefault="004D20BC" w:rsidP="000E1A91">
            <w:pPr>
              <w:rPr>
                <w:sz w:val="10"/>
                <w:szCs w:val="10"/>
              </w:rPr>
            </w:pPr>
          </w:p>
        </w:tc>
        <w:tc>
          <w:tcPr>
            <w:tcW w:w="0" w:type="auto"/>
            <w:shd w:val="clear" w:color="auto" w:fill="808080" w:themeFill="background1" w:themeFillShade="80"/>
          </w:tcPr>
          <w:p w14:paraId="0755D2F9" w14:textId="5AA45F34" w:rsidR="004D20BC" w:rsidRPr="00C21C7D" w:rsidRDefault="004D20BC" w:rsidP="000E1A91">
            <w:pPr>
              <w:rPr>
                <w:sz w:val="10"/>
                <w:szCs w:val="10"/>
              </w:rPr>
            </w:pPr>
          </w:p>
        </w:tc>
        <w:tc>
          <w:tcPr>
            <w:tcW w:w="0" w:type="auto"/>
            <w:shd w:val="clear" w:color="auto" w:fill="808080" w:themeFill="background1" w:themeFillShade="80"/>
          </w:tcPr>
          <w:p w14:paraId="028B44B8" w14:textId="1CC20772" w:rsidR="004D20BC" w:rsidRPr="00C21C7D" w:rsidRDefault="004D20BC" w:rsidP="000E1A91">
            <w:pPr>
              <w:rPr>
                <w:sz w:val="10"/>
                <w:szCs w:val="10"/>
              </w:rPr>
            </w:pPr>
          </w:p>
        </w:tc>
      </w:tr>
      <w:tr w:rsidR="004D20BC" w:rsidRPr="00C21C7D" w14:paraId="1BED0BC6" w14:textId="02CF978E" w:rsidTr="000E1A91">
        <w:tc>
          <w:tcPr>
            <w:tcW w:w="0" w:type="auto"/>
            <w:shd w:val="clear" w:color="auto" w:fill="808080" w:themeFill="background1" w:themeFillShade="80"/>
          </w:tcPr>
          <w:p w14:paraId="3DAADF56" w14:textId="759C908E" w:rsidR="004D20BC" w:rsidRPr="00C21C7D" w:rsidRDefault="004D20BC" w:rsidP="000E1A91">
            <w:pPr>
              <w:rPr>
                <w:sz w:val="10"/>
                <w:szCs w:val="10"/>
              </w:rPr>
            </w:pPr>
          </w:p>
        </w:tc>
        <w:tc>
          <w:tcPr>
            <w:tcW w:w="0" w:type="auto"/>
            <w:shd w:val="clear" w:color="auto" w:fill="808080" w:themeFill="background1" w:themeFillShade="80"/>
          </w:tcPr>
          <w:p w14:paraId="5F46B105" w14:textId="43DC4DAC" w:rsidR="004D20BC" w:rsidRPr="00C21C7D" w:rsidRDefault="004D20BC" w:rsidP="000E1A91">
            <w:pPr>
              <w:rPr>
                <w:sz w:val="10"/>
                <w:szCs w:val="10"/>
              </w:rPr>
            </w:pPr>
          </w:p>
        </w:tc>
        <w:tc>
          <w:tcPr>
            <w:tcW w:w="0" w:type="auto"/>
            <w:shd w:val="clear" w:color="auto" w:fill="808080" w:themeFill="background1" w:themeFillShade="80"/>
          </w:tcPr>
          <w:p w14:paraId="3601F14C" w14:textId="696E3461" w:rsidR="004D20BC" w:rsidRPr="00C21C7D" w:rsidRDefault="004D20BC" w:rsidP="000E1A91">
            <w:pPr>
              <w:rPr>
                <w:sz w:val="10"/>
                <w:szCs w:val="10"/>
              </w:rPr>
            </w:pPr>
          </w:p>
        </w:tc>
      </w:tr>
      <w:tr w:rsidR="004D20BC" w:rsidRPr="00C21C7D" w14:paraId="4871C36E" w14:textId="2494994C" w:rsidTr="000E1A91">
        <w:tc>
          <w:tcPr>
            <w:tcW w:w="0" w:type="auto"/>
            <w:shd w:val="clear" w:color="auto" w:fill="808080" w:themeFill="background1" w:themeFillShade="80"/>
          </w:tcPr>
          <w:p w14:paraId="6678B1B8" w14:textId="3B904A5E" w:rsidR="004D20BC" w:rsidRPr="00C21C7D" w:rsidRDefault="004D20BC" w:rsidP="000E1A91">
            <w:pPr>
              <w:rPr>
                <w:sz w:val="10"/>
                <w:szCs w:val="10"/>
              </w:rPr>
            </w:pPr>
          </w:p>
        </w:tc>
        <w:tc>
          <w:tcPr>
            <w:tcW w:w="0" w:type="auto"/>
            <w:shd w:val="clear" w:color="auto" w:fill="808080" w:themeFill="background1" w:themeFillShade="80"/>
          </w:tcPr>
          <w:p w14:paraId="3F46CE37" w14:textId="68B9D0E8" w:rsidR="004D20BC" w:rsidRPr="00C21C7D" w:rsidRDefault="004D20BC" w:rsidP="000E1A91">
            <w:pPr>
              <w:rPr>
                <w:sz w:val="10"/>
                <w:szCs w:val="10"/>
              </w:rPr>
            </w:pPr>
          </w:p>
        </w:tc>
        <w:tc>
          <w:tcPr>
            <w:tcW w:w="0" w:type="auto"/>
            <w:shd w:val="clear" w:color="auto" w:fill="808080" w:themeFill="background1" w:themeFillShade="80"/>
          </w:tcPr>
          <w:p w14:paraId="1A61DCD0" w14:textId="126285F5" w:rsidR="004D20BC" w:rsidRPr="00C21C7D" w:rsidRDefault="004D20BC" w:rsidP="000E1A91">
            <w:pPr>
              <w:rPr>
                <w:sz w:val="10"/>
                <w:szCs w:val="10"/>
              </w:rPr>
            </w:pPr>
          </w:p>
        </w:tc>
      </w:tr>
      <w:tr w:rsidR="004D20BC" w:rsidRPr="00C21C7D" w14:paraId="3629CDE7" w14:textId="1BD88E49" w:rsidTr="000E1A91">
        <w:tc>
          <w:tcPr>
            <w:tcW w:w="0" w:type="auto"/>
            <w:shd w:val="clear" w:color="auto" w:fill="808080" w:themeFill="background1" w:themeFillShade="80"/>
          </w:tcPr>
          <w:p w14:paraId="2C97B0AE" w14:textId="76F576A5" w:rsidR="004D20BC" w:rsidRPr="00C21C7D" w:rsidRDefault="004D20BC" w:rsidP="000E1A91">
            <w:pPr>
              <w:rPr>
                <w:sz w:val="10"/>
                <w:szCs w:val="10"/>
              </w:rPr>
            </w:pPr>
          </w:p>
        </w:tc>
        <w:tc>
          <w:tcPr>
            <w:tcW w:w="0" w:type="auto"/>
            <w:shd w:val="clear" w:color="auto" w:fill="808080" w:themeFill="background1" w:themeFillShade="80"/>
          </w:tcPr>
          <w:p w14:paraId="5261BCAE" w14:textId="75E896FE" w:rsidR="004D20BC" w:rsidRPr="00C21C7D" w:rsidRDefault="004D20BC" w:rsidP="000E1A91">
            <w:pPr>
              <w:rPr>
                <w:sz w:val="10"/>
                <w:szCs w:val="10"/>
              </w:rPr>
            </w:pPr>
          </w:p>
        </w:tc>
        <w:tc>
          <w:tcPr>
            <w:tcW w:w="0" w:type="auto"/>
            <w:shd w:val="clear" w:color="auto" w:fill="808080" w:themeFill="background1" w:themeFillShade="80"/>
          </w:tcPr>
          <w:p w14:paraId="0A904544" w14:textId="2981DC2E" w:rsidR="004D20BC" w:rsidRPr="00C21C7D" w:rsidRDefault="004D20BC" w:rsidP="000E1A91">
            <w:pPr>
              <w:rPr>
                <w:sz w:val="10"/>
                <w:szCs w:val="10"/>
              </w:rPr>
            </w:pPr>
          </w:p>
        </w:tc>
      </w:tr>
      <w:tr w:rsidR="004D20BC" w:rsidRPr="00C21C7D" w14:paraId="27B5B574" w14:textId="27F2199E" w:rsidTr="000E1A91">
        <w:tc>
          <w:tcPr>
            <w:tcW w:w="0" w:type="auto"/>
            <w:shd w:val="clear" w:color="auto" w:fill="808080" w:themeFill="background1" w:themeFillShade="80"/>
          </w:tcPr>
          <w:p w14:paraId="5C5FBE1B" w14:textId="7C53FD43" w:rsidR="004D20BC" w:rsidRPr="00C21C7D" w:rsidRDefault="004D20BC" w:rsidP="000E1A91">
            <w:pPr>
              <w:rPr>
                <w:sz w:val="10"/>
                <w:szCs w:val="10"/>
              </w:rPr>
            </w:pPr>
          </w:p>
        </w:tc>
        <w:tc>
          <w:tcPr>
            <w:tcW w:w="0" w:type="auto"/>
            <w:shd w:val="clear" w:color="auto" w:fill="808080" w:themeFill="background1" w:themeFillShade="80"/>
          </w:tcPr>
          <w:p w14:paraId="600CF5B0" w14:textId="3A62D361" w:rsidR="004D20BC" w:rsidRPr="00C21C7D" w:rsidRDefault="004D20BC" w:rsidP="000E1A91">
            <w:pPr>
              <w:rPr>
                <w:sz w:val="10"/>
                <w:szCs w:val="10"/>
              </w:rPr>
            </w:pPr>
          </w:p>
        </w:tc>
        <w:tc>
          <w:tcPr>
            <w:tcW w:w="0" w:type="auto"/>
            <w:shd w:val="clear" w:color="auto" w:fill="808080" w:themeFill="background1" w:themeFillShade="80"/>
          </w:tcPr>
          <w:p w14:paraId="6C3A3FA5" w14:textId="41D59931" w:rsidR="004D20BC" w:rsidRPr="00C21C7D" w:rsidRDefault="004D20BC" w:rsidP="000E1A91">
            <w:pPr>
              <w:rPr>
                <w:sz w:val="10"/>
                <w:szCs w:val="10"/>
              </w:rPr>
            </w:pPr>
          </w:p>
        </w:tc>
      </w:tr>
      <w:tr w:rsidR="004D20BC" w:rsidRPr="00C21C7D" w14:paraId="3DDE8CBE" w14:textId="20240D8C" w:rsidTr="000E1A91">
        <w:tc>
          <w:tcPr>
            <w:tcW w:w="0" w:type="auto"/>
            <w:shd w:val="clear" w:color="auto" w:fill="808080" w:themeFill="background1" w:themeFillShade="80"/>
          </w:tcPr>
          <w:p w14:paraId="4E30FDE7" w14:textId="76365B2F" w:rsidR="004D20BC" w:rsidRPr="00C21C7D" w:rsidRDefault="004D20BC" w:rsidP="000E1A91">
            <w:pPr>
              <w:rPr>
                <w:sz w:val="10"/>
                <w:szCs w:val="10"/>
              </w:rPr>
            </w:pPr>
          </w:p>
        </w:tc>
        <w:tc>
          <w:tcPr>
            <w:tcW w:w="0" w:type="auto"/>
            <w:shd w:val="clear" w:color="auto" w:fill="808080" w:themeFill="background1" w:themeFillShade="80"/>
          </w:tcPr>
          <w:p w14:paraId="48896494" w14:textId="3F247F59" w:rsidR="004D20BC" w:rsidRPr="00C21C7D" w:rsidRDefault="004D20BC" w:rsidP="000E1A91">
            <w:pPr>
              <w:rPr>
                <w:sz w:val="10"/>
                <w:szCs w:val="10"/>
              </w:rPr>
            </w:pPr>
          </w:p>
        </w:tc>
        <w:tc>
          <w:tcPr>
            <w:tcW w:w="0" w:type="auto"/>
            <w:shd w:val="clear" w:color="auto" w:fill="808080" w:themeFill="background1" w:themeFillShade="80"/>
          </w:tcPr>
          <w:p w14:paraId="59E46904" w14:textId="3D27E90D" w:rsidR="004D20BC" w:rsidRPr="00C21C7D" w:rsidRDefault="004D20BC" w:rsidP="000E1A91">
            <w:pPr>
              <w:rPr>
                <w:sz w:val="10"/>
                <w:szCs w:val="10"/>
              </w:rPr>
            </w:pPr>
          </w:p>
        </w:tc>
      </w:tr>
      <w:tr w:rsidR="004D20BC" w:rsidRPr="00C21C7D" w14:paraId="3154FD62" w14:textId="04C60C43" w:rsidTr="000E1A91">
        <w:tc>
          <w:tcPr>
            <w:tcW w:w="0" w:type="auto"/>
            <w:shd w:val="clear" w:color="auto" w:fill="808080" w:themeFill="background1" w:themeFillShade="80"/>
          </w:tcPr>
          <w:p w14:paraId="6FDF2CAE" w14:textId="1463A107" w:rsidR="004D20BC" w:rsidRPr="00C21C7D" w:rsidRDefault="004D20BC" w:rsidP="000E1A91">
            <w:pPr>
              <w:rPr>
                <w:sz w:val="10"/>
                <w:szCs w:val="10"/>
              </w:rPr>
            </w:pPr>
          </w:p>
        </w:tc>
        <w:tc>
          <w:tcPr>
            <w:tcW w:w="0" w:type="auto"/>
            <w:shd w:val="clear" w:color="auto" w:fill="808080" w:themeFill="background1" w:themeFillShade="80"/>
          </w:tcPr>
          <w:p w14:paraId="5FC1FF14" w14:textId="432598CC" w:rsidR="004D20BC" w:rsidRPr="00C21C7D" w:rsidRDefault="004D20BC" w:rsidP="000E1A91">
            <w:pPr>
              <w:rPr>
                <w:sz w:val="10"/>
                <w:szCs w:val="10"/>
              </w:rPr>
            </w:pPr>
          </w:p>
        </w:tc>
        <w:tc>
          <w:tcPr>
            <w:tcW w:w="0" w:type="auto"/>
            <w:shd w:val="clear" w:color="auto" w:fill="808080" w:themeFill="background1" w:themeFillShade="80"/>
          </w:tcPr>
          <w:p w14:paraId="30638373" w14:textId="1E5522D2" w:rsidR="004D20BC" w:rsidRPr="00C21C7D" w:rsidRDefault="004D20BC" w:rsidP="000E1A91">
            <w:pPr>
              <w:rPr>
                <w:sz w:val="10"/>
                <w:szCs w:val="10"/>
              </w:rPr>
            </w:pPr>
          </w:p>
        </w:tc>
      </w:tr>
      <w:tr w:rsidR="004D20BC" w:rsidRPr="00C21C7D" w14:paraId="15EBF143" w14:textId="3AE40F1A" w:rsidTr="000E1A91">
        <w:tc>
          <w:tcPr>
            <w:tcW w:w="0" w:type="auto"/>
            <w:shd w:val="clear" w:color="auto" w:fill="808080" w:themeFill="background1" w:themeFillShade="80"/>
          </w:tcPr>
          <w:p w14:paraId="4423F6D3" w14:textId="18DE0F71" w:rsidR="004D20BC" w:rsidRPr="00C21C7D" w:rsidRDefault="004D20BC" w:rsidP="000E1A91">
            <w:pPr>
              <w:rPr>
                <w:sz w:val="10"/>
                <w:szCs w:val="10"/>
              </w:rPr>
            </w:pPr>
          </w:p>
        </w:tc>
        <w:tc>
          <w:tcPr>
            <w:tcW w:w="0" w:type="auto"/>
            <w:shd w:val="clear" w:color="auto" w:fill="808080" w:themeFill="background1" w:themeFillShade="80"/>
          </w:tcPr>
          <w:p w14:paraId="32C0C7E2" w14:textId="2CAD8BEF" w:rsidR="004D20BC" w:rsidRPr="00C21C7D" w:rsidRDefault="004D20BC" w:rsidP="000E1A91">
            <w:pPr>
              <w:rPr>
                <w:sz w:val="10"/>
                <w:szCs w:val="10"/>
              </w:rPr>
            </w:pPr>
          </w:p>
        </w:tc>
        <w:tc>
          <w:tcPr>
            <w:tcW w:w="0" w:type="auto"/>
            <w:shd w:val="clear" w:color="auto" w:fill="808080" w:themeFill="background1" w:themeFillShade="80"/>
          </w:tcPr>
          <w:p w14:paraId="28C0EAAA" w14:textId="4D2557FE" w:rsidR="004D20BC" w:rsidRPr="00C21C7D" w:rsidRDefault="004D20BC" w:rsidP="000E1A91">
            <w:pPr>
              <w:rPr>
                <w:sz w:val="10"/>
                <w:szCs w:val="10"/>
              </w:rPr>
            </w:pPr>
          </w:p>
        </w:tc>
      </w:tr>
      <w:tr w:rsidR="004D20BC" w:rsidRPr="00C21C7D" w14:paraId="21EBE304" w14:textId="37D28167" w:rsidTr="000E1A91">
        <w:tc>
          <w:tcPr>
            <w:tcW w:w="0" w:type="auto"/>
            <w:shd w:val="clear" w:color="auto" w:fill="808080" w:themeFill="background1" w:themeFillShade="80"/>
          </w:tcPr>
          <w:p w14:paraId="0AFD0AD5" w14:textId="2FD934F4" w:rsidR="004D20BC" w:rsidRPr="00C21C7D" w:rsidRDefault="004D20BC" w:rsidP="000E1A91">
            <w:pPr>
              <w:rPr>
                <w:sz w:val="10"/>
                <w:szCs w:val="10"/>
              </w:rPr>
            </w:pPr>
          </w:p>
        </w:tc>
        <w:tc>
          <w:tcPr>
            <w:tcW w:w="0" w:type="auto"/>
            <w:shd w:val="clear" w:color="auto" w:fill="808080" w:themeFill="background1" w:themeFillShade="80"/>
          </w:tcPr>
          <w:p w14:paraId="28953757" w14:textId="0496FF9F" w:rsidR="004D20BC" w:rsidRPr="00C21C7D" w:rsidRDefault="004D20BC" w:rsidP="000E1A91">
            <w:pPr>
              <w:rPr>
                <w:sz w:val="10"/>
                <w:szCs w:val="10"/>
              </w:rPr>
            </w:pPr>
          </w:p>
        </w:tc>
        <w:tc>
          <w:tcPr>
            <w:tcW w:w="0" w:type="auto"/>
            <w:shd w:val="clear" w:color="auto" w:fill="808080" w:themeFill="background1" w:themeFillShade="80"/>
          </w:tcPr>
          <w:p w14:paraId="7F78D3A7" w14:textId="1A031DB2" w:rsidR="004D20BC" w:rsidRPr="00C21C7D" w:rsidRDefault="004D20BC" w:rsidP="000E1A91">
            <w:pPr>
              <w:rPr>
                <w:sz w:val="10"/>
                <w:szCs w:val="10"/>
              </w:rPr>
            </w:pPr>
          </w:p>
        </w:tc>
      </w:tr>
      <w:tr w:rsidR="004D20BC" w:rsidRPr="00C21C7D" w14:paraId="342F971E" w14:textId="2172DDC6" w:rsidTr="000E1A91">
        <w:tc>
          <w:tcPr>
            <w:tcW w:w="0" w:type="auto"/>
            <w:shd w:val="clear" w:color="auto" w:fill="808080" w:themeFill="background1" w:themeFillShade="80"/>
          </w:tcPr>
          <w:p w14:paraId="111030FE" w14:textId="725283C9" w:rsidR="004D20BC" w:rsidRPr="00C21C7D" w:rsidRDefault="004D20BC" w:rsidP="000E1A91">
            <w:pPr>
              <w:rPr>
                <w:sz w:val="10"/>
                <w:szCs w:val="10"/>
              </w:rPr>
            </w:pPr>
          </w:p>
        </w:tc>
        <w:tc>
          <w:tcPr>
            <w:tcW w:w="0" w:type="auto"/>
            <w:shd w:val="clear" w:color="auto" w:fill="808080" w:themeFill="background1" w:themeFillShade="80"/>
          </w:tcPr>
          <w:p w14:paraId="35344C07" w14:textId="095DE623" w:rsidR="004D20BC" w:rsidRPr="00C21C7D" w:rsidRDefault="004D20BC" w:rsidP="000E1A91">
            <w:pPr>
              <w:rPr>
                <w:sz w:val="10"/>
                <w:szCs w:val="10"/>
              </w:rPr>
            </w:pPr>
          </w:p>
        </w:tc>
        <w:tc>
          <w:tcPr>
            <w:tcW w:w="0" w:type="auto"/>
            <w:shd w:val="clear" w:color="auto" w:fill="808080" w:themeFill="background1" w:themeFillShade="80"/>
          </w:tcPr>
          <w:p w14:paraId="32557485" w14:textId="3AD14557" w:rsidR="004D20BC" w:rsidRPr="00C21C7D" w:rsidRDefault="004D20BC" w:rsidP="000E1A91">
            <w:pPr>
              <w:rPr>
                <w:sz w:val="10"/>
                <w:szCs w:val="10"/>
              </w:rPr>
            </w:pPr>
          </w:p>
        </w:tc>
      </w:tr>
      <w:tr w:rsidR="004D20BC" w:rsidRPr="00C21C7D" w14:paraId="42F9200B" w14:textId="3AE741EE" w:rsidTr="000E1A91">
        <w:tc>
          <w:tcPr>
            <w:tcW w:w="0" w:type="auto"/>
            <w:shd w:val="clear" w:color="auto" w:fill="808080" w:themeFill="background1" w:themeFillShade="80"/>
          </w:tcPr>
          <w:p w14:paraId="4944A0FC" w14:textId="18A7CE09" w:rsidR="004D20BC" w:rsidRPr="00C21C7D" w:rsidRDefault="004D20BC" w:rsidP="000E1A91">
            <w:pPr>
              <w:rPr>
                <w:sz w:val="10"/>
                <w:szCs w:val="10"/>
              </w:rPr>
            </w:pPr>
          </w:p>
        </w:tc>
        <w:tc>
          <w:tcPr>
            <w:tcW w:w="0" w:type="auto"/>
            <w:shd w:val="clear" w:color="auto" w:fill="808080" w:themeFill="background1" w:themeFillShade="80"/>
          </w:tcPr>
          <w:p w14:paraId="68E0CC85" w14:textId="48023B3F" w:rsidR="004D20BC" w:rsidRPr="00C21C7D" w:rsidRDefault="004D20BC" w:rsidP="000E1A91">
            <w:pPr>
              <w:rPr>
                <w:sz w:val="10"/>
                <w:szCs w:val="10"/>
              </w:rPr>
            </w:pPr>
          </w:p>
        </w:tc>
        <w:tc>
          <w:tcPr>
            <w:tcW w:w="0" w:type="auto"/>
            <w:shd w:val="clear" w:color="auto" w:fill="808080" w:themeFill="background1" w:themeFillShade="80"/>
          </w:tcPr>
          <w:p w14:paraId="1312F684" w14:textId="6296A343" w:rsidR="004D20BC" w:rsidRPr="00C21C7D" w:rsidRDefault="004D20BC" w:rsidP="000E1A91">
            <w:pPr>
              <w:rPr>
                <w:sz w:val="10"/>
                <w:szCs w:val="10"/>
              </w:rPr>
            </w:pPr>
          </w:p>
        </w:tc>
      </w:tr>
      <w:tr w:rsidR="004D20BC" w:rsidRPr="00C21C7D" w14:paraId="2BFF4F68" w14:textId="29E20D02" w:rsidTr="000E1A91">
        <w:tc>
          <w:tcPr>
            <w:tcW w:w="0" w:type="auto"/>
            <w:shd w:val="clear" w:color="auto" w:fill="808080" w:themeFill="background1" w:themeFillShade="80"/>
          </w:tcPr>
          <w:p w14:paraId="76B65B3C" w14:textId="24A4132F" w:rsidR="004D20BC" w:rsidRPr="00C21C7D" w:rsidRDefault="004D20BC" w:rsidP="000E1A91">
            <w:pPr>
              <w:rPr>
                <w:sz w:val="10"/>
                <w:szCs w:val="10"/>
              </w:rPr>
            </w:pPr>
          </w:p>
        </w:tc>
        <w:tc>
          <w:tcPr>
            <w:tcW w:w="0" w:type="auto"/>
            <w:shd w:val="clear" w:color="auto" w:fill="808080" w:themeFill="background1" w:themeFillShade="80"/>
          </w:tcPr>
          <w:p w14:paraId="4CD6F180" w14:textId="75F3CA48" w:rsidR="004D20BC" w:rsidRPr="00C21C7D" w:rsidRDefault="004D20BC" w:rsidP="000E1A91">
            <w:pPr>
              <w:rPr>
                <w:sz w:val="10"/>
                <w:szCs w:val="10"/>
              </w:rPr>
            </w:pPr>
          </w:p>
        </w:tc>
        <w:tc>
          <w:tcPr>
            <w:tcW w:w="0" w:type="auto"/>
            <w:shd w:val="clear" w:color="auto" w:fill="808080" w:themeFill="background1" w:themeFillShade="80"/>
          </w:tcPr>
          <w:p w14:paraId="6CFB9A22" w14:textId="7897E331" w:rsidR="004D20BC" w:rsidRPr="00C21C7D" w:rsidRDefault="004D20BC" w:rsidP="000E1A91">
            <w:pPr>
              <w:rPr>
                <w:sz w:val="10"/>
                <w:szCs w:val="10"/>
              </w:rPr>
            </w:pPr>
          </w:p>
        </w:tc>
      </w:tr>
      <w:tr w:rsidR="004D20BC" w:rsidRPr="00C21C7D" w14:paraId="16A6DC32" w14:textId="57BA3C5A" w:rsidTr="000E1A91">
        <w:tc>
          <w:tcPr>
            <w:tcW w:w="0" w:type="auto"/>
            <w:shd w:val="clear" w:color="auto" w:fill="808080" w:themeFill="background1" w:themeFillShade="80"/>
          </w:tcPr>
          <w:p w14:paraId="2484B8EA" w14:textId="49FB1F28" w:rsidR="004D20BC" w:rsidRPr="00C21C7D" w:rsidRDefault="004D20BC" w:rsidP="000E1A91">
            <w:pPr>
              <w:rPr>
                <w:sz w:val="10"/>
                <w:szCs w:val="10"/>
              </w:rPr>
            </w:pPr>
          </w:p>
        </w:tc>
        <w:tc>
          <w:tcPr>
            <w:tcW w:w="0" w:type="auto"/>
            <w:shd w:val="clear" w:color="auto" w:fill="808080" w:themeFill="background1" w:themeFillShade="80"/>
          </w:tcPr>
          <w:p w14:paraId="12B6A255" w14:textId="77B731B7" w:rsidR="004D20BC" w:rsidRPr="00C21C7D" w:rsidRDefault="004D20BC" w:rsidP="000E1A91">
            <w:pPr>
              <w:rPr>
                <w:sz w:val="10"/>
                <w:szCs w:val="10"/>
              </w:rPr>
            </w:pPr>
          </w:p>
        </w:tc>
        <w:tc>
          <w:tcPr>
            <w:tcW w:w="0" w:type="auto"/>
            <w:shd w:val="clear" w:color="auto" w:fill="808080" w:themeFill="background1" w:themeFillShade="80"/>
          </w:tcPr>
          <w:p w14:paraId="037E48A3" w14:textId="4580C29F" w:rsidR="004D20BC" w:rsidRPr="00C21C7D" w:rsidRDefault="004D20BC" w:rsidP="000E1A91">
            <w:pPr>
              <w:rPr>
                <w:sz w:val="10"/>
                <w:szCs w:val="10"/>
              </w:rPr>
            </w:pPr>
          </w:p>
        </w:tc>
      </w:tr>
      <w:tr w:rsidR="004D20BC" w:rsidRPr="00C21C7D" w14:paraId="6C998D7B" w14:textId="021DDAE0" w:rsidTr="000E1A91">
        <w:tc>
          <w:tcPr>
            <w:tcW w:w="0" w:type="auto"/>
            <w:shd w:val="clear" w:color="auto" w:fill="808080" w:themeFill="background1" w:themeFillShade="80"/>
          </w:tcPr>
          <w:p w14:paraId="0E3B84BD" w14:textId="2B229622" w:rsidR="004D20BC" w:rsidRPr="00C21C7D" w:rsidRDefault="004D20BC" w:rsidP="000E1A91">
            <w:pPr>
              <w:rPr>
                <w:sz w:val="10"/>
                <w:szCs w:val="10"/>
              </w:rPr>
            </w:pPr>
          </w:p>
        </w:tc>
        <w:tc>
          <w:tcPr>
            <w:tcW w:w="0" w:type="auto"/>
            <w:shd w:val="clear" w:color="auto" w:fill="808080" w:themeFill="background1" w:themeFillShade="80"/>
          </w:tcPr>
          <w:p w14:paraId="1C600680" w14:textId="5CE07CDA" w:rsidR="004D20BC" w:rsidRPr="00C21C7D" w:rsidRDefault="004D20BC" w:rsidP="000E1A91">
            <w:pPr>
              <w:rPr>
                <w:sz w:val="10"/>
                <w:szCs w:val="10"/>
              </w:rPr>
            </w:pPr>
          </w:p>
        </w:tc>
        <w:tc>
          <w:tcPr>
            <w:tcW w:w="0" w:type="auto"/>
            <w:shd w:val="clear" w:color="auto" w:fill="808080" w:themeFill="background1" w:themeFillShade="80"/>
          </w:tcPr>
          <w:p w14:paraId="2AE62D0D" w14:textId="41E72E1A" w:rsidR="004D20BC" w:rsidRPr="00C21C7D" w:rsidRDefault="004D20BC" w:rsidP="000E1A91">
            <w:pPr>
              <w:rPr>
                <w:sz w:val="10"/>
                <w:szCs w:val="10"/>
              </w:rPr>
            </w:pPr>
          </w:p>
        </w:tc>
      </w:tr>
      <w:tr w:rsidR="004D20BC" w:rsidRPr="00C21C7D" w14:paraId="59FBBCCE" w14:textId="300976CE" w:rsidTr="000E1A91">
        <w:tc>
          <w:tcPr>
            <w:tcW w:w="0" w:type="auto"/>
            <w:shd w:val="clear" w:color="auto" w:fill="808080" w:themeFill="background1" w:themeFillShade="80"/>
          </w:tcPr>
          <w:p w14:paraId="702CD41C" w14:textId="05D96691" w:rsidR="004D20BC" w:rsidRPr="00C21C7D" w:rsidRDefault="004D20BC" w:rsidP="000E1A91">
            <w:pPr>
              <w:rPr>
                <w:sz w:val="10"/>
                <w:szCs w:val="10"/>
              </w:rPr>
            </w:pPr>
          </w:p>
        </w:tc>
        <w:tc>
          <w:tcPr>
            <w:tcW w:w="0" w:type="auto"/>
            <w:shd w:val="clear" w:color="auto" w:fill="808080" w:themeFill="background1" w:themeFillShade="80"/>
          </w:tcPr>
          <w:p w14:paraId="02D225D2" w14:textId="66773281" w:rsidR="004D20BC" w:rsidRPr="00C21C7D" w:rsidRDefault="004D20BC" w:rsidP="000E1A91">
            <w:pPr>
              <w:rPr>
                <w:sz w:val="10"/>
                <w:szCs w:val="10"/>
              </w:rPr>
            </w:pPr>
          </w:p>
        </w:tc>
        <w:tc>
          <w:tcPr>
            <w:tcW w:w="0" w:type="auto"/>
            <w:shd w:val="clear" w:color="auto" w:fill="808080" w:themeFill="background1" w:themeFillShade="80"/>
          </w:tcPr>
          <w:p w14:paraId="53018F47" w14:textId="68E64F25" w:rsidR="004D20BC" w:rsidRPr="00C21C7D" w:rsidRDefault="004D20BC" w:rsidP="000E1A91">
            <w:pPr>
              <w:rPr>
                <w:sz w:val="10"/>
                <w:szCs w:val="10"/>
              </w:rPr>
            </w:pPr>
          </w:p>
        </w:tc>
      </w:tr>
      <w:tr w:rsidR="004D20BC" w:rsidRPr="00C21C7D" w14:paraId="0B134B55" w14:textId="33B0AA5C" w:rsidTr="000E1A91">
        <w:tc>
          <w:tcPr>
            <w:tcW w:w="0" w:type="auto"/>
            <w:shd w:val="clear" w:color="auto" w:fill="808080" w:themeFill="background1" w:themeFillShade="80"/>
          </w:tcPr>
          <w:p w14:paraId="3C9A2935" w14:textId="2F3A8CA1" w:rsidR="004D20BC" w:rsidRPr="00C21C7D" w:rsidRDefault="004D20BC" w:rsidP="000E1A91">
            <w:pPr>
              <w:rPr>
                <w:sz w:val="10"/>
                <w:szCs w:val="10"/>
              </w:rPr>
            </w:pPr>
          </w:p>
        </w:tc>
        <w:tc>
          <w:tcPr>
            <w:tcW w:w="0" w:type="auto"/>
            <w:shd w:val="clear" w:color="auto" w:fill="808080" w:themeFill="background1" w:themeFillShade="80"/>
          </w:tcPr>
          <w:p w14:paraId="012BB9D6" w14:textId="47269BF9" w:rsidR="004D20BC" w:rsidRPr="00C21C7D" w:rsidRDefault="004D20BC" w:rsidP="000E1A91">
            <w:pPr>
              <w:rPr>
                <w:sz w:val="10"/>
                <w:szCs w:val="10"/>
              </w:rPr>
            </w:pPr>
          </w:p>
        </w:tc>
        <w:tc>
          <w:tcPr>
            <w:tcW w:w="0" w:type="auto"/>
            <w:shd w:val="clear" w:color="auto" w:fill="808080" w:themeFill="background1" w:themeFillShade="80"/>
          </w:tcPr>
          <w:p w14:paraId="05850995" w14:textId="00408B24" w:rsidR="004D20BC" w:rsidRPr="00C21C7D" w:rsidRDefault="004D20BC" w:rsidP="000E1A91">
            <w:pPr>
              <w:rPr>
                <w:sz w:val="10"/>
                <w:szCs w:val="10"/>
              </w:rPr>
            </w:pPr>
          </w:p>
        </w:tc>
      </w:tr>
      <w:tr w:rsidR="004D20BC" w:rsidRPr="00C21C7D" w14:paraId="49F55A59" w14:textId="3E36AF27" w:rsidTr="000E1A91">
        <w:tc>
          <w:tcPr>
            <w:tcW w:w="0" w:type="auto"/>
            <w:shd w:val="clear" w:color="auto" w:fill="808080" w:themeFill="background1" w:themeFillShade="80"/>
          </w:tcPr>
          <w:p w14:paraId="1EED4E33" w14:textId="0271397C" w:rsidR="004D20BC" w:rsidRPr="00C21C7D" w:rsidRDefault="004D20BC" w:rsidP="000E1A91">
            <w:pPr>
              <w:rPr>
                <w:sz w:val="10"/>
                <w:szCs w:val="10"/>
              </w:rPr>
            </w:pPr>
          </w:p>
        </w:tc>
        <w:tc>
          <w:tcPr>
            <w:tcW w:w="0" w:type="auto"/>
            <w:shd w:val="clear" w:color="auto" w:fill="808080" w:themeFill="background1" w:themeFillShade="80"/>
          </w:tcPr>
          <w:p w14:paraId="10DDBBCB" w14:textId="371D8482" w:rsidR="004D20BC" w:rsidRPr="00C21C7D" w:rsidRDefault="004D20BC" w:rsidP="000E1A91">
            <w:pPr>
              <w:rPr>
                <w:sz w:val="10"/>
                <w:szCs w:val="10"/>
              </w:rPr>
            </w:pPr>
          </w:p>
        </w:tc>
        <w:tc>
          <w:tcPr>
            <w:tcW w:w="0" w:type="auto"/>
            <w:shd w:val="clear" w:color="auto" w:fill="808080" w:themeFill="background1" w:themeFillShade="80"/>
          </w:tcPr>
          <w:p w14:paraId="257A163E" w14:textId="7431D74C" w:rsidR="004D20BC" w:rsidRPr="00C21C7D" w:rsidRDefault="004D20BC" w:rsidP="000E1A91">
            <w:pPr>
              <w:rPr>
                <w:sz w:val="10"/>
                <w:szCs w:val="10"/>
              </w:rPr>
            </w:pPr>
          </w:p>
        </w:tc>
      </w:tr>
      <w:tr w:rsidR="004D20BC" w:rsidRPr="00C21C7D" w14:paraId="3862C6D9" w14:textId="0265D862" w:rsidTr="000E1A91">
        <w:tc>
          <w:tcPr>
            <w:tcW w:w="0" w:type="auto"/>
            <w:shd w:val="clear" w:color="auto" w:fill="808080" w:themeFill="background1" w:themeFillShade="80"/>
          </w:tcPr>
          <w:p w14:paraId="309611A0" w14:textId="3A7ADDC3" w:rsidR="004D20BC" w:rsidRPr="00C21C7D" w:rsidRDefault="004D20BC" w:rsidP="000E1A91">
            <w:pPr>
              <w:rPr>
                <w:sz w:val="10"/>
                <w:szCs w:val="10"/>
              </w:rPr>
            </w:pPr>
          </w:p>
        </w:tc>
        <w:tc>
          <w:tcPr>
            <w:tcW w:w="0" w:type="auto"/>
            <w:shd w:val="clear" w:color="auto" w:fill="808080" w:themeFill="background1" w:themeFillShade="80"/>
          </w:tcPr>
          <w:p w14:paraId="082EF13C" w14:textId="23316EF8" w:rsidR="004D20BC" w:rsidRPr="00C21C7D" w:rsidRDefault="004D20BC" w:rsidP="000E1A91">
            <w:pPr>
              <w:rPr>
                <w:sz w:val="10"/>
                <w:szCs w:val="10"/>
              </w:rPr>
            </w:pPr>
          </w:p>
        </w:tc>
        <w:tc>
          <w:tcPr>
            <w:tcW w:w="0" w:type="auto"/>
            <w:shd w:val="clear" w:color="auto" w:fill="808080" w:themeFill="background1" w:themeFillShade="80"/>
          </w:tcPr>
          <w:p w14:paraId="0BE93090" w14:textId="4CB6FDBF" w:rsidR="004D20BC" w:rsidRPr="00C21C7D" w:rsidRDefault="004D20BC" w:rsidP="000E1A91">
            <w:pPr>
              <w:rPr>
                <w:sz w:val="10"/>
                <w:szCs w:val="10"/>
              </w:rPr>
            </w:pPr>
          </w:p>
        </w:tc>
      </w:tr>
      <w:tr w:rsidR="004D20BC" w:rsidRPr="00C21C7D" w14:paraId="658AFE8C" w14:textId="3E5FE8BC" w:rsidTr="000E1A91">
        <w:tc>
          <w:tcPr>
            <w:tcW w:w="0" w:type="auto"/>
            <w:shd w:val="clear" w:color="auto" w:fill="808080" w:themeFill="background1" w:themeFillShade="80"/>
          </w:tcPr>
          <w:p w14:paraId="23C1239B" w14:textId="69BE0907" w:rsidR="004D20BC" w:rsidRPr="00C21C7D" w:rsidRDefault="004D20BC" w:rsidP="000E1A91">
            <w:pPr>
              <w:rPr>
                <w:sz w:val="10"/>
                <w:szCs w:val="10"/>
              </w:rPr>
            </w:pPr>
          </w:p>
        </w:tc>
        <w:tc>
          <w:tcPr>
            <w:tcW w:w="0" w:type="auto"/>
            <w:shd w:val="clear" w:color="auto" w:fill="808080" w:themeFill="background1" w:themeFillShade="80"/>
          </w:tcPr>
          <w:p w14:paraId="437FADED" w14:textId="37CDB5A3" w:rsidR="004D20BC" w:rsidRPr="00C21C7D" w:rsidRDefault="004D20BC" w:rsidP="000E1A91">
            <w:pPr>
              <w:rPr>
                <w:sz w:val="10"/>
                <w:szCs w:val="10"/>
              </w:rPr>
            </w:pPr>
          </w:p>
        </w:tc>
        <w:tc>
          <w:tcPr>
            <w:tcW w:w="0" w:type="auto"/>
            <w:shd w:val="clear" w:color="auto" w:fill="808080" w:themeFill="background1" w:themeFillShade="80"/>
          </w:tcPr>
          <w:p w14:paraId="144034EB" w14:textId="169A4820" w:rsidR="004D20BC" w:rsidRPr="00C21C7D" w:rsidRDefault="004D20BC" w:rsidP="000E1A91">
            <w:pPr>
              <w:rPr>
                <w:sz w:val="10"/>
                <w:szCs w:val="10"/>
              </w:rPr>
            </w:pPr>
          </w:p>
        </w:tc>
      </w:tr>
      <w:tr w:rsidR="004D20BC" w:rsidRPr="00C21C7D" w14:paraId="2A744A54" w14:textId="6ED44D7F" w:rsidTr="000E1A91">
        <w:tc>
          <w:tcPr>
            <w:tcW w:w="0" w:type="auto"/>
            <w:shd w:val="clear" w:color="auto" w:fill="808080" w:themeFill="background1" w:themeFillShade="80"/>
          </w:tcPr>
          <w:p w14:paraId="57A7BEA5" w14:textId="53986682" w:rsidR="004D20BC" w:rsidRPr="00C21C7D" w:rsidRDefault="004D20BC" w:rsidP="000E1A91">
            <w:pPr>
              <w:rPr>
                <w:sz w:val="10"/>
                <w:szCs w:val="10"/>
              </w:rPr>
            </w:pPr>
          </w:p>
        </w:tc>
        <w:tc>
          <w:tcPr>
            <w:tcW w:w="0" w:type="auto"/>
            <w:shd w:val="clear" w:color="auto" w:fill="808080" w:themeFill="background1" w:themeFillShade="80"/>
          </w:tcPr>
          <w:p w14:paraId="59499A14" w14:textId="0A009673" w:rsidR="004D20BC" w:rsidRPr="00C21C7D" w:rsidRDefault="004D20BC" w:rsidP="000E1A91">
            <w:pPr>
              <w:rPr>
                <w:sz w:val="10"/>
                <w:szCs w:val="10"/>
              </w:rPr>
            </w:pPr>
          </w:p>
        </w:tc>
        <w:tc>
          <w:tcPr>
            <w:tcW w:w="0" w:type="auto"/>
            <w:shd w:val="clear" w:color="auto" w:fill="808080" w:themeFill="background1" w:themeFillShade="80"/>
          </w:tcPr>
          <w:p w14:paraId="77A8DECF" w14:textId="3A6D3114" w:rsidR="004D20BC" w:rsidRPr="00C21C7D" w:rsidRDefault="004D20BC" w:rsidP="000E1A91">
            <w:pPr>
              <w:rPr>
                <w:sz w:val="10"/>
                <w:szCs w:val="10"/>
              </w:rPr>
            </w:pPr>
          </w:p>
        </w:tc>
      </w:tr>
      <w:tr w:rsidR="004D20BC" w:rsidRPr="00C21C7D" w14:paraId="445A40C6" w14:textId="6ADDEAAB" w:rsidTr="000E1A91">
        <w:tc>
          <w:tcPr>
            <w:tcW w:w="0" w:type="auto"/>
            <w:shd w:val="clear" w:color="auto" w:fill="808080" w:themeFill="background1" w:themeFillShade="80"/>
          </w:tcPr>
          <w:p w14:paraId="1D5E9BF6" w14:textId="7D40F39E" w:rsidR="004D20BC" w:rsidRPr="00C21C7D" w:rsidRDefault="004D20BC" w:rsidP="000E1A91">
            <w:pPr>
              <w:rPr>
                <w:sz w:val="10"/>
                <w:szCs w:val="10"/>
              </w:rPr>
            </w:pPr>
          </w:p>
        </w:tc>
        <w:tc>
          <w:tcPr>
            <w:tcW w:w="0" w:type="auto"/>
            <w:shd w:val="clear" w:color="auto" w:fill="808080" w:themeFill="background1" w:themeFillShade="80"/>
          </w:tcPr>
          <w:p w14:paraId="5191EA08" w14:textId="04E917C1" w:rsidR="004D20BC" w:rsidRPr="00C21C7D" w:rsidRDefault="004D20BC" w:rsidP="000E1A91">
            <w:pPr>
              <w:rPr>
                <w:sz w:val="10"/>
                <w:szCs w:val="10"/>
              </w:rPr>
            </w:pPr>
          </w:p>
        </w:tc>
        <w:tc>
          <w:tcPr>
            <w:tcW w:w="0" w:type="auto"/>
            <w:shd w:val="clear" w:color="auto" w:fill="808080" w:themeFill="background1" w:themeFillShade="80"/>
          </w:tcPr>
          <w:p w14:paraId="65CC218D" w14:textId="18A173ED" w:rsidR="004D20BC" w:rsidRPr="00C21C7D" w:rsidRDefault="004D20BC" w:rsidP="000E1A91">
            <w:pPr>
              <w:rPr>
                <w:sz w:val="10"/>
                <w:szCs w:val="10"/>
              </w:rPr>
            </w:pPr>
          </w:p>
        </w:tc>
      </w:tr>
      <w:tr w:rsidR="004D20BC" w:rsidRPr="00C21C7D" w14:paraId="7ACF4B7D" w14:textId="05E352DE" w:rsidTr="000E1A91">
        <w:tc>
          <w:tcPr>
            <w:tcW w:w="0" w:type="auto"/>
            <w:shd w:val="clear" w:color="auto" w:fill="808080" w:themeFill="background1" w:themeFillShade="80"/>
          </w:tcPr>
          <w:p w14:paraId="57F7EB66" w14:textId="77F6D58F" w:rsidR="004D20BC" w:rsidRPr="00C21C7D" w:rsidRDefault="004D20BC" w:rsidP="000E1A91">
            <w:pPr>
              <w:rPr>
                <w:sz w:val="10"/>
                <w:szCs w:val="10"/>
              </w:rPr>
            </w:pPr>
          </w:p>
        </w:tc>
        <w:tc>
          <w:tcPr>
            <w:tcW w:w="0" w:type="auto"/>
            <w:shd w:val="clear" w:color="auto" w:fill="808080" w:themeFill="background1" w:themeFillShade="80"/>
          </w:tcPr>
          <w:p w14:paraId="5D0E832B" w14:textId="00EF50AE" w:rsidR="004D20BC" w:rsidRPr="00C21C7D" w:rsidRDefault="004D20BC" w:rsidP="000E1A91">
            <w:pPr>
              <w:rPr>
                <w:sz w:val="10"/>
                <w:szCs w:val="10"/>
              </w:rPr>
            </w:pPr>
          </w:p>
        </w:tc>
        <w:tc>
          <w:tcPr>
            <w:tcW w:w="0" w:type="auto"/>
            <w:shd w:val="clear" w:color="auto" w:fill="808080" w:themeFill="background1" w:themeFillShade="80"/>
          </w:tcPr>
          <w:p w14:paraId="10CADDAB" w14:textId="3FCEF08E" w:rsidR="004D20BC" w:rsidRPr="00C21C7D" w:rsidRDefault="004D20BC" w:rsidP="000E1A91">
            <w:pPr>
              <w:rPr>
                <w:sz w:val="10"/>
                <w:szCs w:val="10"/>
              </w:rPr>
            </w:pPr>
          </w:p>
        </w:tc>
      </w:tr>
      <w:tr w:rsidR="004D20BC" w:rsidRPr="00C21C7D" w14:paraId="3B9E79A6" w14:textId="70B39F1C" w:rsidTr="000E1A91">
        <w:tc>
          <w:tcPr>
            <w:tcW w:w="0" w:type="auto"/>
            <w:shd w:val="clear" w:color="auto" w:fill="808080" w:themeFill="background1" w:themeFillShade="80"/>
          </w:tcPr>
          <w:p w14:paraId="16F8B182" w14:textId="090DC5F4" w:rsidR="004D20BC" w:rsidRPr="00C21C7D" w:rsidRDefault="004D20BC" w:rsidP="000E1A91">
            <w:pPr>
              <w:rPr>
                <w:sz w:val="10"/>
                <w:szCs w:val="10"/>
              </w:rPr>
            </w:pPr>
          </w:p>
        </w:tc>
        <w:tc>
          <w:tcPr>
            <w:tcW w:w="0" w:type="auto"/>
            <w:shd w:val="clear" w:color="auto" w:fill="808080" w:themeFill="background1" w:themeFillShade="80"/>
          </w:tcPr>
          <w:p w14:paraId="5DBE98C6" w14:textId="6A52E450" w:rsidR="004D20BC" w:rsidRPr="00C21C7D" w:rsidRDefault="004D20BC" w:rsidP="000E1A91">
            <w:pPr>
              <w:rPr>
                <w:sz w:val="10"/>
                <w:szCs w:val="10"/>
              </w:rPr>
            </w:pPr>
          </w:p>
        </w:tc>
        <w:tc>
          <w:tcPr>
            <w:tcW w:w="0" w:type="auto"/>
            <w:shd w:val="clear" w:color="auto" w:fill="808080" w:themeFill="background1" w:themeFillShade="80"/>
          </w:tcPr>
          <w:p w14:paraId="73F7C7E2" w14:textId="536BD18D" w:rsidR="004D20BC" w:rsidRPr="00C21C7D" w:rsidRDefault="004D20BC" w:rsidP="000E1A91">
            <w:pPr>
              <w:rPr>
                <w:sz w:val="10"/>
                <w:szCs w:val="10"/>
              </w:rPr>
            </w:pPr>
          </w:p>
        </w:tc>
      </w:tr>
      <w:tr w:rsidR="004D20BC" w:rsidRPr="00C21C7D" w14:paraId="623D28B6" w14:textId="37A17C17" w:rsidTr="000E1A91">
        <w:tc>
          <w:tcPr>
            <w:tcW w:w="0" w:type="auto"/>
            <w:shd w:val="clear" w:color="auto" w:fill="808080" w:themeFill="background1" w:themeFillShade="80"/>
          </w:tcPr>
          <w:p w14:paraId="2819451F" w14:textId="07F82377" w:rsidR="004D20BC" w:rsidRPr="00C21C7D" w:rsidRDefault="004D20BC" w:rsidP="000E1A91">
            <w:pPr>
              <w:rPr>
                <w:sz w:val="10"/>
                <w:szCs w:val="10"/>
              </w:rPr>
            </w:pPr>
          </w:p>
        </w:tc>
        <w:tc>
          <w:tcPr>
            <w:tcW w:w="0" w:type="auto"/>
            <w:shd w:val="clear" w:color="auto" w:fill="808080" w:themeFill="background1" w:themeFillShade="80"/>
          </w:tcPr>
          <w:p w14:paraId="6C7D8AA1" w14:textId="0F6099C7" w:rsidR="004D20BC" w:rsidRPr="00C21C7D" w:rsidRDefault="004D20BC" w:rsidP="000E1A91">
            <w:pPr>
              <w:rPr>
                <w:sz w:val="10"/>
                <w:szCs w:val="10"/>
              </w:rPr>
            </w:pPr>
          </w:p>
        </w:tc>
        <w:tc>
          <w:tcPr>
            <w:tcW w:w="0" w:type="auto"/>
            <w:shd w:val="clear" w:color="auto" w:fill="808080" w:themeFill="background1" w:themeFillShade="80"/>
          </w:tcPr>
          <w:p w14:paraId="273C308F" w14:textId="706FE2E7" w:rsidR="004D20BC" w:rsidRPr="00C21C7D" w:rsidRDefault="004D20BC" w:rsidP="000E1A91">
            <w:pPr>
              <w:rPr>
                <w:sz w:val="10"/>
                <w:szCs w:val="10"/>
              </w:rPr>
            </w:pPr>
          </w:p>
        </w:tc>
      </w:tr>
      <w:tr w:rsidR="004D20BC" w:rsidRPr="00C21C7D" w14:paraId="2C4A3694" w14:textId="42FAC63A" w:rsidTr="000E1A91">
        <w:tc>
          <w:tcPr>
            <w:tcW w:w="0" w:type="auto"/>
            <w:shd w:val="clear" w:color="auto" w:fill="808080" w:themeFill="background1" w:themeFillShade="80"/>
          </w:tcPr>
          <w:p w14:paraId="0F91C0AB" w14:textId="1DE300F9" w:rsidR="004D20BC" w:rsidRPr="00C21C7D" w:rsidRDefault="004D20BC" w:rsidP="000E1A91">
            <w:pPr>
              <w:rPr>
                <w:sz w:val="10"/>
                <w:szCs w:val="10"/>
              </w:rPr>
            </w:pPr>
          </w:p>
        </w:tc>
        <w:tc>
          <w:tcPr>
            <w:tcW w:w="0" w:type="auto"/>
            <w:shd w:val="clear" w:color="auto" w:fill="808080" w:themeFill="background1" w:themeFillShade="80"/>
          </w:tcPr>
          <w:p w14:paraId="65991B2A" w14:textId="0D47FDDF" w:rsidR="004D20BC" w:rsidRPr="00C21C7D" w:rsidRDefault="004D20BC" w:rsidP="000E1A91">
            <w:pPr>
              <w:rPr>
                <w:sz w:val="10"/>
                <w:szCs w:val="10"/>
              </w:rPr>
            </w:pPr>
          </w:p>
        </w:tc>
        <w:tc>
          <w:tcPr>
            <w:tcW w:w="0" w:type="auto"/>
            <w:shd w:val="clear" w:color="auto" w:fill="808080" w:themeFill="background1" w:themeFillShade="80"/>
          </w:tcPr>
          <w:p w14:paraId="3DB3F931" w14:textId="55753A3C" w:rsidR="004D20BC" w:rsidRPr="00C21C7D" w:rsidRDefault="004D20BC" w:rsidP="000E1A91">
            <w:pPr>
              <w:rPr>
                <w:sz w:val="10"/>
                <w:szCs w:val="10"/>
              </w:rPr>
            </w:pPr>
          </w:p>
        </w:tc>
      </w:tr>
      <w:tr w:rsidR="004D20BC" w:rsidRPr="00C21C7D" w14:paraId="7403AF56" w14:textId="1AE864EE" w:rsidTr="000E1A91">
        <w:tc>
          <w:tcPr>
            <w:tcW w:w="0" w:type="auto"/>
            <w:shd w:val="clear" w:color="auto" w:fill="808080" w:themeFill="background1" w:themeFillShade="80"/>
          </w:tcPr>
          <w:p w14:paraId="0335468E" w14:textId="328DC767" w:rsidR="004D20BC" w:rsidRPr="00C21C7D" w:rsidRDefault="004D20BC" w:rsidP="000E1A91">
            <w:pPr>
              <w:rPr>
                <w:sz w:val="10"/>
                <w:szCs w:val="10"/>
              </w:rPr>
            </w:pPr>
          </w:p>
        </w:tc>
        <w:tc>
          <w:tcPr>
            <w:tcW w:w="0" w:type="auto"/>
            <w:shd w:val="clear" w:color="auto" w:fill="808080" w:themeFill="background1" w:themeFillShade="80"/>
          </w:tcPr>
          <w:p w14:paraId="2DE066AA" w14:textId="76F1BA87" w:rsidR="004D20BC" w:rsidRPr="00C21C7D" w:rsidRDefault="004D20BC" w:rsidP="000E1A91">
            <w:pPr>
              <w:rPr>
                <w:sz w:val="10"/>
                <w:szCs w:val="10"/>
              </w:rPr>
            </w:pPr>
          </w:p>
        </w:tc>
        <w:tc>
          <w:tcPr>
            <w:tcW w:w="0" w:type="auto"/>
            <w:shd w:val="clear" w:color="auto" w:fill="808080" w:themeFill="background1" w:themeFillShade="80"/>
          </w:tcPr>
          <w:p w14:paraId="14CF60A1" w14:textId="28A90356" w:rsidR="004D20BC" w:rsidRPr="00C21C7D" w:rsidRDefault="004D20BC" w:rsidP="000E1A91">
            <w:pPr>
              <w:rPr>
                <w:sz w:val="10"/>
                <w:szCs w:val="10"/>
              </w:rPr>
            </w:pPr>
          </w:p>
        </w:tc>
      </w:tr>
      <w:tr w:rsidR="004D20BC" w:rsidRPr="00C21C7D" w14:paraId="502A81B6" w14:textId="7908E847" w:rsidTr="000E1A91">
        <w:tc>
          <w:tcPr>
            <w:tcW w:w="0" w:type="auto"/>
            <w:shd w:val="clear" w:color="auto" w:fill="808080" w:themeFill="background1" w:themeFillShade="80"/>
          </w:tcPr>
          <w:p w14:paraId="28A583E3" w14:textId="273E6FE8" w:rsidR="004D20BC" w:rsidRPr="00C21C7D" w:rsidRDefault="004D20BC" w:rsidP="000E1A91">
            <w:pPr>
              <w:rPr>
                <w:sz w:val="10"/>
                <w:szCs w:val="10"/>
              </w:rPr>
            </w:pPr>
          </w:p>
        </w:tc>
        <w:tc>
          <w:tcPr>
            <w:tcW w:w="0" w:type="auto"/>
            <w:shd w:val="clear" w:color="auto" w:fill="808080" w:themeFill="background1" w:themeFillShade="80"/>
          </w:tcPr>
          <w:p w14:paraId="70C16E08" w14:textId="7B41D2BC" w:rsidR="004D20BC" w:rsidRPr="00C21C7D" w:rsidRDefault="004D20BC" w:rsidP="000E1A91">
            <w:pPr>
              <w:rPr>
                <w:sz w:val="10"/>
                <w:szCs w:val="10"/>
              </w:rPr>
            </w:pPr>
          </w:p>
        </w:tc>
        <w:tc>
          <w:tcPr>
            <w:tcW w:w="0" w:type="auto"/>
            <w:shd w:val="clear" w:color="auto" w:fill="808080" w:themeFill="background1" w:themeFillShade="80"/>
          </w:tcPr>
          <w:p w14:paraId="47A72F8D" w14:textId="042785BA" w:rsidR="004D20BC" w:rsidRPr="00C21C7D" w:rsidRDefault="004D20BC" w:rsidP="000E1A91">
            <w:pPr>
              <w:rPr>
                <w:sz w:val="10"/>
                <w:szCs w:val="10"/>
              </w:rPr>
            </w:pPr>
          </w:p>
        </w:tc>
      </w:tr>
      <w:tr w:rsidR="004D20BC" w:rsidRPr="00C21C7D" w14:paraId="0EAC8B17" w14:textId="26951ABB" w:rsidTr="000E1A91">
        <w:tc>
          <w:tcPr>
            <w:tcW w:w="0" w:type="auto"/>
            <w:shd w:val="clear" w:color="auto" w:fill="808080" w:themeFill="background1" w:themeFillShade="80"/>
          </w:tcPr>
          <w:p w14:paraId="0198D68C" w14:textId="5E846425" w:rsidR="004D20BC" w:rsidRPr="00C21C7D" w:rsidRDefault="004D20BC" w:rsidP="000E1A91">
            <w:pPr>
              <w:rPr>
                <w:sz w:val="10"/>
                <w:szCs w:val="10"/>
              </w:rPr>
            </w:pPr>
          </w:p>
        </w:tc>
        <w:tc>
          <w:tcPr>
            <w:tcW w:w="0" w:type="auto"/>
            <w:shd w:val="clear" w:color="auto" w:fill="808080" w:themeFill="background1" w:themeFillShade="80"/>
          </w:tcPr>
          <w:p w14:paraId="5F6B6AC3" w14:textId="44AA90DE" w:rsidR="004D20BC" w:rsidRPr="00C21C7D" w:rsidRDefault="004D20BC" w:rsidP="000E1A91">
            <w:pPr>
              <w:rPr>
                <w:sz w:val="10"/>
                <w:szCs w:val="10"/>
              </w:rPr>
            </w:pPr>
          </w:p>
        </w:tc>
        <w:tc>
          <w:tcPr>
            <w:tcW w:w="0" w:type="auto"/>
            <w:shd w:val="clear" w:color="auto" w:fill="808080" w:themeFill="background1" w:themeFillShade="80"/>
          </w:tcPr>
          <w:p w14:paraId="36EB93A2" w14:textId="2157E9A1" w:rsidR="004D20BC" w:rsidRPr="00C21C7D" w:rsidRDefault="004D20BC" w:rsidP="000E1A91">
            <w:pPr>
              <w:rPr>
                <w:sz w:val="10"/>
                <w:szCs w:val="10"/>
              </w:rPr>
            </w:pPr>
          </w:p>
        </w:tc>
      </w:tr>
    </w:tbl>
    <w:bookmarkEnd w:id="178"/>
    <w:p w14:paraId="60270E8C" w14:textId="0E665B7C" w:rsidR="0041444F" w:rsidRDefault="0041444F" w:rsidP="0041444F">
      <w:r>
        <w:t xml:space="preserve">Cette représentation correspond au même exemple que dans la version précédente du document, où le message ne contient que les deux </w:t>
      </w:r>
      <w:r w:rsidR="005C1489">
        <w:t>Triplet</w:t>
      </w:r>
      <w:r>
        <w:t>s représentant les deux trips.</w:t>
      </w:r>
    </w:p>
    <w:p w14:paraId="1283163B" w14:textId="1D7F83F8" w:rsidR="000E1A91" w:rsidRDefault="0041444F" w:rsidP="0041444F">
      <w:r>
        <w:t>Il revient à l’AD de reconstruire le containeur statique en associant les identifiants des nœuds aux deux trips, puis d’initialiser les valeurs restantes avec la valeur par défaut 65535.</w:t>
      </w:r>
    </w:p>
    <w:p w14:paraId="0A5CDD58" w14:textId="6AE29BE2" w:rsidR="002A2699" w:rsidRDefault="000E1A91" w:rsidP="006E6EF8">
      <w:r>
        <w:br w:type="textWrapping" w:clear="all"/>
      </w:r>
    </w:p>
    <w:p w14:paraId="43DBA022" w14:textId="77777777" w:rsidR="002A2699" w:rsidRDefault="002A2699" w:rsidP="006E6EF8"/>
    <w:p w14:paraId="61335C00" w14:textId="77777777" w:rsidR="002A2699" w:rsidRDefault="002A2699" w:rsidP="006E6EF8">
      <w:pPr>
        <w:sectPr w:rsidR="002A2699" w:rsidSect="002A2699">
          <w:pgSz w:w="16838" w:h="11906" w:orient="landscape"/>
          <w:pgMar w:top="1304" w:right="1701" w:bottom="1304" w:left="1418" w:header="510" w:footer="709" w:gutter="0"/>
          <w:cols w:space="708"/>
          <w:docGrid w:linePitch="360"/>
        </w:sectPr>
      </w:pPr>
    </w:p>
    <w:p w14:paraId="646F51FE" w14:textId="77777777" w:rsidR="002A2699" w:rsidRDefault="002A2699" w:rsidP="006E6EF8"/>
    <w:p w14:paraId="0F3147DB" w14:textId="77777777" w:rsidR="00921D58" w:rsidRDefault="00921D58" w:rsidP="00921D58">
      <w:pPr>
        <w:jc w:val="left"/>
      </w:pPr>
    </w:p>
    <w:p w14:paraId="699EC065" w14:textId="50609D8B" w:rsidR="00921D58" w:rsidRDefault="00921D58" w:rsidP="00921D58">
      <w:pPr>
        <w:rPr>
          <w:b/>
          <w:bCs/>
          <w:u w:val="single"/>
        </w:rPr>
      </w:pPr>
      <w:bookmarkStart w:id="179" w:name="_Hlk186143427"/>
      <w:bookmarkStart w:id="180" w:name="_Hlk191211918"/>
      <w:r w:rsidRPr="00921D58">
        <w:rPr>
          <w:b/>
          <w:bCs/>
          <w:u w:val="single"/>
        </w:rPr>
        <w:t>MissionA</w:t>
      </w:r>
      <w:r w:rsidR="00A22097">
        <w:rPr>
          <w:b/>
          <w:bCs/>
          <w:u w:val="single"/>
        </w:rPr>
        <w:t>ssignement</w:t>
      </w:r>
      <w:bookmarkEnd w:id="179"/>
    </w:p>
    <w:tbl>
      <w:tblPr>
        <w:tblStyle w:val="TableauGrille4-Accentuation5"/>
        <w:tblW w:w="10165" w:type="dxa"/>
        <w:tblLook w:val="04A0" w:firstRow="1" w:lastRow="0" w:firstColumn="1" w:lastColumn="0" w:noHBand="0" w:noVBand="1"/>
      </w:tblPr>
      <w:tblGrid>
        <w:gridCol w:w="2974"/>
        <w:gridCol w:w="315"/>
        <w:gridCol w:w="1807"/>
        <w:gridCol w:w="538"/>
        <w:gridCol w:w="3654"/>
        <w:gridCol w:w="877"/>
      </w:tblGrid>
      <w:tr w:rsidR="00D351C2" w14:paraId="4A11F045" w14:textId="3E458719" w:rsidTr="0015170C">
        <w:trPr>
          <w:gridAfter w:val="1"/>
          <w:cnfStyle w:val="100000000000" w:firstRow="1" w:lastRow="0" w:firstColumn="0" w:lastColumn="0" w:oddVBand="0" w:evenVBand="0" w:oddHBand="0" w:evenHBand="0" w:firstRowFirstColumn="0" w:firstRowLastColumn="0" w:lastRowFirstColumn="0" w:lastRowLastColumn="0"/>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14BB4140" w14:textId="77777777" w:rsidR="00D351C2" w:rsidRDefault="00D351C2" w:rsidP="00F2475E">
            <w:r>
              <w:t>Champ</w:t>
            </w:r>
          </w:p>
        </w:tc>
        <w:tc>
          <w:tcPr>
            <w:tcW w:w="1807" w:type="dxa"/>
          </w:tcPr>
          <w:p w14:paraId="6EC30133" w14:textId="77777777" w:rsidR="00D351C2" w:rsidRDefault="00D351C2" w:rsidP="00F2475E">
            <w:pPr>
              <w:cnfStyle w:val="100000000000" w:firstRow="1" w:lastRow="0" w:firstColumn="0" w:lastColumn="0" w:oddVBand="0" w:evenVBand="0" w:oddHBand="0" w:evenHBand="0" w:firstRowFirstColumn="0" w:firstRowLastColumn="0" w:lastRowFirstColumn="0" w:lastRowLastColumn="0"/>
            </w:pPr>
            <w:r>
              <w:t>Type</w:t>
            </w:r>
          </w:p>
        </w:tc>
        <w:tc>
          <w:tcPr>
            <w:tcW w:w="4192" w:type="dxa"/>
            <w:gridSpan w:val="2"/>
          </w:tcPr>
          <w:p w14:paraId="0C5CB203" w14:textId="2E714A28" w:rsidR="00D351C2" w:rsidRDefault="00D351C2" w:rsidP="00F2475E">
            <w:pPr>
              <w:cnfStyle w:val="100000000000" w:firstRow="1" w:lastRow="0" w:firstColumn="0" w:lastColumn="0" w:oddVBand="0" w:evenVBand="0" w:oddHBand="0" w:evenHBand="0" w:firstRowFirstColumn="0" w:firstRowLastColumn="0" w:lastRowFirstColumn="0" w:lastRowLastColumn="0"/>
            </w:pPr>
            <w:r>
              <w:t>Taille</w:t>
            </w:r>
          </w:p>
        </w:tc>
      </w:tr>
      <w:tr w:rsidR="00D351C2" w14:paraId="671A30CA" w14:textId="5B25CE17" w:rsidTr="0015170C">
        <w:trPr>
          <w:gridAfter w:val="1"/>
          <w:cnfStyle w:val="000000100000" w:firstRow="0" w:lastRow="0" w:firstColumn="0" w:lastColumn="0" w:oddVBand="0" w:evenVBand="0" w:oddHBand="1" w:evenHBand="0" w:firstRowFirstColumn="0" w:firstRowLastColumn="0" w:lastRowFirstColumn="0" w:lastRowLastColumn="0"/>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2D3B72E4" w14:textId="77777777" w:rsidR="00D351C2" w:rsidRDefault="00D351C2" w:rsidP="00F2475E">
            <w:r>
              <w:t>TypeMessage (Name)</w:t>
            </w:r>
          </w:p>
        </w:tc>
        <w:tc>
          <w:tcPr>
            <w:tcW w:w="1807" w:type="dxa"/>
          </w:tcPr>
          <w:p w14:paraId="5CB356EA" w14:textId="77777777" w:rsidR="00D351C2" w:rsidRDefault="00D351C2" w:rsidP="00F2475E">
            <w:pPr>
              <w:cnfStyle w:val="000000100000" w:firstRow="0" w:lastRow="0" w:firstColumn="0" w:lastColumn="0" w:oddVBand="0" w:evenVBand="0" w:oddHBand="1" w:evenHBand="0" w:firstRowFirstColumn="0" w:firstRowLastColumn="0" w:lastRowFirstColumn="0" w:lastRowLastColumn="0"/>
            </w:pPr>
            <w:r>
              <w:t>Int</w:t>
            </w:r>
          </w:p>
        </w:tc>
        <w:tc>
          <w:tcPr>
            <w:tcW w:w="4192" w:type="dxa"/>
            <w:gridSpan w:val="2"/>
          </w:tcPr>
          <w:p w14:paraId="5460409D" w14:textId="697C5382" w:rsidR="00D351C2" w:rsidRDefault="00D351C2" w:rsidP="00F2475E">
            <w:pPr>
              <w:cnfStyle w:val="000000100000" w:firstRow="0" w:lastRow="0" w:firstColumn="0" w:lastColumn="0" w:oddVBand="0" w:evenVBand="0" w:oddHBand="1" w:evenHBand="0" w:firstRowFirstColumn="0" w:firstRowLastColumn="0" w:lastRowFirstColumn="0" w:lastRowLastColumn="0"/>
            </w:pPr>
            <w:r>
              <w:t>1 octet</w:t>
            </w:r>
          </w:p>
        </w:tc>
      </w:tr>
      <w:tr w:rsidR="00D351C2" w14:paraId="7E0DC567" w14:textId="0B9BB555" w:rsidTr="0015170C">
        <w:trPr>
          <w:gridAfter w:val="1"/>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72CE90CB" w14:textId="77777777" w:rsidR="00D351C2" w:rsidRDefault="00D351C2" w:rsidP="00F2475E">
            <w:r>
              <w:t>messageId</w:t>
            </w:r>
          </w:p>
        </w:tc>
        <w:tc>
          <w:tcPr>
            <w:tcW w:w="1807" w:type="dxa"/>
          </w:tcPr>
          <w:p w14:paraId="7995ACA9" w14:textId="77777777" w:rsidR="00D351C2" w:rsidRDefault="00D351C2" w:rsidP="00F2475E">
            <w:pPr>
              <w:cnfStyle w:val="000000000000" w:firstRow="0" w:lastRow="0" w:firstColumn="0" w:lastColumn="0" w:oddVBand="0" w:evenVBand="0" w:oddHBand="0" w:evenHBand="0" w:firstRowFirstColumn="0" w:firstRowLastColumn="0" w:lastRowFirstColumn="0" w:lastRowLastColumn="0"/>
            </w:pPr>
            <w:r>
              <w:t>Int</w:t>
            </w:r>
          </w:p>
        </w:tc>
        <w:tc>
          <w:tcPr>
            <w:tcW w:w="4192" w:type="dxa"/>
            <w:gridSpan w:val="2"/>
          </w:tcPr>
          <w:p w14:paraId="6F883FBD" w14:textId="7A886F8A" w:rsidR="00D351C2" w:rsidRDefault="00D351C2" w:rsidP="00F2475E">
            <w:pPr>
              <w:cnfStyle w:val="000000000000" w:firstRow="0" w:lastRow="0" w:firstColumn="0" w:lastColumn="0" w:oddVBand="0" w:evenVBand="0" w:oddHBand="0" w:evenHBand="0" w:firstRowFirstColumn="0" w:firstRowLastColumn="0" w:lastRowFirstColumn="0" w:lastRowLastColumn="0"/>
            </w:pPr>
            <w:r>
              <w:t>1 octet</w:t>
            </w:r>
          </w:p>
        </w:tc>
      </w:tr>
      <w:tr w:rsidR="00D351C2" w14:paraId="0B7B7FDA" w14:textId="590228E6" w:rsidTr="0015170C">
        <w:trPr>
          <w:gridAfter w:val="1"/>
          <w:cnfStyle w:val="000000100000" w:firstRow="0" w:lastRow="0" w:firstColumn="0" w:lastColumn="0" w:oddVBand="0" w:evenVBand="0" w:oddHBand="1" w:evenHBand="0" w:firstRowFirstColumn="0" w:firstRowLastColumn="0" w:lastRowFirstColumn="0" w:lastRowLastColumn="0"/>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715B03EA" w14:textId="77777777" w:rsidR="00D351C2" w:rsidRDefault="00D351C2" w:rsidP="00F2475E">
            <w:r>
              <w:t>timeStamp</w:t>
            </w:r>
          </w:p>
        </w:tc>
        <w:tc>
          <w:tcPr>
            <w:tcW w:w="1807" w:type="dxa"/>
          </w:tcPr>
          <w:p w14:paraId="4BB21FD1" w14:textId="212F1475" w:rsidR="00D351C2"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4192" w:type="dxa"/>
            <w:gridSpan w:val="2"/>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63B19284" w14:textId="77777777" w:rsidTr="00F2475E">
              <w:tc>
                <w:tcPr>
                  <w:tcW w:w="578" w:type="dxa"/>
                </w:tcPr>
                <w:p w14:paraId="674DF55E" w14:textId="77777777" w:rsidR="00D36D83" w:rsidRPr="00A118EC" w:rsidRDefault="00D36D83" w:rsidP="00D36D83">
                  <w:pPr>
                    <w:rPr>
                      <w:sz w:val="12"/>
                      <w:szCs w:val="12"/>
                    </w:rPr>
                  </w:pPr>
                  <w:r>
                    <w:rPr>
                      <w:sz w:val="12"/>
                      <w:szCs w:val="12"/>
                    </w:rPr>
                    <w:t>2octets</w:t>
                  </w:r>
                </w:p>
              </w:tc>
              <w:tc>
                <w:tcPr>
                  <w:tcW w:w="531" w:type="dxa"/>
                </w:tcPr>
                <w:p w14:paraId="34CB012C" w14:textId="77777777" w:rsidR="00D36D83" w:rsidRPr="00A118EC" w:rsidRDefault="00D36D83" w:rsidP="00D36D83">
                  <w:pPr>
                    <w:rPr>
                      <w:sz w:val="12"/>
                      <w:szCs w:val="12"/>
                    </w:rPr>
                  </w:pPr>
                  <w:r>
                    <w:rPr>
                      <w:sz w:val="12"/>
                      <w:szCs w:val="12"/>
                    </w:rPr>
                    <w:t>1octet</w:t>
                  </w:r>
                </w:p>
              </w:tc>
              <w:tc>
                <w:tcPr>
                  <w:tcW w:w="531" w:type="dxa"/>
                </w:tcPr>
                <w:p w14:paraId="6AF8CFA5" w14:textId="77777777" w:rsidR="00D36D83" w:rsidRPr="00A118EC" w:rsidRDefault="00D36D83" w:rsidP="00D36D83">
                  <w:pPr>
                    <w:rPr>
                      <w:sz w:val="12"/>
                      <w:szCs w:val="12"/>
                    </w:rPr>
                  </w:pPr>
                  <w:r>
                    <w:rPr>
                      <w:sz w:val="12"/>
                      <w:szCs w:val="12"/>
                    </w:rPr>
                    <w:t>1octet</w:t>
                  </w:r>
                </w:p>
              </w:tc>
              <w:tc>
                <w:tcPr>
                  <w:tcW w:w="544" w:type="dxa"/>
                </w:tcPr>
                <w:p w14:paraId="6642E4E6" w14:textId="77777777" w:rsidR="00D36D83" w:rsidRPr="00A118EC" w:rsidRDefault="00D36D83" w:rsidP="00D36D83">
                  <w:pPr>
                    <w:rPr>
                      <w:sz w:val="12"/>
                      <w:szCs w:val="12"/>
                    </w:rPr>
                  </w:pPr>
                  <w:r>
                    <w:rPr>
                      <w:sz w:val="12"/>
                      <w:szCs w:val="12"/>
                    </w:rPr>
                    <w:t>1octet</w:t>
                  </w:r>
                </w:p>
              </w:tc>
              <w:tc>
                <w:tcPr>
                  <w:tcW w:w="601" w:type="dxa"/>
                </w:tcPr>
                <w:p w14:paraId="2F54446A" w14:textId="77777777" w:rsidR="00D36D83" w:rsidRPr="00A118EC" w:rsidRDefault="00D36D83" w:rsidP="00D36D83">
                  <w:pPr>
                    <w:rPr>
                      <w:sz w:val="12"/>
                      <w:szCs w:val="12"/>
                    </w:rPr>
                  </w:pPr>
                  <w:r>
                    <w:rPr>
                      <w:sz w:val="12"/>
                      <w:szCs w:val="12"/>
                    </w:rPr>
                    <w:t>1 octet</w:t>
                  </w:r>
                </w:p>
              </w:tc>
              <w:tc>
                <w:tcPr>
                  <w:tcW w:w="531" w:type="dxa"/>
                </w:tcPr>
                <w:p w14:paraId="4ED16FD2" w14:textId="77777777" w:rsidR="00D36D83" w:rsidRPr="00A118EC" w:rsidRDefault="00D36D83" w:rsidP="00D36D83">
                  <w:pPr>
                    <w:rPr>
                      <w:sz w:val="12"/>
                      <w:szCs w:val="12"/>
                    </w:rPr>
                  </w:pPr>
                  <w:r>
                    <w:rPr>
                      <w:sz w:val="12"/>
                      <w:szCs w:val="12"/>
                    </w:rPr>
                    <w:t>1octet</w:t>
                  </w:r>
                </w:p>
              </w:tc>
              <w:tc>
                <w:tcPr>
                  <w:tcW w:w="650" w:type="dxa"/>
                </w:tcPr>
                <w:p w14:paraId="53BBB8E9" w14:textId="77777777" w:rsidR="00D36D83" w:rsidRDefault="00D36D83" w:rsidP="00D36D83">
                  <w:pPr>
                    <w:rPr>
                      <w:sz w:val="12"/>
                      <w:szCs w:val="12"/>
                    </w:rPr>
                  </w:pPr>
                  <w:r>
                    <w:rPr>
                      <w:sz w:val="12"/>
                      <w:szCs w:val="12"/>
                    </w:rPr>
                    <w:t>2 octets</w:t>
                  </w:r>
                </w:p>
              </w:tc>
            </w:tr>
          </w:tbl>
          <w:p w14:paraId="42E7E77B" w14:textId="77777777" w:rsidR="00D351C2" w:rsidRDefault="00D351C2" w:rsidP="00F2475E">
            <w:pPr>
              <w:cnfStyle w:val="000000100000" w:firstRow="0" w:lastRow="0" w:firstColumn="0" w:lastColumn="0" w:oddVBand="0" w:evenVBand="0" w:oddHBand="1" w:evenHBand="0" w:firstRowFirstColumn="0" w:firstRowLastColumn="0" w:lastRowFirstColumn="0" w:lastRowLastColumn="0"/>
            </w:pPr>
          </w:p>
        </w:tc>
      </w:tr>
      <w:tr w:rsidR="00D351C2" w14:paraId="69A2F3A8" w14:textId="55A8310D" w:rsidTr="0015170C">
        <w:trPr>
          <w:gridAfter w:val="1"/>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1BE48964" w14:textId="77777777" w:rsidR="00D351C2" w:rsidRDefault="00D351C2" w:rsidP="00F2475E">
            <w:r>
              <w:t>sequenceNumber</w:t>
            </w:r>
          </w:p>
        </w:tc>
        <w:tc>
          <w:tcPr>
            <w:tcW w:w="1807" w:type="dxa"/>
          </w:tcPr>
          <w:p w14:paraId="297787D6" w14:textId="77777777" w:rsidR="00D351C2" w:rsidRDefault="00D351C2" w:rsidP="00F2475E">
            <w:pPr>
              <w:cnfStyle w:val="000000000000" w:firstRow="0" w:lastRow="0" w:firstColumn="0" w:lastColumn="0" w:oddVBand="0" w:evenVBand="0" w:oddHBand="0" w:evenHBand="0" w:firstRowFirstColumn="0" w:firstRowLastColumn="0" w:lastRowFirstColumn="0" w:lastRowLastColumn="0"/>
            </w:pPr>
            <w:r>
              <w:t>Int</w:t>
            </w:r>
          </w:p>
        </w:tc>
        <w:tc>
          <w:tcPr>
            <w:tcW w:w="4192" w:type="dxa"/>
            <w:gridSpan w:val="2"/>
          </w:tcPr>
          <w:p w14:paraId="306E919F" w14:textId="194DA2A0" w:rsidR="00D351C2" w:rsidRDefault="00B96B2F" w:rsidP="00F2475E">
            <w:pPr>
              <w:cnfStyle w:val="000000000000" w:firstRow="0" w:lastRow="0" w:firstColumn="0" w:lastColumn="0" w:oddVBand="0" w:evenVBand="0" w:oddHBand="0" w:evenHBand="0" w:firstRowFirstColumn="0" w:firstRowLastColumn="0" w:lastRowFirstColumn="0" w:lastRowLastColumn="0"/>
            </w:pPr>
            <w:r w:rsidRPr="00B96B2F">
              <w:rPr>
                <w:shd w:val="clear" w:color="auto" w:fill="F4B083" w:themeFill="accent2" w:themeFillTint="99"/>
              </w:rPr>
              <w:t>3</w:t>
            </w:r>
            <w:r w:rsidR="00D351C2">
              <w:t xml:space="preserve"> </w:t>
            </w:r>
            <w:r w:rsidR="00D351C2" w:rsidRPr="00B96B2F">
              <w:rPr>
                <w:shd w:val="clear" w:color="auto" w:fill="F4B083" w:themeFill="accent2" w:themeFillTint="99"/>
              </w:rPr>
              <w:t>octet</w:t>
            </w:r>
            <w:r w:rsidRPr="00B96B2F">
              <w:rPr>
                <w:shd w:val="clear" w:color="auto" w:fill="F4B083" w:themeFill="accent2" w:themeFillTint="99"/>
              </w:rPr>
              <w:t>s</w:t>
            </w:r>
          </w:p>
        </w:tc>
      </w:tr>
      <w:tr w:rsidR="00D351C2" w14:paraId="6F2F3C9A" w14:textId="1CD548B2" w:rsidTr="0015170C">
        <w:trPr>
          <w:gridAfter w:val="1"/>
          <w:cnfStyle w:val="000000100000" w:firstRow="0" w:lastRow="0" w:firstColumn="0" w:lastColumn="0" w:oddVBand="0" w:evenVBand="0" w:oddHBand="1" w:evenHBand="0" w:firstRowFirstColumn="0" w:firstRowLastColumn="0" w:lastRowFirstColumn="0" w:lastRowLastColumn="0"/>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2B6A68D9" w14:textId="768B0E49" w:rsidR="00D351C2" w:rsidRDefault="00D351C2" w:rsidP="00F2475E">
            <w:r w:rsidRPr="00921D58">
              <w:t>checkStatusResponseMessageId</w:t>
            </w:r>
          </w:p>
        </w:tc>
        <w:tc>
          <w:tcPr>
            <w:tcW w:w="1807" w:type="dxa"/>
          </w:tcPr>
          <w:p w14:paraId="2C450721" w14:textId="77777777" w:rsidR="00D351C2" w:rsidRDefault="00D351C2" w:rsidP="00F2475E">
            <w:pPr>
              <w:cnfStyle w:val="000000100000" w:firstRow="0" w:lastRow="0" w:firstColumn="0" w:lastColumn="0" w:oddVBand="0" w:evenVBand="0" w:oddHBand="1" w:evenHBand="0" w:firstRowFirstColumn="0" w:firstRowLastColumn="0" w:lastRowFirstColumn="0" w:lastRowLastColumn="0"/>
            </w:pPr>
            <w:r>
              <w:t>int</w:t>
            </w:r>
          </w:p>
        </w:tc>
        <w:tc>
          <w:tcPr>
            <w:tcW w:w="4192" w:type="dxa"/>
            <w:gridSpan w:val="2"/>
          </w:tcPr>
          <w:p w14:paraId="3D529687" w14:textId="7E87754A" w:rsidR="00D351C2" w:rsidRDefault="00D351C2" w:rsidP="00F2475E">
            <w:pPr>
              <w:cnfStyle w:val="000000100000" w:firstRow="0" w:lastRow="0" w:firstColumn="0" w:lastColumn="0" w:oddVBand="0" w:evenVBand="0" w:oddHBand="1" w:evenHBand="0" w:firstRowFirstColumn="0" w:firstRowLastColumn="0" w:lastRowFirstColumn="0" w:lastRowLastColumn="0"/>
            </w:pPr>
            <w:r>
              <w:t>1 octet</w:t>
            </w:r>
          </w:p>
        </w:tc>
      </w:tr>
      <w:tr w:rsidR="00D351C2" w14:paraId="066BD87E" w14:textId="246585EC" w:rsidTr="0015170C">
        <w:trPr>
          <w:gridAfter w:val="1"/>
          <w:wAfter w:w="877" w:type="dxa"/>
        </w:trPr>
        <w:tc>
          <w:tcPr>
            <w:cnfStyle w:val="001000000000" w:firstRow="0" w:lastRow="0" w:firstColumn="1" w:lastColumn="0" w:oddVBand="0" w:evenVBand="0" w:oddHBand="0" w:evenHBand="0" w:firstRowFirstColumn="0" w:firstRowLastColumn="0" w:lastRowFirstColumn="0" w:lastRowLastColumn="0"/>
            <w:tcW w:w="3289" w:type="dxa"/>
            <w:gridSpan w:val="2"/>
          </w:tcPr>
          <w:p w14:paraId="4AC51E72" w14:textId="1585D7FF" w:rsidR="00D351C2" w:rsidRPr="00921D58" w:rsidRDefault="00D351C2" w:rsidP="00F2475E">
            <w:r>
              <w:t>missionId</w:t>
            </w:r>
          </w:p>
        </w:tc>
        <w:tc>
          <w:tcPr>
            <w:tcW w:w="1807" w:type="dxa"/>
          </w:tcPr>
          <w:p w14:paraId="072DE30B" w14:textId="7E1AD49D" w:rsidR="00D351C2" w:rsidRDefault="00D351C2" w:rsidP="00F2475E">
            <w:pPr>
              <w:cnfStyle w:val="000000000000" w:firstRow="0" w:lastRow="0" w:firstColumn="0" w:lastColumn="0" w:oddVBand="0" w:evenVBand="0" w:oddHBand="0" w:evenHBand="0" w:firstRowFirstColumn="0" w:firstRowLastColumn="0" w:lastRowFirstColumn="0" w:lastRowLastColumn="0"/>
            </w:pPr>
            <w:r>
              <w:t>Int</w:t>
            </w:r>
          </w:p>
        </w:tc>
        <w:tc>
          <w:tcPr>
            <w:tcW w:w="4192" w:type="dxa"/>
            <w:gridSpan w:val="2"/>
          </w:tcPr>
          <w:p w14:paraId="65CF7025" w14:textId="2DE6AD6B" w:rsidR="00D351C2" w:rsidRDefault="00D351C2" w:rsidP="00F2475E">
            <w:pPr>
              <w:cnfStyle w:val="000000000000" w:firstRow="0" w:lastRow="0" w:firstColumn="0" w:lastColumn="0" w:oddVBand="0" w:evenVBand="0" w:oddHBand="0" w:evenHBand="0" w:firstRowFirstColumn="0" w:firstRowLastColumn="0" w:lastRowFirstColumn="0" w:lastRowLastColumn="0"/>
            </w:pPr>
            <w:r>
              <w:t xml:space="preserve">2 octets </w:t>
            </w:r>
          </w:p>
        </w:tc>
      </w:tr>
      <w:tr w:rsidR="0015170C" w14:paraId="299F3E46" w14:textId="77777777" w:rsidTr="0015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shd w:val="clear" w:color="auto" w:fill="A8D08D" w:themeFill="accent6" w:themeFillTint="99"/>
          </w:tcPr>
          <w:p w14:paraId="218995C2" w14:textId="77777777" w:rsidR="0015170C" w:rsidRDefault="0015170C" w:rsidP="00F2475E">
            <w:r>
              <w:t>TripNumber</w:t>
            </w:r>
          </w:p>
        </w:tc>
        <w:tc>
          <w:tcPr>
            <w:tcW w:w="2660" w:type="dxa"/>
            <w:gridSpan w:val="3"/>
            <w:shd w:val="clear" w:color="auto" w:fill="A8D08D" w:themeFill="accent6" w:themeFillTint="99"/>
          </w:tcPr>
          <w:p w14:paraId="3642F20B" w14:textId="77777777" w:rsidR="0015170C" w:rsidRDefault="0015170C" w:rsidP="00F2475E">
            <w:pPr>
              <w:cnfStyle w:val="000000100000" w:firstRow="0" w:lastRow="0" w:firstColumn="0" w:lastColumn="0" w:oddVBand="0" w:evenVBand="0" w:oddHBand="1" w:evenHBand="0" w:firstRowFirstColumn="0" w:firstRowLastColumn="0" w:lastRowFirstColumn="0" w:lastRowLastColumn="0"/>
            </w:pPr>
            <w:r>
              <w:t>Int</w:t>
            </w:r>
          </w:p>
        </w:tc>
        <w:tc>
          <w:tcPr>
            <w:tcW w:w="4531" w:type="dxa"/>
            <w:gridSpan w:val="2"/>
            <w:shd w:val="clear" w:color="auto" w:fill="A8D08D" w:themeFill="accent6" w:themeFillTint="99"/>
          </w:tcPr>
          <w:p w14:paraId="414C5D2C" w14:textId="77777777" w:rsidR="0015170C" w:rsidRDefault="0015170C" w:rsidP="00F2475E">
            <w:pPr>
              <w:cnfStyle w:val="000000100000" w:firstRow="0" w:lastRow="0" w:firstColumn="0" w:lastColumn="0" w:oddVBand="0" w:evenVBand="0" w:oddHBand="1" w:evenHBand="0" w:firstRowFirstColumn="0" w:firstRowLastColumn="0" w:lastRowFirstColumn="0" w:lastRowLastColumn="0"/>
            </w:pPr>
            <w:r>
              <w:t>1 octet</w:t>
            </w:r>
          </w:p>
        </w:tc>
      </w:tr>
      <w:tr w:rsidR="0015170C" w14:paraId="68C4ECEE" w14:textId="77777777" w:rsidTr="0015170C">
        <w:tc>
          <w:tcPr>
            <w:cnfStyle w:val="001000000000" w:firstRow="0" w:lastRow="0" w:firstColumn="1" w:lastColumn="0" w:oddVBand="0" w:evenVBand="0" w:oddHBand="0" w:evenHBand="0" w:firstRowFirstColumn="0" w:firstRowLastColumn="0" w:lastRowFirstColumn="0" w:lastRowLastColumn="0"/>
            <w:tcW w:w="2974" w:type="dxa"/>
            <w:shd w:val="clear" w:color="auto" w:fill="A8D08D" w:themeFill="accent6" w:themeFillTint="99"/>
          </w:tcPr>
          <w:p w14:paraId="5D24BC60" w14:textId="77777777" w:rsidR="0015170C" w:rsidRDefault="0015170C" w:rsidP="00F2475E">
            <w:r>
              <w:t>NodesByTrip</w:t>
            </w:r>
          </w:p>
        </w:tc>
        <w:tc>
          <w:tcPr>
            <w:tcW w:w="2660" w:type="dxa"/>
            <w:gridSpan w:val="3"/>
            <w:shd w:val="clear" w:color="auto" w:fill="A8D08D" w:themeFill="accent6" w:themeFillTint="99"/>
          </w:tcPr>
          <w:p w14:paraId="655B8A83" w14:textId="77777777" w:rsidR="0015170C" w:rsidRDefault="0015170C" w:rsidP="00F2475E">
            <w:pPr>
              <w:cnfStyle w:val="000000000000" w:firstRow="0" w:lastRow="0" w:firstColumn="0" w:lastColumn="0" w:oddVBand="0" w:evenVBand="0" w:oddHBand="0" w:evenHBand="0" w:firstRowFirstColumn="0" w:firstRowLastColumn="0" w:lastRowFirstColumn="0" w:lastRowLastColumn="0"/>
            </w:pPr>
            <w:r>
              <w:t>Int</w:t>
            </w:r>
          </w:p>
        </w:tc>
        <w:tc>
          <w:tcPr>
            <w:tcW w:w="4531" w:type="dxa"/>
            <w:gridSpan w:val="2"/>
            <w:shd w:val="clear" w:color="auto" w:fill="A8D08D" w:themeFill="accent6" w:themeFillTint="99"/>
          </w:tcPr>
          <w:p w14:paraId="03DDA30D" w14:textId="27E9B103" w:rsidR="0015170C" w:rsidRDefault="00CC5578" w:rsidP="00F2475E">
            <w:pPr>
              <w:cnfStyle w:val="000000000000" w:firstRow="0" w:lastRow="0" w:firstColumn="0" w:lastColumn="0" w:oddVBand="0" w:evenVBand="0" w:oddHBand="0" w:evenHBand="0" w:firstRowFirstColumn="0" w:firstRowLastColumn="0" w:lastRowFirstColumn="0" w:lastRowLastColumn="0"/>
            </w:pPr>
            <w:r>
              <w:t>1</w:t>
            </w:r>
            <w:r w:rsidR="0015170C">
              <w:t xml:space="preserve"> octets</w:t>
            </w:r>
          </w:p>
        </w:tc>
      </w:tr>
      <w:tr w:rsidR="00CC5578" w14:paraId="55DCF345" w14:textId="77777777" w:rsidTr="0015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65C2640A" w14:textId="77777777" w:rsidR="00CC5578" w:rsidRDefault="00CC5578" w:rsidP="00CC5578">
            <w:pPr>
              <w:rPr>
                <w:b w:val="0"/>
                <w:bCs w:val="0"/>
              </w:rPr>
            </w:pPr>
            <w:r>
              <w:t>Mission</w:t>
            </w:r>
          </w:p>
          <w:tbl>
            <w:tblPr>
              <w:tblStyle w:val="Grilledutableau"/>
              <w:tblW w:w="0" w:type="auto"/>
              <w:tblLook w:val="04A0" w:firstRow="1" w:lastRow="0" w:firstColumn="1" w:lastColumn="0" w:noHBand="0" w:noVBand="1"/>
            </w:tblPr>
            <w:tblGrid>
              <w:gridCol w:w="2748"/>
            </w:tblGrid>
            <w:tr w:rsidR="00CC5578" w14:paraId="4F0754E3" w14:textId="77777777" w:rsidTr="002869B4">
              <w:tc>
                <w:tcPr>
                  <w:tcW w:w="4418" w:type="dxa"/>
                </w:tcPr>
                <w:p w14:paraId="242FD4DC" w14:textId="723BDD97" w:rsidR="00CC5578" w:rsidRDefault="005C1489" w:rsidP="00CC5578">
                  <w:bookmarkStart w:id="181" w:name="_Hlk191031637"/>
                  <w:r>
                    <w:t>Triplet</w:t>
                  </w:r>
                  <w:r w:rsidR="00CC5578">
                    <w:t xml:space="preserve"> </w:t>
                  </w:r>
                </w:p>
                <w:tbl>
                  <w:tblPr>
                    <w:tblStyle w:val="Grilledutableau"/>
                    <w:tblW w:w="742" w:type="dxa"/>
                    <w:jc w:val="center"/>
                    <w:tblLook w:val="04A0" w:firstRow="1" w:lastRow="0" w:firstColumn="1" w:lastColumn="0" w:noHBand="0" w:noVBand="1"/>
                  </w:tblPr>
                  <w:tblGrid>
                    <w:gridCol w:w="270"/>
                    <w:gridCol w:w="236"/>
                    <w:gridCol w:w="236"/>
                  </w:tblGrid>
                  <w:tr w:rsidR="00CC5578" w14:paraId="3F311D84" w14:textId="77777777" w:rsidTr="002869B4">
                    <w:trPr>
                      <w:trHeight w:val="254"/>
                      <w:jc w:val="center"/>
                    </w:trPr>
                    <w:tc>
                      <w:tcPr>
                        <w:tcW w:w="270" w:type="dxa"/>
                      </w:tcPr>
                      <w:p w14:paraId="5A05C2F4" w14:textId="77777777" w:rsidR="00CC5578" w:rsidRDefault="00CC5578" w:rsidP="00CC5578"/>
                    </w:tc>
                    <w:tc>
                      <w:tcPr>
                        <w:tcW w:w="236" w:type="dxa"/>
                      </w:tcPr>
                      <w:p w14:paraId="2A14EBF9" w14:textId="77777777" w:rsidR="00CC5578" w:rsidRDefault="00CC5578" w:rsidP="00CC5578"/>
                    </w:tc>
                    <w:tc>
                      <w:tcPr>
                        <w:tcW w:w="236" w:type="dxa"/>
                      </w:tcPr>
                      <w:p w14:paraId="7FAD876B" w14:textId="77777777" w:rsidR="00CC5578" w:rsidRDefault="00CC5578" w:rsidP="00CC5578"/>
                    </w:tc>
                  </w:tr>
                </w:tbl>
                <w:p w14:paraId="5A461E5A" w14:textId="77777777" w:rsidR="00CC5578" w:rsidRDefault="00CC5578" w:rsidP="00CC5578"/>
              </w:tc>
            </w:tr>
            <w:tr w:rsidR="00CC5578" w14:paraId="119CF3A8" w14:textId="77777777" w:rsidTr="002869B4">
              <w:tc>
                <w:tcPr>
                  <w:tcW w:w="4418" w:type="dxa"/>
                </w:tcPr>
                <w:p w14:paraId="67505B69" w14:textId="06FED3FA" w:rsidR="00CC5578" w:rsidRDefault="005C1489" w:rsidP="00CC5578">
                  <w:r>
                    <w:t>Triplet</w:t>
                  </w:r>
                  <w:r w:rsidR="00CC5578">
                    <w:t xml:space="preserve"> </w:t>
                  </w:r>
                </w:p>
                <w:tbl>
                  <w:tblPr>
                    <w:tblStyle w:val="Grilledutableau"/>
                    <w:tblW w:w="742" w:type="dxa"/>
                    <w:jc w:val="center"/>
                    <w:tblLook w:val="04A0" w:firstRow="1" w:lastRow="0" w:firstColumn="1" w:lastColumn="0" w:noHBand="0" w:noVBand="1"/>
                  </w:tblPr>
                  <w:tblGrid>
                    <w:gridCol w:w="270"/>
                    <w:gridCol w:w="236"/>
                    <w:gridCol w:w="236"/>
                  </w:tblGrid>
                  <w:tr w:rsidR="00CC5578" w14:paraId="2F748C6E" w14:textId="77777777" w:rsidTr="002869B4">
                    <w:trPr>
                      <w:trHeight w:val="254"/>
                      <w:jc w:val="center"/>
                    </w:trPr>
                    <w:tc>
                      <w:tcPr>
                        <w:tcW w:w="270" w:type="dxa"/>
                      </w:tcPr>
                      <w:p w14:paraId="10CFA7E9" w14:textId="77777777" w:rsidR="00CC5578" w:rsidRDefault="00CC5578" w:rsidP="00CC5578"/>
                    </w:tc>
                    <w:tc>
                      <w:tcPr>
                        <w:tcW w:w="236" w:type="dxa"/>
                      </w:tcPr>
                      <w:p w14:paraId="0969442E" w14:textId="77777777" w:rsidR="00CC5578" w:rsidRDefault="00CC5578" w:rsidP="00CC5578"/>
                    </w:tc>
                    <w:tc>
                      <w:tcPr>
                        <w:tcW w:w="236" w:type="dxa"/>
                      </w:tcPr>
                      <w:p w14:paraId="26694479" w14:textId="77777777" w:rsidR="00CC5578" w:rsidRDefault="00CC5578" w:rsidP="00CC5578"/>
                    </w:tc>
                  </w:tr>
                </w:tbl>
                <w:p w14:paraId="253C33D3" w14:textId="77777777" w:rsidR="00CC5578" w:rsidRDefault="00CC5578" w:rsidP="00CC5578"/>
              </w:tc>
            </w:tr>
            <w:bookmarkEnd w:id="181"/>
          </w:tbl>
          <w:p w14:paraId="3DD78672" w14:textId="77777777" w:rsidR="00CC5578" w:rsidRDefault="00CC5578" w:rsidP="00CC5578"/>
        </w:tc>
        <w:tc>
          <w:tcPr>
            <w:tcW w:w="2660" w:type="dxa"/>
            <w:gridSpan w:val="3"/>
          </w:tcPr>
          <w:p w14:paraId="73200C77" w14:textId="7A59EE6F" w:rsidR="00CC5578" w:rsidRDefault="00CC5578" w:rsidP="00CC5578">
            <w:pPr>
              <w:jc w:val="left"/>
              <w:cnfStyle w:val="000000100000" w:firstRow="0" w:lastRow="0" w:firstColumn="0" w:lastColumn="0" w:oddVBand="0" w:evenVBand="0" w:oddHBand="1" w:evenHBand="0" w:firstRowFirstColumn="0" w:firstRowLastColumn="0" w:lastRowFirstColumn="0" w:lastRowLastColumn="0"/>
            </w:pPr>
            <w:r>
              <w:t xml:space="preserve">Séquence des </w:t>
            </w:r>
            <w:r w:rsidR="005C1489">
              <w:t>Triplet</w:t>
            </w:r>
            <w:r>
              <w:t xml:space="preserve">s représentant les trips de la mission </w:t>
            </w:r>
          </w:p>
          <w:p w14:paraId="104D89DA" w14:textId="62C13F19" w:rsidR="00CC5578" w:rsidRDefault="00CC5578" w:rsidP="00CC5578">
            <w:pPr>
              <w:jc w:val="left"/>
              <w:cnfStyle w:val="000000100000" w:firstRow="0" w:lastRow="0" w:firstColumn="0" w:lastColumn="0" w:oddVBand="0" w:evenVBand="0" w:oddHBand="1" w:evenHBand="0" w:firstRowFirstColumn="0" w:firstRowLastColumn="0" w:lastRowFirstColumn="0" w:lastRowLastColumn="0"/>
            </w:pPr>
            <w:r>
              <w:t xml:space="preserve">Chaque </w:t>
            </w:r>
            <w:r w:rsidR="005C1489">
              <w:t>Triplet</w:t>
            </w:r>
            <w:r>
              <w:t xml:space="preserve"> est sous forme de 3 ids des nœuds</w:t>
            </w:r>
          </w:p>
        </w:tc>
        <w:tc>
          <w:tcPr>
            <w:tcW w:w="4531" w:type="dxa"/>
            <w:gridSpan w:val="2"/>
          </w:tcPr>
          <w:p w14:paraId="09C08367" w14:textId="77777777" w:rsidR="00CC5578" w:rsidRDefault="00CC5578" w:rsidP="00CC5578">
            <w:pPr>
              <w:jc w:val="left"/>
              <w:cnfStyle w:val="000000100000" w:firstRow="0" w:lastRow="0" w:firstColumn="0" w:lastColumn="0" w:oddVBand="0" w:evenVBand="0" w:oddHBand="1" w:evenHBand="0" w:firstRowFirstColumn="0" w:firstRowLastColumn="0" w:lastRowFirstColumn="0" w:lastRowLastColumn="0"/>
            </w:pPr>
            <w:r w:rsidRPr="001C34EA">
              <w:rPr>
                <w:highlight w:val="yellow"/>
              </w:rPr>
              <w:t xml:space="preserve">Les identifiants des </w:t>
            </w:r>
            <w:r>
              <w:rPr>
                <w:highlight w:val="yellow"/>
              </w:rPr>
              <w:t>nœuds</w:t>
            </w:r>
            <w:r w:rsidRPr="001C34EA">
              <w:rPr>
                <w:highlight w:val="yellow"/>
              </w:rPr>
              <w:t xml:space="preserve"> sont codé sur 2 octets.</w:t>
            </w:r>
            <w:r>
              <w:t xml:space="preserve"> </w:t>
            </w:r>
          </w:p>
          <w:p w14:paraId="1CE9F15B" w14:textId="77777777" w:rsidR="00CC5578" w:rsidRPr="001C34EA" w:rsidRDefault="00CC5578" w:rsidP="00CC5578">
            <w:pPr>
              <w:cnfStyle w:val="000000100000" w:firstRow="0" w:lastRow="0" w:firstColumn="0" w:lastColumn="0" w:oddVBand="0" w:evenVBand="0" w:oddHBand="1" w:evenHBand="0" w:firstRowFirstColumn="0" w:firstRowLastColumn="0" w:lastRowFirstColumn="0" w:lastRowLastColumn="0"/>
              <w:rPr>
                <w:highlight w:val="yellow"/>
              </w:rPr>
            </w:pPr>
          </w:p>
        </w:tc>
      </w:tr>
    </w:tbl>
    <w:p w14:paraId="3CA6A2E8" w14:textId="77777777" w:rsidR="00921D58" w:rsidRDefault="00921D58" w:rsidP="00921D58">
      <w:pPr>
        <w:rPr>
          <w:b/>
          <w:bCs/>
          <w:u w:val="single"/>
        </w:rPr>
      </w:pPr>
    </w:p>
    <w:bookmarkEnd w:id="180"/>
    <w:p w14:paraId="446B551E" w14:textId="77777777" w:rsidR="0010648B" w:rsidRPr="0010648B" w:rsidRDefault="0010648B" w:rsidP="0010648B">
      <w:pPr>
        <w:rPr>
          <w:b/>
          <w:bCs/>
          <w:u w:val="single"/>
        </w:rPr>
      </w:pPr>
      <w:r w:rsidRPr="0010648B">
        <w:rPr>
          <w:b/>
          <w:bCs/>
          <w:u w:val="single"/>
        </w:rPr>
        <w:t xml:space="preserve">Exemple de message </w:t>
      </w:r>
    </w:p>
    <w:tbl>
      <w:tblPr>
        <w:tblStyle w:val="TableauListe4-Accentuation5"/>
        <w:tblW w:w="11279" w:type="dxa"/>
        <w:tblInd w:w="-1001" w:type="dxa"/>
        <w:tblLayout w:type="fixed"/>
        <w:tblLook w:val="04A0" w:firstRow="1" w:lastRow="0" w:firstColumn="1" w:lastColumn="0" w:noHBand="0" w:noVBand="1"/>
      </w:tblPr>
      <w:tblGrid>
        <w:gridCol w:w="535"/>
        <w:gridCol w:w="810"/>
        <w:gridCol w:w="2880"/>
        <w:gridCol w:w="900"/>
        <w:gridCol w:w="1530"/>
        <w:gridCol w:w="709"/>
        <w:gridCol w:w="630"/>
        <w:gridCol w:w="630"/>
        <w:gridCol w:w="630"/>
        <w:gridCol w:w="810"/>
        <w:gridCol w:w="1215"/>
      </w:tblGrid>
      <w:tr w:rsidR="00402B2D" w:rsidRPr="004C6ACC" w14:paraId="60E0D770" w14:textId="77777777" w:rsidTr="00673F17">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35" w:type="dxa"/>
          </w:tcPr>
          <w:p w14:paraId="0D21F391" w14:textId="77777777" w:rsidR="00402B2D" w:rsidRPr="004C6ACC" w:rsidRDefault="00402B2D" w:rsidP="004C6ACC">
            <w:pPr>
              <w:jc w:val="center"/>
              <w:rPr>
                <w:sz w:val="12"/>
                <w:szCs w:val="12"/>
              </w:rPr>
            </w:pPr>
            <w:r w:rsidRPr="004C6ACC">
              <w:rPr>
                <w:sz w:val="12"/>
                <w:szCs w:val="12"/>
              </w:rPr>
              <w:t>Name</w:t>
            </w:r>
          </w:p>
        </w:tc>
        <w:tc>
          <w:tcPr>
            <w:tcW w:w="810" w:type="dxa"/>
          </w:tcPr>
          <w:p w14:paraId="6A89BFDD" w14:textId="77777777"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messageId</w:t>
            </w:r>
          </w:p>
        </w:tc>
        <w:tc>
          <w:tcPr>
            <w:tcW w:w="2880" w:type="dxa"/>
          </w:tcPr>
          <w:p w14:paraId="41927859" w14:textId="77777777"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timeStamp</w:t>
            </w:r>
          </w:p>
        </w:tc>
        <w:tc>
          <w:tcPr>
            <w:tcW w:w="900" w:type="dxa"/>
          </w:tcPr>
          <w:p w14:paraId="2B1FB9DD" w14:textId="77777777"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sequenceNumber</w:t>
            </w:r>
          </w:p>
        </w:tc>
        <w:tc>
          <w:tcPr>
            <w:tcW w:w="1530" w:type="dxa"/>
          </w:tcPr>
          <w:p w14:paraId="7B2A0A5B" w14:textId="3B6C3B32"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checkStatusResponseMessageId</w:t>
            </w:r>
          </w:p>
        </w:tc>
        <w:tc>
          <w:tcPr>
            <w:tcW w:w="709" w:type="dxa"/>
          </w:tcPr>
          <w:p w14:paraId="276A0BA5" w14:textId="77909AE9"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missionI</w:t>
            </w:r>
            <w:r w:rsidRPr="004C6ACC">
              <w:rPr>
                <w:sz w:val="12"/>
                <w:szCs w:val="12"/>
              </w:rPr>
              <w:t>d</w:t>
            </w:r>
          </w:p>
        </w:tc>
        <w:tc>
          <w:tcPr>
            <w:tcW w:w="630" w:type="dxa"/>
            <w:shd w:val="clear" w:color="auto" w:fill="FFC000" w:themeFill="accent4"/>
          </w:tcPr>
          <w:p w14:paraId="482204D6" w14:textId="43DD71CB"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TripNumber</w:t>
            </w:r>
          </w:p>
        </w:tc>
        <w:tc>
          <w:tcPr>
            <w:tcW w:w="630" w:type="dxa"/>
            <w:shd w:val="clear" w:color="auto" w:fill="FFC000" w:themeFill="accent4"/>
          </w:tcPr>
          <w:p w14:paraId="4D0B162A" w14:textId="688D483E"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NodesByTrip</w:t>
            </w:r>
          </w:p>
        </w:tc>
        <w:tc>
          <w:tcPr>
            <w:tcW w:w="630" w:type="dxa"/>
          </w:tcPr>
          <w:p w14:paraId="16DC324F" w14:textId="1BD171E5" w:rsidR="00402B2D" w:rsidRPr="004C6ACC" w:rsidRDefault="00402B2D" w:rsidP="00F2475E">
            <w:pPr>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Mission</w:t>
            </w:r>
          </w:p>
        </w:tc>
        <w:tc>
          <w:tcPr>
            <w:tcW w:w="810" w:type="dxa"/>
          </w:tcPr>
          <w:p w14:paraId="68557EE1" w14:textId="52F50D5D" w:rsidR="00402B2D" w:rsidRPr="004C6ACC" w:rsidRDefault="00402B2D" w:rsidP="00F2475E">
            <w:pPr>
              <w:jc w:val="left"/>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 xml:space="preserve">Version </w:t>
            </w:r>
            <w:r>
              <w:rPr>
                <w:sz w:val="12"/>
                <w:szCs w:val="12"/>
              </w:rPr>
              <w:t xml:space="preserve">de </w:t>
            </w:r>
            <w:r w:rsidRPr="004C6ACC">
              <w:rPr>
                <w:sz w:val="12"/>
                <w:szCs w:val="12"/>
              </w:rPr>
              <w:t>protocole</w:t>
            </w:r>
          </w:p>
        </w:tc>
        <w:tc>
          <w:tcPr>
            <w:tcW w:w="1215" w:type="dxa"/>
          </w:tcPr>
          <w:p w14:paraId="32F17E64" w14:textId="77777777" w:rsidR="00402B2D" w:rsidRPr="004C6ACC" w:rsidRDefault="00402B2D" w:rsidP="004C6ACC">
            <w:pPr>
              <w:jc w:val="left"/>
              <w:cnfStyle w:val="100000000000" w:firstRow="1" w:lastRow="0" w:firstColumn="0" w:lastColumn="0" w:oddVBand="0" w:evenVBand="0" w:oddHBand="0" w:evenHBand="0" w:firstRowFirstColumn="0" w:firstRowLastColumn="0" w:lastRowFirstColumn="0" w:lastRowLastColumn="0"/>
              <w:rPr>
                <w:sz w:val="12"/>
                <w:szCs w:val="12"/>
              </w:rPr>
            </w:pPr>
            <w:r w:rsidRPr="004C6ACC">
              <w:rPr>
                <w:sz w:val="12"/>
                <w:szCs w:val="12"/>
              </w:rPr>
              <w:t>Séquence fine de message</w:t>
            </w:r>
          </w:p>
        </w:tc>
      </w:tr>
      <w:tr w:rsidR="00402B2D" w:rsidRPr="004C6ACC" w14:paraId="0A8413DC" w14:textId="77777777" w:rsidTr="00673F1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35" w:type="dxa"/>
          </w:tcPr>
          <w:p w14:paraId="113232B5" w14:textId="07FA9DDE" w:rsidR="00402B2D" w:rsidRPr="004C6ACC" w:rsidRDefault="00402B2D" w:rsidP="00F2475E">
            <w:pPr>
              <w:jc w:val="left"/>
              <w:rPr>
                <w:sz w:val="12"/>
                <w:szCs w:val="12"/>
              </w:rPr>
            </w:pPr>
            <w:r w:rsidRPr="004C6ACC">
              <w:rPr>
                <w:sz w:val="12"/>
                <w:szCs w:val="12"/>
              </w:rPr>
              <w:t>3</w:t>
            </w:r>
          </w:p>
        </w:tc>
        <w:tc>
          <w:tcPr>
            <w:tcW w:w="810" w:type="dxa"/>
          </w:tcPr>
          <w:p w14:paraId="4DD01475" w14:textId="3486F0F1"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sidRPr="004C6ACC">
              <w:rPr>
                <w:sz w:val="12"/>
                <w:szCs w:val="12"/>
              </w:rPr>
              <w:t>1</w:t>
            </w:r>
          </w:p>
        </w:tc>
        <w:tc>
          <w:tcPr>
            <w:tcW w:w="2880" w:type="dxa"/>
          </w:tcPr>
          <w:tbl>
            <w:tblPr>
              <w:tblStyle w:val="Grilledutableau"/>
              <w:tblW w:w="2772" w:type="dxa"/>
              <w:tblLayout w:type="fixed"/>
              <w:tblLook w:val="04A0" w:firstRow="1" w:lastRow="0" w:firstColumn="1" w:lastColumn="0" w:noHBand="0" w:noVBand="1"/>
            </w:tblPr>
            <w:tblGrid>
              <w:gridCol w:w="522"/>
              <w:gridCol w:w="360"/>
              <w:gridCol w:w="360"/>
              <w:gridCol w:w="270"/>
              <w:gridCol w:w="450"/>
              <w:gridCol w:w="360"/>
              <w:gridCol w:w="450"/>
            </w:tblGrid>
            <w:tr w:rsidR="00402B2D" w14:paraId="3B21FB5E" w14:textId="77777777" w:rsidTr="00F2475E">
              <w:tc>
                <w:tcPr>
                  <w:tcW w:w="522" w:type="dxa"/>
                </w:tcPr>
                <w:p w14:paraId="7BBF218D" w14:textId="77777777" w:rsidR="00402B2D" w:rsidRPr="00A118EC" w:rsidRDefault="00402B2D" w:rsidP="00980583">
                  <w:pPr>
                    <w:rPr>
                      <w:sz w:val="12"/>
                      <w:szCs w:val="12"/>
                    </w:rPr>
                  </w:pPr>
                  <w:r w:rsidRPr="00A118EC">
                    <w:rPr>
                      <w:sz w:val="12"/>
                      <w:szCs w:val="12"/>
                    </w:rPr>
                    <w:t>2024</w:t>
                  </w:r>
                </w:p>
              </w:tc>
              <w:tc>
                <w:tcPr>
                  <w:tcW w:w="360" w:type="dxa"/>
                </w:tcPr>
                <w:p w14:paraId="6E771E6C" w14:textId="77777777" w:rsidR="00402B2D" w:rsidRPr="00A118EC" w:rsidRDefault="00402B2D" w:rsidP="00980583">
                  <w:pPr>
                    <w:rPr>
                      <w:sz w:val="12"/>
                      <w:szCs w:val="12"/>
                    </w:rPr>
                  </w:pPr>
                  <w:r w:rsidRPr="00A118EC">
                    <w:rPr>
                      <w:sz w:val="12"/>
                      <w:szCs w:val="12"/>
                    </w:rPr>
                    <w:t>11</w:t>
                  </w:r>
                </w:p>
              </w:tc>
              <w:tc>
                <w:tcPr>
                  <w:tcW w:w="360" w:type="dxa"/>
                </w:tcPr>
                <w:p w14:paraId="6AD70D58" w14:textId="77777777" w:rsidR="00402B2D" w:rsidRPr="00A118EC" w:rsidRDefault="00402B2D" w:rsidP="00980583">
                  <w:pPr>
                    <w:rPr>
                      <w:sz w:val="12"/>
                      <w:szCs w:val="12"/>
                    </w:rPr>
                  </w:pPr>
                  <w:r w:rsidRPr="00A118EC">
                    <w:rPr>
                      <w:sz w:val="12"/>
                      <w:szCs w:val="12"/>
                    </w:rPr>
                    <w:t>28</w:t>
                  </w:r>
                </w:p>
              </w:tc>
              <w:tc>
                <w:tcPr>
                  <w:tcW w:w="270" w:type="dxa"/>
                </w:tcPr>
                <w:p w14:paraId="5727C966" w14:textId="77777777" w:rsidR="00402B2D" w:rsidRPr="00A118EC" w:rsidRDefault="00402B2D" w:rsidP="00980583">
                  <w:pPr>
                    <w:rPr>
                      <w:sz w:val="12"/>
                      <w:szCs w:val="12"/>
                    </w:rPr>
                  </w:pPr>
                  <w:r w:rsidRPr="00A118EC">
                    <w:rPr>
                      <w:sz w:val="12"/>
                      <w:szCs w:val="12"/>
                    </w:rPr>
                    <w:t>5</w:t>
                  </w:r>
                </w:p>
              </w:tc>
              <w:tc>
                <w:tcPr>
                  <w:tcW w:w="450" w:type="dxa"/>
                </w:tcPr>
                <w:p w14:paraId="2C664591" w14:textId="77777777" w:rsidR="00402B2D" w:rsidRPr="00A118EC" w:rsidRDefault="00402B2D" w:rsidP="00980583">
                  <w:pPr>
                    <w:rPr>
                      <w:sz w:val="12"/>
                      <w:szCs w:val="12"/>
                    </w:rPr>
                  </w:pPr>
                  <w:r w:rsidRPr="00A118EC">
                    <w:rPr>
                      <w:sz w:val="12"/>
                      <w:szCs w:val="12"/>
                    </w:rPr>
                    <w:t>14</w:t>
                  </w:r>
                </w:p>
              </w:tc>
              <w:tc>
                <w:tcPr>
                  <w:tcW w:w="360" w:type="dxa"/>
                </w:tcPr>
                <w:p w14:paraId="6A879AA6" w14:textId="77777777" w:rsidR="00402B2D" w:rsidRPr="00A118EC" w:rsidRDefault="00402B2D" w:rsidP="00980583">
                  <w:pPr>
                    <w:rPr>
                      <w:sz w:val="12"/>
                      <w:szCs w:val="12"/>
                    </w:rPr>
                  </w:pPr>
                  <w:r w:rsidRPr="00A118EC">
                    <w:rPr>
                      <w:sz w:val="12"/>
                      <w:szCs w:val="12"/>
                    </w:rPr>
                    <w:t>59</w:t>
                  </w:r>
                </w:p>
              </w:tc>
              <w:tc>
                <w:tcPr>
                  <w:tcW w:w="450" w:type="dxa"/>
                </w:tcPr>
                <w:p w14:paraId="6F44BD60" w14:textId="77777777" w:rsidR="00402B2D" w:rsidRPr="00A118EC" w:rsidRDefault="00402B2D" w:rsidP="00980583">
                  <w:pPr>
                    <w:rPr>
                      <w:sz w:val="12"/>
                      <w:szCs w:val="12"/>
                    </w:rPr>
                  </w:pPr>
                  <w:r>
                    <w:rPr>
                      <w:sz w:val="12"/>
                      <w:szCs w:val="12"/>
                    </w:rPr>
                    <w:t>998</w:t>
                  </w:r>
                </w:p>
              </w:tc>
            </w:tr>
          </w:tbl>
          <w:p w14:paraId="42ADAA04" w14:textId="77777777"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p>
        </w:tc>
        <w:tc>
          <w:tcPr>
            <w:tcW w:w="900" w:type="dxa"/>
          </w:tcPr>
          <w:p w14:paraId="1B60294E" w14:textId="26B7C5B2"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sidRPr="004C6ACC">
              <w:rPr>
                <w:sz w:val="12"/>
                <w:szCs w:val="12"/>
              </w:rPr>
              <w:t>1</w:t>
            </w:r>
          </w:p>
        </w:tc>
        <w:tc>
          <w:tcPr>
            <w:tcW w:w="1530" w:type="dxa"/>
          </w:tcPr>
          <w:p w14:paraId="531D649C" w14:textId="7327FFD3"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sidRPr="004C6ACC">
              <w:rPr>
                <w:sz w:val="12"/>
                <w:szCs w:val="12"/>
              </w:rPr>
              <w:t>1</w:t>
            </w:r>
          </w:p>
        </w:tc>
        <w:tc>
          <w:tcPr>
            <w:tcW w:w="709" w:type="dxa"/>
          </w:tcPr>
          <w:p w14:paraId="7B1F0A2E" w14:textId="30DF2B5C"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sidRPr="004C6ACC">
              <w:rPr>
                <w:sz w:val="12"/>
                <w:szCs w:val="12"/>
              </w:rPr>
              <w:t>1</w:t>
            </w:r>
          </w:p>
        </w:tc>
        <w:tc>
          <w:tcPr>
            <w:tcW w:w="630" w:type="dxa"/>
            <w:shd w:val="clear" w:color="auto" w:fill="FFC000" w:themeFill="accent4"/>
          </w:tcPr>
          <w:p w14:paraId="6283B757" w14:textId="58F7F8EE"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32</w:t>
            </w:r>
          </w:p>
        </w:tc>
        <w:tc>
          <w:tcPr>
            <w:tcW w:w="630" w:type="dxa"/>
            <w:shd w:val="clear" w:color="auto" w:fill="FFC000" w:themeFill="accent4"/>
          </w:tcPr>
          <w:p w14:paraId="5DA67C93" w14:textId="256A5884"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32</w:t>
            </w:r>
          </w:p>
        </w:tc>
        <w:tc>
          <w:tcPr>
            <w:tcW w:w="630" w:type="dxa"/>
          </w:tcPr>
          <w:p w14:paraId="29A99542" w14:textId="3D5E1709" w:rsidR="00402B2D" w:rsidRPr="004C6ACC" w:rsidRDefault="00402B2D" w:rsidP="00F2475E">
            <w:pPr>
              <w:cnfStyle w:val="000000100000" w:firstRow="0" w:lastRow="0" w:firstColumn="0" w:lastColumn="0" w:oddVBand="0" w:evenVBand="0" w:oddHBand="1" w:evenHBand="0" w:firstRowFirstColumn="0" w:firstRowLastColumn="0" w:lastRowFirstColumn="0" w:lastRowLastColumn="0"/>
              <w:rPr>
                <w:sz w:val="12"/>
                <w:szCs w:val="12"/>
              </w:rPr>
            </w:pPr>
            <w:r w:rsidRPr="004C6ACC">
              <w:rPr>
                <w:sz w:val="12"/>
                <w:szCs w:val="12"/>
              </w:rPr>
              <w:t>Voir M</w:t>
            </w:r>
          </w:p>
        </w:tc>
        <w:tc>
          <w:tcPr>
            <w:tcW w:w="810" w:type="dxa"/>
            <w:shd w:val="clear" w:color="auto" w:fill="FFFF00"/>
          </w:tcPr>
          <w:p w14:paraId="69CFBD9F" w14:textId="5B6A837C" w:rsidR="00402B2D" w:rsidRPr="004C6ACC" w:rsidRDefault="00402B2D" w:rsidP="00F2475E">
            <w:pPr>
              <w:jc w:val="left"/>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41</w:t>
            </w:r>
          </w:p>
        </w:tc>
        <w:tc>
          <w:tcPr>
            <w:tcW w:w="1215" w:type="dxa"/>
          </w:tcPr>
          <w:tbl>
            <w:tblPr>
              <w:tblStyle w:val="Grilledutableau"/>
              <w:tblW w:w="1440" w:type="dxa"/>
              <w:tblLayout w:type="fixed"/>
              <w:tblLook w:val="04A0" w:firstRow="1" w:lastRow="0" w:firstColumn="1" w:lastColumn="0" w:noHBand="0" w:noVBand="1"/>
            </w:tblPr>
            <w:tblGrid>
              <w:gridCol w:w="264"/>
              <w:gridCol w:w="270"/>
              <w:gridCol w:w="236"/>
              <w:gridCol w:w="670"/>
            </w:tblGrid>
            <w:tr w:rsidR="00354BFA" w:rsidRPr="00B43546" w14:paraId="1081C38F" w14:textId="77777777" w:rsidTr="00354BFA">
              <w:tc>
                <w:tcPr>
                  <w:tcW w:w="264" w:type="dxa"/>
                </w:tcPr>
                <w:p w14:paraId="0C7662AE" w14:textId="77777777" w:rsidR="00354BFA" w:rsidRPr="00354BFA" w:rsidRDefault="00354BFA" w:rsidP="00354BFA">
                  <w:pPr>
                    <w:jc w:val="left"/>
                    <w:rPr>
                      <w:color w:val="FF0000"/>
                      <w:sz w:val="12"/>
                      <w:szCs w:val="12"/>
                    </w:rPr>
                  </w:pPr>
                  <w:r w:rsidRPr="00354BFA">
                    <w:rPr>
                      <w:color w:val="FF0000"/>
                      <w:sz w:val="12"/>
                      <w:szCs w:val="12"/>
                    </w:rPr>
                    <w:t>0</w:t>
                  </w:r>
                </w:p>
              </w:tc>
              <w:tc>
                <w:tcPr>
                  <w:tcW w:w="270" w:type="dxa"/>
                </w:tcPr>
                <w:p w14:paraId="34B47418" w14:textId="77777777" w:rsidR="00354BFA" w:rsidRPr="00354BFA" w:rsidRDefault="00354BFA" w:rsidP="00354BFA">
                  <w:pPr>
                    <w:jc w:val="left"/>
                    <w:rPr>
                      <w:color w:val="FF0000"/>
                      <w:sz w:val="12"/>
                      <w:szCs w:val="12"/>
                    </w:rPr>
                  </w:pPr>
                  <w:r w:rsidRPr="00354BFA">
                    <w:rPr>
                      <w:color w:val="FF0000"/>
                      <w:sz w:val="12"/>
                      <w:szCs w:val="12"/>
                    </w:rPr>
                    <w:t>0</w:t>
                  </w:r>
                </w:p>
              </w:tc>
              <w:tc>
                <w:tcPr>
                  <w:tcW w:w="236" w:type="dxa"/>
                </w:tcPr>
                <w:p w14:paraId="09D6901E" w14:textId="77777777" w:rsidR="00354BFA" w:rsidRPr="00354BFA" w:rsidRDefault="00354BFA" w:rsidP="00354BFA">
                  <w:pPr>
                    <w:jc w:val="left"/>
                    <w:rPr>
                      <w:color w:val="FF0000"/>
                      <w:sz w:val="12"/>
                      <w:szCs w:val="12"/>
                    </w:rPr>
                  </w:pPr>
                  <w:r w:rsidRPr="00354BFA">
                    <w:rPr>
                      <w:color w:val="FF0000"/>
                      <w:sz w:val="12"/>
                      <w:szCs w:val="12"/>
                    </w:rPr>
                    <w:t>0</w:t>
                  </w:r>
                </w:p>
              </w:tc>
              <w:tc>
                <w:tcPr>
                  <w:tcW w:w="670" w:type="dxa"/>
                </w:tcPr>
                <w:p w14:paraId="076388BF" w14:textId="77777777" w:rsidR="00354BFA" w:rsidRPr="00354BFA" w:rsidRDefault="00354BFA" w:rsidP="00354BFA">
                  <w:pPr>
                    <w:jc w:val="left"/>
                    <w:rPr>
                      <w:color w:val="FF0000"/>
                      <w:sz w:val="12"/>
                      <w:szCs w:val="12"/>
                    </w:rPr>
                  </w:pPr>
                  <w:r w:rsidRPr="00354BFA">
                    <w:rPr>
                      <w:color w:val="FF0000"/>
                      <w:sz w:val="12"/>
                      <w:szCs w:val="12"/>
                    </w:rPr>
                    <w:t>0</w:t>
                  </w:r>
                </w:p>
              </w:tc>
            </w:tr>
          </w:tbl>
          <w:p w14:paraId="61AA62E3" w14:textId="77777777" w:rsidR="00402B2D" w:rsidRPr="004C6ACC" w:rsidRDefault="00402B2D" w:rsidP="004C6ACC">
            <w:pPr>
              <w:jc w:val="left"/>
              <w:cnfStyle w:val="000000100000" w:firstRow="0" w:lastRow="0" w:firstColumn="0" w:lastColumn="0" w:oddVBand="0" w:evenVBand="0" w:oddHBand="1" w:evenHBand="0" w:firstRowFirstColumn="0" w:firstRowLastColumn="0" w:lastRowFirstColumn="0" w:lastRowLastColumn="0"/>
              <w:rPr>
                <w:sz w:val="12"/>
                <w:szCs w:val="12"/>
              </w:rPr>
            </w:pPr>
          </w:p>
        </w:tc>
      </w:tr>
    </w:tbl>
    <w:p w14:paraId="69A0A41A" w14:textId="77777777" w:rsidR="00786DD4" w:rsidRDefault="00786DD4" w:rsidP="00921D58"/>
    <w:p w14:paraId="651C9DD9" w14:textId="037B45AE" w:rsidR="00A532B6" w:rsidRPr="00A532B6" w:rsidRDefault="00A532B6" w:rsidP="00921D58">
      <w:pPr>
        <w:rPr>
          <w:b/>
          <w:bCs/>
          <w:u w:val="single"/>
        </w:rPr>
      </w:pPr>
      <w:bookmarkStart w:id="182" w:name="_Hlk191211929"/>
      <w:r w:rsidRPr="00A532B6">
        <w:rPr>
          <w:b/>
          <w:bCs/>
          <w:u w:val="single"/>
        </w:rPr>
        <w:t>ISAuthorization</w:t>
      </w:r>
    </w:p>
    <w:tbl>
      <w:tblPr>
        <w:tblStyle w:val="TableauGrille4-Accentuation5"/>
        <w:tblW w:w="0" w:type="auto"/>
        <w:tblLook w:val="04A0" w:firstRow="1" w:lastRow="0" w:firstColumn="1" w:lastColumn="0" w:noHBand="0" w:noVBand="1"/>
      </w:tblPr>
      <w:tblGrid>
        <w:gridCol w:w="2918"/>
        <w:gridCol w:w="2178"/>
        <w:gridCol w:w="4192"/>
      </w:tblGrid>
      <w:tr w:rsidR="00D351C2" w14:paraId="0C78FFFF" w14:textId="707C2512" w:rsidTr="00D35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8" w:type="dxa"/>
          </w:tcPr>
          <w:p w14:paraId="649EFD19" w14:textId="49CF88F3" w:rsidR="00D351C2" w:rsidRDefault="00D351C2" w:rsidP="00921D58">
            <w:r>
              <w:t>Champ</w:t>
            </w:r>
          </w:p>
        </w:tc>
        <w:tc>
          <w:tcPr>
            <w:tcW w:w="2919" w:type="dxa"/>
          </w:tcPr>
          <w:p w14:paraId="4260891D" w14:textId="37E14864" w:rsidR="00D351C2" w:rsidRDefault="00D351C2" w:rsidP="00921D58">
            <w:pPr>
              <w:cnfStyle w:val="100000000000" w:firstRow="1" w:lastRow="0" w:firstColumn="0" w:lastColumn="0" w:oddVBand="0" w:evenVBand="0" w:oddHBand="0" w:evenHBand="0" w:firstRowFirstColumn="0" w:firstRowLastColumn="0" w:lastRowFirstColumn="0" w:lastRowLastColumn="0"/>
            </w:pPr>
            <w:r>
              <w:t>Type</w:t>
            </w:r>
          </w:p>
        </w:tc>
        <w:tc>
          <w:tcPr>
            <w:tcW w:w="2731" w:type="dxa"/>
          </w:tcPr>
          <w:p w14:paraId="65A71F2C" w14:textId="6B0B6301" w:rsidR="00D351C2" w:rsidRDefault="00D351C2" w:rsidP="00921D58">
            <w:pPr>
              <w:cnfStyle w:val="100000000000" w:firstRow="1" w:lastRow="0" w:firstColumn="0" w:lastColumn="0" w:oddVBand="0" w:evenVBand="0" w:oddHBand="0" w:evenHBand="0" w:firstRowFirstColumn="0" w:firstRowLastColumn="0" w:lastRowFirstColumn="0" w:lastRowLastColumn="0"/>
            </w:pPr>
            <w:r>
              <w:t>Taille</w:t>
            </w:r>
          </w:p>
        </w:tc>
      </w:tr>
      <w:tr w:rsidR="00D351C2" w14:paraId="753517CA" w14:textId="5763C0A9" w:rsidTr="00D3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8" w:type="dxa"/>
          </w:tcPr>
          <w:p w14:paraId="190180AD" w14:textId="0EB14A80" w:rsidR="00D351C2" w:rsidRDefault="00D351C2" w:rsidP="00921D58">
            <w:r w:rsidRPr="00786DD4">
              <w:t>ISAuthorization(Name)</w:t>
            </w:r>
          </w:p>
        </w:tc>
        <w:tc>
          <w:tcPr>
            <w:tcW w:w="2919" w:type="dxa"/>
          </w:tcPr>
          <w:p w14:paraId="69B238AC" w14:textId="5BF0DFCF" w:rsidR="00D351C2" w:rsidRDefault="00D351C2" w:rsidP="00921D58">
            <w:pPr>
              <w:cnfStyle w:val="000000100000" w:firstRow="0" w:lastRow="0" w:firstColumn="0" w:lastColumn="0" w:oddVBand="0" w:evenVBand="0" w:oddHBand="1" w:evenHBand="0" w:firstRowFirstColumn="0" w:firstRowLastColumn="0" w:lastRowFirstColumn="0" w:lastRowLastColumn="0"/>
            </w:pPr>
            <w:r>
              <w:t>int</w:t>
            </w:r>
          </w:p>
        </w:tc>
        <w:tc>
          <w:tcPr>
            <w:tcW w:w="2731" w:type="dxa"/>
          </w:tcPr>
          <w:p w14:paraId="28E2FFE4" w14:textId="0643CD37" w:rsidR="00D351C2" w:rsidRDefault="00D351C2" w:rsidP="00921D58">
            <w:pPr>
              <w:cnfStyle w:val="000000100000" w:firstRow="0" w:lastRow="0" w:firstColumn="0" w:lastColumn="0" w:oddVBand="0" w:evenVBand="0" w:oddHBand="1" w:evenHBand="0" w:firstRowFirstColumn="0" w:firstRowLastColumn="0" w:lastRowFirstColumn="0" w:lastRowLastColumn="0"/>
            </w:pPr>
            <w:r>
              <w:t>1 octet</w:t>
            </w:r>
          </w:p>
        </w:tc>
      </w:tr>
      <w:tr w:rsidR="00D351C2" w14:paraId="7BD9421F" w14:textId="277FA845" w:rsidTr="00D351C2">
        <w:tc>
          <w:tcPr>
            <w:cnfStyle w:val="001000000000" w:firstRow="0" w:lastRow="0" w:firstColumn="1" w:lastColumn="0" w:oddVBand="0" w:evenVBand="0" w:oddHBand="0" w:evenHBand="0" w:firstRowFirstColumn="0" w:firstRowLastColumn="0" w:lastRowFirstColumn="0" w:lastRowLastColumn="0"/>
            <w:tcW w:w="3638" w:type="dxa"/>
          </w:tcPr>
          <w:p w14:paraId="10DEA383" w14:textId="3FC98215" w:rsidR="00D351C2" w:rsidRDefault="00D351C2" w:rsidP="00921D58">
            <w:r>
              <w:t>messageId</w:t>
            </w:r>
          </w:p>
        </w:tc>
        <w:tc>
          <w:tcPr>
            <w:tcW w:w="2919" w:type="dxa"/>
          </w:tcPr>
          <w:p w14:paraId="48338745" w14:textId="0C48C412" w:rsidR="00D351C2" w:rsidRDefault="00D351C2" w:rsidP="00921D58">
            <w:pPr>
              <w:cnfStyle w:val="000000000000" w:firstRow="0" w:lastRow="0" w:firstColumn="0" w:lastColumn="0" w:oddVBand="0" w:evenVBand="0" w:oddHBand="0" w:evenHBand="0" w:firstRowFirstColumn="0" w:firstRowLastColumn="0" w:lastRowFirstColumn="0" w:lastRowLastColumn="0"/>
            </w:pPr>
            <w:r>
              <w:t>int</w:t>
            </w:r>
          </w:p>
        </w:tc>
        <w:tc>
          <w:tcPr>
            <w:tcW w:w="2731" w:type="dxa"/>
          </w:tcPr>
          <w:p w14:paraId="67671BC2" w14:textId="159910EE" w:rsidR="00D351C2" w:rsidRDefault="00D351C2" w:rsidP="00921D58">
            <w:pPr>
              <w:cnfStyle w:val="000000000000" w:firstRow="0" w:lastRow="0" w:firstColumn="0" w:lastColumn="0" w:oddVBand="0" w:evenVBand="0" w:oddHBand="0" w:evenHBand="0" w:firstRowFirstColumn="0" w:firstRowLastColumn="0" w:lastRowFirstColumn="0" w:lastRowLastColumn="0"/>
            </w:pPr>
            <w:r>
              <w:t>2 octets</w:t>
            </w:r>
          </w:p>
        </w:tc>
      </w:tr>
      <w:tr w:rsidR="00D351C2" w14:paraId="410E42D5" w14:textId="79A0C042" w:rsidTr="00D3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8" w:type="dxa"/>
          </w:tcPr>
          <w:p w14:paraId="3CE7213C" w14:textId="6AE8FA94" w:rsidR="00D351C2" w:rsidRDefault="00D351C2" w:rsidP="00921D58">
            <w:r>
              <w:t>timeStamp</w:t>
            </w:r>
          </w:p>
        </w:tc>
        <w:tc>
          <w:tcPr>
            <w:tcW w:w="2919" w:type="dxa"/>
          </w:tcPr>
          <w:p w14:paraId="09F2C222" w14:textId="7EC0732D" w:rsidR="00D351C2"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2731"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2DE5D531" w14:textId="77777777" w:rsidTr="00F2475E">
              <w:tc>
                <w:tcPr>
                  <w:tcW w:w="578" w:type="dxa"/>
                </w:tcPr>
                <w:p w14:paraId="2E4EC3EC" w14:textId="77777777" w:rsidR="00D36D83" w:rsidRPr="00A118EC" w:rsidRDefault="00D36D83" w:rsidP="00D36D83">
                  <w:pPr>
                    <w:rPr>
                      <w:sz w:val="12"/>
                      <w:szCs w:val="12"/>
                    </w:rPr>
                  </w:pPr>
                  <w:r>
                    <w:rPr>
                      <w:sz w:val="12"/>
                      <w:szCs w:val="12"/>
                    </w:rPr>
                    <w:t>2octets</w:t>
                  </w:r>
                </w:p>
              </w:tc>
              <w:tc>
                <w:tcPr>
                  <w:tcW w:w="531" w:type="dxa"/>
                </w:tcPr>
                <w:p w14:paraId="1EBEF2C7" w14:textId="77777777" w:rsidR="00D36D83" w:rsidRPr="00A118EC" w:rsidRDefault="00D36D83" w:rsidP="00D36D83">
                  <w:pPr>
                    <w:rPr>
                      <w:sz w:val="12"/>
                      <w:szCs w:val="12"/>
                    </w:rPr>
                  </w:pPr>
                  <w:r>
                    <w:rPr>
                      <w:sz w:val="12"/>
                      <w:szCs w:val="12"/>
                    </w:rPr>
                    <w:t>1octet</w:t>
                  </w:r>
                </w:p>
              </w:tc>
              <w:tc>
                <w:tcPr>
                  <w:tcW w:w="531" w:type="dxa"/>
                </w:tcPr>
                <w:p w14:paraId="1E747F0E" w14:textId="77777777" w:rsidR="00D36D83" w:rsidRPr="00A118EC" w:rsidRDefault="00D36D83" w:rsidP="00D36D83">
                  <w:pPr>
                    <w:rPr>
                      <w:sz w:val="12"/>
                      <w:szCs w:val="12"/>
                    </w:rPr>
                  </w:pPr>
                  <w:r>
                    <w:rPr>
                      <w:sz w:val="12"/>
                      <w:szCs w:val="12"/>
                    </w:rPr>
                    <w:t>1octet</w:t>
                  </w:r>
                </w:p>
              </w:tc>
              <w:tc>
                <w:tcPr>
                  <w:tcW w:w="544" w:type="dxa"/>
                </w:tcPr>
                <w:p w14:paraId="763B0FDA" w14:textId="77777777" w:rsidR="00D36D83" w:rsidRPr="00A118EC" w:rsidRDefault="00D36D83" w:rsidP="00D36D83">
                  <w:pPr>
                    <w:rPr>
                      <w:sz w:val="12"/>
                      <w:szCs w:val="12"/>
                    </w:rPr>
                  </w:pPr>
                  <w:r>
                    <w:rPr>
                      <w:sz w:val="12"/>
                      <w:szCs w:val="12"/>
                    </w:rPr>
                    <w:t>1octet</w:t>
                  </w:r>
                </w:p>
              </w:tc>
              <w:tc>
                <w:tcPr>
                  <w:tcW w:w="601" w:type="dxa"/>
                </w:tcPr>
                <w:p w14:paraId="52DC213E" w14:textId="77777777" w:rsidR="00D36D83" w:rsidRPr="00A118EC" w:rsidRDefault="00D36D83" w:rsidP="00D36D83">
                  <w:pPr>
                    <w:rPr>
                      <w:sz w:val="12"/>
                      <w:szCs w:val="12"/>
                    </w:rPr>
                  </w:pPr>
                  <w:r>
                    <w:rPr>
                      <w:sz w:val="12"/>
                      <w:szCs w:val="12"/>
                    </w:rPr>
                    <w:t>1 octet</w:t>
                  </w:r>
                </w:p>
              </w:tc>
              <w:tc>
                <w:tcPr>
                  <w:tcW w:w="531" w:type="dxa"/>
                </w:tcPr>
                <w:p w14:paraId="61F43BE3" w14:textId="77777777" w:rsidR="00D36D83" w:rsidRPr="00A118EC" w:rsidRDefault="00D36D83" w:rsidP="00D36D83">
                  <w:pPr>
                    <w:rPr>
                      <w:sz w:val="12"/>
                      <w:szCs w:val="12"/>
                    </w:rPr>
                  </w:pPr>
                  <w:r>
                    <w:rPr>
                      <w:sz w:val="12"/>
                      <w:szCs w:val="12"/>
                    </w:rPr>
                    <w:t>1octet</w:t>
                  </w:r>
                </w:p>
              </w:tc>
              <w:tc>
                <w:tcPr>
                  <w:tcW w:w="650" w:type="dxa"/>
                </w:tcPr>
                <w:p w14:paraId="71AA50AC" w14:textId="77777777" w:rsidR="00D36D83" w:rsidRDefault="00D36D83" w:rsidP="00D36D83">
                  <w:pPr>
                    <w:rPr>
                      <w:sz w:val="12"/>
                      <w:szCs w:val="12"/>
                    </w:rPr>
                  </w:pPr>
                  <w:r>
                    <w:rPr>
                      <w:sz w:val="12"/>
                      <w:szCs w:val="12"/>
                    </w:rPr>
                    <w:t>2 octets</w:t>
                  </w:r>
                </w:p>
              </w:tc>
            </w:tr>
          </w:tbl>
          <w:p w14:paraId="26FC9B90" w14:textId="77777777" w:rsidR="00D351C2" w:rsidRDefault="00D351C2" w:rsidP="00921D58">
            <w:pPr>
              <w:cnfStyle w:val="000000100000" w:firstRow="0" w:lastRow="0" w:firstColumn="0" w:lastColumn="0" w:oddVBand="0" w:evenVBand="0" w:oddHBand="1" w:evenHBand="0" w:firstRowFirstColumn="0" w:firstRowLastColumn="0" w:lastRowFirstColumn="0" w:lastRowLastColumn="0"/>
            </w:pPr>
          </w:p>
        </w:tc>
      </w:tr>
      <w:tr w:rsidR="00D351C2" w14:paraId="4A3187D5" w14:textId="43E8B941" w:rsidTr="00701E62">
        <w:tc>
          <w:tcPr>
            <w:cnfStyle w:val="001000000000" w:firstRow="0" w:lastRow="0" w:firstColumn="1" w:lastColumn="0" w:oddVBand="0" w:evenVBand="0" w:oddHBand="0" w:evenHBand="0" w:firstRowFirstColumn="0" w:firstRowLastColumn="0" w:lastRowFirstColumn="0" w:lastRowLastColumn="0"/>
            <w:tcW w:w="3638" w:type="dxa"/>
          </w:tcPr>
          <w:p w14:paraId="58CA9A38" w14:textId="5E93B670" w:rsidR="00D351C2" w:rsidRDefault="00D351C2" w:rsidP="00921D58">
            <w:r>
              <w:t>sequenceNumber</w:t>
            </w:r>
          </w:p>
        </w:tc>
        <w:tc>
          <w:tcPr>
            <w:tcW w:w="2919" w:type="dxa"/>
          </w:tcPr>
          <w:p w14:paraId="6F8B3307" w14:textId="1CC56141" w:rsidR="00D351C2" w:rsidRDefault="00D351C2" w:rsidP="00921D58">
            <w:pPr>
              <w:cnfStyle w:val="000000000000" w:firstRow="0" w:lastRow="0" w:firstColumn="0" w:lastColumn="0" w:oddVBand="0" w:evenVBand="0" w:oddHBand="0" w:evenHBand="0" w:firstRowFirstColumn="0" w:firstRowLastColumn="0" w:lastRowFirstColumn="0" w:lastRowLastColumn="0"/>
            </w:pPr>
            <w:r>
              <w:t>Int</w:t>
            </w:r>
          </w:p>
        </w:tc>
        <w:tc>
          <w:tcPr>
            <w:tcW w:w="2731" w:type="dxa"/>
            <w:shd w:val="clear" w:color="auto" w:fill="F4B083" w:themeFill="accent2" w:themeFillTint="99"/>
          </w:tcPr>
          <w:p w14:paraId="5217D990" w14:textId="4CF5E22C" w:rsidR="00D351C2" w:rsidRDefault="00701E62" w:rsidP="00921D58">
            <w:pPr>
              <w:cnfStyle w:val="000000000000" w:firstRow="0" w:lastRow="0" w:firstColumn="0" w:lastColumn="0" w:oddVBand="0" w:evenVBand="0" w:oddHBand="0" w:evenHBand="0" w:firstRowFirstColumn="0" w:firstRowLastColumn="0" w:lastRowFirstColumn="0" w:lastRowLastColumn="0"/>
            </w:pPr>
            <w:r>
              <w:t>3</w:t>
            </w:r>
            <w:r w:rsidR="00D351C2">
              <w:t xml:space="preserve"> octets</w:t>
            </w:r>
          </w:p>
        </w:tc>
      </w:tr>
      <w:tr w:rsidR="00D351C2" w14:paraId="32998618" w14:textId="7802592D" w:rsidTr="00D3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8" w:type="dxa"/>
          </w:tcPr>
          <w:p w14:paraId="6934CC9F" w14:textId="1EE18FE2" w:rsidR="00D351C2" w:rsidRDefault="00D351C2" w:rsidP="00921D58">
            <w:r>
              <w:t>requestMessageId</w:t>
            </w:r>
          </w:p>
        </w:tc>
        <w:tc>
          <w:tcPr>
            <w:tcW w:w="2919" w:type="dxa"/>
          </w:tcPr>
          <w:p w14:paraId="299ACC3A" w14:textId="4DA42D33" w:rsidR="00D351C2" w:rsidRDefault="00D351C2" w:rsidP="00921D58">
            <w:pPr>
              <w:cnfStyle w:val="000000100000" w:firstRow="0" w:lastRow="0" w:firstColumn="0" w:lastColumn="0" w:oddVBand="0" w:evenVBand="0" w:oddHBand="1" w:evenHBand="0" w:firstRowFirstColumn="0" w:firstRowLastColumn="0" w:lastRowFirstColumn="0" w:lastRowLastColumn="0"/>
            </w:pPr>
            <w:r>
              <w:t>Int</w:t>
            </w:r>
          </w:p>
        </w:tc>
        <w:tc>
          <w:tcPr>
            <w:tcW w:w="2731" w:type="dxa"/>
          </w:tcPr>
          <w:p w14:paraId="0D241AD2" w14:textId="1B26CDB2" w:rsidR="00D351C2" w:rsidRDefault="00D351C2" w:rsidP="00921D58">
            <w:pPr>
              <w:cnfStyle w:val="000000100000" w:firstRow="0" w:lastRow="0" w:firstColumn="0" w:lastColumn="0" w:oddVBand="0" w:evenVBand="0" w:oddHBand="1" w:evenHBand="0" w:firstRowFirstColumn="0" w:firstRowLastColumn="0" w:lastRowFirstColumn="0" w:lastRowLastColumn="0"/>
            </w:pPr>
            <w:r>
              <w:t>2 octets</w:t>
            </w:r>
          </w:p>
        </w:tc>
      </w:tr>
      <w:tr w:rsidR="00D351C2" w14:paraId="370D4D57" w14:textId="3D25AD5A" w:rsidTr="00D351C2">
        <w:tc>
          <w:tcPr>
            <w:cnfStyle w:val="001000000000" w:firstRow="0" w:lastRow="0" w:firstColumn="1" w:lastColumn="0" w:oddVBand="0" w:evenVBand="0" w:oddHBand="0" w:evenHBand="0" w:firstRowFirstColumn="0" w:firstRowLastColumn="0" w:lastRowFirstColumn="0" w:lastRowLastColumn="0"/>
            <w:tcW w:w="3638" w:type="dxa"/>
          </w:tcPr>
          <w:p w14:paraId="46BA02F6" w14:textId="6F19F729" w:rsidR="00D351C2" w:rsidRDefault="00D351C2" w:rsidP="00921D58">
            <w:r>
              <w:t>sectionId</w:t>
            </w:r>
          </w:p>
        </w:tc>
        <w:tc>
          <w:tcPr>
            <w:tcW w:w="2919" w:type="dxa"/>
          </w:tcPr>
          <w:p w14:paraId="691072B4" w14:textId="769A669B" w:rsidR="00D351C2" w:rsidRDefault="00D351C2" w:rsidP="00921D58">
            <w:pPr>
              <w:cnfStyle w:val="000000000000" w:firstRow="0" w:lastRow="0" w:firstColumn="0" w:lastColumn="0" w:oddVBand="0" w:evenVBand="0" w:oddHBand="0" w:evenHBand="0" w:firstRowFirstColumn="0" w:firstRowLastColumn="0" w:lastRowFirstColumn="0" w:lastRowLastColumn="0"/>
            </w:pPr>
            <w:r>
              <w:t>Int</w:t>
            </w:r>
          </w:p>
        </w:tc>
        <w:tc>
          <w:tcPr>
            <w:tcW w:w="2731" w:type="dxa"/>
          </w:tcPr>
          <w:p w14:paraId="69781EF9" w14:textId="07603FF5" w:rsidR="00D351C2" w:rsidRDefault="006D0CEC" w:rsidP="00921D58">
            <w:pPr>
              <w:cnfStyle w:val="000000000000" w:firstRow="0" w:lastRow="0" w:firstColumn="0" w:lastColumn="0" w:oddVBand="0" w:evenVBand="0" w:oddHBand="0" w:evenHBand="0" w:firstRowFirstColumn="0" w:firstRowLastColumn="0" w:lastRowFirstColumn="0" w:lastRowLastColumn="0"/>
            </w:pPr>
            <w:r>
              <w:t>2 octets</w:t>
            </w:r>
          </w:p>
        </w:tc>
      </w:tr>
      <w:tr w:rsidR="00D351C2" w14:paraId="41FDE159" w14:textId="40492906" w:rsidTr="00701E6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638" w:type="dxa"/>
            <w:shd w:val="clear" w:color="auto" w:fill="F4B083" w:themeFill="accent2" w:themeFillTint="99"/>
          </w:tcPr>
          <w:p w14:paraId="145CD64E" w14:textId="6EB08A1C" w:rsidR="00D351C2" w:rsidRDefault="00D351C2" w:rsidP="00921D58">
            <w:r>
              <w:t>re</w:t>
            </w:r>
            <w:r w:rsidR="00701E62" w:rsidRPr="00701E62">
              <w:rPr>
                <w:shd w:val="clear" w:color="auto" w:fill="F4B083" w:themeFill="accent2" w:themeFillTint="99"/>
              </w:rPr>
              <w:t>s</w:t>
            </w:r>
            <w:r>
              <w:t>ponse</w:t>
            </w:r>
          </w:p>
        </w:tc>
        <w:tc>
          <w:tcPr>
            <w:tcW w:w="2919" w:type="dxa"/>
          </w:tcPr>
          <w:p w14:paraId="48961DB1" w14:textId="130AF3AF" w:rsidR="00D351C2" w:rsidRDefault="00D351C2" w:rsidP="00921D58">
            <w:pPr>
              <w:cnfStyle w:val="000000100000" w:firstRow="0" w:lastRow="0" w:firstColumn="0" w:lastColumn="0" w:oddVBand="0" w:evenVBand="0" w:oddHBand="1" w:evenHBand="0" w:firstRowFirstColumn="0" w:firstRowLastColumn="0" w:lastRowFirstColumn="0" w:lastRowLastColumn="0"/>
            </w:pPr>
            <w:r>
              <w:t>int</w:t>
            </w:r>
          </w:p>
        </w:tc>
        <w:tc>
          <w:tcPr>
            <w:tcW w:w="2731" w:type="dxa"/>
          </w:tcPr>
          <w:p w14:paraId="51B79A9A" w14:textId="29A436B8" w:rsidR="00D351C2" w:rsidRDefault="006D0CEC" w:rsidP="00921D58">
            <w:pPr>
              <w:cnfStyle w:val="000000100000" w:firstRow="0" w:lastRow="0" w:firstColumn="0" w:lastColumn="0" w:oddVBand="0" w:evenVBand="0" w:oddHBand="1" w:evenHBand="0" w:firstRowFirstColumn="0" w:firstRowLastColumn="0" w:lastRowFirstColumn="0" w:lastRowLastColumn="0"/>
            </w:pPr>
            <w:r>
              <w:t xml:space="preserve">1 </w:t>
            </w:r>
            <w:r w:rsidRPr="00E1220A">
              <w:rPr>
                <w:shd w:val="clear" w:color="auto" w:fill="F4B083" w:themeFill="accent2" w:themeFillTint="99"/>
              </w:rPr>
              <w:t>octet</w:t>
            </w:r>
          </w:p>
        </w:tc>
      </w:tr>
      <w:bookmarkEnd w:id="182"/>
    </w:tbl>
    <w:p w14:paraId="72E294F6" w14:textId="77777777" w:rsidR="00710773" w:rsidRDefault="00710773" w:rsidP="00921D58"/>
    <w:p w14:paraId="71DF5532" w14:textId="32585F84" w:rsidR="0010648B" w:rsidRPr="0010648B" w:rsidRDefault="0010648B" w:rsidP="00921D58">
      <w:pPr>
        <w:rPr>
          <w:b/>
          <w:bCs/>
          <w:u w:val="single"/>
        </w:rPr>
      </w:pPr>
      <w:r w:rsidRPr="0010648B">
        <w:rPr>
          <w:b/>
          <w:bCs/>
          <w:u w:val="single"/>
        </w:rPr>
        <w:t xml:space="preserve">Exemple de message </w:t>
      </w:r>
    </w:p>
    <w:tbl>
      <w:tblPr>
        <w:tblStyle w:val="TableauGrille4-Accentuation5"/>
        <w:tblW w:w="10989" w:type="dxa"/>
        <w:tblInd w:w="-851" w:type="dxa"/>
        <w:tblLook w:val="04A0" w:firstRow="1" w:lastRow="0" w:firstColumn="1" w:lastColumn="0" w:noHBand="0" w:noVBand="1"/>
      </w:tblPr>
      <w:tblGrid>
        <w:gridCol w:w="612"/>
        <w:gridCol w:w="919"/>
        <w:gridCol w:w="2998"/>
        <w:gridCol w:w="1391"/>
        <w:gridCol w:w="1437"/>
        <w:gridCol w:w="822"/>
        <w:gridCol w:w="756"/>
        <w:gridCol w:w="859"/>
        <w:gridCol w:w="1334"/>
      </w:tblGrid>
      <w:tr w:rsidR="00786DD4" w:rsidRPr="00786DD4" w14:paraId="0DD60A66" w14:textId="77777777" w:rsidTr="00354BFA">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612" w:type="dxa"/>
          </w:tcPr>
          <w:p w14:paraId="1A5B868C" w14:textId="71C7DB15" w:rsidR="00710773" w:rsidRPr="00786DD4" w:rsidRDefault="00710773" w:rsidP="00921D58">
            <w:pPr>
              <w:rPr>
                <w:sz w:val="16"/>
                <w:szCs w:val="16"/>
              </w:rPr>
            </w:pPr>
            <w:r w:rsidRPr="00786DD4">
              <w:rPr>
                <w:sz w:val="16"/>
                <w:szCs w:val="16"/>
              </w:rPr>
              <w:t>Name</w:t>
            </w:r>
          </w:p>
        </w:tc>
        <w:tc>
          <w:tcPr>
            <w:tcW w:w="919" w:type="dxa"/>
          </w:tcPr>
          <w:p w14:paraId="44456E2B" w14:textId="6A0B8761"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messageId</w:t>
            </w:r>
          </w:p>
        </w:tc>
        <w:tc>
          <w:tcPr>
            <w:tcW w:w="2998" w:type="dxa"/>
          </w:tcPr>
          <w:p w14:paraId="36A04223" w14:textId="5A1A7287"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timeStamp</w:t>
            </w:r>
          </w:p>
        </w:tc>
        <w:tc>
          <w:tcPr>
            <w:tcW w:w="1391" w:type="dxa"/>
          </w:tcPr>
          <w:p w14:paraId="3D15FC60" w14:textId="7A3EB02A"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sequenceNumber</w:t>
            </w:r>
          </w:p>
        </w:tc>
        <w:tc>
          <w:tcPr>
            <w:tcW w:w="1437" w:type="dxa"/>
          </w:tcPr>
          <w:p w14:paraId="0F7FC98B" w14:textId="0BABE9B8"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requestMessageId</w:t>
            </w:r>
          </w:p>
        </w:tc>
        <w:tc>
          <w:tcPr>
            <w:tcW w:w="822" w:type="dxa"/>
          </w:tcPr>
          <w:p w14:paraId="346384BB" w14:textId="7C4B6611"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sectionId</w:t>
            </w:r>
          </w:p>
        </w:tc>
        <w:tc>
          <w:tcPr>
            <w:tcW w:w="756" w:type="dxa"/>
          </w:tcPr>
          <w:p w14:paraId="68E7CC5A" w14:textId="4BAB9B4F"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reponse</w:t>
            </w:r>
          </w:p>
        </w:tc>
        <w:tc>
          <w:tcPr>
            <w:tcW w:w="859" w:type="dxa"/>
          </w:tcPr>
          <w:p w14:paraId="1F979168" w14:textId="54F3EAEF"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Version Protocole</w:t>
            </w:r>
          </w:p>
        </w:tc>
        <w:tc>
          <w:tcPr>
            <w:tcW w:w="1195" w:type="dxa"/>
          </w:tcPr>
          <w:p w14:paraId="14B20E29" w14:textId="03DAC91C" w:rsidR="00710773" w:rsidRPr="00786DD4" w:rsidRDefault="00710773" w:rsidP="00921D58">
            <w:pPr>
              <w:cnfStyle w:val="100000000000" w:firstRow="1" w:lastRow="0" w:firstColumn="0" w:lastColumn="0" w:oddVBand="0" w:evenVBand="0" w:oddHBand="0" w:evenHBand="0" w:firstRowFirstColumn="0" w:firstRowLastColumn="0" w:lastRowFirstColumn="0" w:lastRowLastColumn="0"/>
              <w:rPr>
                <w:sz w:val="16"/>
                <w:szCs w:val="16"/>
              </w:rPr>
            </w:pPr>
            <w:r w:rsidRPr="00786DD4">
              <w:rPr>
                <w:sz w:val="16"/>
                <w:szCs w:val="16"/>
              </w:rPr>
              <w:t>Séquence de fin de message</w:t>
            </w:r>
          </w:p>
        </w:tc>
      </w:tr>
      <w:tr w:rsidR="0010648B" w:rsidRPr="00786DD4" w14:paraId="667BCD30" w14:textId="77777777" w:rsidTr="00354BF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612" w:type="dxa"/>
          </w:tcPr>
          <w:p w14:paraId="5EE96B53" w14:textId="2DBD637B" w:rsidR="0010648B" w:rsidRPr="00786DD4" w:rsidRDefault="0010648B" w:rsidP="00921D58">
            <w:pPr>
              <w:rPr>
                <w:sz w:val="16"/>
                <w:szCs w:val="16"/>
              </w:rPr>
            </w:pPr>
            <w:r>
              <w:rPr>
                <w:sz w:val="16"/>
                <w:szCs w:val="16"/>
              </w:rPr>
              <w:t>4</w:t>
            </w:r>
          </w:p>
        </w:tc>
        <w:tc>
          <w:tcPr>
            <w:tcW w:w="919" w:type="dxa"/>
          </w:tcPr>
          <w:p w14:paraId="3BC74AB6" w14:textId="559E3555"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2998"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80583" w14:paraId="465FC96C" w14:textId="77777777" w:rsidTr="00F2475E">
              <w:tc>
                <w:tcPr>
                  <w:tcW w:w="522" w:type="dxa"/>
                </w:tcPr>
                <w:p w14:paraId="1102F8CA" w14:textId="77777777" w:rsidR="00980583" w:rsidRPr="00A118EC" w:rsidRDefault="00980583" w:rsidP="00980583">
                  <w:pPr>
                    <w:rPr>
                      <w:sz w:val="12"/>
                      <w:szCs w:val="12"/>
                    </w:rPr>
                  </w:pPr>
                  <w:r w:rsidRPr="00A118EC">
                    <w:rPr>
                      <w:sz w:val="12"/>
                      <w:szCs w:val="12"/>
                    </w:rPr>
                    <w:t>2024</w:t>
                  </w:r>
                </w:p>
              </w:tc>
              <w:tc>
                <w:tcPr>
                  <w:tcW w:w="360" w:type="dxa"/>
                </w:tcPr>
                <w:p w14:paraId="3A0F0E89" w14:textId="77777777" w:rsidR="00980583" w:rsidRPr="00A118EC" w:rsidRDefault="00980583" w:rsidP="00980583">
                  <w:pPr>
                    <w:rPr>
                      <w:sz w:val="12"/>
                      <w:szCs w:val="12"/>
                    </w:rPr>
                  </w:pPr>
                  <w:r w:rsidRPr="00A118EC">
                    <w:rPr>
                      <w:sz w:val="12"/>
                      <w:szCs w:val="12"/>
                    </w:rPr>
                    <w:t>11</w:t>
                  </w:r>
                </w:p>
              </w:tc>
              <w:tc>
                <w:tcPr>
                  <w:tcW w:w="360" w:type="dxa"/>
                </w:tcPr>
                <w:p w14:paraId="6EAD7D9A" w14:textId="77777777" w:rsidR="00980583" w:rsidRPr="00A118EC" w:rsidRDefault="00980583" w:rsidP="00980583">
                  <w:pPr>
                    <w:rPr>
                      <w:sz w:val="12"/>
                      <w:szCs w:val="12"/>
                    </w:rPr>
                  </w:pPr>
                  <w:r w:rsidRPr="00A118EC">
                    <w:rPr>
                      <w:sz w:val="12"/>
                      <w:szCs w:val="12"/>
                    </w:rPr>
                    <w:t>28</w:t>
                  </w:r>
                </w:p>
              </w:tc>
              <w:tc>
                <w:tcPr>
                  <w:tcW w:w="270" w:type="dxa"/>
                </w:tcPr>
                <w:p w14:paraId="10B86300" w14:textId="77777777" w:rsidR="00980583" w:rsidRPr="00A118EC" w:rsidRDefault="00980583" w:rsidP="00980583">
                  <w:pPr>
                    <w:rPr>
                      <w:sz w:val="12"/>
                      <w:szCs w:val="12"/>
                    </w:rPr>
                  </w:pPr>
                  <w:r w:rsidRPr="00A118EC">
                    <w:rPr>
                      <w:sz w:val="12"/>
                      <w:szCs w:val="12"/>
                    </w:rPr>
                    <w:t>5</w:t>
                  </w:r>
                </w:p>
              </w:tc>
              <w:tc>
                <w:tcPr>
                  <w:tcW w:w="450" w:type="dxa"/>
                </w:tcPr>
                <w:p w14:paraId="0CBAB9C4" w14:textId="77777777" w:rsidR="00980583" w:rsidRPr="00A118EC" w:rsidRDefault="00980583" w:rsidP="00980583">
                  <w:pPr>
                    <w:rPr>
                      <w:sz w:val="12"/>
                      <w:szCs w:val="12"/>
                    </w:rPr>
                  </w:pPr>
                  <w:r w:rsidRPr="00A118EC">
                    <w:rPr>
                      <w:sz w:val="12"/>
                      <w:szCs w:val="12"/>
                    </w:rPr>
                    <w:t>14</w:t>
                  </w:r>
                </w:p>
              </w:tc>
              <w:tc>
                <w:tcPr>
                  <w:tcW w:w="360" w:type="dxa"/>
                </w:tcPr>
                <w:p w14:paraId="7275419B" w14:textId="77777777" w:rsidR="00980583" w:rsidRPr="00A118EC" w:rsidRDefault="00980583" w:rsidP="00980583">
                  <w:pPr>
                    <w:rPr>
                      <w:sz w:val="12"/>
                      <w:szCs w:val="12"/>
                    </w:rPr>
                  </w:pPr>
                  <w:r w:rsidRPr="00A118EC">
                    <w:rPr>
                      <w:sz w:val="12"/>
                      <w:szCs w:val="12"/>
                    </w:rPr>
                    <w:t>59</w:t>
                  </w:r>
                </w:p>
              </w:tc>
              <w:tc>
                <w:tcPr>
                  <w:tcW w:w="450" w:type="dxa"/>
                </w:tcPr>
                <w:p w14:paraId="1762DA5C" w14:textId="77777777" w:rsidR="00980583" w:rsidRPr="00A118EC" w:rsidRDefault="00980583" w:rsidP="00980583">
                  <w:pPr>
                    <w:rPr>
                      <w:sz w:val="12"/>
                      <w:szCs w:val="12"/>
                    </w:rPr>
                  </w:pPr>
                  <w:r>
                    <w:rPr>
                      <w:sz w:val="12"/>
                      <w:szCs w:val="12"/>
                    </w:rPr>
                    <w:t>998</w:t>
                  </w:r>
                </w:p>
              </w:tc>
            </w:tr>
          </w:tbl>
          <w:p w14:paraId="6789EFBF" w14:textId="77777777"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p>
        </w:tc>
        <w:tc>
          <w:tcPr>
            <w:tcW w:w="1391" w:type="dxa"/>
          </w:tcPr>
          <w:p w14:paraId="31BF651A" w14:textId="5853299D"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1437" w:type="dxa"/>
          </w:tcPr>
          <w:p w14:paraId="169673CF" w14:textId="09704308"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822" w:type="dxa"/>
          </w:tcPr>
          <w:p w14:paraId="24E58C1D" w14:textId="32C838F6"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56" w:type="dxa"/>
          </w:tcPr>
          <w:p w14:paraId="153D0C0E" w14:textId="0B12A1CF"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859" w:type="dxa"/>
            <w:shd w:val="clear" w:color="auto" w:fill="FFFF00"/>
          </w:tcPr>
          <w:p w14:paraId="62042E8E" w14:textId="658948EE" w:rsidR="0010648B" w:rsidRPr="00786DD4" w:rsidRDefault="00613964" w:rsidP="00921D58">
            <w:pPr>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rPr>
              <w:t>41</w:t>
            </w:r>
          </w:p>
        </w:tc>
        <w:tc>
          <w:tcPr>
            <w:tcW w:w="1195" w:type="dxa"/>
          </w:tcPr>
          <w:tbl>
            <w:tblPr>
              <w:tblStyle w:val="Grilledutableau"/>
              <w:tblW w:w="1053" w:type="dxa"/>
              <w:tblLook w:val="04A0" w:firstRow="1" w:lastRow="0" w:firstColumn="1" w:lastColumn="0" w:noHBand="0" w:noVBand="1"/>
            </w:tblPr>
            <w:tblGrid>
              <w:gridCol w:w="277"/>
              <w:gridCol w:w="277"/>
              <w:gridCol w:w="277"/>
              <w:gridCol w:w="277"/>
            </w:tblGrid>
            <w:tr w:rsidR="00354BFA" w:rsidRPr="004C6ACC" w14:paraId="49CC179B" w14:textId="77777777" w:rsidTr="00354BFA">
              <w:trPr>
                <w:trHeight w:val="295"/>
              </w:trPr>
              <w:tc>
                <w:tcPr>
                  <w:tcW w:w="277" w:type="dxa"/>
                </w:tcPr>
                <w:p w14:paraId="18D9EF25" w14:textId="77777777" w:rsidR="00354BFA" w:rsidRPr="004C6ACC" w:rsidRDefault="00354BFA" w:rsidP="0010648B">
                  <w:pPr>
                    <w:jc w:val="left"/>
                    <w:rPr>
                      <w:color w:val="FF0000"/>
                      <w:sz w:val="12"/>
                      <w:szCs w:val="12"/>
                    </w:rPr>
                  </w:pPr>
                  <w:r w:rsidRPr="004C6ACC">
                    <w:rPr>
                      <w:color w:val="FF0000"/>
                      <w:sz w:val="12"/>
                      <w:szCs w:val="12"/>
                    </w:rPr>
                    <w:t>0</w:t>
                  </w:r>
                </w:p>
              </w:tc>
              <w:tc>
                <w:tcPr>
                  <w:tcW w:w="277" w:type="dxa"/>
                </w:tcPr>
                <w:p w14:paraId="7BB81CC7" w14:textId="77777777" w:rsidR="00354BFA" w:rsidRPr="004C6ACC" w:rsidRDefault="00354BFA" w:rsidP="0010648B">
                  <w:pPr>
                    <w:jc w:val="left"/>
                    <w:rPr>
                      <w:color w:val="FF0000"/>
                      <w:sz w:val="12"/>
                      <w:szCs w:val="12"/>
                    </w:rPr>
                  </w:pPr>
                  <w:r w:rsidRPr="004C6ACC">
                    <w:rPr>
                      <w:color w:val="FF0000"/>
                      <w:sz w:val="12"/>
                      <w:szCs w:val="12"/>
                    </w:rPr>
                    <w:t>0</w:t>
                  </w:r>
                </w:p>
              </w:tc>
              <w:tc>
                <w:tcPr>
                  <w:tcW w:w="222" w:type="dxa"/>
                </w:tcPr>
                <w:p w14:paraId="41645358" w14:textId="40DE366D" w:rsidR="00354BFA" w:rsidRPr="004C6ACC" w:rsidRDefault="00354BFA" w:rsidP="0010648B">
                  <w:pPr>
                    <w:jc w:val="left"/>
                    <w:rPr>
                      <w:color w:val="FF0000"/>
                      <w:sz w:val="12"/>
                      <w:szCs w:val="12"/>
                    </w:rPr>
                  </w:pPr>
                  <w:r>
                    <w:rPr>
                      <w:color w:val="FF0000"/>
                      <w:sz w:val="12"/>
                      <w:szCs w:val="12"/>
                    </w:rPr>
                    <w:t>0</w:t>
                  </w:r>
                </w:p>
              </w:tc>
              <w:tc>
                <w:tcPr>
                  <w:tcW w:w="277" w:type="dxa"/>
                </w:tcPr>
                <w:p w14:paraId="6135034A" w14:textId="1921D13A" w:rsidR="00354BFA" w:rsidRPr="004C6ACC" w:rsidRDefault="00354BFA" w:rsidP="0010648B">
                  <w:pPr>
                    <w:jc w:val="left"/>
                    <w:rPr>
                      <w:color w:val="FF0000"/>
                      <w:sz w:val="12"/>
                      <w:szCs w:val="12"/>
                    </w:rPr>
                  </w:pPr>
                  <w:r w:rsidRPr="004C6ACC">
                    <w:rPr>
                      <w:color w:val="FF0000"/>
                      <w:sz w:val="12"/>
                      <w:szCs w:val="12"/>
                    </w:rPr>
                    <w:t>0</w:t>
                  </w:r>
                </w:p>
              </w:tc>
            </w:tr>
          </w:tbl>
          <w:p w14:paraId="557AE3A3" w14:textId="77777777" w:rsidR="0010648B" w:rsidRPr="00786DD4" w:rsidRDefault="0010648B" w:rsidP="00921D58">
            <w:pPr>
              <w:cnfStyle w:val="000000100000" w:firstRow="0" w:lastRow="0" w:firstColumn="0" w:lastColumn="0" w:oddVBand="0" w:evenVBand="0" w:oddHBand="1" w:evenHBand="0" w:firstRowFirstColumn="0" w:firstRowLastColumn="0" w:lastRowFirstColumn="0" w:lastRowLastColumn="0"/>
              <w:rPr>
                <w:sz w:val="16"/>
                <w:szCs w:val="16"/>
              </w:rPr>
            </w:pPr>
          </w:p>
        </w:tc>
      </w:tr>
    </w:tbl>
    <w:p w14:paraId="4669BB8D" w14:textId="77777777" w:rsidR="00710773" w:rsidRDefault="00710773" w:rsidP="00921D58"/>
    <w:p w14:paraId="3B9F8984" w14:textId="77777777" w:rsidR="00786DD4" w:rsidRDefault="00786DD4" w:rsidP="00921D58"/>
    <w:p w14:paraId="74F92BBF" w14:textId="2EEE6B5D" w:rsidR="00786DD4" w:rsidRPr="00A532B6" w:rsidRDefault="00A532B6" w:rsidP="00786DD4">
      <w:pPr>
        <w:rPr>
          <w:rFonts w:ascii="Aptos" w:hAnsi="Aptos"/>
          <w:b/>
          <w:bCs/>
          <w:u w:val="single"/>
          <w:lang w:val="en-US"/>
        </w:rPr>
      </w:pPr>
      <w:bookmarkStart w:id="183" w:name="_Hlk191211940"/>
      <w:r w:rsidRPr="00A532B6">
        <w:rPr>
          <w:rFonts w:ascii="Aptos" w:hAnsi="Aptos"/>
          <w:b/>
          <w:bCs/>
          <w:u w:val="single"/>
          <w:lang w:val="en-US"/>
        </w:rPr>
        <w:t>ISStopCommand</w:t>
      </w:r>
    </w:p>
    <w:tbl>
      <w:tblPr>
        <w:tblStyle w:val="TableauListe4-Accentuation5"/>
        <w:tblW w:w="0" w:type="auto"/>
        <w:tblLook w:val="04A0" w:firstRow="1" w:lastRow="0" w:firstColumn="1" w:lastColumn="0" w:noHBand="0" w:noVBand="1"/>
      </w:tblPr>
      <w:tblGrid>
        <w:gridCol w:w="2949"/>
        <w:gridCol w:w="2147"/>
        <w:gridCol w:w="4192"/>
      </w:tblGrid>
      <w:tr w:rsidR="006D0CEC" w14:paraId="3DF131FF" w14:textId="2840401F" w:rsidTr="006D0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14:paraId="714CD6E0" w14:textId="066971F0" w:rsidR="006D0CEC" w:rsidRDefault="006D0CEC" w:rsidP="00786DD4">
            <w:r>
              <w:t>Champ</w:t>
            </w:r>
          </w:p>
        </w:tc>
        <w:tc>
          <w:tcPr>
            <w:tcW w:w="2927" w:type="dxa"/>
          </w:tcPr>
          <w:p w14:paraId="2BDC4FE1" w14:textId="288C7238" w:rsidR="006D0CEC" w:rsidRDefault="006D0CEC" w:rsidP="00786DD4">
            <w:pPr>
              <w:cnfStyle w:val="100000000000" w:firstRow="1" w:lastRow="0" w:firstColumn="0" w:lastColumn="0" w:oddVBand="0" w:evenVBand="0" w:oddHBand="0" w:evenHBand="0" w:firstRowFirstColumn="0" w:firstRowLastColumn="0" w:lastRowFirstColumn="0" w:lastRowLastColumn="0"/>
            </w:pPr>
            <w:r>
              <w:t>Type</w:t>
            </w:r>
          </w:p>
        </w:tc>
        <w:tc>
          <w:tcPr>
            <w:tcW w:w="2698" w:type="dxa"/>
          </w:tcPr>
          <w:p w14:paraId="43E8B9EE" w14:textId="1BFE9FD9" w:rsidR="006D0CEC" w:rsidRDefault="006D0CEC" w:rsidP="00786DD4">
            <w:pPr>
              <w:cnfStyle w:val="100000000000" w:firstRow="1" w:lastRow="0" w:firstColumn="0" w:lastColumn="0" w:oddVBand="0" w:evenVBand="0" w:oddHBand="0" w:evenHBand="0" w:firstRowFirstColumn="0" w:firstRowLastColumn="0" w:lastRowFirstColumn="0" w:lastRowLastColumn="0"/>
            </w:pPr>
            <w:r>
              <w:t>Taille</w:t>
            </w:r>
          </w:p>
        </w:tc>
      </w:tr>
      <w:tr w:rsidR="006D0CEC" w14:paraId="4D858034" w14:textId="5231C30A" w:rsidTr="006D0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14:paraId="6917D382" w14:textId="0CAA8195" w:rsidR="006D0CEC" w:rsidRDefault="006D0CEC" w:rsidP="00786DD4">
            <w:r>
              <w:t>ISStopCommand(Name)</w:t>
            </w:r>
          </w:p>
        </w:tc>
        <w:tc>
          <w:tcPr>
            <w:tcW w:w="2927" w:type="dxa"/>
          </w:tcPr>
          <w:p w14:paraId="521A1431" w14:textId="0093C953" w:rsidR="006D0CEC" w:rsidRDefault="006D0CEC" w:rsidP="00786DD4">
            <w:pPr>
              <w:cnfStyle w:val="000000100000" w:firstRow="0" w:lastRow="0" w:firstColumn="0" w:lastColumn="0" w:oddVBand="0" w:evenVBand="0" w:oddHBand="1" w:evenHBand="0" w:firstRowFirstColumn="0" w:firstRowLastColumn="0" w:lastRowFirstColumn="0" w:lastRowLastColumn="0"/>
            </w:pPr>
            <w:r>
              <w:t>Int</w:t>
            </w:r>
          </w:p>
        </w:tc>
        <w:tc>
          <w:tcPr>
            <w:tcW w:w="2698" w:type="dxa"/>
          </w:tcPr>
          <w:p w14:paraId="5A143FD5" w14:textId="5D0A7834" w:rsidR="006D0CEC" w:rsidRDefault="006D0CEC" w:rsidP="00786DD4">
            <w:pPr>
              <w:cnfStyle w:val="000000100000" w:firstRow="0" w:lastRow="0" w:firstColumn="0" w:lastColumn="0" w:oddVBand="0" w:evenVBand="0" w:oddHBand="1" w:evenHBand="0" w:firstRowFirstColumn="0" w:firstRowLastColumn="0" w:lastRowFirstColumn="0" w:lastRowLastColumn="0"/>
            </w:pPr>
            <w:r>
              <w:t>1 octets</w:t>
            </w:r>
          </w:p>
        </w:tc>
      </w:tr>
      <w:tr w:rsidR="006D0CEC" w14:paraId="14E4D465" w14:textId="55E1A91E" w:rsidTr="006D0CEC">
        <w:tc>
          <w:tcPr>
            <w:cnfStyle w:val="001000000000" w:firstRow="0" w:lastRow="0" w:firstColumn="1" w:lastColumn="0" w:oddVBand="0" w:evenVBand="0" w:oddHBand="0" w:evenHBand="0" w:firstRowFirstColumn="0" w:firstRowLastColumn="0" w:lastRowFirstColumn="0" w:lastRowLastColumn="0"/>
            <w:tcW w:w="3663" w:type="dxa"/>
          </w:tcPr>
          <w:p w14:paraId="15943405" w14:textId="5F1D45FD" w:rsidR="006D0CEC" w:rsidRDefault="006D0CEC" w:rsidP="00786DD4">
            <w:r>
              <w:t>messageId</w:t>
            </w:r>
          </w:p>
        </w:tc>
        <w:tc>
          <w:tcPr>
            <w:tcW w:w="2927" w:type="dxa"/>
          </w:tcPr>
          <w:p w14:paraId="719C5138" w14:textId="621FF778" w:rsidR="006D0CEC" w:rsidRDefault="006D0CEC" w:rsidP="00786DD4">
            <w:pPr>
              <w:cnfStyle w:val="000000000000" w:firstRow="0" w:lastRow="0" w:firstColumn="0" w:lastColumn="0" w:oddVBand="0" w:evenVBand="0" w:oddHBand="0" w:evenHBand="0" w:firstRowFirstColumn="0" w:firstRowLastColumn="0" w:lastRowFirstColumn="0" w:lastRowLastColumn="0"/>
            </w:pPr>
            <w:r>
              <w:t>Int</w:t>
            </w:r>
          </w:p>
        </w:tc>
        <w:tc>
          <w:tcPr>
            <w:tcW w:w="2698" w:type="dxa"/>
          </w:tcPr>
          <w:p w14:paraId="4D21BC77" w14:textId="142241AC" w:rsidR="006D0CEC" w:rsidRDefault="002155B7" w:rsidP="00786DD4">
            <w:pPr>
              <w:cnfStyle w:val="000000000000" w:firstRow="0" w:lastRow="0" w:firstColumn="0" w:lastColumn="0" w:oddVBand="0" w:evenVBand="0" w:oddHBand="0" w:evenHBand="0" w:firstRowFirstColumn="0" w:firstRowLastColumn="0" w:lastRowFirstColumn="0" w:lastRowLastColumn="0"/>
            </w:pPr>
            <w:r>
              <w:t>2 octets</w:t>
            </w:r>
          </w:p>
        </w:tc>
      </w:tr>
      <w:tr w:rsidR="006D0CEC" w14:paraId="345904EE" w14:textId="2247EF88" w:rsidTr="006D0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14:paraId="29B4F4B2" w14:textId="55B125EE" w:rsidR="006D0CEC" w:rsidRDefault="006D0CEC" w:rsidP="00786DD4">
            <w:r>
              <w:t>timeStamp</w:t>
            </w:r>
          </w:p>
        </w:tc>
        <w:tc>
          <w:tcPr>
            <w:tcW w:w="2927" w:type="dxa"/>
          </w:tcPr>
          <w:p w14:paraId="1E1C0784" w14:textId="0385A81A" w:rsidR="006D0CEC"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2698"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E03C21" w14:paraId="2EECE3E4" w14:textId="77777777" w:rsidTr="00F2475E">
              <w:tc>
                <w:tcPr>
                  <w:tcW w:w="578" w:type="dxa"/>
                </w:tcPr>
                <w:p w14:paraId="0C23C0D6" w14:textId="77777777" w:rsidR="00E03C21" w:rsidRPr="00A118EC" w:rsidRDefault="00E03C21" w:rsidP="00E03C21">
                  <w:pPr>
                    <w:rPr>
                      <w:sz w:val="12"/>
                      <w:szCs w:val="12"/>
                    </w:rPr>
                  </w:pPr>
                  <w:r>
                    <w:rPr>
                      <w:sz w:val="12"/>
                      <w:szCs w:val="12"/>
                    </w:rPr>
                    <w:t>2octets</w:t>
                  </w:r>
                </w:p>
              </w:tc>
              <w:tc>
                <w:tcPr>
                  <w:tcW w:w="531" w:type="dxa"/>
                </w:tcPr>
                <w:p w14:paraId="52A9916E" w14:textId="77777777" w:rsidR="00E03C21" w:rsidRPr="00A118EC" w:rsidRDefault="00E03C21" w:rsidP="00E03C21">
                  <w:pPr>
                    <w:rPr>
                      <w:sz w:val="12"/>
                      <w:szCs w:val="12"/>
                    </w:rPr>
                  </w:pPr>
                  <w:r>
                    <w:rPr>
                      <w:sz w:val="12"/>
                      <w:szCs w:val="12"/>
                    </w:rPr>
                    <w:t>1octet</w:t>
                  </w:r>
                </w:p>
              </w:tc>
              <w:tc>
                <w:tcPr>
                  <w:tcW w:w="531" w:type="dxa"/>
                </w:tcPr>
                <w:p w14:paraId="4E3D11EF" w14:textId="77777777" w:rsidR="00E03C21" w:rsidRPr="00A118EC" w:rsidRDefault="00E03C21" w:rsidP="00E03C21">
                  <w:pPr>
                    <w:rPr>
                      <w:sz w:val="12"/>
                      <w:szCs w:val="12"/>
                    </w:rPr>
                  </w:pPr>
                  <w:r>
                    <w:rPr>
                      <w:sz w:val="12"/>
                      <w:szCs w:val="12"/>
                    </w:rPr>
                    <w:t>1octet</w:t>
                  </w:r>
                </w:p>
              </w:tc>
              <w:tc>
                <w:tcPr>
                  <w:tcW w:w="544" w:type="dxa"/>
                </w:tcPr>
                <w:p w14:paraId="17E5EA06" w14:textId="77777777" w:rsidR="00E03C21" w:rsidRPr="00A118EC" w:rsidRDefault="00E03C21" w:rsidP="00E03C21">
                  <w:pPr>
                    <w:rPr>
                      <w:sz w:val="12"/>
                      <w:szCs w:val="12"/>
                    </w:rPr>
                  </w:pPr>
                  <w:r>
                    <w:rPr>
                      <w:sz w:val="12"/>
                      <w:szCs w:val="12"/>
                    </w:rPr>
                    <w:t>1octet</w:t>
                  </w:r>
                </w:p>
              </w:tc>
              <w:tc>
                <w:tcPr>
                  <w:tcW w:w="601" w:type="dxa"/>
                </w:tcPr>
                <w:p w14:paraId="6A4FA6BE" w14:textId="77777777" w:rsidR="00E03C21" w:rsidRPr="00A118EC" w:rsidRDefault="00E03C21" w:rsidP="00E03C21">
                  <w:pPr>
                    <w:rPr>
                      <w:sz w:val="12"/>
                      <w:szCs w:val="12"/>
                    </w:rPr>
                  </w:pPr>
                  <w:r>
                    <w:rPr>
                      <w:sz w:val="12"/>
                      <w:szCs w:val="12"/>
                    </w:rPr>
                    <w:t>1 octet</w:t>
                  </w:r>
                </w:p>
              </w:tc>
              <w:tc>
                <w:tcPr>
                  <w:tcW w:w="531" w:type="dxa"/>
                </w:tcPr>
                <w:p w14:paraId="0CBCBA91" w14:textId="77777777" w:rsidR="00E03C21" w:rsidRPr="00A118EC" w:rsidRDefault="00E03C21" w:rsidP="00E03C21">
                  <w:pPr>
                    <w:rPr>
                      <w:sz w:val="12"/>
                      <w:szCs w:val="12"/>
                    </w:rPr>
                  </w:pPr>
                  <w:r>
                    <w:rPr>
                      <w:sz w:val="12"/>
                      <w:szCs w:val="12"/>
                    </w:rPr>
                    <w:t>1octet</w:t>
                  </w:r>
                </w:p>
              </w:tc>
              <w:tc>
                <w:tcPr>
                  <w:tcW w:w="650" w:type="dxa"/>
                </w:tcPr>
                <w:p w14:paraId="3F4E0399" w14:textId="77777777" w:rsidR="00E03C21" w:rsidRDefault="00E03C21" w:rsidP="00E03C21">
                  <w:pPr>
                    <w:rPr>
                      <w:sz w:val="12"/>
                      <w:szCs w:val="12"/>
                    </w:rPr>
                  </w:pPr>
                  <w:r>
                    <w:rPr>
                      <w:sz w:val="12"/>
                      <w:szCs w:val="12"/>
                    </w:rPr>
                    <w:t>2 octets</w:t>
                  </w:r>
                </w:p>
              </w:tc>
            </w:tr>
          </w:tbl>
          <w:p w14:paraId="3CBD0721" w14:textId="77777777" w:rsidR="006D0CEC" w:rsidRDefault="006D0CEC" w:rsidP="00786DD4">
            <w:pPr>
              <w:cnfStyle w:val="000000100000" w:firstRow="0" w:lastRow="0" w:firstColumn="0" w:lastColumn="0" w:oddVBand="0" w:evenVBand="0" w:oddHBand="1" w:evenHBand="0" w:firstRowFirstColumn="0" w:firstRowLastColumn="0" w:lastRowFirstColumn="0" w:lastRowLastColumn="0"/>
            </w:pPr>
          </w:p>
        </w:tc>
      </w:tr>
      <w:tr w:rsidR="006D0CEC" w14:paraId="1BA407B2" w14:textId="3AC744D8" w:rsidTr="00701E62">
        <w:tc>
          <w:tcPr>
            <w:cnfStyle w:val="001000000000" w:firstRow="0" w:lastRow="0" w:firstColumn="1" w:lastColumn="0" w:oddVBand="0" w:evenVBand="0" w:oddHBand="0" w:evenHBand="0" w:firstRowFirstColumn="0" w:firstRowLastColumn="0" w:lastRowFirstColumn="0" w:lastRowLastColumn="0"/>
            <w:tcW w:w="3663" w:type="dxa"/>
          </w:tcPr>
          <w:p w14:paraId="561EFE38" w14:textId="661249BB" w:rsidR="006D0CEC" w:rsidRDefault="006D0CEC" w:rsidP="00786DD4">
            <w:r>
              <w:t xml:space="preserve"> sequenceNumber</w:t>
            </w:r>
          </w:p>
        </w:tc>
        <w:tc>
          <w:tcPr>
            <w:tcW w:w="2927" w:type="dxa"/>
          </w:tcPr>
          <w:p w14:paraId="7E0B896D" w14:textId="2D35F9CB" w:rsidR="006D0CEC" w:rsidRDefault="006D0CEC" w:rsidP="00786DD4">
            <w:pPr>
              <w:cnfStyle w:val="000000000000" w:firstRow="0" w:lastRow="0" w:firstColumn="0" w:lastColumn="0" w:oddVBand="0" w:evenVBand="0" w:oddHBand="0" w:evenHBand="0" w:firstRowFirstColumn="0" w:firstRowLastColumn="0" w:lastRowFirstColumn="0" w:lastRowLastColumn="0"/>
            </w:pPr>
            <w:r>
              <w:t>Int</w:t>
            </w:r>
          </w:p>
        </w:tc>
        <w:tc>
          <w:tcPr>
            <w:tcW w:w="2698" w:type="dxa"/>
            <w:shd w:val="clear" w:color="auto" w:fill="F4B083" w:themeFill="accent2" w:themeFillTint="99"/>
          </w:tcPr>
          <w:p w14:paraId="09A8F3BB" w14:textId="70B533E6" w:rsidR="006D0CEC" w:rsidRDefault="00701E62" w:rsidP="00786DD4">
            <w:pPr>
              <w:cnfStyle w:val="000000000000" w:firstRow="0" w:lastRow="0" w:firstColumn="0" w:lastColumn="0" w:oddVBand="0" w:evenVBand="0" w:oddHBand="0" w:evenHBand="0" w:firstRowFirstColumn="0" w:firstRowLastColumn="0" w:lastRowFirstColumn="0" w:lastRowLastColumn="0"/>
            </w:pPr>
            <w:r w:rsidRPr="00701E62">
              <w:rPr>
                <w:shd w:val="clear" w:color="auto" w:fill="F4B083" w:themeFill="accent2" w:themeFillTint="99"/>
              </w:rPr>
              <w:t>3</w:t>
            </w:r>
            <w:r w:rsidR="002155B7">
              <w:t xml:space="preserve"> octets</w:t>
            </w:r>
          </w:p>
        </w:tc>
      </w:tr>
      <w:tr w:rsidR="006D0CEC" w14:paraId="13CB2110" w14:textId="319AF792" w:rsidTr="0070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14:paraId="14A50F59" w14:textId="0EFCB24F" w:rsidR="006D0CEC" w:rsidRDefault="006D0CEC" w:rsidP="00786DD4">
            <w:r>
              <w:t>StopCommand</w:t>
            </w:r>
          </w:p>
        </w:tc>
        <w:tc>
          <w:tcPr>
            <w:tcW w:w="2927" w:type="dxa"/>
          </w:tcPr>
          <w:p w14:paraId="1B4A7DDC" w14:textId="77F14E96" w:rsidR="006D0CEC" w:rsidRDefault="006D0CEC" w:rsidP="00786DD4">
            <w:pPr>
              <w:cnfStyle w:val="000000100000" w:firstRow="0" w:lastRow="0" w:firstColumn="0" w:lastColumn="0" w:oddVBand="0" w:evenVBand="0" w:oddHBand="1" w:evenHBand="0" w:firstRowFirstColumn="0" w:firstRowLastColumn="0" w:lastRowFirstColumn="0" w:lastRowLastColumn="0"/>
            </w:pPr>
            <w:r>
              <w:t>Int (0,1)</w:t>
            </w:r>
            <w:r w:rsidRPr="4B702ED6">
              <w:rPr>
                <w:rFonts w:ascii="Consolas" w:eastAsia="Times New Roman" w:hAnsi="Consolas" w:cs="Times New Roman"/>
                <w:color w:val="0451A5"/>
                <w:sz w:val="21"/>
                <w:szCs w:val="21"/>
              </w:rPr>
              <w:t>,</w:t>
            </w:r>
            <w:r>
              <w:rPr>
                <w:rFonts w:ascii="Consolas" w:eastAsia="Times New Roman" w:hAnsi="Consolas" w:cs="Times New Roman"/>
                <w:color w:val="0451A5"/>
                <w:sz w:val="21"/>
                <w:szCs w:val="21"/>
              </w:rPr>
              <w:t xml:space="preserve"> </w:t>
            </w:r>
            <w:r w:rsidRPr="009158E0">
              <w:rPr>
                <w:rFonts w:ascii="Aptos" w:hAnsi="Aptos"/>
                <w:sz w:val="18"/>
                <w:szCs w:val="18"/>
              </w:rPr>
              <w:t xml:space="preserve"># </w:t>
            </w:r>
            <w:r>
              <w:rPr>
                <w:rFonts w:ascii="Aptos" w:hAnsi="Aptos"/>
                <w:sz w:val="18"/>
                <w:szCs w:val="18"/>
              </w:rPr>
              <w:t xml:space="preserve">0 : </w:t>
            </w:r>
            <w:r w:rsidRPr="009158E0">
              <w:rPr>
                <w:rFonts w:ascii="Aptos" w:hAnsi="Aptos"/>
                <w:sz w:val="18"/>
                <w:szCs w:val="18"/>
              </w:rPr>
              <w:t>‘</w:t>
            </w:r>
            <w:r>
              <w:rPr>
                <w:rFonts w:ascii="Aptos" w:hAnsi="Aptos"/>
                <w:sz w:val="18"/>
                <w:szCs w:val="18"/>
              </w:rPr>
              <w:t>S</w:t>
            </w:r>
            <w:r w:rsidRPr="009158E0">
              <w:rPr>
                <w:rFonts w:ascii="Aptos" w:hAnsi="Aptos"/>
                <w:sz w:val="18"/>
                <w:szCs w:val="18"/>
              </w:rPr>
              <w:t xml:space="preserve">oft’ ou </w:t>
            </w:r>
            <w:r>
              <w:rPr>
                <w:rFonts w:ascii="Aptos" w:hAnsi="Aptos"/>
                <w:sz w:val="18"/>
                <w:szCs w:val="18"/>
              </w:rPr>
              <w:t xml:space="preserve">1 : </w:t>
            </w:r>
            <w:r w:rsidRPr="009158E0">
              <w:rPr>
                <w:rFonts w:ascii="Aptos" w:hAnsi="Aptos"/>
                <w:sz w:val="18"/>
                <w:szCs w:val="18"/>
              </w:rPr>
              <w:t>‘</w:t>
            </w:r>
            <w:r>
              <w:rPr>
                <w:rFonts w:ascii="Aptos" w:hAnsi="Aptos"/>
                <w:sz w:val="18"/>
                <w:szCs w:val="18"/>
              </w:rPr>
              <w:t>H</w:t>
            </w:r>
            <w:r w:rsidRPr="009158E0">
              <w:rPr>
                <w:rFonts w:ascii="Aptos" w:hAnsi="Aptos"/>
                <w:sz w:val="18"/>
                <w:szCs w:val="18"/>
              </w:rPr>
              <w:t>ard’</w:t>
            </w:r>
          </w:p>
        </w:tc>
        <w:tc>
          <w:tcPr>
            <w:tcW w:w="2698" w:type="dxa"/>
            <w:shd w:val="clear" w:color="auto" w:fill="F4B083" w:themeFill="accent2" w:themeFillTint="99"/>
          </w:tcPr>
          <w:p w14:paraId="21185D14" w14:textId="40EF8C98" w:rsidR="006D0CEC" w:rsidRDefault="002155B7" w:rsidP="00786DD4">
            <w:pPr>
              <w:cnfStyle w:val="000000100000" w:firstRow="0" w:lastRow="0" w:firstColumn="0" w:lastColumn="0" w:oddVBand="0" w:evenVBand="0" w:oddHBand="1" w:evenHBand="0" w:firstRowFirstColumn="0" w:firstRowLastColumn="0" w:lastRowFirstColumn="0" w:lastRowLastColumn="0"/>
            </w:pPr>
            <w:r>
              <w:t xml:space="preserve">1 </w:t>
            </w:r>
            <w:r w:rsidRPr="00E1220A">
              <w:t>octet</w:t>
            </w:r>
          </w:p>
        </w:tc>
      </w:tr>
      <w:bookmarkEnd w:id="183"/>
    </w:tbl>
    <w:p w14:paraId="63B2131A" w14:textId="77777777" w:rsidR="00786DD4" w:rsidRDefault="00786DD4" w:rsidP="00786DD4"/>
    <w:p w14:paraId="0212B3E6" w14:textId="74C78CD7" w:rsidR="006F49D9" w:rsidRPr="006F49D9" w:rsidRDefault="006F49D9" w:rsidP="00786DD4">
      <w:pPr>
        <w:rPr>
          <w:b/>
          <w:bCs/>
          <w:u w:val="single"/>
        </w:rPr>
      </w:pPr>
      <w:r w:rsidRPr="0010648B">
        <w:rPr>
          <w:b/>
          <w:bCs/>
          <w:u w:val="single"/>
        </w:rPr>
        <w:t xml:space="preserve">Exemple de message </w:t>
      </w:r>
    </w:p>
    <w:tbl>
      <w:tblPr>
        <w:tblStyle w:val="TableauGrille4-Accentuation5"/>
        <w:tblW w:w="0" w:type="auto"/>
        <w:tblLayout w:type="fixed"/>
        <w:tblLook w:val="04A0" w:firstRow="1" w:lastRow="0" w:firstColumn="1" w:lastColumn="0" w:noHBand="0" w:noVBand="1"/>
      </w:tblPr>
      <w:tblGrid>
        <w:gridCol w:w="625"/>
        <w:gridCol w:w="450"/>
        <w:gridCol w:w="3240"/>
        <w:gridCol w:w="990"/>
        <w:gridCol w:w="810"/>
        <w:gridCol w:w="1260"/>
        <w:gridCol w:w="1913"/>
      </w:tblGrid>
      <w:tr w:rsidR="006F49D9" w:rsidRPr="00BA74D1" w14:paraId="291D766C" w14:textId="77777777" w:rsidTr="00004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356E721" w14:textId="21F8FE8A" w:rsidR="00A532B6" w:rsidRPr="00BA74D1" w:rsidRDefault="00A532B6" w:rsidP="00786DD4">
            <w:pPr>
              <w:rPr>
                <w:sz w:val="12"/>
                <w:szCs w:val="12"/>
              </w:rPr>
            </w:pPr>
            <w:r w:rsidRPr="00BA74D1">
              <w:rPr>
                <w:sz w:val="12"/>
                <w:szCs w:val="12"/>
              </w:rPr>
              <w:t>Name</w:t>
            </w:r>
          </w:p>
        </w:tc>
        <w:tc>
          <w:tcPr>
            <w:tcW w:w="450" w:type="dxa"/>
          </w:tcPr>
          <w:p w14:paraId="47EDB6AD" w14:textId="1AB8F210" w:rsidR="00A532B6" w:rsidRPr="00BA74D1" w:rsidRDefault="00A532B6" w:rsidP="00786DD4">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messageId</w:t>
            </w:r>
          </w:p>
        </w:tc>
        <w:tc>
          <w:tcPr>
            <w:tcW w:w="3240" w:type="dxa"/>
          </w:tcPr>
          <w:p w14:paraId="0585F4F3" w14:textId="31F3188E" w:rsidR="00A532B6" w:rsidRPr="00BA74D1" w:rsidRDefault="00A532B6" w:rsidP="00786DD4">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timeStamp</w:t>
            </w:r>
          </w:p>
        </w:tc>
        <w:tc>
          <w:tcPr>
            <w:tcW w:w="990" w:type="dxa"/>
          </w:tcPr>
          <w:p w14:paraId="7F12C98B" w14:textId="7F9E51A0" w:rsidR="00A532B6" w:rsidRPr="00BA74D1" w:rsidRDefault="00A532B6" w:rsidP="00786DD4">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sequenceNumber</w:t>
            </w:r>
          </w:p>
        </w:tc>
        <w:tc>
          <w:tcPr>
            <w:tcW w:w="810" w:type="dxa"/>
          </w:tcPr>
          <w:p w14:paraId="0ECACD57" w14:textId="62CF12A7" w:rsidR="00A532B6" w:rsidRPr="00BA74D1" w:rsidRDefault="00A532B6" w:rsidP="00786DD4">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stopCommand</w:t>
            </w:r>
          </w:p>
        </w:tc>
        <w:tc>
          <w:tcPr>
            <w:tcW w:w="1260" w:type="dxa"/>
          </w:tcPr>
          <w:p w14:paraId="15342F31" w14:textId="31195CB1" w:rsidR="00A532B6" w:rsidRPr="00BA74D1" w:rsidRDefault="00A532B6" w:rsidP="006F49D9">
            <w:pPr>
              <w:jc w:val="left"/>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 xml:space="preserve">Version de </w:t>
            </w:r>
            <w:r w:rsidR="00A51454" w:rsidRPr="00BA74D1">
              <w:rPr>
                <w:sz w:val="12"/>
                <w:szCs w:val="12"/>
              </w:rPr>
              <w:t>protocole</w:t>
            </w:r>
          </w:p>
        </w:tc>
        <w:tc>
          <w:tcPr>
            <w:tcW w:w="1913" w:type="dxa"/>
          </w:tcPr>
          <w:p w14:paraId="0E032134" w14:textId="54C0586A" w:rsidR="00A532B6" w:rsidRPr="00BA74D1" w:rsidRDefault="00A532B6" w:rsidP="006F49D9">
            <w:pPr>
              <w:jc w:val="left"/>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Séquence de fin de message</w:t>
            </w:r>
          </w:p>
        </w:tc>
      </w:tr>
      <w:tr w:rsidR="006F49D9" w:rsidRPr="00BA74D1" w14:paraId="0299F59F"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C765D11" w14:textId="67707355" w:rsidR="00BA74D1" w:rsidRPr="00BA74D1" w:rsidRDefault="00BA74D1" w:rsidP="00786DD4">
            <w:pPr>
              <w:rPr>
                <w:sz w:val="16"/>
                <w:szCs w:val="16"/>
              </w:rPr>
            </w:pPr>
            <w:r w:rsidRPr="00BA74D1">
              <w:rPr>
                <w:sz w:val="16"/>
                <w:szCs w:val="16"/>
              </w:rPr>
              <w:t>5</w:t>
            </w:r>
          </w:p>
        </w:tc>
        <w:tc>
          <w:tcPr>
            <w:tcW w:w="450" w:type="dxa"/>
          </w:tcPr>
          <w:p w14:paraId="73DD2E56" w14:textId="3E979390" w:rsidR="00BA74D1" w:rsidRPr="00BA74D1" w:rsidRDefault="00BA74D1" w:rsidP="00786DD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3240" w:type="dxa"/>
          </w:tcPr>
          <w:tbl>
            <w:tblPr>
              <w:tblStyle w:val="Grilledutableau"/>
              <w:tblW w:w="3035" w:type="dxa"/>
              <w:tblLayout w:type="fixed"/>
              <w:tblLook w:val="04A0" w:firstRow="1" w:lastRow="0" w:firstColumn="1" w:lastColumn="0" w:noHBand="0" w:noVBand="1"/>
            </w:tblPr>
            <w:tblGrid>
              <w:gridCol w:w="522"/>
              <w:gridCol w:w="360"/>
              <w:gridCol w:w="360"/>
              <w:gridCol w:w="270"/>
              <w:gridCol w:w="450"/>
              <w:gridCol w:w="360"/>
              <w:gridCol w:w="713"/>
            </w:tblGrid>
            <w:tr w:rsidR="00980583" w14:paraId="4781E7B5" w14:textId="77777777" w:rsidTr="00980583">
              <w:tc>
                <w:tcPr>
                  <w:tcW w:w="522" w:type="dxa"/>
                </w:tcPr>
                <w:p w14:paraId="63BF1171" w14:textId="77777777" w:rsidR="00980583" w:rsidRPr="00A118EC" w:rsidRDefault="00980583" w:rsidP="00980583">
                  <w:pPr>
                    <w:rPr>
                      <w:sz w:val="12"/>
                      <w:szCs w:val="12"/>
                    </w:rPr>
                  </w:pPr>
                  <w:r w:rsidRPr="00A118EC">
                    <w:rPr>
                      <w:sz w:val="12"/>
                      <w:szCs w:val="12"/>
                    </w:rPr>
                    <w:t>2024</w:t>
                  </w:r>
                </w:p>
              </w:tc>
              <w:tc>
                <w:tcPr>
                  <w:tcW w:w="360" w:type="dxa"/>
                </w:tcPr>
                <w:p w14:paraId="340D1AC1" w14:textId="77777777" w:rsidR="00980583" w:rsidRPr="00A118EC" w:rsidRDefault="00980583" w:rsidP="00980583">
                  <w:pPr>
                    <w:rPr>
                      <w:sz w:val="12"/>
                      <w:szCs w:val="12"/>
                    </w:rPr>
                  </w:pPr>
                  <w:r w:rsidRPr="00A118EC">
                    <w:rPr>
                      <w:sz w:val="12"/>
                      <w:szCs w:val="12"/>
                    </w:rPr>
                    <w:t>11</w:t>
                  </w:r>
                </w:p>
              </w:tc>
              <w:tc>
                <w:tcPr>
                  <w:tcW w:w="360" w:type="dxa"/>
                </w:tcPr>
                <w:p w14:paraId="75C83DDE" w14:textId="77777777" w:rsidR="00980583" w:rsidRPr="00A118EC" w:rsidRDefault="00980583" w:rsidP="00980583">
                  <w:pPr>
                    <w:rPr>
                      <w:sz w:val="12"/>
                      <w:szCs w:val="12"/>
                    </w:rPr>
                  </w:pPr>
                  <w:r w:rsidRPr="00A118EC">
                    <w:rPr>
                      <w:sz w:val="12"/>
                      <w:szCs w:val="12"/>
                    </w:rPr>
                    <w:t>28</w:t>
                  </w:r>
                </w:p>
              </w:tc>
              <w:tc>
                <w:tcPr>
                  <w:tcW w:w="270" w:type="dxa"/>
                </w:tcPr>
                <w:p w14:paraId="1DFA7319" w14:textId="77777777" w:rsidR="00980583" w:rsidRPr="00A118EC" w:rsidRDefault="00980583" w:rsidP="00980583">
                  <w:pPr>
                    <w:rPr>
                      <w:sz w:val="12"/>
                      <w:szCs w:val="12"/>
                    </w:rPr>
                  </w:pPr>
                  <w:r w:rsidRPr="00A118EC">
                    <w:rPr>
                      <w:sz w:val="12"/>
                      <w:szCs w:val="12"/>
                    </w:rPr>
                    <w:t>5</w:t>
                  </w:r>
                </w:p>
              </w:tc>
              <w:tc>
                <w:tcPr>
                  <w:tcW w:w="450" w:type="dxa"/>
                </w:tcPr>
                <w:p w14:paraId="2C1E4CE4" w14:textId="77777777" w:rsidR="00980583" w:rsidRPr="00A118EC" w:rsidRDefault="00980583" w:rsidP="00980583">
                  <w:pPr>
                    <w:rPr>
                      <w:sz w:val="12"/>
                      <w:szCs w:val="12"/>
                    </w:rPr>
                  </w:pPr>
                  <w:r w:rsidRPr="00A118EC">
                    <w:rPr>
                      <w:sz w:val="12"/>
                      <w:szCs w:val="12"/>
                    </w:rPr>
                    <w:t>14</w:t>
                  </w:r>
                </w:p>
              </w:tc>
              <w:tc>
                <w:tcPr>
                  <w:tcW w:w="360" w:type="dxa"/>
                </w:tcPr>
                <w:p w14:paraId="21789342" w14:textId="77777777" w:rsidR="00980583" w:rsidRPr="00A118EC" w:rsidRDefault="00980583" w:rsidP="00980583">
                  <w:pPr>
                    <w:rPr>
                      <w:sz w:val="12"/>
                      <w:szCs w:val="12"/>
                    </w:rPr>
                  </w:pPr>
                  <w:r w:rsidRPr="00A118EC">
                    <w:rPr>
                      <w:sz w:val="12"/>
                      <w:szCs w:val="12"/>
                    </w:rPr>
                    <w:t>59</w:t>
                  </w:r>
                </w:p>
              </w:tc>
              <w:tc>
                <w:tcPr>
                  <w:tcW w:w="713" w:type="dxa"/>
                </w:tcPr>
                <w:p w14:paraId="29B608F2" w14:textId="77777777" w:rsidR="00980583" w:rsidRPr="00A118EC" w:rsidRDefault="00980583" w:rsidP="00980583">
                  <w:pPr>
                    <w:rPr>
                      <w:sz w:val="12"/>
                      <w:szCs w:val="12"/>
                    </w:rPr>
                  </w:pPr>
                  <w:r>
                    <w:rPr>
                      <w:sz w:val="12"/>
                      <w:szCs w:val="12"/>
                    </w:rPr>
                    <w:t>998</w:t>
                  </w:r>
                </w:p>
              </w:tc>
            </w:tr>
          </w:tbl>
          <w:p w14:paraId="07479F4B" w14:textId="77777777" w:rsidR="00BA74D1" w:rsidRPr="00BA74D1" w:rsidRDefault="00BA74D1" w:rsidP="00786DD4">
            <w:pPr>
              <w:cnfStyle w:val="000000100000" w:firstRow="0" w:lastRow="0" w:firstColumn="0" w:lastColumn="0" w:oddVBand="0" w:evenVBand="0" w:oddHBand="1" w:evenHBand="0" w:firstRowFirstColumn="0" w:firstRowLastColumn="0" w:lastRowFirstColumn="0" w:lastRowLastColumn="0"/>
              <w:rPr>
                <w:sz w:val="16"/>
                <w:szCs w:val="16"/>
              </w:rPr>
            </w:pPr>
          </w:p>
        </w:tc>
        <w:tc>
          <w:tcPr>
            <w:tcW w:w="990" w:type="dxa"/>
          </w:tcPr>
          <w:p w14:paraId="61B6B212" w14:textId="3E5EBBFD" w:rsidR="00BA74D1" w:rsidRPr="00BA74D1" w:rsidRDefault="006F49D9" w:rsidP="00786DD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810" w:type="dxa"/>
          </w:tcPr>
          <w:p w14:paraId="38DA54BA" w14:textId="535EA2CA" w:rsidR="00BA74D1" w:rsidRPr="00BA74D1" w:rsidRDefault="006F49D9" w:rsidP="00786DD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c>
          <w:tcPr>
            <w:tcW w:w="1260" w:type="dxa"/>
            <w:shd w:val="clear" w:color="auto" w:fill="FFFF00"/>
          </w:tcPr>
          <w:p w14:paraId="2AF12489" w14:textId="3109F66F" w:rsidR="00BA74D1" w:rsidRPr="00BA74D1" w:rsidRDefault="00613964" w:rsidP="00786DD4">
            <w:pPr>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rPr>
              <w:t>41</w:t>
            </w:r>
          </w:p>
        </w:tc>
        <w:tc>
          <w:tcPr>
            <w:tcW w:w="1913" w:type="dxa"/>
          </w:tcPr>
          <w:tbl>
            <w:tblPr>
              <w:tblStyle w:val="Grilledutableau"/>
              <w:tblW w:w="1292" w:type="dxa"/>
              <w:tblLayout w:type="fixed"/>
              <w:tblLook w:val="04A0" w:firstRow="1" w:lastRow="0" w:firstColumn="1" w:lastColumn="0" w:noHBand="0" w:noVBand="1"/>
            </w:tblPr>
            <w:tblGrid>
              <w:gridCol w:w="323"/>
              <w:gridCol w:w="323"/>
              <w:gridCol w:w="323"/>
              <w:gridCol w:w="323"/>
            </w:tblGrid>
            <w:tr w:rsidR="00354BFA" w:rsidRPr="004C6ACC" w14:paraId="4F9012A2" w14:textId="77777777" w:rsidTr="00354BFA">
              <w:trPr>
                <w:trHeight w:val="295"/>
              </w:trPr>
              <w:tc>
                <w:tcPr>
                  <w:tcW w:w="323" w:type="dxa"/>
                </w:tcPr>
                <w:p w14:paraId="3D0EA4A6" w14:textId="77777777" w:rsidR="00354BFA" w:rsidRPr="004C6ACC" w:rsidRDefault="00354BFA" w:rsidP="006F49D9">
                  <w:pPr>
                    <w:jc w:val="left"/>
                    <w:rPr>
                      <w:color w:val="FF0000"/>
                      <w:sz w:val="12"/>
                      <w:szCs w:val="12"/>
                    </w:rPr>
                  </w:pPr>
                  <w:r w:rsidRPr="004C6ACC">
                    <w:rPr>
                      <w:color w:val="FF0000"/>
                      <w:sz w:val="12"/>
                      <w:szCs w:val="12"/>
                    </w:rPr>
                    <w:t>0</w:t>
                  </w:r>
                </w:p>
              </w:tc>
              <w:tc>
                <w:tcPr>
                  <w:tcW w:w="323" w:type="dxa"/>
                </w:tcPr>
                <w:p w14:paraId="75CF436D" w14:textId="77777777" w:rsidR="00354BFA" w:rsidRPr="004C6ACC" w:rsidRDefault="00354BFA" w:rsidP="006F49D9">
                  <w:pPr>
                    <w:jc w:val="left"/>
                    <w:rPr>
                      <w:color w:val="FF0000"/>
                      <w:sz w:val="12"/>
                      <w:szCs w:val="12"/>
                    </w:rPr>
                  </w:pPr>
                  <w:r w:rsidRPr="004C6ACC">
                    <w:rPr>
                      <w:color w:val="FF0000"/>
                      <w:sz w:val="12"/>
                      <w:szCs w:val="12"/>
                    </w:rPr>
                    <w:t>0</w:t>
                  </w:r>
                </w:p>
              </w:tc>
              <w:tc>
                <w:tcPr>
                  <w:tcW w:w="323" w:type="dxa"/>
                </w:tcPr>
                <w:p w14:paraId="67CD480B" w14:textId="4951B89E" w:rsidR="00354BFA" w:rsidRPr="004C6ACC" w:rsidRDefault="00354BFA" w:rsidP="006F49D9">
                  <w:pPr>
                    <w:jc w:val="left"/>
                    <w:rPr>
                      <w:color w:val="FF0000"/>
                      <w:sz w:val="12"/>
                      <w:szCs w:val="12"/>
                    </w:rPr>
                  </w:pPr>
                  <w:r>
                    <w:rPr>
                      <w:color w:val="FF0000"/>
                      <w:sz w:val="12"/>
                      <w:szCs w:val="12"/>
                    </w:rPr>
                    <w:t>0</w:t>
                  </w:r>
                </w:p>
              </w:tc>
              <w:tc>
                <w:tcPr>
                  <w:tcW w:w="323" w:type="dxa"/>
                </w:tcPr>
                <w:p w14:paraId="2B5AA59C" w14:textId="088EC2A1" w:rsidR="00354BFA" w:rsidRPr="004C6ACC" w:rsidRDefault="00354BFA" w:rsidP="006F49D9">
                  <w:pPr>
                    <w:jc w:val="left"/>
                    <w:rPr>
                      <w:color w:val="FF0000"/>
                      <w:sz w:val="12"/>
                      <w:szCs w:val="12"/>
                    </w:rPr>
                  </w:pPr>
                  <w:r w:rsidRPr="004C6ACC">
                    <w:rPr>
                      <w:color w:val="FF0000"/>
                      <w:sz w:val="12"/>
                      <w:szCs w:val="12"/>
                    </w:rPr>
                    <w:t>0</w:t>
                  </w:r>
                </w:p>
              </w:tc>
            </w:tr>
          </w:tbl>
          <w:p w14:paraId="001361C2" w14:textId="77777777" w:rsidR="00BA74D1" w:rsidRPr="00A532B6" w:rsidRDefault="00BA74D1" w:rsidP="00BA74D1">
            <w:pPr>
              <w:cnfStyle w:val="000000100000" w:firstRow="0" w:lastRow="0" w:firstColumn="0" w:lastColumn="0" w:oddVBand="0" w:evenVBand="0" w:oddHBand="1" w:evenHBand="0" w:firstRowFirstColumn="0" w:firstRowLastColumn="0" w:lastRowFirstColumn="0" w:lastRowLastColumn="0"/>
              <w:rPr>
                <w:sz w:val="16"/>
                <w:szCs w:val="16"/>
              </w:rPr>
            </w:pPr>
          </w:p>
        </w:tc>
      </w:tr>
    </w:tbl>
    <w:p w14:paraId="043EA6A5" w14:textId="6565B353" w:rsidR="00786DD4" w:rsidRDefault="00786DD4" w:rsidP="00921D58"/>
    <w:p w14:paraId="349EBAB4" w14:textId="267309BF" w:rsidR="00A532B6" w:rsidRPr="00A532B6" w:rsidRDefault="00A532B6" w:rsidP="00921D58">
      <w:pPr>
        <w:rPr>
          <w:b/>
          <w:bCs/>
          <w:color w:val="auto"/>
          <w:u w:val="single"/>
        </w:rPr>
      </w:pPr>
      <w:bookmarkStart w:id="184" w:name="_Hlk186194133"/>
      <w:bookmarkStart w:id="185" w:name="_Hlk191211996"/>
      <w:r w:rsidRPr="00A532B6">
        <w:rPr>
          <w:b/>
          <w:bCs/>
          <w:color w:val="auto"/>
          <w:u w:val="single"/>
        </w:rPr>
        <w:t>ISLMTVCommand</w:t>
      </w:r>
      <w:bookmarkEnd w:id="184"/>
    </w:p>
    <w:tbl>
      <w:tblPr>
        <w:tblStyle w:val="TableauGrille4-Accentuation5"/>
        <w:tblW w:w="0" w:type="auto"/>
        <w:tblLook w:val="04A0" w:firstRow="1" w:lastRow="0" w:firstColumn="1" w:lastColumn="0" w:noHBand="0" w:noVBand="1"/>
      </w:tblPr>
      <w:tblGrid>
        <w:gridCol w:w="3000"/>
        <w:gridCol w:w="2096"/>
        <w:gridCol w:w="4192"/>
      </w:tblGrid>
      <w:tr w:rsidR="002155B7" w14:paraId="2AD95EA9" w14:textId="65FA5355" w:rsidTr="00215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7" w:type="dxa"/>
          </w:tcPr>
          <w:p w14:paraId="5F32C453" w14:textId="4D64F0FD" w:rsidR="002155B7" w:rsidRDefault="002155B7" w:rsidP="00921D58">
            <w:r>
              <w:t>Champ</w:t>
            </w:r>
          </w:p>
        </w:tc>
        <w:tc>
          <w:tcPr>
            <w:tcW w:w="2888" w:type="dxa"/>
          </w:tcPr>
          <w:p w14:paraId="39A2851C" w14:textId="4E4B123F" w:rsidR="002155B7" w:rsidRDefault="002155B7" w:rsidP="00921D58">
            <w:pPr>
              <w:cnfStyle w:val="100000000000" w:firstRow="1" w:lastRow="0" w:firstColumn="0" w:lastColumn="0" w:oddVBand="0" w:evenVBand="0" w:oddHBand="0" w:evenHBand="0" w:firstRowFirstColumn="0" w:firstRowLastColumn="0" w:lastRowFirstColumn="0" w:lastRowLastColumn="0"/>
            </w:pPr>
            <w:r>
              <w:t>Type</w:t>
            </w:r>
          </w:p>
        </w:tc>
        <w:tc>
          <w:tcPr>
            <w:tcW w:w="2693" w:type="dxa"/>
          </w:tcPr>
          <w:p w14:paraId="4F5BE14F" w14:textId="3B75E7B5" w:rsidR="002155B7" w:rsidRDefault="002155B7" w:rsidP="00921D58">
            <w:pPr>
              <w:cnfStyle w:val="100000000000" w:firstRow="1" w:lastRow="0" w:firstColumn="0" w:lastColumn="0" w:oddVBand="0" w:evenVBand="0" w:oddHBand="0" w:evenHBand="0" w:firstRowFirstColumn="0" w:firstRowLastColumn="0" w:lastRowFirstColumn="0" w:lastRowLastColumn="0"/>
            </w:pPr>
            <w:r>
              <w:t>Taille</w:t>
            </w:r>
          </w:p>
        </w:tc>
      </w:tr>
      <w:tr w:rsidR="002155B7" w14:paraId="131E4933" w14:textId="12DF7017" w:rsidTr="00215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7" w:type="dxa"/>
          </w:tcPr>
          <w:p w14:paraId="70114AEA" w14:textId="15AD98DF" w:rsidR="002155B7" w:rsidRDefault="002155B7" w:rsidP="00921D58">
            <w:r>
              <w:t>ISLMTVCommand(Name)</w:t>
            </w:r>
          </w:p>
        </w:tc>
        <w:tc>
          <w:tcPr>
            <w:tcW w:w="2888" w:type="dxa"/>
          </w:tcPr>
          <w:p w14:paraId="6273E4D2" w14:textId="25BF936B" w:rsidR="002155B7" w:rsidRDefault="002155B7" w:rsidP="00921D58">
            <w:pPr>
              <w:cnfStyle w:val="000000100000" w:firstRow="0" w:lastRow="0" w:firstColumn="0" w:lastColumn="0" w:oddVBand="0" w:evenVBand="0" w:oddHBand="1" w:evenHBand="0" w:firstRowFirstColumn="0" w:firstRowLastColumn="0" w:lastRowFirstColumn="0" w:lastRowLastColumn="0"/>
            </w:pPr>
            <w:r>
              <w:t>Int</w:t>
            </w:r>
          </w:p>
        </w:tc>
        <w:tc>
          <w:tcPr>
            <w:tcW w:w="2693" w:type="dxa"/>
          </w:tcPr>
          <w:p w14:paraId="20DBD469" w14:textId="673BDEF8" w:rsidR="002155B7" w:rsidRDefault="002155B7" w:rsidP="00921D58">
            <w:pPr>
              <w:cnfStyle w:val="000000100000" w:firstRow="0" w:lastRow="0" w:firstColumn="0" w:lastColumn="0" w:oddVBand="0" w:evenVBand="0" w:oddHBand="1" w:evenHBand="0" w:firstRowFirstColumn="0" w:firstRowLastColumn="0" w:lastRowFirstColumn="0" w:lastRowLastColumn="0"/>
            </w:pPr>
            <w:r>
              <w:t>1 octet</w:t>
            </w:r>
          </w:p>
        </w:tc>
      </w:tr>
      <w:tr w:rsidR="002155B7" w14:paraId="44436124" w14:textId="2C708082" w:rsidTr="002155B7">
        <w:tc>
          <w:tcPr>
            <w:cnfStyle w:val="001000000000" w:firstRow="0" w:lastRow="0" w:firstColumn="1" w:lastColumn="0" w:oddVBand="0" w:evenVBand="0" w:oddHBand="0" w:evenHBand="0" w:firstRowFirstColumn="0" w:firstRowLastColumn="0" w:lastRowFirstColumn="0" w:lastRowLastColumn="0"/>
            <w:tcW w:w="3707" w:type="dxa"/>
          </w:tcPr>
          <w:p w14:paraId="0BEAD524" w14:textId="2EBE1A94" w:rsidR="002155B7" w:rsidRDefault="002155B7" w:rsidP="00921D58">
            <w:r>
              <w:t>messageId</w:t>
            </w:r>
          </w:p>
        </w:tc>
        <w:tc>
          <w:tcPr>
            <w:tcW w:w="2888" w:type="dxa"/>
          </w:tcPr>
          <w:p w14:paraId="4AFF6E9D" w14:textId="187DFAFA" w:rsidR="002155B7" w:rsidRDefault="002155B7" w:rsidP="00921D58">
            <w:pPr>
              <w:cnfStyle w:val="000000000000" w:firstRow="0" w:lastRow="0" w:firstColumn="0" w:lastColumn="0" w:oddVBand="0" w:evenVBand="0" w:oddHBand="0" w:evenHBand="0" w:firstRowFirstColumn="0" w:firstRowLastColumn="0" w:lastRowFirstColumn="0" w:lastRowLastColumn="0"/>
            </w:pPr>
            <w:r>
              <w:t>Int</w:t>
            </w:r>
          </w:p>
        </w:tc>
        <w:tc>
          <w:tcPr>
            <w:tcW w:w="2693" w:type="dxa"/>
          </w:tcPr>
          <w:p w14:paraId="72FED630" w14:textId="7D0BEF04" w:rsidR="002155B7" w:rsidRDefault="002155B7" w:rsidP="00921D58">
            <w:pPr>
              <w:cnfStyle w:val="000000000000" w:firstRow="0" w:lastRow="0" w:firstColumn="0" w:lastColumn="0" w:oddVBand="0" w:evenVBand="0" w:oddHBand="0" w:evenHBand="0" w:firstRowFirstColumn="0" w:firstRowLastColumn="0" w:lastRowFirstColumn="0" w:lastRowLastColumn="0"/>
            </w:pPr>
            <w:r>
              <w:t>2 octets</w:t>
            </w:r>
          </w:p>
        </w:tc>
      </w:tr>
      <w:tr w:rsidR="002155B7" w14:paraId="25D3D9C2" w14:textId="356BDCE9" w:rsidTr="00215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7" w:type="dxa"/>
          </w:tcPr>
          <w:p w14:paraId="67F26F54" w14:textId="3F9A7FF3" w:rsidR="002155B7" w:rsidRDefault="002155B7" w:rsidP="00921D58">
            <w:r>
              <w:t>timeStamp</w:t>
            </w:r>
          </w:p>
        </w:tc>
        <w:tc>
          <w:tcPr>
            <w:tcW w:w="2888" w:type="dxa"/>
          </w:tcPr>
          <w:p w14:paraId="5AA5CDC5" w14:textId="5790CC90" w:rsidR="002155B7"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2693"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0FB90215" w14:textId="77777777" w:rsidTr="00F2475E">
              <w:tc>
                <w:tcPr>
                  <w:tcW w:w="578" w:type="dxa"/>
                </w:tcPr>
                <w:p w14:paraId="65307245" w14:textId="77777777" w:rsidR="00D36D83" w:rsidRPr="00A118EC" w:rsidRDefault="00D36D83" w:rsidP="00D36D83">
                  <w:pPr>
                    <w:rPr>
                      <w:sz w:val="12"/>
                      <w:szCs w:val="12"/>
                    </w:rPr>
                  </w:pPr>
                  <w:r>
                    <w:rPr>
                      <w:sz w:val="12"/>
                      <w:szCs w:val="12"/>
                    </w:rPr>
                    <w:t>2octets</w:t>
                  </w:r>
                </w:p>
              </w:tc>
              <w:tc>
                <w:tcPr>
                  <w:tcW w:w="531" w:type="dxa"/>
                </w:tcPr>
                <w:p w14:paraId="0E9CA71F" w14:textId="77777777" w:rsidR="00D36D83" w:rsidRPr="00A118EC" w:rsidRDefault="00D36D83" w:rsidP="00D36D83">
                  <w:pPr>
                    <w:rPr>
                      <w:sz w:val="12"/>
                      <w:szCs w:val="12"/>
                    </w:rPr>
                  </w:pPr>
                  <w:r>
                    <w:rPr>
                      <w:sz w:val="12"/>
                      <w:szCs w:val="12"/>
                    </w:rPr>
                    <w:t>1octet</w:t>
                  </w:r>
                </w:p>
              </w:tc>
              <w:tc>
                <w:tcPr>
                  <w:tcW w:w="531" w:type="dxa"/>
                </w:tcPr>
                <w:p w14:paraId="2AC412E0" w14:textId="77777777" w:rsidR="00D36D83" w:rsidRPr="00A118EC" w:rsidRDefault="00D36D83" w:rsidP="00D36D83">
                  <w:pPr>
                    <w:rPr>
                      <w:sz w:val="12"/>
                      <w:szCs w:val="12"/>
                    </w:rPr>
                  </w:pPr>
                  <w:r>
                    <w:rPr>
                      <w:sz w:val="12"/>
                      <w:szCs w:val="12"/>
                    </w:rPr>
                    <w:t>1octet</w:t>
                  </w:r>
                </w:p>
              </w:tc>
              <w:tc>
                <w:tcPr>
                  <w:tcW w:w="544" w:type="dxa"/>
                </w:tcPr>
                <w:p w14:paraId="3F14E135" w14:textId="77777777" w:rsidR="00D36D83" w:rsidRPr="00A118EC" w:rsidRDefault="00D36D83" w:rsidP="00D36D83">
                  <w:pPr>
                    <w:rPr>
                      <w:sz w:val="12"/>
                      <w:szCs w:val="12"/>
                    </w:rPr>
                  </w:pPr>
                  <w:r>
                    <w:rPr>
                      <w:sz w:val="12"/>
                      <w:szCs w:val="12"/>
                    </w:rPr>
                    <w:t>1octet</w:t>
                  </w:r>
                </w:p>
              </w:tc>
              <w:tc>
                <w:tcPr>
                  <w:tcW w:w="601" w:type="dxa"/>
                </w:tcPr>
                <w:p w14:paraId="1F10932F" w14:textId="77777777" w:rsidR="00D36D83" w:rsidRPr="00A118EC" w:rsidRDefault="00D36D83" w:rsidP="00D36D83">
                  <w:pPr>
                    <w:rPr>
                      <w:sz w:val="12"/>
                      <w:szCs w:val="12"/>
                    </w:rPr>
                  </w:pPr>
                  <w:r>
                    <w:rPr>
                      <w:sz w:val="12"/>
                      <w:szCs w:val="12"/>
                    </w:rPr>
                    <w:t>1 octet</w:t>
                  </w:r>
                </w:p>
              </w:tc>
              <w:tc>
                <w:tcPr>
                  <w:tcW w:w="531" w:type="dxa"/>
                </w:tcPr>
                <w:p w14:paraId="59EB3F40" w14:textId="77777777" w:rsidR="00D36D83" w:rsidRPr="00A118EC" w:rsidRDefault="00D36D83" w:rsidP="00D36D83">
                  <w:pPr>
                    <w:rPr>
                      <w:sz w:val="12"/>
                      <w:szCs w:val="12"/>
                    </w:rPr>
                  </w:pPr>
                  <w:r>
                    <w:rPr>
                      <w:sz w:val="12"/>
                      <w:szCs w:val="12"/>
                    </w:rPr>
                    <w:t>1octet</w:t>
                  </w:r>
                </w:p>
              </w:tc>
              <w:tc>
                <w:tcPr>
                  <w:tcW w:w="650" w:type="dxa"/>
                </w:tcPr>
                <w:p w14:paraId="30E65789" w14:textId="77777777" w:rsidR="00D36D83" w:rsidRDefault="00D36D83" w:rsidP="00D36D83">
                  <w:pPr>
                    <w:rPr>
                      <w:sz w:val="12"/>
                      <w:szCs w:val="12"/>
                    </w:rPr>
                  </w:pPr>
                  <w:r>
                    <w:rPr>
                      <w:sz w:val="12"/>
                      <w:szCs w:val="12"/>
                    </w:rPr>
                    <w:t>2 octets</w:t>
                  </w:r>
                </w:p>
              </w:tc>
            </w:tr>
          </w:tbl>
          <w:p w14:paraId="060698A9" w14:textId="77777777" w:rsidR="002155B7" w:rsidRDefault="002155B7" w:rsidP="00921D58">
            <w:pPr>
              <w:cnfStyle w:val="000000100000" w:firstRow="0" w:lastRow="0" w:firstColumn="0" w:lastColumn="0" w:oddVBand="0" w:evenVBand="0" w:oddHBand="1" w:evenHBand="0" w:firstRowFirstColumn="0" w:firstRowLastColumn="0" w:lastRowFirstColumn="0" w:lastRowLastColumn="0"/>
            </w:pPr>
          </w:p>
        </w:tc>
      </w:tr>
      <w:tr w:rsidR="002155B7" w14:paraId="0D775949" w14:textId="461B3FD8" w:rsidTr="00F83E4A">
        <w:tc>
          <w:tcPr>
            <w:cnfStyle w:val="001000000000" w:firstRow="0" w:lastRow="0" w:firstColumn="1" w:lastColumn="0" w:oddVBand="0" w:evenVBand="0" w:oddHBand="0" w:evenHBand="0" w:firstRowFirstColumn="0" w:firstRowLastColumn="0" w:lastRowFirstColumn="0" w:lastRowLastColumn="0"/>
            <w:tcW w:w="3707" w:type="dxa"/>
          </w:tcPr>
          <w:p w14:paraId="4B559D20" w14:textId="20377142" w:rsidR="002155B7" w:rsidRDefault="002155B7" w:rsidP="00921D58">
            <w:r>
              <w:t>sequenceNumber</w:t>
            </w:r>
          </w:p>
        </w:tc>
        <w:tc>
          <w:tcPr>
            <w:tcW w:w="2888" w:type="dxa"/>
          </w:tcPr>
          <w:p w14:paraId="2E79B090" w14:textId="35F608CE" w:rsidR="002155B7" w:rsidRDefault="002155B7" w:rsidP="00921D58">
            <w:pPr>
              <w:cnfStyle w:val="000000000000" w:firstRow="0" w:lastRow="0" w:firstColumn="0" w:lastColumn="0" w:oddVBand="0" w:evenVBand="0" w:oddHBand="0" w:evenHBand="0" w:firstRowFirstColumn="0" w:firstRowLastColumn="0" w:lastRowFirstColumn="0" w:lastRowLastColumn="0"/>
            </w:pPr>
            <w:r>
              <w:t>Int</w:t>
            </w:r>
          </w:p>
        </w:tc>
        <w:tc>
          <w:tcPr>
            <w:tcW w:w="2693" w:type="dxa"/>
            <w:shd w:val="clear" w:color="auto" w:fill="F4B083" w:themeFill="accent2" w:themeFillTint="99"/>
          </w:tcPr>
          <w:p w14:paraId="1E6D2101" w14:textId="39A6F1FE" w:rsidR="002155B7" w:rsidRDefault="00F83E4A" w:rsidP="00921D58">
            <w:pPr>
              <w:cnfStyle w:val="000000000000" w:firstRow="0" w:lastRow="0" w:firstColumn="0" w:lastColumn="0" w:oddVBand="0" w:evenVBand="0" w:oddHBand="0" w:evenHBand="0" w:firstRowFirstColumn="0" w:firstRowLastColumn="0" w:lastRowFirstColumn="0" w:lastRowLastColumn="0"/>
            </w:pPr>
            <w:r>
              <w:t>3</w:t>
            </w:r>
            <w:r w:rsidR="002155B7">
              <w:t xml:space="preserve"> octets</w:t>
            </w:r>
          </w:p>
        </w:tc>
      </w:tr>
      <w:tr w:rsidR="00B1193E" w14:paraId="252DD0EA" w14:textId="77777777" w:rsidTr="00B11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7" w:type="dxa"/>
          </w:tcPr>
          <w:p w14:paraId="0A901E7E" w14:textId="40797A83" w:rsidR="00B1193E" w:rsidRDefault="00B1193E" w:rsidP="00921D58">
            <w:proofErr w:type="spellStart"/>
            <w:r>
              <w:t>LTVNumber</w:t>
            </w:r>
            <w:proofErr w:type="spellEnd"/>
          </w:p>
        </w:tc>
        <w:tc>
          <w:tcPr>
            <w:tcW w:w="2888" w:type="dxa"/>
          </w:tcPr>
          <w:p w14:paraId="55EE89C9" w14:textId="2B60109A" w:rsidR="00B1193E" w:rsidRDefault="00B1193E" w:rsidP="00921D58">
            <w:pPr>
              <w:cnfStyle w:val="000000100000" w:firstRow="0" w:lastRow="0" w:firstColumn="0" w:lastColumn="0" w:oddVBand="0" w:evenVBand="0" w:oddHBand="1" w:evenHBand="0" w:firstRowFirstColumn="0" w:firstRowLastColumn="0" w:lastRowFirstColumn="0" w:lastRowLastColumn="0"/>
            </w:pPr>
            <w:r>
              <w:t>Int</w:t>
            </w:r>
          </w:p>
        </w:tc>
        <w:tc>
          <w:tcPr>
            <w:tcW w:w="2693" w:type="dxa"/>
            <w:shd w:val="clear" w:color="auto" w:fill="auto"/>
          </w:tcPr>
          <w:p w14:paraId="3B28BED5" w14:textId="22DF3CFC" w:rsidR="00B1193E" w:rsidRPr="00B1193E" w:rsidRDefault="00B1193E" w:rsidP="00921D58">
            <w:pPr>
              <w:cnfStyle w:val="000000100000" w:firstRow="0" w:lastRow="0" w:firstColumn="0" w:lastColumn="0" w:oddVBand="0" w:evenVBand="0" w:oddHBand="1" w:evenHBand="0" w:firstRowFirstColumn="0" w:firstRowLastColumn="0" w:lastRowFirstColumn="0" w:lastRowLastColumn="0"/>
            </w:pPr>
            <w:r w:rsidRPr="00B1193E">
              <w:t>1 octet</w:t>
            </w:r>
          </w:p>
        </w:tc>
      </w:tr>
      <w:tr w:rsidR="002155B7" w14:paraId="72D52D2E" w14:textId="5B97ED8A" w:rsidTr="00626458">
        <w:tc>
          <w:tcPr>
            <w:cnfStyle w:val="001000000000" w:firstRow="0" w:lastRow="0" w:firstColumn="1" w:lastColumn="0" w:oddVBand="0" w:evenVBand="0" w:oddHBand="0" w:evenHBand="0" w:firstRowFirstColumn="0" w:firstRowLastColumn="0" w:lastRowFirstColumn="0" w:lastRowLastColumn="0"/>
            <w:tcW w:w="3707" w:type="dxa"/>
          </w:tcPr>
          <w:p w14:paraId="36A8F83F" w14:textId="58BD097B" w:rsidR="002155B7" w:rsidRDefault="002155B7" w:rsidP="00921D58">
            <w:proofErr w:type="spellStart"/>
            <w:proofErr w:type="gramStart"/>
            <w:r>
              <w:t>velocityCmd</w:t>
            </w:r>
            <w:proofErr w:type="spellEnd"/>
            <w:proofErr w:type="gramEnd"/>
          </w:p>
        </w:tc>
        <w:tc>
          <w:tcPr>
            <w:tcW w:w="2888" w:type="dxa"/>
            <w:shd w:val="clear" w:color="auto" w:fill="F4B083" w:themeFill="accent2" w:themeFillTint="99"/>
          </w:tcPr>
          <w:p w14:paraId="0B48619B" w14:textId="575A967B" w:rsidR="002155B7" w:rsidRPr="00F83E4A" w:rsidRDefault="002155B7" w:rsidP="00921D58">
            <w:pPr>
              <w:cnfStyle w:val="000000000000" w:firstRow="0" w:lastRow="0" w:firstColumn="0" w:lastColumn="0" w:oddVBand="0" w:evenVBand="0" w:oddHBand="0" w:evenHBand="0" w:firstRowFirstColumn="0" w:firstRowLastColumn="0" w:lastRowFirstColumn="0" w:lastRowLastColumn="0"/>
              <w:rPr>
                <w:strike/>
              </w:rPr>
            </w:pPr>
            <w:commentRangeStart w:id="186"/>
            <w:r w:rsidRPr="00626458">
              <w:rPr>
                <w:strike/>
                <w:shd w:val="clear" w:color="auto" w:fill="F4B083" w:themeFill="accent2" w:themeFillTint="99"/>
              </w:rPr>
              <w:t>Float</w:t>
            </w:r>
            <w:commentRangeEnd w:id="186"/>
            <w:r w:rsidR="00F83E4A" w:rsidRPr="00626458">
              <w:rPr>
                <w:rStyle w:val="Marquedecommentaire"/>
                <w:strike/>
                <w:shd w:val="clear" w:color="auto" w:fill="F4B083" w:themeFill="accent2" w:themeFillTint="99"/>
              </w:rPr>
              <w:commentReference w:id="186"/>
            </w:r>
            <w:r w:rsidR="00F83E4A" w:rsidRPr="00F83E4A">
              <w:t xml:space="preserve"> </w:t>
            </w:r>
            <w:r w:rsidR="00810A4E">
              <w:t>Int</w:t>
            </w:r>
          </w:p>
        </w:tc>
        <w:tc>
          <w:tcPr>
            <w:tcW w:w="2693" w:type="dxa"/>
          </w:tcPr>
          <w:p w14:paraId="6E80C097" w14:textId="53954171" w:rsidR="002155B7" w:rsidRDefault="008423F4" w:rsidP="00921D58">
            <w:pPr>
              <w:cnfStyle w:val="000000000000" w:firstRow="0" w:lastRow="0" w:firstColumn="0" w:lastColumn="0" w:oddVBand="0" w:evenVBand="0" w:oddHBand="0" w:evenHBand="0" w:firstRowFirstColumn="0" w:firstRowLastColumn="0" w:lastRowFirstColumn="0" w:lastRowLastColumn="0"/>
            </w:pPr>
            <w:r>
              <w:t xml:space="preserve">2 octets </w:t>
            </w:r>
          </w:p>
        </w:tc>
      </w:tr>
      <w:tr w:rsidR="002155B7" w14:paraId="36FEDFD5" w14:textId="5C694B8D" w:rsidTr="00215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7" w:type="dxa"/>
          </w:tcPr>
          <w:p w14:paraId="77332E8D" w14:textId="383DBCBC" w:rsidR="002155B7" w:rsidRDefault="002155B7" w:rsidP="00921D58">
            <w:r>
              <w:t>Zone</w:t>
            </w:r>
          </w:p>
        </w:tc>
        <w:tc>
          <w:tcPr>
            <w:tcW w:w="2888" w:type="dxa"/>
          </w:tcPr>
          <w:p w14:paraId="018DC658" w14:textId="28ABDAA6" w:rsidR="002155B7" w:rsidRDefault="00F44BA9" w:rsidP="00A81971">
            <w:pPr>
              <w:jc w:val="left"/>
              <w:cnfStyle w:val="000000100000" w:firstRow="0" w:lastRow="0" w:firstColumn="0" w:lastColumn="0" w:oddVBand="0" w:evenVBand="0" w:oddHBand="1" w:evenHBand="0" w:firstRowFirstColumn="0" w:firstRowLastColumn="0" w:lastRowFirstColumn="0" w:lastRowLastColumn="0"/>
            </w:pPr>
            <w:r>
              <w:t xml:space="preserve">Un séquencement de 2 entiers </w:t>
            </w:r>
          </w:p>
        </w:tc>
        <w:tc>
          <w:tcPr>
            <w:tcW w:w="2693" w:type="dxa"/>
          </w:tcPr>
          <w:tbl>
            <w:tblPr>
              <w:tblStyle w:val="Grilledutableau"/>
              <w:tblW w:w="1785" w:type="dxa"/>
              <w:tblLook w:val="04A0" w:firstRow="1" w:lastRow="0" w:firstColumn="1" w:lastColumn="0" w:noHBand="0" w:noVBand="1"/>
            </w:tblPr>
            <w:tblGrid>
              <w:gridCol w:w="885"/>
              <w:gridCol w:w="900"/>
            </w:tblGrid>
            <w:tr w:rsidR="008423F4" w:rsidRPr="004C6ACC" w14:paraId="6C211BA0" w14:textId="77777777" w:rsidTr="008423F4">
              <w:trPr>
                <w:trHeight w:val="295"/>
              </w:trPr>
              <w:tc>
                <w:tcPr>
                  <w:tcW w:w="885" w:type="dxa"/>
                </w:tcPr>
                <w:p w14:paraId="741D5AB6" w14:textId="7D335F90" w:rsidR="008423F4" w:rsidRPr="005E3905" w:rsidRDefault="008423F4" w:rsidP="008423F4">
                  <w:pPr>
                    <w:jc w:val="left"/>
                    <w:rPr>
                      <w:color w:val="auto"/>
                      <w:sz w:val="12"/>
                      <w:szCs w:val="12"/>
                    </w:rPr>
                  </w:pPr>
                  <w:r>
                    <w:rPr>
                      <w:color w:val="auto"/>
                      <w:sz w:val="12"/>
                      <w:szCs w:val="12"/>
                    </w:rPr>
                    <w:t>2octest</w:t>
                  </w:r>
                </w:p>
              </w:tc>
              <w:tc>
                <w:tcPr>
                  <w:tcW w:w="900" w:type="dxa"/>
                </w:tcPr>
                <w:p w14:paraId="252DE118" w14:textId="2DFC8A9F" w:rsidR="008423F4" w:rsidRPr="005E3905" w:rsidRDefault="008423F4" w:rsidP="008423F4">
                  <w:pPr>
                    <w:jc w:val="left"/>
                    <w:rPr>
                      <w:color w:val="auto"/>
                      <w:sz w:val="12"/>
                      <w:szCs w:val="12"/>
                    </w:rPr>
                  </w:pPr>
                  <w:r>
                    <w:rPr>
                      <w:color w:val="auto"/>
                      <w:sz w:val="12"/>
                      <w:szCs w:val="12"/>
                    </w:rPr>
                    <w:t>2octets</w:t>
                  </w:r>
                </w:p>
              </w:tc>
            </w:tr>
          </w:tbl>
          <w:p w14:paraId="4E84533D" w14:textId="77777777" w:rsidR="002155B7" w:rsidRDefault="002155B7" w:rsidP="00921D58">
            <w:pPr>
              <w:cnfStyle w:val="000000100000" w:firstRow="0" w:lastRow="0" w:firstColumn="0" w:lastColumn="0" w:oddVBand="0" w:evenVBand="0" w:oddHBand="1" w:evenHBand="0" w:firstRowFirstColumn="0" w:firstRowLastColumn="0" w:lastRowFirstColumn="0" w:lastRowLastColumn="0"/>
            </w:pPr>
          </w:p>
        </w:tc>
      </w:tr>
    </w:tbl>
    <w:p w14:paraId="7F87D9D8" w14:textId="77777777" w:rsidR="00A54CAF" w:rsidRDefault="00A54CAF" w:rsidP="00921D58">
      <w:pPr>
        <w:rPr>
          <w:b/>
          <w:bCs/>
          <w:u w:val="single"/>
          <w:lang w:val="en-US"/>
        </w:rPr>
      </w:pPr>
    </w:p>
    <w:bookmarkEnd w:id="185"/>
    <w:p w14:paraId="19A85A76" w14:textId="77777777" w:rsidR="005E3905" w:rsidRDefault="005E3905" w:rsidP="005E3905">
      <w:pPr>
        <w:rPr>
          <w:b/>
          <w:bCs/>
          <w:u w:val="single"/>
        </w:rPr>
      </w:pPr>
      <w:r w:rsidRPr="0010648B">
        <w:rPr>
          <w:b/>
          <w:bCs/>
          <w:u w:val="single"/>
        </w:rPr>
        <w:t xml:space="preserve">Exemple de message </w:t>
      </w:r>
    </w:p>
    <w:p w14:paraId="02C812DE" w14:textId="77777777" w:rsidR="002B7669" w:rsidRPr="006F49D9" w:rsidRDefault="002B7669" w:rsidP="005E3905">
      <w:pPr>
        <w:rPr>
          <w:b/>
          <w:bCs/>
          <w:u w:val="single"/>
        </w:rPr>
      </w:pPr>
    </w:p>
    <w:tbl>
      <w:tblPr>
        <w:tblStyle w:val="TableauGrille4-Accentuation5"/>
        <w:tblW w:w="0" w:type="auto"/>
        <w:tblInd w:w="-455" w:type="dxa"/>
        <w:tblLayout w:type="fixed"/>
        <w:tblLook w:val="04A0" w:firstRow="1" w:lastRow="0" w:firstColumn="1" w:lastColumn="0" w:noHBand="0" w:noVBand="1"/>
      </w:tblPr>
      <w:tblGrid>
        <w:gridCol w:w="447"/>
        <w:gridCol w:w="635"/>
        <w:gridCol w:w="2196"/>
        <w:gridCol w:w="510"/>
        <w:gridCol w:w="759"/>
        <w:gridCol w:w="569"/>
        <w:gridCol w:w="1074"/>
        <w:gridCol w:w="822"/>
        <w:gridCol w:w="1178"/>
        <w:gridCol w:w="466"/>
        <w:gridCol w:w="1087"/>
      </w:tblGrid>
      <w:tr w:rsidR="002B7669" w:rsidRPr="00BA74D1" w14:paraId="199D7D8E" w14:textId="77777777" w:rsidTr="002B7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14:paraId="6AA31E28" w14:textId="77777777" w:rsidR="002B7669" w:rsidRPr="00BA74D1" w:rsidRDefault="002B7669" w:rsidP="00F2475E">
            <w:pPr>
              <w:rPr>
                <w:sz w:val="12"/>
                <w:szCs w:val="12"/>
              </w:rPr>
            </w:pPr>
            <w:r w:rsidRPr="00BA74D1">
              <w:rPr>
                <w:sz w:val="12"/>
                <w:szCs w:val="12"/>
              </w:rPr>
              <w:lastRenderedPageBreak/>
              <w:t>Name</w:t>
            </w:r>
          </w:p>
        </w:tc>
        <w:tc>
          <w:tcPr>
            <w:tcW w:w="635" w:type="dxa"/>
          </w:tcPr>
          <w:p w14:paraId="0EC8D4B4" w14:textId="77777777" w:rsidR="002B7669" w:rsidRPr="00BA74D1" w:rsidRDefault="002B7669" w:rsidP="00F2475E">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messageId</w:t>
            </w:r>
          </w:p>
        </w:tc>
        <w:tc>
          <w:tcPr>
            <w:tcW w:w="2196" w:type="dxa"/>
          </w:tcPr>
          <w:p w14:paraId="4994ADA5" w14:textId="77777777" w:rsidR="002B7669" w:rsidRPr="00BA74D1" w:rsidRDefault="002B7669" w:rsidP="00F2475E">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timeStamp</w:t>
            </w:r>
          </w:p>
        </w:tc>
        <w:tc>
          <w:tcPr>
            <w:tcW w:w="510" w:type="dxa"/>
          </w:tcPr>
          <w:p w14:paraId="67D66BE1" w14:textId="77777777" w:rsidR="002B7669" w:rsidRPr="00BA74D1" w:rsidRDefault="002B7669" w:rsidP="00F2475E">
            <w:pPr>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sequenceNumber</w:t>
            </w:r>
          </w:p>
        </w:tc>
        <w:tc>
          <w:tcPr>
            <w:tcW w:w="759" w:type="dxa"/>
          </w:tcPr>
          <w:p w14:paraId="005210EC" w14:textId="44F10490" w:rsidR="002B7669" w:rsidRDefault="002B7669" w:rsidP="00F2475E">
            <w:pPr>
              <w:cnfStyle w:val="100000000000" w:firstRow="1" w:lastRow="0" w:firstColumn="0" w:lastColumn="0" w:oddVBand="0" w:evenVBand="0" w:oddHBand="0" w:evenHBand="0" w:firstRowFirstColumn="0" w:firstRowLastColumn="0" w:lastRowFirstColumn="0" w:lastRowLastColumn="0"/>
              <w:rPr>
                <w:sz w:val="12"/>
                <w:szCs w:val="12"/>
              </w:rPr>
            </w:pPr>
            <w:proofErr w:type="spellStart"/>
            <w:r>
              <w:rPr>
                <w:sz w:val="12"/>
                <w:szCs w:val="12"/>
              </w:rPr>
              <w:t>LTVNumber</w:t>
            </w:r>
            <w:proofErr w:type="spellEnd"/>
          </w:p>
        </w:tc>
        <w:tc>
          <w:tcPr>
            <w:tcW w:w="569" w:type="dxa"/>
          </w:tcPr>
          <w:p w14:paraId="27F587E2" w14:textId="7168D5AC" w:rsidR="002B7669" w:rsidRPr="00BA74D1" w:rsidRDefault="002B7669" w:rsidP="00F2475E">
            <w:pPr>
              <w:cnfStyle w:val="100000000000" w:firstRow="1" w:lastRow="0" w:firstColumn="0" w:lastColumn="0" w:oddVBand="0" w:evenVBand="0" w:oddHBand="0" w:evenHBand="0" w:firstRowFirstColumn="0" w:firstRowLastColumn="0" w:lastRowFirstColumn="0" w:lastRowLastColumn="0"/>
              <w:rPr>
                <w:sz w:val="12"/>
                <w:szCs w:val="12"/>
              </w:rPr>
            </w:pPr>
            <w:proofErr w:type="gramStart"/>
            <w:r>
              <w:rPr>
                <w:sz w:val="12"/>
                <w:szCs w:val="12"/>
              </w:rPr>
              <w:t>velocityCmd</w:t>
            </w:r>
            <w:proofErr w:type="gramEnd"/>
            <w:r>
              <w:rPr>
                <w:sz w:val="12"/>
                <w:szCs w:val="12"/>
              </w:rPr>
              <w:t>1</w:t>
            </w:r>
          </w:p>
        </w:tc>
        <w:tc>
          <w:tcPr>
            <w:tcW w:w="1074" w:type="dxa"/>
          </w:tcPr>
          <w:p w14:paraId="301B984C" w14:textId="3ADDFE12" w:rsidR="002B7669" w:rsidRPr="00BA74D1" w:rsidRDefault="002B7669" w:rsidP="00F2475E">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Zone1</w:t>
            </w:r>
          </w:p>
        </w:tc>
        <w:tc>
          <w:tcPr>
            <w:tcW w:w="822" w:type="dxa"/>
          </w:tcPr>
          <w:p w14:paraId="04A74BE0" w14:textId="7C5A9A4A" w:rsidR="002B7669" w:rsidRPr="00BA74D1" w:rsidRDefault="002B7669" w:rsidP="00F2475E">
            <w:pPr>
              <w:jc w:val="left"/>
              <w:cnfStyle w:val="100000000000" w:firstRow="1" w:lastRow="0" w:firstColumn="0" w:lastColumn="0" w:oddVBand="0" w:evenVBand="0" w:oddHBand="0" w:evenHBand="0" w:firstRowFirstColumn="0" w:firstRowLastColumn="0" w:lastRowFirstColumn="0" w:lastRowLastColumn="0"/>
              <w:rPr>
                <w:sz w:val="12"/>
                <w:szCs w:val="12"/>
              </w:rPr>
            </w:pPr>
            <w:proofErr w:type="gramStart"/>
            <w:r>
              <w:rPr>
                <w:sz w:val="12"/>
                <w:szCs w:val="12"/>
              </w:rPr>
              <w:t>velocityCmd</w:t>
            </w:r>
            <w:proofErr w:type="gramEnd"/>
            <w:r>
              <w:rPr>
                <w:sz w:val="12"/>
                <w:szCs w:val="12"/>
              </w:rPr>
              <w:t>2</w:t>
            </w:r>
          </w:p>
        </w:tc>
        <w:tc>
          <w:tcPr>
            <w:tcW w:w="1178" w:type="dxa"/>
          </w:tcPr>
          <w:p w14:paraId="62C4AF09" w14:textId="48478F8B" w:rsidR="002B7669" w:rsidRPr="00BA74D1" w:rsidRDefault="002B7669" w:rsidP="00F2475E">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Zone2</w:t>
            </w:r>
          </w:p>
        </w:tc>
        <w:tc>
          <w:tcPr>
            <w:tcW w:w="466" w:type="dxa"/>
          </w:tcPr>
          <w:p w14:paraId="116AA738" w14:textId="3FBA225A" w:rsidR="002B7669" w:rsidRPr="00BA74D1" w:rsidRDefault="002B7669" w:rsidP="00F2475E">
            <w:pPr>
              <w:jc w:val="left"/>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Version de protocole</w:t>
            </w:r>
          </w:p>
        </w:tc>
        <w:tc>
          <w:tcPr>
            <w:tcW w:w="1087" w:type="dxa"/>
          </w:tcPr>
          <w:p w14:paraId="439DD913" w14:textId="77777777" w:rsidR="002B7669" w:rsidRPr="00BA74D1" w:rsidRDefault="002B7669" w:rsidP="00F2475E">
            <w:pPr>
              <w:jc w:val="left"/>
              <w:cnfStyle w:val="100000000000" w:firstRow="1" w:lastRow="0" w:firstColumn="0" w:lastColumn="0" w:oddVBand="0" w:evenVBand="0" w:oddHBand="0" w:evenHBand="0" w:firstRowFirstColumn="0" w:firstRowLastColumn="0" w:lastRowFirstColumn="0" w:lastRowLastColumn="0"/>
              <w:rPr>
                <w:sz w:val="12"/>
                <w:szCs w:val="12"/>
              </w:rPr>
            </w:pPr>
            <w:r w:rsidRPr="00BA74D1">
              <w:rPr>
                <w:sz w:val="12"/>
                <w:szCs w:val="12"/>
              </w:rPr>
              <w:t>Séquence de fin de message</w:t>
            </w:r>
          </w:p>
        </w:tc>
      </w:tr>
      <w:tr w:rsidR="002B7669" w:rsidRPr="00BA74D1" w14:paraId="0DB121ED" w14:textId="77777777" w:rsidTr="00E7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14:paraId="49E66749" w14:textId="77777777" w:rsidR="002B7669" w:rsidRPr="00BA74D1" w:rsidRDefault="002B7669" w:rsidP="00F2475E">
            <w:pPr>
              <w:rPr>
                <w:sz w:val="16"/>
                <w:szCs w:val="16"/>
              </w:rPr>
            </w:pPr>
            <w:r w:rsidRPr="00BA74D1">
              <w:rPr>
                <w:sz w:val="16"/>
                <w:szCs w:val="16"/>
              </w:rPr>
              <w:t>5</w:t>
            </w:r>
          </w:p>
        </w:tc>
        <w:tc>
          <w:tcPr>
            <w:tcW w:w="635" w:type="dxa"/>
          </w:tcPr>
          <w:p w14:paraId="271525ED" w14:textId="77777777" w:rsidR="002B7669" w:rsidRPr="00BA74D1"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2196" w:type="dxa"/>
          </w:tcPr>
          <w:tbl>
            <w:tblPr>
              <w:tblStyle w:val="Grilledutableau"/>
              <w:tblW w:w="2772" w:type="dxa"/>
              <w:tblLayout w:type="fixed"/>
              <w:tblLook w:val="04A0" w:firstRow="1" w:lastRow="0" w:firstColumn="1" w:lastColumn="0" w:noHBand="0" w:noVBand="1"/>
            </w:tblPr>
            <w:tblGrid>
              <w:gridCol w:w="522"/>
              <w:gridCol w:w="360"/>
              <w:gridCol w:w="360"/>
              <w:gridCol w:w="270"/>
              <w:gridCol w:w="450"/>
              <w:gridCol w:w="360"/>
              <w:gridCol w:w="450"/>
            </w:tblGrid>
            <w:tr w:rsidR="002B7669" w14:paraId="6EAEF0B3" w14:textId="77777777" w:rsidTr="00F2475E">
              <w:tc>
                <w:tcPr>
                  <w:tcW w:w="522" w:type="dxa"/>
                </w:tcPr>
                <w:p w14:paraId="1163074D" w14:textId="77777777" w:rsidR="002B7669" w:rsidRPr="00A118EC" w:rsidRDefault="002B7669" w:rsidP="002A1BE3">
                  <w:pPr>
                    <w:rPr>
                      <w:sz w:val="12"/>
                      <w:szCs w:val="12"/>
                    </w:rPr>
                  </w:pPr>
                  <w:r w:rsidRPr="00A118EC">
                    <w:rPr>
                      <w:sz w:val="12"/>
                      <w:szCs w:val="12"/>
                    </w:rPr>
                    <w:t>2024</w:t>
                  </w:r>
                </w:p>
              </w:tc>
              <w:tc>
                <w:tcPr>
                  <w:tcW w:w="360" w:type="dxa"/>
                </w:tcPr>
                <w:p w14:paraId="1F1BDA82" w14:textId="77777777" w:rsidR="002B7669" w:rsidRPr="00A118EC" w:rsidRDefault="002B7669" w:rsidP="002A1BE3">
                  <w:pPr>
                    <w:rPr>
                      <w:sz w:val="12"/>
                      <w:szCs w:val="12"/>
                    </w:rPr>
                  </w:pPr>
                  <w:r w:rsidRPr="00A118EC">
                    <w:rPr>
                      <w:sz w:val="12"/>
                      <w:szCs w:val="12"/>
                    </w:rPr>
                    <w:t>11</w:t>
                  </w:r>
                </w:p>
              </w:tc>
              <w:tc>
                <w:tcPr>
                  <w:tcW w:w="360" w:type="dxa"/>
                </w:tcPr>
                <w:p w14:paraId="0A9A7649" w14:textId="77777777" w:rsidR="002B7669" w:rsidRPr="00A118EC" w:rsidRDefault="002B7669" w:rsidP="002A1BE3">
                  <w:pPr>
                    <w:rPr>
                      <w:sz w:val="12"/>
                      <w:szCs w:val="12"/>
                    </w:rPr>
                  </w:pPr>
                  <w:r w:rsidRPr="00A118EC">
                    <w:rPr>
                      <w:sz w:val="12"/>
                      <w:szCs w:val="12"/>
                    </w:rPr>
                    <w:t>28</w:t>
                  </w:r>
                </w:p>
              </w:tc>
              <w:tc>
                <w:tcPr>
                  <w:tcW w:w="270" w:type="dxa"/>
                </w:tcPr>
                <w:p w14:paraId="62B885D1" w14:textId="77777777" w:rsidR="002B7669" w:rsidRPr="00A118EC" w:rsidRDefault="002B7669" w:rsidP="002A1BE3">
                  <w:pPr>
                    <w:rPr>
                      <w:sz w:val="12"/>
                      <w:szCs w:val="12"/>
                    </w:rPr>
                  </w:pPr>
                  <w:r w:rsidRPr="00A118EC">
                    <w:rPr>
                      <w:sz w:val="12"/>
                      <w:szCs w:val="12"/>
                    </w:rPr>
                    <w:t>5</w:t>
                  </w:r>
                </w:p>
              </w:tc>
              <w:tc>
                <w:tcPr>
                  <w:tcW w:w="450" w:type="dxa"/>
                </w:tcPr>
                <w:p w14:paraId="5BF27EB6" w14:textId="77777777" w:rsidR="002B7669" w:rsidRPr="00A118EC" w:rsidRDefault="002B7669" w:rsidP="002A1BE3">
                  <w:pPr>
                    <w:rPr>
                      <w:sz w:val="12"/>
                      <w:szCs w:val="12"/>
                    </w:rPr>
                  </w:pPr>
                  <w:r w:rsidRPr="00A118EC">
                    <w:rPr>
                      <w:sz w:val="12"/>
                      <w:szCs w:val="12"/>
                    </w:rPr>
                    <w:t>14</w:t>
                  </w:r>
                </w:p>
              </w:tc>
              <w:tc>
                <w:tcPr>
                  <w:tcW w:w="360" w:type="dxa"/>
                </w:tcPr>
                <w:p w14:paraId="00F3F984" w14:textId="77777777" w:rsidR="002B7669" w:rsidRPr="00A118EC" w:rsidRDefault="002B7669" w:rsidP="002A1BE3">
                  <w:pPr>
                    <w:rPr>
                      <w:sz w:val="12"/>
                      <w:szCs w:val="12"/>
                    </w:rPr>
                  </w:pPr>
                  <w:r w:rsidRPr="00A118EC">
                    <w:rPr>
                      <w:sz w:val="12"/>
                      <w:szCs w:val="12"/>
                    </w:rPr>
                    <w:t>59</w:t>
                  </w:r>
                </w:p>
              </w:tc>
              <w:tc>
                <w:tcPr>
                  <w:tcW w:w="450" w:type="dxa"/>
                </w:tcPr>
                <w:p w14:paraId="2AB7F7EC" w14:textId="77777777" w:rsidR="002B7669" w:rsidRPr="00A118EC" w:rsidRDefault="002B7669" w:rsidP="002A1BE3">
                  <w:pPr>
                    <w:rPr>
                      <w:sz w:val="12"/>
                      <w:szCs w:val="12"/>
                    </w:rPr>
                  </w:pPr>
                  <w:r>
                    <w:rPr>
                      <w:sz w:val="12"/>
                      <w:szCs w:val="12"/>
                    </w:rPr>
                    <w:t>998</w:t>
                  </w:r>
                </w:p>
              </w:tc>
            </w:tr>
          </w:tbl>
          <w:p w14:paraId="46084BD6" w14:textId="77777777" w:rsidR="002B7669" w:rsidRPr="00BA74D1"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p>
        </w:tc>
        <w:tc>
          <w:tcPr>
            <w:tcW w:w="510" w:type="dxa"/>
          </w:tcPr>
          <w:p w14:paraId="475238D1" w14:textId="77777777" w:rsidR="002B7669" w:rsidRPr="00BA74D1"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59" w:type="dxa"/>
          </w:tcPr>
          <w:p w14:paraId="622A9EFD" w14:textId="18224B8B" w:rsidR="002B7669"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569" w:type="dxa"/>
          </w:tcPr>
          <w:p w14:paraId="385A8F3B" w14:textId="675FD2E6" w:rsidR="002B7669" w:rsidRPr="00BA74D1"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15.0</w:t>
            </w:r>
          </w:p>
        </w:tc>
        <w:tc>
          <w:tcPr>
            <w:tcW w:w="1074" w:type="dxa"/>
          </w:tcPr>
          <w:tbl>
            <w:tblPr>
              <w:tblStyle w:val="Grilledutableau"/>
              <w:tblW w:w="969" w:type="dxa"/>
              <w:tblLayout w:type="fixed"/>
              <w:tblLook w:val="04A0" w:firstRow="1" w:lastRow="0" w:firstColumn="1" w:lastColumn="0" w:noHBand="0" w:noVBand="1"/>
            </w:tblPr>
            <w:tblGrid>
              <w:gridCol w:w="519"/>
              <w:gridCol w:w="450"/>
            </w:tblGrid>
            <w:tr w:rsidR="002B7669" w:rsidRPr="004C6ACC" w14:paraId="053B31AC" w14:textId="77777777" w:rsidTr="005E3905">
              <w:trPr>
                <w:trHeight w:val="295"/>
              </w:trPr>
              <w:tc>
                <w:tcPr>
                  <w:tcW w:w="519" w:type="dxa"/>
                </w:tcPr>
                <w:p w14:paraId="683E73DA" w14:textId="578474BD" w:rsidR="002B7669" w:rsidRPr="005E3905" w:rsidRDefault="002B7669" w:rsidP="005E3905">
                  <w:pPr>
                    <w:jc w:val="left"/>
                    <w:rPr>
                      <w:color w:val="auto"/>
                      <w:sz w:val="12"/>
                      <w:szCs w:val="12"/>
                    </w:rPr>
                  </w:pPr>
                  <w:r>
                    <w:rPr>
                      <w:color w:val="auto"/>
                      <w:sz w:val="12"/>
                      <w:szCs w:val="12"/>
                    </w:rPr>
                    <w:t>1</w:t>
                  </w:r>
                  <w:r w:rsidRPr="005E3905">
                    <w:rPr>
                      <w:color w:val="auto"/>
                      <w:sz w:val="12"/>
                      <w:szCs w:val="12"/>
                    </w:rPr>
                    <w:t>0</w:t>
                  </w:r>
                  <w:r>
                    <w:rPr>
                      <w:color w:val="auto"/>
                      <w:sz w:val="12"/>
                      <w:szCs w:val="12"/>
                    </w:rPr>
                    <w:t>2</w:t>
                  </w:r>
                </w:p>
              </w:tc>
              <w:tc>
                <w:tcPr>
                  <w:tcW w:w="450" w:type="dxa"/>
                </w:tcPr>
                <w:p w14:paraId="3EEF6177" w14:textId="5DEB1261" w:rsidR="002B7669" w:rsidRPr="005E3905" w:rsidRDefault="002B7669" w:rsidP="005E3905">
                  <w:pPr>
                    <w:jc w:val="left"/>
                    <w:rPr>
                      <w:color w:val="auto"/>
                      <w:sz w:val="12"/>
                      <w:szCs w:val="12"/>
                    </w:rPr>
                  </w:pPr>
                  <w:r>
                    <w:rPr>
                      <w:color w:val="auto"/>
                      <w:sz w:val="12"/>
                      <w:szCs w:val="12"/>
                    </w:rPr>
                    <w:t>118</w:t>
                  </w:r>
                </w:p>
              </w:tc>
            </w:tr>
          </w:tbl>
          <w:p w14:paraId="17BA3B84" w14:textId="77777777" w:rsidR="002B7669" w:rsidRPr="006F49D9" w:rsidRDefault="002B7669" w:rsidP="00F2475E">
            <w:pPr>
              <w:cnfStyle w:val="000000100000" w:firstRow="0" w:lastRow="0" w:firstColumn="0" w:lastColumn="0" w:oddVBand="0" w:evenVBand="0" w:oddHBand="1" w:evenHBand="0" w:firstRowFirstColumn="0" w:firstRowLastColumn="0" w:lastRowFirstColumn="0" w:lastRowLastColumn="0"/>
              <w:rPr>
                <w:color w:val="538135" w:themeColor="accent6" w:themeShade="BF"/>
              </w:rPr>
            </w:pPr>
          </w:p>
        </w:tc>
        <w:tc>
          <w:tcPr>
            <w:tcW w:w="822" w:type="dxa"/>
          </w:tcPr>
          <w:p w14:paraId="7601288E" w14:textId="5DE96D5C" w:rsidR="002B7669" w:rsidRPr="002B7669" w:rsidRDefault="002B7669" w:rsidP="00F2475E">
            <w:pPr>
              <w:cnfStyle w:val="000000100000" w:firstRow="0" w:lastRow="0" w:firstColumn="0" w:lastColumn="0" w:oddVBand="0" w:evenVBand="0" w:oddHBand="1" w:evenHBand="0" w:firstRowFirstColumn="0" w:firstRowLastColumn="0" w:lastRowFirstColumn="0" w:lastRowLastColumn="0"/>
              <w:rPr>
                <w:color w:val="538135" w:themeColor="accent6" w:themeShade="BF"/>
                <w:sz w:val="18"/>
                <w:szCs w:val="18"/>
              </w:rPr>
            </w:pPr>
            <w:r w:rsidRPr="002B7669">
              <w:rPr>
                <w:color w:val="538135" w:themeColor="accent6" w:themeShade="BF"/>
                <w:sz w:val="16"/>
                <w:szCs w:val="16"/>
              </w:rPr>
              <w:t>20</w:t>
            </w:r>
          </w:p>
        </w:tc>
        <w:tc>
          <w:tcPr>
            <w:tcW w:w="1178" w:type="dxa"/>
          </w:tcPr>
          <w:tbl>
            <w:tblPr>
              <w:tblStyle w:val="Grilledutableau"/>
              <w:tblW w:w="969" w:type="dxa"/>
              <w:tblLayout w:type="fixed"/>
              <w:tblLook w:val="04A0" w:firstRow="1" w:lastRow="0" w:firstColumn="1" w:lastColumn="0" w:noHBand="0" w:noVBand="1"/>
            </w:tblPr>
            <w:tblGrid>
              <w:gridCol w:w="519"/>
              <w:gridCol w:w="450"/>
            </w:tblGrid>
            <w:tr w:rsidR="002B7669" w:rsidRPr="004C6ACC" w14:paraId="15E6EFD6" w14:textId="77777777">
              <w:trPr>
                <w:trHeight w:val="295"/>
              </w:trPr>
              <w:tc>
                <w:tcPr>
                  <w:tcW w:w="519" w:type="dxa"/>
                </w:tcPr>
                <w:p w14:paraId="5C1311A4" w14:textId="1377BC41" w:rsidR="002B7669" w:rsidRPr="005E3905" w:rsidRDefault="002B7669" w:rsidP="002B7669">
                  <w:pPr>
                    <w:jc w:val="left"/>
                    <w:rPr>
                      <w:color w:val="auto"/>
                      <w:sz w:val="12"/>
                      <w:szCs w:val="12"/>
                    </w:rPr>
                  </w:pPr>
                  <w:r>
                    <w:rPr>
                      <w:color w:val="auto"/>
                      <w:sz w:val="12"/>
                      <w:szCs w:val="12"/>
                    </w:rPr>
                    <w:t>180</w:t>
                  </w:r>
                </w:p>
              </w:tc>
              <w:tc>
                <w:tcPr>
                  <w:tcW w:w="450" w:type="dxa"/>
                </w:tcPr>
                <w:p w14:paraId="6298AB0D" w14:textId="1E91DC9E" w:rsidR="002B7669" w:rsidRPr="005E3905" w:rsidRDefault="002B7669" w:rsidP="002B7669">
                  <w:pPr>
                    <w:jc w:val="left"/>
                    <w:rPr>
                      <w:color w:val="auto"/>
                      <w:sz w:val="12"/>
                      <w:szCs w:val="12"/>
                    </w:rPr>
                  </w:pPr>
                  <w:r>
                    <w:rPr>
                      <w:color w:val="auto"/>
                      <w:sz w:val="12"/>
                      <w:szCs w:val="12"/>
                    </w:rPr>
                    <w:t>200</w:t>
                  </w:r>
                </w:p>
              </w:tc>
            </w:tr>
          </w:tbl>
          <w:p w14:paraId="5E4F07A0" w14:textId="77777777" w:rsidR="002B7669" w:rsidRDefault="002B7669" w:rsidP="00F2475E">
            <w:pPr>
              <w:cnfStyle w:val="000000100000" w:firstRow="0" w:lastRow="0" w:firstColumn="0" w:lastColumn="0" w:oddVBand="0" w:evenVBand="0" w:oddHBand="1" w:evenHBand="0" w:firstRowFirstColumn="0" w:firstRowLastColumn="0" w:lastRowFirstColumn="0" w:lastRowLastColumn="0"/>
              <w:rPr>
                <w:color w:val="538135" w:themeColor="accent6" w:themeShade="BF"/>
              </w:rPr>
            </w:pPr>
          </w:p>
        </w:tc>
        <w:tc>
          <w:tcPr>
            <w:tcW w:w="466" w:type="dxa"/>
          </w:tcPr>
          <w:p w14:paraId="05359418" w14:textId="2E7BCC07" w:rsidR="002B7669" w:rsidRPr="00BA74D1"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rPr>
              <w:t>41</w:t>
            </w:r>
          </w:p>
        </w:tc>
        <w:tc>
          <w:tcPr>
            <w:tcW w:w="1087" w:type="dxa"/>
          </w:tcPr>
          <w:tbl>
            <w:tblPr>
              <w:tblStyle w:val="Grilledutableau"/>
              <w:tblW w:w="1292" w:type="dxa"/>
              <w:tblLayout w:type="fixed"/>
              <w:tblLook w:val="04A0" w:firstRow="1" w:lastRow="0" w:firstColumn="1" w:lastColumn="0" w:noHBand="0" w:noVBand="1"/>
            </w:tblPr>
            <w:tblGrid>
              <w:gridCol w:w="323"/>
              <w:gridCol w:w="323"/>
              <w:gridCol w:w="323"/>
              <w:gridCol w:w="323"/>
            </w:tblGrid>
            <w:tr w:rsidR="002B7669" w:rsidRPr="004C6ACC" w14:paraId="1A44BE04" w14:textId="77777777" w:rsidTr="00354BFA">
              <w:trPr>
                <w:trHeight w:val="295"/>
              </w:trPr>
              <w:tc>
                <w:tcPr>
                  <w:tcW w:w="323" w:type="dxa"/>
                </w:tcPr>
                <w:p w14:paraId="737EFF08" w14:textId="77777777" w:rsidR="002B7669" w:rsidRPr="004C6ACC" w:rsidRDefault="002B7669" w:rsidP="00F2475E">
                  <w:pPr>
                    <w:jc w:val="left"/>
                    <w:rPr>
                      <w:color w:val="FF0000"/>
                      <w:sz w:val="12"/>
                      <w:szCs w:val="12"/>
                    </w:rPr>
                  </w:pPr>
                  <w:r w:rsidRPr="004C6ACC">
                    <w:rPr>
                      <w:color w:val="FF0000"/>
                      <w:sz w:val="12"/>
                      <w:szCs w:val="12"/>
                    </w:rPr>
                    <w:t>0</w:t>
                  </w:r>
                </w:p>
              </w:tc>
              <w:tc>
                <w:tcPr>
                  <w:tcW w:w="323" w:type="dxa"/>
                </w:tcPr>
                <w:p w14:paraId="6A0ADD73" w14:textId="77777777" w:rsidR="002B7669" w:rsidRPr="004C6ACC" w:rsidRDefault="002B7669" w:rsidP="00F2475E">
                  <w:pPr>
                    <w:jc w:val="left"/>
                    <w:rPr>
                      <w:color w:val="FF0000"/>
                      <w:sz w:val="12"/>
                      <w:szCs w:val="12"/>
                    </w:rPr>
                  </w:pPr>
                  <w:r w:rsidRPr="004C6ACC">
                    <w:rPr>
                      <w:color w:val="FF0000"/>
                      <w:sz w:val="12"/>
                      <w:szCs w:val="12"/>
                    </w:rPr>
                    <w:t>0</w:t>
                  </w:r>
                </w:p>
              </w:tc>
              <w:tc>
                <w:tcPr>
                  <w:tcW w:w="323" w:type="dxa"/>
                </w:tcPr>
                <w:p w14:paraId="19806EBF" w14:textId="6F254ACF" w:rsidR="002B7669" w:rsidRPr="004C6ACC" w:rsidRDefault="002B7669" w:rsidP="00F2475E">
                  <w:pPr>
                    <w:jc w:val="left"/>
                    <w:rPr>
                      <w:color w:val="FF0000"/>
                      <w:sz w:val="12"/>
                      <w:szCs w:val="12"/>
                    </w:rPr>
                  </w:pPr>
                  <w:r>
                    <w:rPr>
                      <w:color w:val="FF0000"/>
                      <w:sz w:val="12"/>
                      <w:szCs w:val="12"/>
                    </w:rPr>
                    <w:t>0</w:t>
                  </w:r>
                </w:p>
              </w:tc>
              <w:tc>
                <w:tcPr>
                  <w:tcW w:w="323" w:type="dxa"/>
                </w:tcPr>
                <w:p w14:paraId="3DDE753F" w14:textId="78240929" w:rsidR="002B7669" w:rsidRPr="004C6ACC" w:rsidRDefault="002B7669" w:rsidP="00F2475E">
                  <w:pPr>
                    <w:jc w:val="left"/>
                    <w:rPr>
                      <w:color w:val="FF0000"/>
                      <w:sz w:val="12"/>
                      <w:szCs w:val="12"/>
                    </w:rPr>
                  </w:pPr>
                  <w:r w:rsidRPr="004C6ACC">
                    <w:rPr>
                      <w:color w:val="FF0000"/>
                      <w:sz w:val="12"/>
                      <w:szCs w:val="12"/>
                    </w:rPr>
                    <w:t>0</w:t>
                  </w:r>
                </w:p>
              </w:tc>
            </w:tr>
          </w:tbl>
          <w:p w14:paraId="5A3A67E8" w14:textId="77777777" w:rsidR="002B7669" w:rsidRPr="00A532B6" w:rsidRDefault="002B7669" w:rsidP="00F2475E">
            <w:pPr>
              <w:cnfStyle w:val="000000100000" w:firstRow="0" w:lastRow="0" w:firstColumn="0" w:lastColumn="0" w:oddVBand="0" w:evenVBand="0" w:oddHBand="1" w:evenHBand="0" w:firstRowFirstColumn="0" w:firstRowLastColumn="0" w:lastRowFirstColumn="0" w:lastRowLastColumn="0"/>
              <w:rPr>
                <w:sz w:val="16"/>
                <w:szCs w:val="16"/>
              </w:rPr>
            </w:pPr>
          </w:p>
        </w:tc>
      </w:tr>
    </w:tbl>
    <w:p w14:paraId="250A5D41" w14:textId="77777777" w:rsidR="005E3905" w:rsidRDefault="005E3905" w:rsidP="00921D58">
      <w:pPr>
        <w:rPr>
          <w:b/>
          <w:bCs/>
          <w:u w:val="single"/>
          <w:lang w:val="en-US"/>
        </w:rPr>
      </w:pPr>
    </w:p>
    <w:p w14:paraId="34F275C8" w14:textId="40EDD818" w:rsidR="00A532B6" w:rsidRPr="00956FF7" w:rsidRDefault="00956FF7" w:rsidP="00921D58">
      <w:pPr>
        <w:rPr>
          <w:b/>
          <w:bCs/>
          <w:u w:val="single"/>
        </w:rPr>
      </w:pPr>
      <w:bookmarkStart w:id="187" w:name="_Hlk186194958"/>
      <w:bookmarkStart w:id="188" w:name="_Hlk191216243"/>
      <w:r w:rsidRPr="00956FF7">
        <w:rPr>
          <w:b/>
          <w:bCs/>
          <w:u w:val="single"/>
          <w:lang w:val="en-US"/>
        </w:rPr>
        <w:t>ISUpdateMission</w:t>
      </w:r>
      <w:bookmarkEnd w:id="187"/>
    </w:p>
    <w:p w14:paraId="29190B5D" w14:textId="77777777" w:rsidR="00A532B6" w:rsidRDefault="00A532B6" w:rsidP="00921D58"/>
    <w:tbl>
      <w:tblPr>
        <w:tblStyle w:val="TableauGrille4-Accentuation5"/>
        <w:tblW w:w="9265" w:type="dxa"/>
        <w:tblLook w:val="04A0" w:firstRow="1" w:lastRow="0" w:firstColumn="1" w:lastColumn="0" w:noHBand="0" w:noVBand="1"/>
      </w:tblPr>
      <w:tblGrid>
        <w:gridCol w:w="2939"/>
        <w:gridCol w:w="35"/>
        <w:gridCol w:w="2061"/>
        <w:gridCol w:w="4230"/>
      </w:tblGrid>
      <w:tr w:rsidR="008423F4" w14:paraId="11C4E61F" w14:textId="730C0F40" w:rsidTr="009E1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117233A4" w14:textId="5AE2372E" w:rsidR="008423F4" w:rsidRDefault="008423F4" w:rsidP="00921D58">
            <w:r>
              <w:t>Champ</w:t>
            </w:r>
          </w:p>
        </w:tc>
        <w:tc>
          <w:tcPr>
            <w:tcW w:w="2096" w:type="dxa"/>
            <w:gridSpan w:val="2"/>
          </w:tcPr>
          <w:p w14:paraId="6533DD7D" w14:textId="718780F9" w:rsidR="008423F4" w:rsidRDefault="008423F4" w:rsidP="00921D58">
            <w:pPr>
              <w:cnfStyle w:val="100000000000" w:firstRow="1" w:lastRow="0" w:firstColumn="0" w:lastColumn="0" w:oddVBand="0" w:evenVBand="0" w:oddHBand="0" w:evenHBand="0" w:firstRowFirstColumn="0" w:firstRowLastColumn="0" w:lastRowFirstColumn="0" w:lastRowLastColumn="0"/>
            </w:pPr>
            <w:r>
              <w:t>Type</w:t>
            </w:r>
          </w:p>
        </w:tc>
        <w:tc>
          <w:tcPr>
            <w:tcW w:w="4230" w:type="dxa"/>
          </w:tcPr>
          <w:p w14:paraId="30B1F998" w14:textId="64780BE1" w:rsidR="008423F4" w:rsidRDefault="008423F4" w:rsidP="00921D58">
            <w:pPr>
              <w:cnfStyle w:val="100000000000" w:firstRow="1" w:lastRow="0" w:firstColumn="0" w:lastColumn="0" w:oddVBand="0" w:evenVBand="0" w:oddHBand="0" w:evenHBand="0" w:firstRowFirstColumn="0" w:firstRowLastColumn="0" w:lastRowFirstColumn="0" w:lastRowLastColumn="0"/>
            </w:pPr>
            <w:r>
              <w:t>Taille</w:t>
            </w:r>
          </w:p>
        </w:tc>
      </w:tr>
      <w:tr w:rsidR="008423F4" w14:paraId="05B47825" w14:textId="36C11310" w:rsidTr="009E1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49BCE158" w14:textId="3CD76899" w:rsidR="008423F4" w:rsidRDefault="008423F4" w:rsidP="00921D58">
            <w:r>
              <w:t>ISUpdateMission(Name)</w:t>
            </w:r>
          </w:p>
        </w:tc>
        <w:tc>
          <w:tcPr>
            <w:tcW w:w="2096" w:type="dxa"/>
            <w:gridSpan w:val="2"/>
          </w:tcPr>
          <w:p w14:paraId="6E1DBBA4" w14:textId="1CB6DC93" w:rsidR="008423F4" w:rsidRDefault="008423F4" w:rsidP="00921D58">
            <w:pPr>
              <w:cnfStyle w:val="000000100000" w:firstRow="0" w:lastRow="0" w:firstColumn="0" w:lastColumn="0" w:oddVBand="0" w:evenVBand="0" w:oddHBand="1" w:evenHBand="0" w:firstRowFirstColumn="0" w:firstRowLastColumn="0" w:lastRowFirstColumn="0" w:lastRowLastColumn="0"/>
            </w:pPr>
            <w:r>
              <w:t>Int</w:t>
            </w:r>
          </w:p>
        </w:tc>
        <w:tc>
          <w:tcPr>
            <w:tcW w:w="4230" w:type="dxa"/>
          </w:tcPr>
          <w:p w14:paraId="2805144C" w14:textId="7D50767E" w:rsidR="008423F4" w:rsidRDefault="008423F4" w:rsidP="00921D58">
            <w:pPr>
              <w:cnfStyle w:val="000000100000" w:firstRow="0" w:lastRow="0" w:firstColumn="0" w:lastColumn="0" w:oddVBand="0" w:evenVBand="0" w:oddHBand="1" w:evenHBand="0" w:firstRowFirstColumn="0" w:firstRowLastColumn="0" w:lastRowFirstColumn="0" w:lastRowLastColumn="0"/>
            </w:pPr>
            <w:r>
              <w:t>1 octet</w:t>
            </w:r>
          </w:p>
        </w:tc>
      </w:tr>
      <w:tr w:rsidR="008423F4" w14:paraId="3DA9F69B" w14:textId="65E86606" w:rsidTr="009E1F70">
        <w:tc>
          <w:tcPr>
            <w:cnfStyle w:val="001000000000" w:firstRow="0" w:lastRow="0" w:firstColumn="1" w:lastColumn="0" w:oddVBand="0" w:evenVBand="0" w:oddHBand="0" w:evenHBand="0" w:firstRowFirstColumn="0" w:firstRowLastColumn="0" w:lastRowFirstColumn="0" w:lastRowLastColumn="0"/>
            <w:tcW w:w="2939" w:type="dxa"/>
          </w:tcPr>
          <w:p w14:paraId="7771D6C4" w14:textId="5C50B8B0" w:rsidR="008423F4" w:rsidRDefault="008423F4" w:rsidP="00921D58">
            <w:r>
              <w:t>messageId</w:t>
            </w:r>
          </w:p>
        </w:tc>
        <w:tc>
          <w:tcPr>
            <w:tcW w:w="2096" w:type="dxa"/>
            <w:gridSpan w:val="2"/>
          </w:tcPr>
          <w:p w14:paraId="6549074D" w14:textId="4348DB6E" w:rsidR="008423F4" w:rsidRDefault="008423F4" w:rsidP="00921D58">
            <w:pPr>
              <w:cnfStyle w:val="000000000000" w:firstRow="0" w:lastRow="0" w:firstColumn="0" w:lastColumn="0" w:oddVBand="0" w:evenVBand="0" w:oddHBand="0" w:evenHBand="0" w:firstRowFirstColumn="0" w:firstRowLastColumn="0" w:lastRowFirstColumn="0" w:lastRowLastColumn="0"/>
            </w:pPr>
            <w:r>
              <w:t>Int</w:t>
            </w:r>
          </w:p>
        </w:tc>
        <w:tc>
          <w:tcPr>
            <w:tcW w:w="4230" w:type="dxa"/>
          </w:tcPr>
          <w:p w14:paraId="1F9ED9C9" w14:textId="64BABD68" w:rsidR="008423F4" w:rsidRDefault="008423F4" w:rsidP="00921D58">
            <w:pPr>
              <w:cnfStyle w:val="000000000000" w:firstRow="0" w:lastRow="0" w:firstColumn="0" w:lastColumn="0" w:oddVBand="0" w:evenVBand="0" w:oddHBand="0" w:evenHBand="0" w:firstRowFirstColumn="0" w:firstRowLastColumn="0" w:lastRowFirstColumn="0" w:lastRowLastColumn="0"/>
            </w:pPr>
            <w:r>
              <w:t>1 octet</w:t>
            </w:r>
          </w:p>
        </w:tc>
      </w:tr>
      <w:tr w:rsidR="008423F4" w14:paraId="3981FAC0" w14:textId="2C15B330" w:rsidTr="009E1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3C6665C9" w14:textId="315908CA" w:rsidR="008423F4" w:rsidRDefault="008423F4" w:rsidP="00921D58">
            <w:r>
              <w:t>timeStamp</w:t>
            </w:r>
          </w:p>
        </w:tc>
        <w:tc>
          <w:tcPr>
            <w:tcW w:w="2096" w:type="dxa"/>
            <w:gridSpan w:val="2"/>
          </w:tcPr>
          <w:p w14:paraId="3F5BA2D1" w14:textId="6C8D04BC" w:rsidR="008423F4" w:rsidRDefault="00D36D83" w:rsidP="00D36D83">
            <w:pPr>
              <w:jc w:val="left"/>
              <w:cnfStyle w:val="000000100000" w:firstRow="0" w:lastRow="0" w:firstColumn="0" w:lastColumn="0" w:oddVBand="0" w:evenVBand="0" w:oddHBand="1" w:evenHBand="0" w:firstRowFirstColumn="0" w:firstRowLastColumn="0" w:lastRowFirstColumn="0" w:lastRowLastColumn="0"/>
            </w:pPr>
            <w:r w:rsidRPr="00D36D83">
              <w:t>Séquencement de 7 valeurs de type int</w:t>
            </w:r>
          </w:p>
        </w:tc>
        <w:tc>
          <w:tcPr>
            <w:tcW w:w="4230"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0F3EC9C7" w14:textId="77777777" w:rsidTr="00F2475E">
              <w:tc>
                <w:tcPr>
                  <w:tcW w:w="578" w:type="dxa"/>
                </w:tcPr>
                <w:p w14:paraId="479194E7" w14:textId="77777777" w:rsidR="00D36D83" w:rsidRPr="00A118EC" w:rsidRDefault="00D36D83" w:rsidP="00D36D83">
                  <w:pPr>
                    <w:rPr>
                      <w:sz w:val="12"/>
                      <w:szCs w:val="12"/>
                    </w:rPr>
                  </w:pPr>
                  <w:r>
                    <w:rPr>
                      <w:sz w:val="12"/>
                      <w:szCs w:val="12"/>
                    </w:rPr>
                    <w:t>2octets</w:t>
                  </w:r>
                </w:p>
              </w:tc>
              <w:tc>
                <w:tcPr>
                  <w:tcW w:w="531" w:type="dxa"/>
                </w:tcPr>
                <w:p w14:paraId="370A4161" w14:textId="77777777" w:rsidR="00D36D83" w:rsidRPr="00A118EC" w:rsidRDefault="00D36D83" w:rsidP="00D36D83">
                  <w:pPr>
                    <w:rPr>
                      <w:sz w:val="12"/>
                      <w:szCs w:val="12"/>
                    </w:rPr>
                  </w:pPr>
                  <w:r>
                    <w:rPr>
                      <w:sz w:val="12"/>
                      <w:szCs w:val="12"/>
                    </w:rPr>
                    <w:t>1octet</w:t>
                  </w:r>
                </w:p>
              </w:tc>
              <w:tc>
                <w:tcPr>
                  <w:tcW w:w="531" w:type="dxa"/>
                </w:tcPr>
                <w:p w14:paraId="1F7AE974" w14:textId="77777777" w:rsidR="00D36D83" w:rsidRPr="00A118EC" w:rsidRDefault="00D36D83" w:rsidP="00D36D83">
                  <w:pPr>
                    <w:rPr>
                      <w:sz w:val="12"/>
                      <w:szCs w:val="12"/>
                    </w:rPr>
                  </w:pPr>
                  <w:r>
                    <w:rPr>
                      <w:sz w:val="12"/>
                      <w:szCs w:val="12"/>
                    </w:rPr>
                    <w:t>1octet</w:t>
                  </w:r>
                </w:p>
              </w:tc>
              <w:tc>
                <w:tcPr>
                  <w:tcW w:w="544" w:type="dxa"/>
                </w:tcPr>
                <w:p w14:paraId="495AB7FE" w14:textId="77777777" w:rsidR="00D36D83" w:rsidRPr="00A118EC" w:rsidRDefault="00D36D83" w:rsidP="00D36D83">
                  <w:pPr>
                    <w:rPr>
                      <w:sz w:val="12"/>
                      <w:szCs w:val="12"/>
                    </w:rPr>
                  </w:pPr>
                  <w:r>
                    <w:rPr>
                      <w:sz w:val="12"/>
                      <w:szCs w:val="12"/>
                    </w:rPr>
                    <w:t>1octet</w:t>
                  </w:r>
                </w:p>
              </w:tc>
              <w:tc>
                <w:tcPr>
                  <w:tcW w:w="601" w:type="dxa"/>
                </w:tcPr>
                <w:p w14:paraId="38517599" w14:textId="77777777" w:rsidR="00D36D83" w:rsidRPr="00A118EC" w:rsidRDefault="00D36D83" w:rsidP="00D36D83">
                  <w:pPr>
                    <w:rPr>
                      <w:sz w:val="12"/>
                      <w:szCs w:val="12"/>
                    </w:rPr>
                  </w:pPr>
                  <w:r>
                    <w:rPr>
                      <w:sz w:val="12"/>
                      <w:szCs w:val="12"/>
                    </w:rPr>
                    <w:t>1 octet</w:t>
                  </w:r>
                </w:p>
              </w:tc>
              <w:tc>
                <w:tcPr>
                  <w:tcW w:w="531" w:type="dxa"/>
                </w:tcPr>
                <w:p w14:paraId="28193EC2" w14:textId="77777777" w:rsidR="00D36D83" w:rsidRPr="00A118EC" w:rsidRDefault="00D36D83" w:rsidP="00D36D83">
                  <w:pPr>
                    <w:rPr>
                      <w:sz w:val="12"/>
                      <w:szCs w:val="12"/>
                    </w:rPr>
                  </w:pPr>
                  <w:r>
                    <w:rPr>
                      <w:sz w:val="12"/>
                      <w:szCs w:val="12"/>
                    </w:rPr>
                    <w:t>1octet</w:t>
                  </w:r>
                </w:p>
              </w:tc>
              <w:tc>
                <w:tcPr>
                  <w:tcW w:w="650" w:type="dxa"/>
                </w:tcPr>
                <w:p w14:paraId="6B895996" w14:textId="77777777" w:rsidR="00D36D83" w:rsidRDefault="00D36D83" w:rsidP="00D36D83">
                  <w:pPr>
                    <w:rPr>
                      <w:sz w:val="12"/>
                      <w:szCs w:val="12"/>
                    </w:rPr>
                  </w:pPr>
                  <w:r>
                    <w:rPr>
                      <w:sz w:val="12"/>
                      <w:szCs w:val="12"/>
                    </w:rPr>
                    <w:t>2 octets</w:t>
                  </w:r>
                </w:p>
              </w:tc>
            </w:tr>
          </w:tbl>
          <w:p w14:paraId="5787F0A2" w14:textId="77777777" w:rsidR="008423F4" w:rsidRDefault="008423F4" w:rsidP="00921D58">
            <w:pPr>
              <w:cnfStyle w:val="000000100000" w:firstRow="0" w:lastRow="0" w:firstColumn="0" w:lastColumn="0" w:oddVBand="0" w:evenVBand="0" w:oddHBand="1" w:evenHBand="0" w:firstRowFirstColumn="0" w:firstRowLastColumn="0" w:lastRowFirstColumn="0" w:lastRowLastColumn="0"/>
            </w:pPr>
          </w:p>
        </w:tc>
      </w:tr>
      <w:tr w:rsidR="008423F4" w14:paraId="15F26AA0" w14:textId="15275989" w:rsidTr="009135E2">
        <w:tc>
          <w:tcPr>
            <w:cnfStyle w:val="001000000000" w:firstRow="0" w:lastRow="0" w:firstColumn="1" w:lastColumn="0" w:oddVBand="0" w:evenVBand="0" w:oddHBand="0" w:evenHBand="0" w:firstRowFirstColumn="0" w:firstRowLastColumn="0" w:lastRowFirstColumn="0" w:lastRowLastColumn="0"/>
            <w:tcW w:w="2939" w:type="dxa"/>
          </w:tcPr>
          <w:p w14:paraId="4A7D74E3" w14:textId="3C942E84" w:rsidR="008423F4" w:rsidRDefault="008423F4" w:rsidP="00921D58">
            <w:r>
              <w:t>sequenceNumber</w:t>
            </w:r>
          </w:p>
        </w:tc>
        <w:tc>
          <w:tcPr>
            <w:tcW w:w="2096" w:type="dxa"/>
            <w:gridSpan w:val="2"/>
          </w:tcPr>
          <w:p w14:paraId="49F9F9D6" w14:textId="02B2805F" w:rsidR="008423F4" w:rsidRDefault="008423F4" w:rsidP="00921D58">
            <w:pPr>
              <w:cnfStyle w:val="000000000000" w:firstRow="0" w:lastRow="0" w:firstColumn="0" w:lastColumn="0" w:oddVBand="0" w:evenVBand="0" w:oddHBand="0" w:evenHBand="0" w:firstRowFirstColumn="0" w:firstRowLastColumn="0" w:lastRowFirstColumn="0" w:lastRowLastColumn="0"/>
            </w:pPr>
            <w:r>
              <w:t>Int</w:t>
            </w:r>
          </w:p>
        </w:tc>
        <w:tc>
          <w:tcPr>
            <w:tcW w:w="4230" w:type="dxa"/>
            <w:shd w:val="clear" w:color="auto" w:fill="F4B083" w:themeFill="accent2" w:themeFillTint="99"/>
          </w:tcPr>
          <w:p w14:paraId="21A298B7" w14:textId="31F8B81A" w:rsidR="008423F4" w:rsidRDefault="009135E2" w:rsidP="00921D58">
            <w:pPr>
              <w:cnfStyle w:val="000000000000" w:firstRow="0" w:lastRow="0" w:firstColumn="0" w:lastColumn="0" w:oddVBand="0" w:evenVBand="0" w:oddHBand="0" w:evenHBand="0" w:firstRowFirstColumn="0" w:firstRowLastColumn="0" w:lastRowFirstColumn="0" w:lastRowLastColumn="0"/>
            </w:pPr>
            <w:r>
              <w:t>3</w:t>
            </w:r>
            <w:r w:rsidR="008423F4">
              <w:t xml:space="preserve"> octet</w:t>
            </w:r>
            <w:r>
              <w:t>s</w:t>
            </w:r>
          </w:p>
        </w:tc>
      </w:tr>
      <w:tr w:rsidR="008423F4" w14:paraId="701E81AE" w14:textId="75C963F1" w:rsidTr="009E1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9" w:type="dxa"/>
          </w:tcPr>
          <w:p w14:paraId="0FF13479" w14:textId="002DD407" w:rsidR="008423F4" w:rsidRDefault="008423F4" w:rsidP="00921D58">
            <w:r>
              <w:t>idTopo</w:t>
            </w:r>
          </w:p>
        </w:tc>
        <w:tc>
          <w:tcPr>
            <w:tcW w:w="2096" w:type="dxa"/>
            <w:gridSpan w:val="2"/>
          </w:tcPr>
          <w:p w14:paraId="3376D036" w14:textId="0952AC5D" w:rsidR="008423F4" w:rsidRDefault="008423F4" w:rsidP="00921D58">
            <w:pPr>
              <w:cnfStyle w:val="000000100000" w:firstRow="0" w:lastRow="0" w:firstColumn="0" w:lastColumn="0" w:oddVBand="0" w:evenVBand="0" w:oddHBand="1" w:evenHBand="0" w:firstRowFirstColumn="0" w:firstRowLastColumn="0" w:lastRowFirstColumn="0" w:lastRowLastColumn="0"/>
            </w:pPr>
            <w:r>
              <w:t>Int</w:t>
            </w:r>
          </w:p>
        </w:tc>
        <w:tc>
          <w:tcPr>
            <w:tcW w:w="4230" w:type="dxa"/>
          </w:tcPr>
          <w:p w14:paraId="4A0C0EFC" w14:textId="3BE8981F" w:rsidR="008423F4" w:rsidRDefault="008423F4" w:rsidP="00921D58">
            <w:pPr>
              <w:cnfStyle w:val="000000100000" w:firstRow="0" w:lastRow="0" w:firstColumn="0" w:lastColumn="0" w:oddVBand="0" w:evenVBand="0" w:oddHBand="1" w:evenHBand="0" w:firstRowFirstColumn="0" w:firstRowLastColumn="0" w:lastRowFirstColumn="0" w:lastRowLastColumn="0"/>
            </w:pPr>
            <w:r>
              <w:t>2 octets</w:t>
            </w:r>
          </w:p>
        </w:tc>
      </w:tr>
      <w:tr w:rsidR="008423F4" w14:paraId="16B72E1C" w14:textId="4BA7ABE5" w:rsidTr="009E1F70">
        <w:tc>
          <w:tcPr>
            <w:cnfStyle w:val="001000000000" w:firstRow="0" w:lastRow="0" w:firstColumn="1" w:lastColumn="0" w:oddVBand="0" w:evenVBand="0" w:oddHBand="0" w:evenHBand="0" w:firstRowFirstColumn="0" w:firstRowLastColumn="0" w:lastRowFirstColumn="0" w:lastRowLastColumn="0"/>
            <w:tcW w:w="2939" w:type="dxa"/>
          </w:tcPr>
          <w:p w14:paraId="0F67D695" w14:textId="68DC33DB" w:rsidR="008423F4" w:rsidRDefault="008423F4" w:rsidP="00921D58">
            <w:r>
              <w:t>missionId</w:t>
            </w:r>
          </w:p>
        </w:tc>
        <w:tc>
          <w:tcPr>
            <w:tcW w:w="2096" w:type="dxa"/>
            <w:gridSpan w:val="2"/>
          </w:tcPr>
          <w:p w14:paraId="1D9FCE39" w14:textId="2D6420B7" w:rsidR="008423F4" w:rsidRDefault="008423F4" w:rsidP="00921D58">
            <w:pPr>
              <w:cnfStyle w:val="000000000000" w:firstRow="0" w:lastRow="0" w:firstColumn="0" w:lastColumn="0" w:oddVBand="0" w:evenVBand="0" w:oddHBand="0" w:evenHBand="0" w:firstRowFirstColumn="0" w:firstRowLastColumn="0" w:lastRowFirstColumn="0" w:lastRowLastColumn="0"/>
            </w:pPr>
            <w:r>
              <w:t>int</w:t>
            </w:r>
          </w:p>
        </w:tc>
        <w:tc>
          <w:tcPr>
            <w:tcW w:w="4230" w:type="dxa"/>
          </w:tcPr>
          <w:p w14:paraId="7A7A3B91" w14:textId="7B92A611" w:rsidR="008423F4" w:rsidRDefault="008423F4" w:rsidP="00921D58">
            <w:pPr>
              <w:cnfStyle w:val="000000000000" w:firstRow="0" w:lastRow="0" w:firstColumn="0" w:lastColumn="0" w:oddVBand="0" w:evenVBand="0" w:oddHBand="0" w:evenHBand="0" w:firstRowFirstColumn="0" w:firstRowLastColumn="0" w:lastRowFirstColumn="0" w:lastRowLastColumn="0"/>
            </w:pPr>
            <w:r>
              <w:t>2 octets</w:t>
            </w:r>
          </w:p>
        </w:tc>
      </w:tr>
      <w:tr w:rsidR="009D40AB" w14:paraId="22FC1570" w14:textId="77777777" w:rsidTr="009E1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gridSpan w:val="2"/>
            <w:shd w:val="clear" w:color="auto" w:fill="A8D08D" w:themeFill="accent6" w:themeFillTint="99"/>
          </w:tcPr>
          <w:p w14:paraId="7AD90B76" w14:textId="77777777" w:rsidR="009D40AB" w:rsidRDefault="009D40AB" w:rsidP="00F2475E">
            <w:r>
              <w:t>TripNumber</w:t>
            </w:r>
          </w:p>
        </w:tc>
        <w:tc>
          <w:tcPr>
            <w:tcW w:w="2061" w:type="dxa"/>
            <w:shd w:val="clear" w:color="auto" w:fill="A8D08D" w:themeFill="accent6" w:themeFillTint="99"/>
          </w:tcPr>
          <w:p w14:paraId="7399B064" w14:textId="77777777" w:rsidR="009D40AB" w:rsidRDefault="009D40AB" w:rsidP="00F2475E">
            <w:pPr>
              <w:cnfStyle w:val="000000100000" w:firstRow="0" w:lastRow="0" w:firstColumn="0" w:lastColumn="0" w:oddVBand="0" w:evenVBand="0" w:oddHBand="1" w:evenHBand="0" w:firstRowFirstColumn="0" w:firstRowLastColumn="0" w:lastRowFirstColumn="0" w:lastRowLastColumn="0"/>
            </w:pPr>
            <w:r>
              <w:t>Int</w:t>
            </w:r>
          </w:p>
        </w:tc>
        <w:tc>
          <w:tcPr>
            <w:tcW w:w="4230" w:type="dxa"/>
            <w:shd w:val="clear" w:color="auto" w:fill="A8D08D" w:themeFill="accent6" w:themeFillTint="99"/>
          </w:tcPr>
          <w:p w14:paraId="6A10D659" w14:textId="77777777" w:rsidR="009D40AB" w:rsidRDefault="009D40AB" w:rsidP="00F2475E">
            <w:pPr>
              <w:cnfStyle w:val="000000100000" w:firstRow="0" w:lastRow="0" w:firstColumn="0" w:lastColumn="0" w:oddVBand="0" w:evenVBand="0" w:oddHBand="1" w:evenHBand="0" w:firstRowFirstColumn="0" w:firstRowLastColumn="0" w:lastRowFirstColumn="0" w:lastRowLastColumn="0"/>
            </w:pPr>
            <w:r>
              <w:t>1 octet</w:t>
            </w:r>
          </w:p>
        </w:tc>
      </w:tr>
      <w:tr w:rsidR="009D40AB" w14:paraId="198E49FA" w14:textId="77777777" w:rsidTr="009E1F70">
        <w:tc>
          <w:tcPr>
            <w:cnfStyle w:val="001000000000" w:firstRow="0" w:lastRow="0" w:firstColumn="1" w:lastColumn="0" w:oddVBand="0" w:evenVBand="0" w:oddHBand="0" w:evenHBand="0" w:firstRowFirstColumn="0" w:firstRowLastColumn="0" w:lastRowFirstColumn="0" w:lastRowLastColumn="0"/>
            <w:tcW w:w="2974" w:type="dxa"/>
            <w:gridSpan w:val="2"/>
            <w:shd w:val="clear" w:color="auto" w:fill="A8D08D" w:themeFill="accent6" w:themeFillTint="99"/>
          </w:tcPr>
          <w:p w14:paraId="3BCF1BE4" w14:textId="77777777" w:rsidR="009D40AB" w:rsidRDefault="009D40AB" w:rsidP="00F2475E">
            <w:r>
              <w:t>NodesByTrip</w:t>
            </w:r>
          </w:p>
        </w:tc>
        <w:tc>
          <w:tcPr>
            <w:tcW w:w="2061" w:type="dxa"/>
            <w:shd w:val="clear" w:color="auto" w:fill="A8D08D" w:themeFill="accent6" w:themeFillTint="99"/>
          </w:tcPr>
          <w:p w14:paraId="136DC822" w14:textId="77777777" w:rsidR="009D40AB" w:rsidRDefault="009D40AB" w:rsidP="00F2475E">
            <w:pPr>
              <w:cnfStyle w:val="000000000000" w:firstRow="0" w:lastRow="0" w:firstColumn="0" w:lastColumn="0" w:oddVBand="0" w:evenVBand="0" w:oddHBand="0" w:evenHBand="0" w:firstRowFirstColumn="0" w:firstRowLastColumn="0" w:lastRowFirstColumn="0" w:lastRowLastColumn="0"/>
            </w:pPr>
            <w:r>
              <w:t>Int</w:t>
            </w:r>
          </w:p>
        </w:tc>
        <w:tc>
          <w:tcPr>
            <w:tcW w:w="4230" w:type="dxa"/>
            <w:shd w:val="clear" w:color="auto" w:fill="A8D08D" w:themeFill="accent6" w:themeFillTint="99"/>
          </w:tcPr>
          <w:p w14:paraId="75A36CB5" w14:textId="2157F469" w:rsidR="009D40AB" w:rsidRDefault="00536468" w:rsidP="00F2475E">
            <w:pPr>
              <w:cnfStyle w:val="000000000000" w:firstRow="0" w:lastRow="0" w:firstColumn="0" w:lastColumn="0" w:oddVBand="0" w:evenVBand="0" w:oddHBand="0" w:evenHBand="0" w:firstRowFirstColumn="0" w:firstRowLastColumn="0" w:lastRowFirstColumn="0" w:lastRowLastColumn="0"/>
            </w:pPr>
            <w:r>
              <w:t>1</w:t>
            </w:r>
            <w:r w:rsidR="009D40AB">
              <w:t xml:space="preserve"> octets</w:t>
            </w:r>
          </w:p>
        </w:tc>
      </w:tr>
      <w:tr w:rsidR="00536468" w14:paraId="482D30AA" w14:textId="77777777" w:rsidTr="009E1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gridSpan w:val="2"/>
          </w:tcPr>
          <w:p w14:paraId="02B8B6CB" w14:textId="77777777" w:rsidR="00536468" w:rsidRDefault="00536468" w:rsidP="00536468">
            <w:pPr>
              <w:rPr>
                <w:b w:val="0"/>
                <w:bCs w:val="0"/>
              </w:rPr>
            </w:pPr>
            <w:r>
              <w:t>Mission</w:t>
            </w:r>
          </w:p>
          <w:tbl>
            <w:tblPr>
              <w:tblStyle w:val="Grilledutableau"/>
              <w:tblW w:w="0" w:type="auto"/>
              <w:tblLook w:val="04A0" w:firstRow="1" w:lastRow="0" w:firstColumn="1" w:lastColumn="0" w:noHBand="0" w:noVBand="1"/>
            </w:tblPr>
            <w:tblGrid>
              <w:gridCol w:w="2748"/>
            </w:tblGrid>
            <w:tr w:rsidR="00536468" w14:paraId="771A48ED" w14:textId="77777777" w:rsidTr="002869B4">
              <w:tc>
                <w:tcPr>
                  <w:tcW w:w="4418" w:type="dxa"/>
                </w:tcPr>
                <w:p w14:paraId="0708A601" w14:textId="1F91610D" w:rsidR="00536468" w:rsidRDefault="005C1489" w:rsidP="00536468">
                  <w:r>
                    <w:t>Triplet</w:t>
                  </w:r>
                  <w:r w:rsidR="00536468">
                    <w:t xml:space="preserve"> </w:t>
                  </w:r>
                </w:p>
                <w:tbl>
                  <w:tblPr>
                    <w:tblStyle w:val="Grilledutableau"/>
                    <w:tblW w:w="742" w:type="dxa"/>
                    <w:jc w:val="center"/>
                    <w:tblLook w:val="04A0" w:firstRow="1" w:lastRow="0" w:firstColumn="1" w:lastColumn="0" w:noHBand="0" w:noVBand="1"/>
                  </w:tblPr>
                  <w:tblGrid>
                    <w:gridCol w:w="270"/>
                    <w:gridCol w:w="236"/>
                    <w:gridCol w:w="236"/>
                  </w:tblGrid>
                  <w:tr w:rsidR="00536468" w14:paraId="27CD9DDC" w14:textId="77777777" w:rsidTr="002869B4">
                    <w:trPr>
                      <w:trHeight w:val="254"/>
                      <w:jc w:val="center"/>
                    </w:trPr>
                    <w:tc>
                      <w:tcPr>
                        <w:tcW w:w="270" w:type="dxa"/>
                      </w:tcPr>
                      <w:p w14:paraId="71D51747" w14:textId="77777777" w:rsidR="00536468" w:rsidRDefault="00536468" w:rsidP="00536468"/>
                    </w:tc>
                    <w:tc>
                      <w:tcPr>
                        <w:tcW w:w="236" w:type="dxa"/>
                      </w:tcPr>
                      <w:p w14:paraId="16EAF15C" w14:textId="77777777" w:rsidR="00536468" w:rsidRDefault="00536468" w:rsidP="00536468"/>
                    </w:tc>
                    <w:tc>
                      <w:tcPr>
                        <w:tcW w:w="236" w:type="dxa"/>
                      </w:tcPr>
                      <w:p w14:paraId="4E3A25EC" w14:textId="77777777" w:rsidR="00536468" w:rsidRDefault="00536468" w:rsidP="00536468"/>
                    </w:tc>
                  </w:tr>
                </w:tbl>
                <w:p w14:paraId="162DD392" w14:textId="77777777" w:rsidR="00536468" w:rsidRDefault="00536468" w:rsidP="00536468"/>
              </w:tc>
            </w:tr>
            <w:tr w:rsidR="00536468" w14:paraId="61D0F773" w14:textId="77777777" w:rsidTr="002869B4">
              <w:tc>
                <w:tcPr>
                  <w:tcW w:w="4418" w:type="dxa"/>
                </w:tcPr>
                <w:p w14:paraId="466C917A" w14:textId="1C45253D" w:rsidR="00536468" w:rsidRDefault="005C1489" w:rsidP="00536468">
                  <w:r>
                    <w:t>Triplet</w:t>
                  </w:r>
                  <w:r w:rsidR="00536468">
                    <w:t xml:space="preserve"> </w:t>
                  </w:r>
                </w:p>
                <w:tbl>
                  <w:tblPr>
                    <w:tblStyle w:val="Grilledutableau"/>
                    <w:tblW w:w="742" w:type="dxa"/>
                    <w:jc w:val="center"/>
                    <w:tblLook w:val="04A0" w:firstRow="1" w:lastRow="0" w:firstColumn="1" w:lastColumn="0" w:noHBand="0" w:noVBand="1"/>
                  </w:tblPr>
                  <w:tblGrid>
                    <w:gridCol w:w="270"/>
                    <w:gridCol w:w="236"/>
                    <w:gridCol w:w="236"/>
                  </w:tblGrid>
                  <w:tr w:rsidR="00536468" w14:paraId="7EDF16A9" w14:textId="77777777" w:rsidTr="002869B4">
                    <w:trPr>
                      <w:trHeight w:val="254"/>
                      <w:jc w:val="center"/>
                    </w:trPr>
                    <w:tc>
                      <w:tcPr>
                        <w:tcW w:w="270" w:type="dxa"/>
                      </w:tcPr>
                      <w:p w14:paraId="4E15C604" w14:textId="77777777" w:rsidR="00536468" w:rsidRDefault="00536468" w:rsidP="00536468"/>
                    </w:tc>
                    <w:tc>
                      <w:tcPr>
                        <w:tcW w:w="236" w:type="dxa"/>
                      </w:tcPr>
                      <w:p w14:paraId="345A7958" w14:textId="77777777" w:rsidR="00536468" w:rsidRDefault="00536468" w:rsidP="00536468"/>
                    </w:tc>
                    <w:tc>
                      <w:tcPr>
                        <w:tcW w:w="236" w:type="dxa"/>
                      </w:tcPr>
                      <w:p w14:paraId="0DEE0268" w14:textId="77777777" w:rsidR="00536468" w:rsidRDefault="00536468" w:rsidP="00536468"/>
                    </w:tc>
                  </w:tr>
                </w:tbl>
                <w:p w14:paraId="4F754B27" w14:textId="77777777" w:rsidR="00536468" w:rsidRDefault="00536468" w:rsidP="00536468"/>
              </w:tc>
            </w:tr>
          </w:tbl>
          <w:p w14:paraId="74383CD9" w14:textId="77777777" w:rsidR="00536468" w:rsidRDefault="00536468" w:rsidP="00536468"/>
        </w:tc>
        <w:tc>
          <w:tcPr>
            <w:tcW w:w="2061" w:type="dxa"/>
          </w:tcPr>
          <w:p w14:paraId="661F04FD" w14:textId="0E2B5241" w:rsidR="00536468" w:rsidRDefault="00536468" w:rsidP="00536468">
            <w:pPr>
              <w:jc w:val="left"/>
              <w:cnfStyle w:val="000000100000" w:firstRow="0" w:lastRow="0" w:firstColumn="0" w:lastColumn="0" w:oddVBand="0" w:evenVBand="0" w:oddHBand="1" w:evenHBand="0" w:firstRowFirstColumn="0" w:firstRowLastColumn="0" w:lastRowFirstColumn="0" w:lastRowLastColumn="0"/>
            </w:pPr>
            <w:r>
              <w:t xml:space="preserve">Séquence des </w:t>
            </w:r>
            <w:r w:rsidR="005C1489">
              <w:t>Triplet</w:t>
            </w:r>
            <w:r>
              <w:t xml:space="preserve">s représentant les trips de la mission </w:t>
            </w:r>
          </w:p>
          <w:p w14:paraId="2C834280" w14:textId="12148150" w:rsidR="00536468" w:rsidRDefault="00536468" w:rsidP="00536468">
            <w:pPr>
              <w:jc w:val="left"/>
              <w:cnfStyle w:val="000000100000" w:firstRow="0" w:lastRow="0" w:firstColumn="0" w:lastColumn="0" w:oddVBand="0" w:evenVBand="0" w:oddHBand="1" w:evenHBand="0" w:firstRowFirstColumn="0" w:firstRowLastColumn="0" w:lastRowFirstColumn="0" w:lastRowLastColumn="0"/>
            </w:pPr>
            <w:r>
              <w:t xml:space="preserve">Chaque </w:t>
            </w:r>
            <w:r w:rsidR="005C1489">
              <w:t>Triplet</w:t>
            </w:r>
            <w:r>
              <w:t xml:space="preserve"> est sous forme de 3 ids des nœuds</w:t>
            </w:r>
          </w:p>
        </w:tc>
        <w:tc>
          <w:tcPr>
            <w:tcW w:w="4230" w:type="dxa"/>
            <w:shd w:val="clear" w:color="auto" w:fill="FFFF00"/>
          </w:tcPr>
          <w:p w14:paraId="185B9596" w14:textId="77777777" w:rsidR="00536468" w:rsidRDefault="00536468" w:rsidP="00536468">
            <w:pPr>
              <w:jc w:val="left"/>
              <w:cnfStyle w:val="000000100000" w:firstRow="0" w:lastRow="0" w:firstColumn="0" w:lastColumn="0" w:oddVBand="0" w:evenVBand="0" w:oddHBand="1" w:evenHBand="0" w:firstRowFirstColumn="0" w:firstRowLastColumn="0" w:lastRowFirstColumn="0" w:lastRowLastColumn="0"/>
            </w:pPr>
            <w:r w:rsidRPr="001C34EA">
              <w:rPr>
                <w:highlight w:val="yellow"/>
              </w:rPr>
              <w:t xml:space="preserve">Les identifiants des </w:t>
            </w:r>
            <w:r>
              <w:rPr>
                <w:highlight w:val="yellow"/>
              </w:rPr>
              <w:t>nœuds</w:t>
            </w:r>
            <w:r w:rsidRPr="001C34EA">
              <w:rPr>
                <w:highlight w:val="yellow"/>
              </w:rPr>
              <w:t xml:space="preserve"> sont codé sur 2 octets.</w:t>
            </w:r>
            <w:r>
              <w:t xml:space="preserve"> </w:t>
            </w:r>
          </w:p>
          <w:p w14:paraId="70E97B54" w14:textId="77777777" w:rsidR="00536468" w:rsidRDefault="00536468" w:rsidP="00536468">
            <w:pPr>
              <w:cnfStyle w:val="000000100000" w:firstRow="0" w:lastRow="0" w:firstColumn="0" w:lastColumn="0" w:oddVBand="0" w:evenVBand="0" w:oddHBand="1" w:evenHBand="0" w:firstRowFirstColumn="0" w:firstRowLastColumn="0" w:lastRowFirstColumn="0" w:lastRowLastColumn="0"/>
            </w:pPr>
          </w:p>
        </w:tc>
      </w:tr>
      <w:bookmarkEnd w:id="188"/>
    </w:tbl>
    <w:p w14:paraId="6590AE27" w14:textId="77777777" w:rsidR="0003626A" w:rsidRDefault="0003626A" w:rsidP="00921D58"/>
    <w:p w14:paraId="7EDCA6CE" w14:textId="331F46D4" w:rsidR="009D40AB" w:rsidRDefault="0045741D" w:rsidP="00921D58">
      <w:r w:rsidRPr="0045741D">
        <w:t xml:space="preserve">La solution proposée pour la mise à jour de la mission consiste à transmettre l’ensemble des données de la mission à l’AD, incluant les </w:t>
      </w:r>
      <w:r w:rsidR="005C1489">
        <w:t>Triplet</w:t>
      </w:r>
      <w:r w:rsidRPr="0045741D">
        <w:t>s représentant les trips</w:t>
      </w:r>
      <w:r>
        <w:t>.</w:t>
      </w:r>
    </w:p>
    <w:p w14:paraId="3FB80B4C" w14:textId="77777777" w:rsidR="006F49D9" w:rsidRPr="006F49D9" w:rsidRDefault="006F49D9" w:rsidP="006F49D9">
      <w:pPr>
        <w:rPr>
          <w:b/>
          <w:bCs/>
          <w:u w:val="single"/>
        </w:rPr>
      </w:pPr>
      <w:r w:rsidRPr="0010648B">
        <w:rPr>
          <w:b/>
          <w:bCs/>
          <w:u w:val="single"/>
        </w:rPr>
        <w:t xml:space="preserve">Exemple de message </w:t>
      </w:r>
    </w:p>
    <w:tbl>
      <w:tblPr>
        <w:tblStyle w:val="TableauGrille4-Accentuation5"/>
        <w:tblW w:w="10799" w:type="dxa"/>
        <w:tblInd w:w="-814" w:type="dxa"/>
        <w:tblLook w:val="04A0" w:firstRow="1" w:lastRow="0" w:firstColumn="1" w:lastColumn="0" w:noHBand="0" w:noVBand="1"/>
      </w:tblPr>
      <w:tblGrid>
        <w:gridCol w:w="513"/>
        <w:gridCol w:w="743"/>
        <w:gridCol w:w="2998"/>
        <w:gridCol w:w="1098"/>
        <w:gridCol w:w="563"/>
        <w:gridCol w:w="694"/>
        <w:gridCol w:w="821"/>
        <w:gridCol w:w="853"/>
        <w:gridCol w:w="605"/>
        <w:gridCol w:w="699"/>
        <w:gridCol w:w="1334"/>
      </w:tblGrid>
      <w:tr w:rsidR="00673F17" w:rsidRPr="00A54CAF" w14:paraId="258B5189" w14:textId="4F2BE9FF" w:rsidTr="00673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 w:type="dxa"/>
          </w:tcPr>
          <w:p w14:paraId="6825F451" w14:textId="52B8CFA8" w:rsidR="00673F17" w:rsidRPr="00A54CAF" w:rsidRDefault="00673F17" w:rsidP="00921D58">
            <w:pPr>
              <w:rPr>
                <w:sz w:val="12"/>
                <w:szCs w:val="12"/>
              </w:rPr>
            </w:pPr>
            <w:r w:rsidRPr="00A54CAF">
              <w:rPr>
                <w:sz w:val="12"/>
                <w:szCs w:val="12"/>
              </w:rPr>
              <w:t>Name</w:t>
            </w:r>
          </w:p>
        </w:tc>
        <w:tc>
          <w:tcPr>
            <w:tcW w:w="743" w:type="dxa"/>
          </w:tcPr>
          <w:p w14:paraId="131ABCFE" w14:textId="6F2F5DAF" w:rsidR="00673F17" w:rsidRPr="00A54CAF" w:rsidRDefault="00673F17" w:rsidP="00921D58">
            <w:pPr>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messageId</w:t>
            </w:r>
          </w:p>
        </w:tc>
        <w:tc>
          <w:tcPr>
            <w:tcW w:w="2998" w:type="dxa"/>
          </w:tcPr>
          <w:p w14:paraId="03D10F87" w14:textId="4A625522" w:rsidR="00673F17" w:rsidRPr="00A54CAF" w:rsidRDefault="00673F17" w:rsidP="00921D58">
            <w:pPr>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timeStamp</w:t>
            </w:r>
          </w:p>
        </w:tc>
        <w:tc>
          <w:tcPr>
            <w:tcW w:w="1098" w:type="dxa"/>
          </w:tcPr>
          <w:p w14:paraId="064D6AD0" w14:textId="4F1AA2F1" w:rsidR="00673F17" w:rsidRPr="00A54CAF" w:rsidRDefault="00673F17" w:rsidP="00921D58">
            <w:pPr>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sequenceNumber</w:t>
            </w:r>
          </w:p>
        </w:tc>
        <w:tc>
          <w:tcPr>
            <w:tcW w:w="563" w:type="dxa"/>
          </w:tcPr>
          <w:p w14:paraId="63076CF3" w14:textId="120803C2" w:rsidR="00673F17" w:rsidRPr="00A54CAF" w:rsidRDefault="00673F17" w:rsidP="00921D58">
            <w:pPr>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idTopo</w:t>
            </w:r>
          </w:p>
        </w:tc>
        <w:tc>
          <w:tcPr>
            <w:tcW w:w="694" w:type="dxa"/>
          </w:tcPr>
          <w:p w14:paraId="2EEB99BE" w14:textId="75EF54B2" w:rsidR="00673F17" w:rsidRPr="00A54CAF" w:rsidRDefault="00673F17" w:rsidP="00A54CAF">
            <w:pPr>
              <w:jc w:val="left"/>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missionId</w:t>
            </w:r>
          </w:p>
        </w:tc>
        <w:tc>
          <w:tcPr>
            <w:tcW w:w="590" w:type="dxa"/>
            <w:shd w:val="clear" w:color="auto" w:fill="FFC000" w:themeFill="accent4"/>
          </w:tcPr>
          <w:p w14:paraId="7DA15995" w14:textId="5E4399FF" w:rsidR="00673F17" w:rsidRPr="00A54CAF" w:rsidRDefault="00673F17" w:rsidP="00A54CAF">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TripNumber</w:t>
            </w:r>
          </w:p>
        </w:tc>
        <w:tc>
          <w:tcPr>
            <w:tcW w:w="450" w:type="dxa"/>
            <w:shd w:val="clear" w:color="auto" w:fill="FFC000" w:themeFill="accent4"/>
          </w:tcPr>
          <w:p w14:paraId="798242E9" w14:textId="7F9E86F7" w:rsidR="00673F17" w:rsidRPr="00A54CAF" w:rsidRDefault="00673F17" w:rsidP="00A54CAF">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NodesByTrip</w:t>
            </w:r>
          </w:p>
        </w:tc>
        <w:tc>
          <w:tcPr>
            <w:tcW w:w="630" w:type="dxa"/>
          </w:tcPr>
          <w:p w14:paraId="1F75E458" w14:textId="44F4AC49" w:rsidR="00673F17" w:rsidRPr="00A54CAF" w:rsidRDefault="00673F17" w:rsidP="00A54CAF">
            <w:pPr>
              <w:jc w:val="left"/>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Mission</w:t>
            </w:r>
          </w:p>
        </w:tc>
        <w:tc>
          <w:tcPr>
            <w:tcW w:w="900" w:type="dxa"/>
          </w:tcPr>
          <w:p w14:paraId="08C5C10A" w14:textId="15C497EC" w:rsidR="00673F17" w:rsidRPr="00A54CAF" w:rsidRDefault="00673F17" w:rsidP="00A54CAF">
            <w:pPr>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Version de protocole</w:t>
            </w:r>
          </w:p>
        </w:tc>
        <w:tc>
          <w:tcPr>
            <w:tcW w:w="1620" w:type="dxa"/>
          </w:tcPr>
          <w:p w14:paraId="62BCB014" w14:textId="73B22ABF" w:rsidR="00673F17" w:rsidRPr="00A54CAF" w:rsidRDefault="00673F17" w:rsidP="00A54CAF">
            <w:pPr>
              <w:jc w:val="left"/>
              <w:cnfStyle w:val="100000000000" w:firstRow="1" w:lastRow="0" w:firstColumn="0" w:lastColumn="0" w:oddVBand="0" w:evenVBand="0" w:oddHBand="0" w:evenHBand="0" w:firstRowFirstColumn="0" w:firstRowLastColumn="0" w:lastRowFirstColumn="0" w:lastRowLastColumn="0"/>
              <w:rPr>
                <w:sz w:val="12"/>
                <w:szCs w:val="12"/>
              </w:rPr>
            </w:pPr>
            <w:r w:rsidRPr="00A54CAF">
              <w:rPr>
                <w:sz w:val="12"/>
                <w:szCs w:val="12"/>
              </w:rPr>
              <w:t>Séquence de fin de message</w:t>
            </w:r>
          </w:p>
        </w:tc>
      </w:tr>
      <w:tr w:rsidR="00673F17" w:rsidRPr="00A54CAF" w14:paraId="61E49445" w14:textId="7BBBE44D" w:rsidTr="00673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 w:type="dxa"/>
          </w:tcPr>
          <w:p w14:paraId="337AEE1F" w14:textId="1B3F3BE9" w:rsidR="00673F17" w:rsidRPr="00A54CAF" w:rsidRDefault="00673F17" w:rsidP="00921D58">
            <w:pPr>
              <w:rPr>
                <w:sz w:val="16"/>
                <w:szCs w:val="16"/>
              </w:rPr>
            </w:pPr>
            <w:r w:rsidRPr="00A54CAF">
              <w:rPr>
                <w:sz w:val="16"/>
                <w:szCs w:val="16"/>
              </w:rPr>
              <w:t>6</w:t>
            </w:r>
          </w:p>
        </w:tc>
        <w:tc>
          <w:tcPr>
            <w:tcW w:w="743" w:type="dxa"/>
          </w:tcPr>
          <w:p w14:paraId="0E0DDB41" w14:textId="5D4526C9"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2998"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673F17" w14:paraId="68CD9ED5" w14:textId="77777777" w:rsidTr="00F2475E">
              <w:tc>
                <w:tcPr>
                  <w:tcW w:w="522" w:type="dxa"/>
                </w:tcPr>
                <w:p w14:paraId="6D042BAF" w14:textId="77777777" w:rsidR="00673F17" w:rsidRPr="00A118EC" w:rsidRDefault="00673F17" w:rsidP="007A3C9F">
                  <w:pPr>
                    <w:rPr>
                      <w:sz w:val="12"/>
                      <w:szCs w:val="12"/>
                    </w:rPr>
                  </w:pPr>
                  <w:r w:rsidRPr="00A118EC">
                    <w:rPr>
                      <w:sz w:val="12"/>
                      <w:szCs w:val="12"/>
                    </w:rPr>
                    <w:t>2024</w:t>
                  </w:r>
                </w:p>
              </w:tc>
              <w:tc>
                <w:tcPr>
                  <w:tcW w:w="360" w:type="dxa"/>
                </w:tcPr>
                <w:p w14:paraId="540CD39B" w14:textId="77777777" w:rsidR="00673F17" w:rsidRPr="00A118EC" w:rsidRDefault="00673F17" w:rsidP="007A3C9F">
                  <w:pPr>
                    <w:rPr>
                      <w:sz w:val="12"/>
                      <w:szCs w:val="12"/>
                    </w:rPr>
                  </w:pPr>
                  <w:r w:rsidRPr="00A118EC">
                    <w:rPr>
                      <w:sz w:val="12"/>
                      <w:szCs w:val="12"/>
                    </w:rPr>
                    <w:t>11</w:t>
                  </w:r>
                </w:p>
              </w:tc>
              <w:tc>
                <w:tcPr>
                  <w:tcW w:w="360" w:type="dxa"/>
                </w:tcPr>
                <w:p w14:paraId="0B1EC50B" w14:textId="77777777" w:rsidR="00673F17" w:rsidRPr="00A118EC" w:rsidRDefault="00673F17" w:rsidP="007A3C9F">
                  <w:pPr>
                    <w:rPr>
                      <w:sz w:val="12"/>
                      <w:szCs w:val="12"/>
                    </w:rPr>
                  </w:pPr>
                  <w:r w:rsidRPr="00A118EC">
                    <w:rPr>
                      <w:sz w:val="12"/>
                      <w:szCs w:val="12"/>
                    </w:rPr>
                    <w:t>28</w:t>
                  </w:r>
                </w:p>
              </w:tc>
              <w:tc>
                <w:tcPr>
                  <w:tcW w:w="270" w:type="dxa"/>
                </w:tcPr>
                <w:p w14:paraId="3679E168" w14:textId="77777777" w:rsidR="00673F17" w:rsidRPr="00A118EC" w:rsidRDefault="00673F17" w:rsidP="007A3C9F">
                  <w:pPr>
                    <w:rPr>
                      <w:sz w:val="12"/>
                      <w:szCs w:val="12"/>
                    </w:rPr>
                  </w:pPr>
                  <w:r w:rsidRPr="00A118EC">
                    <w:rPr>
                      <w:sz w:val="12"/>
                      <w:szCs w:val="12"/>
                    </w:rPr>
                    <w:t>5</w:t>
                  </w:r>
                </w:p>
              </w:tc>
              <w:tc>
                <w:tcPr>
                  <w:tcW w:w="450" w:type="dxa"/>
                </w:tcPr>
                <w:p w14:paraId="7CC92546" w14:textId="77777777" w:rsidR="00673F17" w:rsidRPr="00A118EC" w:rsidRDefault="00673F17" w:rsidP="007A3C9F">
                  <w:pPr>
                    <w:rPr>
                      <w:sz w:val="12"/>
                      <w:szCs w:val="12"/>
                    </w:rPr>
                  </w:pPr>
                  <w:r w:rsidRPr="00A118EC">
                    <w:rPr>
                      <w:sz w:val="12"/>
                      <w:szCs w:val="12"/>
                    </w:rPr>
                    <w:t>14</w:t>
                  </w:r>
                </w:p>
              </w:tc>
              <w:tc>
                <w:tcPr>
                  <w:tcW w:w="360" w:type="dxa"/>
                </w:tcPr>
                <w:p w14:paraId="4BA7EE1B" w14:textId="77777777" w:rsidR="00673F17" w:rsidRPr="00A118EC" w:rsidRDefault="00673F17" w:rsidP="007A3C9F">
                  <w:pPr>
                    <w:rPr>
                      <w:sz w:val="12"/>
                      <w:szCs w:val="12"/>
                    </w:rPr>
                  </w:pPr>
                  <w:r w:rsidRPr="00A118EC">
                    <w:rPr>
                      <w:sz w:val="12"/>
                      <w:szCs w:val="12"/>
                    </w:rPr>
                    <w:t>59</w:t>
                  </w:r>
                </w:p>
              </w:tc>
              <w:tc>
                <w:tcPr>
                  <w:tcW w:w="450" w:type="dxa"/>
                </w:tcPr>
                <w:p w14:paraId="04666F6F" w14:textId="77777777" w:rsidR="00673F17" w:rsidRPr="00A118EC" w:rsidRDefault="00673F17" w:rsidP="007A3C9F">
                  <w:pPr>
                    <w:rPr>
                      <w:sz w:val="12"/>
                      <w:szCs w:val="12"/>
                    </w:rPr>
                  </w:pPr>
                  <w:r>
                    <w:rPr>
                      <w:sz w:val="12"/>
                      <w:szCs w:val="12"/>
                    </w:rPr>
                    <w:t>998</w:t>
                  </w:r>
                </w:p>
              </w:tc>
            </w:tr>
          </w:tbl>
          <w:p w14:paraId="44A104BC" w14:textId="77777777"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p>
        </w:tc>
        <w:tc>
          <w:tcPr>
            <w:tcW w:w="1098" w:type="dxa"/>
          </w:tcPr>
          <w:p w14:paraId="703F7C02" w14:textId="56BA8A08"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563" w:type="dxa"/>
          </w:tcPr>
          <w:p w14:paraId="4E853F27" w14:textId="716D58B7"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105</w:t>
            </w:r>
          </w:p>
        </w:tc>
        <w:tc>
          <w:tcPr>
            <w:tcW w:w="694" w:type="dxa"/>
          </w:tcPr>
          <w:p w14:paraId="68D4A0B2" w14:textId="171884EF"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123</w:t>
            </w:r>
          </w:p>
        </w:tc>
        <w:tc>
          <w:tcPr>
            <w:tcW w:w="590" w:type="dxa"/>
            <w:shd w:val="clear" w:color="auto" w:fill="FFC000" w:themeFill="accent4"/>
          </w:tcPr>
          <w:p w14:paraId="5B445C3C" w14:textId="20E7DBEA" w:rsidR="00673F17"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32</w:t>
            </w:r>
          </w:p>
        </w:tc>
        <w:tc>
          <w:tcPr>
            <w:tcW w:w="450" w:type="dxa"/>
            <w:shd w:val="clear" w:color="auto" w:fill="FFC000" w:themeFill="accent4"/>
          </w:tcPr>
          <w:p w14:paraId="650CB023" w14:textId="7F2555D9" w:rsidR="00673F17"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32</w:t>
            </w:r>
          </w:p>
        </w:tc>
        <w:tc>
          <w:tcPr>
            <w:tcW w:w="630" w:type="dxa"/>
          </w:tcPr>
          <w:p w14:paraId="4025AB39" w14:textId="154DCF0C"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Voir M</w:t>
            </w:r>
          </w:p>
        </w:tc>
        <w:tc>
          <w:tcPr>
            <w:tcW w:w="900" w:type="dxa"/>
            <w:shd w:val="clear" w:color="auto" w:fill="FFFF00"/>
          </w:tcPr>
          <w:p w14:paraId="00268C64" w14:textId="122DBAF7"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sz w:val="16"/>
                <w:szCs w:val="16"/>
              </w:rPr>
              <w:t>41</w:t>
            </w:r>
          </w:p>
        </w:tc>
        <w:tc>
          <w:tcPr>
            <w:tcW w:w="1620" w:type="dxa"/>
          </w:tcPr>
          <w:tbl>
            <w:tblPr>
              <w:tblStyle w:val="Grilledutableau"/>
              <w:tblW w:w="1053" w:type="dxa"/>
              <w:tblLook w:val="04A0" w:firstRow="1" w:lastRow="0" w:firstColumn="1" w:lastColumn="0" w:noHBand="0" w:noVBand="1"/>
            </w:tblPr>
            <w:tblGrid>
              <w:gridCol w:w="277"/>
              <w:gridCol w:w="277"/>
              <w:gridCol w:w="277"/>
              <w:gridCol w:w="277"/>
            </w:tblGrid>
            <w:tr w:rsidR="00354BFA" w:rsidRPr="004C6ACC" w14:paraId="52DCD44A" w14:textId="77777777" w:rsidTr="00354BFA">
              <w:trPr>
                <w:trHeight w:val="295"/>
              </w:trPr>
              <w:tc>
                <w:tcPr>
                  <w:tcW w:w="277" w:type="dxa"/>
                </w:tcPr>
                <w:p w14:paraId="791CE821" w14:textId="77777777" w:rsidR="00354BFA" w:rsidRPr="004C6ACC" w:rsidRDefault="00354BFA" w:rsidP="00A54CAF">
                  <w:pPr>
                    <w:jc w:val="left"/>
                    <w:rPr>
                      <w:color w:val="FF0000"/>
                      <w:sz w:val="12"/>
                      <w:szCs w:val="12"/>
                    </w:rPr>
                  </w:pPr>
                  <w:r w:rsidRPr="004C6ACC">
                    <w:rPr>
                      <w:color w:val="FF0000"/>
                      <w:sz w:val="12"/>
                      <w:szCs w:val="12"/>
                    </w:rPr>
                    <w:t>0</w:t>
                  </w:r>
                </w:p>
              </w:tc>
              <w:tc>
                <w:tcPr>
                  <w:tcW w:w="277" w:type="dxa"/>
                </w:tcPr>
                <w:p w14:paraId="650229C8" w14:textId="77777777" w:rsidR="00354BFA" w:rsidRPr="004C6ACC" w:rsidRDefault="00354BFA" w:rsidP="00A54CAF">
                  <w:pPr>
                    <w:jc w:val="left"/>
                    <w:rPr>
                      <w:color w:val="FF0000"/>
                      <w:sz w:val="12"/>
                      <w:szCs w:val="12"/>
                    </w:rPr>
                  </w:pPr>
                  <w:r w:rsidRPr="004C6ACC">
                    <w:rPr>
                      <w:color w:val="FF0000"/>
                      <w:sz w:val="12"/>
                      <w:szCs w:val="12"/>
                    </w:rPr>
                    <w:t>0</w:t>
                  </w:r>
                </w:p>
              </w:tc>
              <w:tc>
                <w:tcPr>
                  <w:tcW w:w="222" w:type="dxa"/>
                </w:tcPr>
                <w:p w14:paraId="4C09B224" w14:textId="2B03E6F8" w:rsidR="00354BFA" w:rsidRPr="004C6ACC" w:rsidRDefault="00354BFA" w:rsidP="00A54CAF">
                  <w:pPr>
                    <w:jc w:val="left"/>
                    <w:rPr>
                      <w:color w:val="FF0000"/>
                      <w:sz w:val="12"/>
                      <w:szCs w:val="12"/>
                    </w:rPr>
                  </w:pPr>
                  <w:r>
                    <w:rPr>
                      <w:color w:val="FF0000"/>
                      <w:sz w:val="12"/>
                      <w:szCs w:val="12"/>
                    </w:rPr>
                    <w:t>0</w:t>
                  </w:r>
                </w:p>
              </w:tc>
              <w:tc>
                <w:tcPr>
                  <w:tcW w:w="277" w:type="dxa"/>
                </w:tcPr>
                <w:p w14:paraId="1F09B7CC" w14:textId="21FB982D" w:rsidR="00354BFA" w:rsidRPr="004C6ACC" w:rsidRDefault="00354BFA" w:rsidP="00A54CAF">
                  <w:pPr>
                    <w:jc w:val="left"/>
                    <w:rPr>
                      <w:color w:val="FF0000"/>
                      <w:sz w:val="12"/>
                      <w:szCs w:val="12"/>
                    </w:rPr>
                  </w:pPr>
                  <w:r w:rsidRPr="004C6ACC">
                    <w:rPr>
                      <w:color w:val="FF0000"/>
                      <w:sz w:val="12"/>
                      <w:szCs w:val="12"/>
                    </w:rPr>
                    <w:t>0</w:t>
                  </w:r>
                </w:p>
              </w:tc>
            </w:tr>
          </w:tbl>
          <w:p w14:paraId="72325388" w14:textId="77777777" w:rsidR="00673F17" w:rsidRPr="00A54CAF" w:rsidRDefault="00673F17" w:rsidP="00921D58">
            <w:pPr>
              <w:cnfStyle w:val="000000100000" w:firstRow="0" w:lastRow="0" w:firstColumn="0" w:lastColumn="0" w:oddVBand="0" w:evenVBand="0" w:oddHBand="1" w:evenHBand="0" w:firstRowFirstColumn="0" w:firstRowLastColumn="0" w:lastRowFirstColumn="0" w:lastRowLastColumn="0"/>
              <w:rPr>
                <w:sz w:val="16"/>
                <w:szCs w:val="16"/>
              </w:rPr>
            </w:pPr>
          </w:p>
        </w:tc>
      </w:tr>
    </w:tbl>
    <w:p w14:paraId="53BB8052" w14:textId="77777777" w:rsidR="00500BC9" w:rsidRDefault="00500BC9" w:rsidP="00921D58">
      <w:pPr>
        <w:sectPr w:rsidR="00500BC9" w:rsidSect="002A2699">
          <w:pgSz w:w="11906" w:h="16838"/>
          <w:pgMar w:top="1701" w:right="1304" w:bottom="1418" w:left="1304" w:header="510" w:footer="709" w:gutter="0"/>
          <w:cols w:space="708"/>
          <w:docGrid w:linePitch="360"/>
        </w:sectPr>
      </w:pPr>
    </w:p>
    <w:p w14:paraId="2BFA6316" w14:textId="77777777" w:rsidR="006F49D9" w:rsidRDefault="006F49D9" w:rsidP="00921D58"/>
    <w:tbl>
      <w:tblPr>
        <w:tblStyle w:val="Grilledutableau"/>
        <w:tblW w:w="1410" w:type="dxa"/>
        <w:tblInd w:w="-1129" w:type="dxa"/>
        <w:tblLook w:val="04A0" w:firstRow="1" w:lastRow="0" w:firstColumn="1" w:lastColumn="0" w:noHBand="0" w:noVBand="1"/>
      </w:tblPr>
      <w:tblGrid>
        <w:gridCol w:w="470"/>
        <w:gridCol w:w="470"/>
        <w:gridCol w:w="470"/>
      </w:tblGrid>
      <w:tr w:rsidR="00536468" w14:paraId="1FF0D05A" w14:textId="77777777" w:rsidTr="00536468">
        <w:tc>
          <w:tcPr>
            <w:tcW w:w="0" w:type="auto"/>
          </w:tcPr>
          <w:p w14:paraId="5E159C48" w14:textId="77777777" w:rsidR="00536468" w:rsidRPr="00E7165F" w:rsidRDefault="00536468" w:rsidP="002869B4">
            <w:pPr>
              <w:rPr>
                <w:sz w:val="10"/>
                <w:szCs w:val="10"/>
              </w:rPr>
            </w:pPr>
            <w:r w:rsidRPr="00E7165F">
              <w:rPr>
                <w:sz w:val="10"/>
                <w:szCs w:val="10"/>
              </w:rPr>
              <w:t>1</w:t>
            </w:r>
          </w:p>
        </w:tc>
        <w:tc>
          <w:tcPr>
            <w:tcW w:w="0" w:type="auto"/>
          </w:tcPr>
          <w:p w14:paraId="7E196B57" w14:textId="4AF5D40A" w:rsidR="00536468" w:rsidRPr="00E7165F" w:rsidRDefault="00536468" w:rsidP="002869B4">
            <w:pPr>
              <w:rPr>
                <w:sz w:val="10"/>
                <w:szCs w:val="10"/>
              </w:rPr>
            </w:pPr>
            <w:r w:rsidRPr="00E7165F">
              <w:rPr>
                <w:sz w:val="10"/>
                <w:szCs w:val="10"/>
              </w:rPr>
              <w:t>2</w:t>
            </w:r>
            <w:r>
              <w:rPr>
                <w:sz w:val="10"/>
                <w:szCs w:val="10"/>
              </w:rPr>
              <w:t>9</w:t>
            </w:r>
          </w:p>
        </w:tc>
        <w:tc>
          <w:tcPr>
            <w:tcW w:w="0" w:type="auto"/>
          </w:tcPr>
          <w:p w14:paraId="3037EC1B" w14:textId="28B1E047" w:rsidR="00536468" w:rsidRPr="00E7165F" w:rsidRDefault="00536468" w:rsidP="002869B4">
            <w:pPr>
              <w:rPr>
                <w:sz w:val="10"/>
                <w:szCs w:val="10"/>
              </w:rPr>
            </w:pPr>
            <w:r w:rsidRPr="00E7165F">
              <w:rPr>
                <w:sz w:val="10"/>
                <w:szCs w:val="10"/>
              </w:rPr>
              <w:t>3</w:t>
            </w:r>
            <w:r>
              <w:rPr>
                <w:sz w:val="10"/>
                <w:szCs w:val="10"/>
              </w:rPr>
              <w:t>2</w:t>
            </w:r>
          </w:p>
        </w:tc>
      </w:tr>
      <w:tr w:rsidR="00536468" w:rsidRPr="00C21C7D" w14:paraId="66157ADE" w14:textId="77777777" w:rsidTr="00536468">
        <w:tc>
          <w:tcPr>
            <w:tcW w:w="0" w:type="auto"/>
          </w:tcPr>
          <w:p w14:paraId="7475D1C7" w14:textId="77777777" w:rsidR="00536468" w:rsidRPr="00C21C7D" w:rsidRDefault="00536468" w:rsidP="002869B4">
            <w:pPr>
              <w:rPr>
                <w:sz w:val="10"/>
                <w:szCs w:val="10"/>
              </w:rPr>
            </w:pPr>
            <w:r w:rsidRPr="00C21C7D">
              <w:rPr>
                <w:sz w:val="10"/>
                <w:szCs w:val="10"/>
              </w:rPr>
              <w:t>50</w:t>
            </w:r>
          </w:p>
        </w:tc>
        <w:tc>
          <w:tcPr>
            <w:tcW w:w="0" w:type="auto"/>
          </w:tcPr>
          <w:p w14:paraId="66FDAB43" w14:textId="77777777" w:rsidR="00536468" w:rsidRPr="00C21C7D" w:rsidRDefault="00536468" w:rsidP="002869B4">
            <w:pPr>
              <w:rPr>
                <w:sz w:val="10"/>
                <w:szCs w:val="10"/>
              </w:rPr>
            </w:pPr>
            <w:r w:rsidRPr="00C21C7D">
              <w:rPr>
                <w:sz w:val="10"/>
                <w:szCs w:val="10"/>
              </w:rPr>
              <w:t>51</w:t>
            </w:r>
          </w:p>
        </w:tc>
        <w:tc>
          <w:tcPr>
            <w:tcW w:w="0" w:type="auto"/>
          </w:tcPr>
          <w:p w14:paraId="2CA01FCE" w14:textId="4BB98654" w:rsidR="00536468" w:rsidRPr="00C21C7D" w:rsidRDefault="00536468" w:rsidP="002869B4">
            <w:pPr>
              <w:rPr>
                <w:sz w:val="10"/>
                <w:szCs w:val="10"/>
              </w:rPr>
            </w:pPr>
            <w:r>
              <w:rPr>
                <w:sz w:val="10"/>
                <w:szCs w:val="10"/>
              </w:rPr>
              <w:t>59</w:t>
            </w:r>
          </w:p>
        </w:tc>
      </w:tr>
      <w:tr w:rsidR="00536468" w:rsidRPr="00C21C7D" w14:paraId="041B7F3B" w14:textId="77777777" w:rsidTr="00536468">
        <w:tc>
          <w:tcPr>
            <w:tcW w:w="0" w:type="auto"/>
            <w:shd w:val="clear" w:color="auto" w:fill="808080" w:themeFill="background1" w:themeFillShade="80"/>
          </w:tcPr>
          <w:p w14:paraId="61178C0F"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5F650D7D"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2C35FC8" w14:textId="77777777" w:rsidR="00536468" w:rsidRPr="00C21C7D" w:rsidRDefault="00536468" w:rsidP="002869B4">
            <w:pPr>
              <w:rPr>
                <w:sz w:val="10"/>
                <w:szCs w:val="10"/>
              </w:rPr>
            </w:pPr>
            <w:r>
              <w:rPr>
                <w:sz w:val="10"/>
                <w:szCs w:val="10"/>
              </w:rPr>
              <w:t>65535</w:t>
            </w:r>
          </w:p>
        </w:tc>
      </w:tr>
      <w:tr w:rsidR="00536468" w:rsidRPr="00C21C7D" w14:paraId="161CB51D" w14:textId="77777777" w:rsidTr="00536468">
        <w:tc>
          <w:tcPr>
            <w:tcW w:w="0" w:type="auto"/>
            <w:shd w:val="clear" w:color="auto" w:fill="808080" w:themeFill="background1" w:themeFillShade="80"/>
          </w:tcPr>
          <w:p w14:paraId="2DECABBD"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B853911"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0EB1EFC" w14:textId="77777777" w:rsidR="00536468" w:rsidRPr="00C21C7D" w:rsidRDefault="00536468" w:rsidP="002869B4">
            <w:pPr>
              <w:rPr>
                <w:sz w:val="10"/>
                <w:szCs w:val="10"/>
              </w:rPr>
            </w:pPr>
            <w:r>
              <w:rPr>
                <w:sz w:val="10"/>
                <w:szCs w:val="10"/>
              </w:rPr>
              <w:t>65535</w:t>
            </w:r>
          </w:p>
        </w:tc>
      </w:tr>
      <w:tr w:rsidR="00536468" w:rsidRPr="00C21C7D" w14:paraId="43BFA92E" w14:textId="77777777" w:rsidTr="00536468">
        <w:tc>
          <w:tcPr>
            <w:tcW w:w="0" w:type="auto"/>
            <w:shd w:val="clear" w:color="auto" w:fill="808080" w:themeFill="background1" w:themeFillShade="80"/>
          </w:tcPr>
          <w:p w14:paraId="665CC8AA"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08B0544"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055BD92" w14:textId="77777777" w:rsidR="00536468" w:rsidRPr="00C21C7D" w:rsidRDefault="00536468" w:rsidP="002869B4">
            <w:pPr>
              <w:rPr>
                <w:sz w:val="10"/>
                <w:szCs w:val="10"/>
              </w:rPr>
            </w:pPr>
            <w:r>
              <w:rPr>
                <w:sz w:val="10"/>
                <w:szCs w:val="10"/>
              </w:rPr>
              <w:t>65535</w:t>
            </w:r>
          </w:p>
        </w:tc>
      </w:tr>
      <w:tr w:rsidR="00536468" w:rsidRPr="00C21C7D" w14:paraId="6C07573E" w14:textId="77777777" w:rsidTr="00536468">
        <w:tc>
          <w:tcPr>
            <w:tcW w:w="0" w:type="auto"/>
            <w:shd w:val="clear" w:color="auto" w:fill="808080" w:themeFill="background1" w:themeFillShade="80"/>
          </w:tcPr>
          <w:p w14:paraId="2ACA1CBC"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26BD15AA"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3EF4EB88" w14:textId="77777777" w:rsidR="00536468" w:rsidRPr="00C21C7D" w:rsidRDefault="00536468" w:rsidP="002869B4">
            <w:pPr>
              <w:rPr>
                <w:sz w:val="10"/>
                <w:szCs w:val="10"/>
              </w:rPr>
            </w:pPr>
            <w:r>
              <w:rPr>
                <w:sz w:val="10"/>
                <w:szCs w:val="10"/>
              </w:rPr>
              <w:t>65535</w:t>
            </w:r>
          </w:p>
        </w:tc>
      </w:tr>
      <w:tr w:rsidR="00536468" w:rsidRPr="00C21C7D" w14:paraId="6DE9BA1D" w14:textId="77777777" w:rsidTr="00536468">
        <w:tc>
          <w:tcPr>
            <w:tcW w:w="0" w:type="auto"/>
            <w:shd w:val="clear" w:color="auto" w:fill="808080" w:themeFill="background1" w:themeFillShade="80"/>
          </w:tcPr>
          <w:p w14:paraId="70AACB93"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350AF86"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296AA1E4" w14:textId="77777777" w:rsidR="00536468" w:rsidRPr="00C21C7D" w:rsidRDefault="00536468" w:rsidP="002869B4">
            <w:pPr>
              <w:rPr>
                <w:sz w:val="10"/>
                <w:szCs w:val="10"/>
              </w:rPr>
            </w:pPr>
            <w:r>
              <w:rPr>
                <w:sz w:val="10"/>
                <w:szCs w:val="10"/>
              </w:rPr>
              <w:t>65535</w:t>
            </w:r>
          </w:p>
        </w:tc>
      </w:tr>
      <w:tr w:rsidR="00536468" w:rsidRPr="00C21C7D" w14:paraId="54115CCD" w14:textId="77777777" w:rsidTr="00536468">
        <w:tc>
          <w:tcPr>
            <w:tcW w:w="0" w:type="auto"/>
            <w:shd w:val="clear" w:color="auto" w:fill="808080" w:themeFill="background1" w:themeFillShade="80"/>
          </w:tcPr>
          <w:p w14:paraId="3A95CB1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F9E1CFC"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0FCAB648" w14:textId="77777777" w:rsidR="00536468" w:rsidRPr="00C21C7D" w:rsidRDefault="00536468" w:rsidP="002869B4">
            <w:pPr>
              <w:rPr>
                <w:sz w:val="10"/>
                <w:szCs w:val="10"/>
              </w:rPr>
            </w:pPr>
            <w:r>
              <w:rPr>
                <w:sz w:val="10"/>
                <w:szCs w:val="10"/>
              </w:rPr>
              <w:t>65535</w:t>
            </w:r>
          </w:p>
        </w:tc>
      </w:tr>
      <w:tr w:rsidR="00536468" w:rsidRPr="00C21C7D" w14:paraId="01D46E6B" w14:textId="77777777" w:rsidTr="00536468">
        <w:tc>
          <w:tcPr>
            <w:tcW w:w="0" w:type="auto"/>
            <w:shd w:val="clear" w:color="auto" w:fill="808080" w:themeFill="background1" w:themeFillShade="80"/>
          </w:tcPr>
          <w:p w14:paraId="39220282"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8C70D7D"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375D7390" w14:textId="77777777" w:rsidR="00536468" w:rsidRPr="00C21C7D" w:rsidRDefault="00536468" w:rsidP="002869B4">
            <w:pPr>
              <w:rPr>
                <w:sz w:val="10"/>
                <w:szCs w:val="10"/>
              </w:rPr>
            </w:pPr>
            <w:r>
              <w:rPr>
                <w:sz w:val="10"/>
                <w:szCs w:val="10"/>
              </w:rPr>
              <w:t>65535</w:t>
            </w:r>
          </w:p>
        </w:tc>
      </w:tr>
      <w:tr w:rsidR="00536468" w:rsidRPr="00C21C7D" w14:paraId="6461222D" w14:textId="77777777" w:rsidTr="00536468">
        <w:tc>
          <w:tcPr>
            <w:tcW w:w="0" w:type="auto"/>
            <w:shd w:val="clear" w:color="auto" w:fill="808080" w:themeFill="background1" w:themeFillShade="80"/>
          </w:tcPr>
          <w:p w14:paraId="4D9C9ECA"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0C8493C4"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55256B4B" w14:textId="77777777" w:rsidR="00536468" w:rsidRPr="00C21C7D" w:rsidRDefault="00536468" w:rsidP="002869B4">
            <w:pPr>
              <w:rPr>
                <w:sz w:val="10"/>
                <w:szCs w:val="10"/>
              </w:rPr>
            </w:pPr>
            <w:r>
              <w:rPr>
                <w:sz w:val="10"/>
                <w:szCs w:val="10"/>
              </w:rPr>
              <w:t>65535</w:t>
            </w:r>
          </w:p>
        </w:tc>
      </w:tr>
      <w:tr w:rsidR="00536468" w:rsidRPr="00C21C7D" w14:paraId="00EC5A1E" w14:textId="77777777" w:rsidTr="00536468">
        <w:tc>
          <w:tcPr>
            <w:tcW w:w="0" w:type="auto"/>
            <w:shd w:val="clear" w:color="auto" w:fill="808080" w:themeFill="background1" w:themeFillShade="80"/>
          </w:tcPr>
          <w:p w14:paraId="7D690A76"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1C34335"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AF62948" w14:textId="77777777" w:rsidR="00536468" w:rsidRPr="00C21C7D" w:rsidRDefault="00536468" w:rsidP="002869B4">
            <w:pPr>
              <w:rPr>
                <w:sz w:val="10"/>
                <w:szCs w:val="10"/>
              </w:rPr>
            </w:pPr>
            <w:r>
              <w:rPr>
                <w:sz w:val="10"/>
                <w:szCs w:val="10"/>
              </w:rPr>
              <w:t>65535</w:t>
            </w:r>
          </w:p>
        </w:tc>
      </w:tr>
      <w:tr w:rsidR="00536468" w:rsidRPr="00C21C7D" w14:paraId="2726AAEB" w14:textId="77777777" w:rsidTr="00536468">
        <w:tc>
          <w:tcPr>
            <w:tcW w:w="0" w:type="auto"/>
            <w:shd w:val="clear" w:color="auto" w:fill="808080" w:themeFill="background1" w:themeFillShade="80"/>
          </w:tcPr>
          <w:p w14:paraId="0649E042"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5B2CEFA9"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5F307C2" w14:textId="77777777" w:rsidR="00536468" w:rsidRPr="00C21C7D" w:rsidRDefault="00536468" w:rsidP="002869B4">
            <w:pPr>
              <w:rPr>
                <w:sz w:val="10"/>
                <w:szCs w:val="10"/>
              </w:rPr>
            </w:pPr>
            <w:r>
              <w:rPr>
                <w:sz w:val="10"/>
                <w:szCs w:val="10"/>
              </w:rPr>
              <w:t>65535</w:t>
            </w:r>
          </w:p>
        </w:tc>
      </w:tr>
      <w:tr w:rsidR="00536468" w:rsidRPr="00C21C7D" w14:paraId="786717D4" w14:textId="77777777" w:rsidTr="00536468">
        <w:tc>
          <w:tcPr>
            <w:tcW w:w="0" w:type="auto"/>
            <w:shd w:val="clear" w:color="auto" w:fill="808080" w:themeFill="background1" w:themeFillShade="80"/>
          </w:tcPr>
          <w:p w14:paraId="1177C101"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3A340FB7"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A4BBCD6" w14:textId="77777777" w:rsidR="00536468" w:rsidRPr="00C21C7D" w:rsidRDefault="00536468" w:rsidP="002869B4">
            <w:pPr>
              <w:rPr>
                <w:sz w:val="10"/>
                <w:szCs w:val="10"/>
              </w:rPr>
            </w:pPr>
            <w:r>
              <w:rPr>
                <w:sz w:val="10"/>
                <w:szCs w:val="10"/>
              </w:rPr>
              <w:t>65535</w:t>
            </w:r>
          </w:p>
        </w:tc>
      </w:tr>
      <w:tr w:rsidR="00536468" w:rsidRPr="00C21C7D" w14:paraId="79127D7C" w14:textId="77777777" w:rsidTr="00536468">
        <w:tc>
          <w:tcPr>
            <w:tcW w:w="0" w:type="auto"/>
            <w:shd w:val="clear" w:color="auto" w:fill="808080" w:themeFill="background1" w:themeFillShade="80"/>
          </w:tcPr>
          <w:p w14:paraId="260A0FF6"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B13123A"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55AF2E4F" w14:textId="77777777" w:rsidR="00536468" w:rsidRPr="00C21C7D" w:rsidRDefault="00536468" w:rsidP="002869B4">
            <w:pPr>
              <w:rPr>
                <w:sz w:val="10"/>
                <w:szCs w:val="10"/>
              </w:rPr>
            </w:pPr>
            <w:r>
              <w:rPr>
                <w:sz w:val="10"/>
                <w:szCs w:val="10"/>
              </w:rPr>
              <w:t>65535</w:t>
            </w:r>
          </w:p>
        </w:tc>
      </w:tr>
      <w:tr w:rsidR="00536468" w:rsidRPr="00C21C7D" w14:paraId="0B152BDE" w14:textId="77777777" w:rsidTr="00536468">
        <w:tc>
          <w:tcPr>
            <w:tcW w:w="0" w:type="auto"/>
            <w:shd w:val="clear" w:color="auto" w:fill="808080" w:themeFill="background1" w:themeFillShade="80"/>
          </w:tcPr>
          <w:p w14:paraId="5564FD80"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E5DF04B"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4D82A17" w14:textId="77777777" w:rsidR="00536468" w:rsidRPr="00C21C7D" w:rsidRDefault="00536468" w:rsidP="002869B4">
            <w:pPr>
              <w:rPr>
                <w:sz w:val="10"/>
                <w:szCs w:val="10"/>
              </w:rPr>
            </w:pPr>
            <w:r>
              <w:rPr>
                <w:sz w:val="10"/>
                <w:szCs w:val="10"/>
              </w:rPr>
              <w:t>65535</w:t>
            </w:r>
          </w:p>
        </w:tc>
      </w:tr>
      <w:tr w:rsidR="00536468" w:rsidRPr="00C21C7D" w14:paraId="04CA3248" w14:textId="77777777" w:rsidTr="00536468">
        <w:tc>
          <w:tcPr>
            <w:tcW w:w="0" w:type="auto"/>
            <w:shd w:val="clear" w:color="auto" w:fill="808080" w:themeFill="background1" w:themeFillShade="80"/>
          </w:tcPr>
          <w:p w14:paraId="4640A6EF"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3950FD03"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3071BED" w14:textId="77777777" w:rsidR="00536468" w:rsidRPr="00C21C7D" w:rsidRDefault="00536468" w:rsidP="002869B4">
            <w:pPr>
              <w:rPr>
                <w:sz w:val="10"/>
                <w:szCs w:val="10"/>
              </w:rPr>
            </w:pPr>
            <w:r>
              <w:rPr>
                <w:sz w:val="10"/>
                <w:szCs w:val="10"/>
              </w:rPr>
              <w:t>65535</w:t>
            </w:r>
          </w:p>
        </w:tc>
      </w:tr>
      <w:tr w:rsidR="00536468" w:rsidRPr="00C21C7D" w14:paraId="7982F587" w14:textId="77777777" w:rsidTr="00536468">
        <w:tc>
          <w:tcPr>
            <w:tcW w:w="0" w:type="auto"/>
            <w:shd w:val="clear" w:color="auto" w:fill="808080" w:themeFill="background1" w:themeFillShade="80"/>
          </w:tcPr>
          <w:p w14:paraId="5BF79B6B"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512389B"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71258E4" w14:textId="77777777" w:rsidR="00536468" w:rsidRPr="00C21C7D" w:rsidRDefault="00536468" w:rsidP="002869B4">
            <w:pPr>
              <w:rPr>
                <w:sz w:val="10"/>
                <w:szCs w:val="10"/>
              </w:rPr>
            </w:pPr>
            <w:r>
              <w:rPr>
                <w:sz w:val="10"/>
                <w:szCs w:val="10"/>
              </w:rPr>
              <w:t>65535</w:t>
            </w:r>
          </w:p>
        </w:tc>
      </w:tr>
      <w:tr w:rsidR="00536468" w:rsidRPr="00C21C7D" w14:paraId="3F2B6235" w14:textId="77777777" w:rsidTr="00536468">
        <w:tc>
          <w:tcPr>
            <w:tcW w:w="0" w:type="auto"/>
            <w:shd w:val="clear" w:color="auto" w:fill="808080" w:themeFill="background1" w:themeFillShade="80"/>
          </w:tcPr>
          <w:p w14:paraId="30122EAF"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495C61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0DE3EDF" w14:textId="77777777" w:rsidR="00536468" w:rsidRPr="00C21C7D" w:rsidRDefault="00536468" w:rsidP="002869B4">
            <w:pPr>
              <w:rPr>
                <w:sz w:val="10"/>
                <w:szCs w:val="10"/>
              </w:rPr>
            </w:pPr>
            <w:r>
              <w:rPr>
                <w:sz w:val="10"/>
                <w:szCs w:val="10"/>
              </w:rPr>
              <w:t>65535</w:t>
            </w:r>
          </w:p>
        </w:tc>
      </w:tr>
      <w:tr w:rsidR="00536468" w:rsidRPr="00C21C7D" w14:paraId="37F815E2" w14:textId="77777777" w:rsidTr="00536468">
        <w:tc>
          <w:tcPr>
            <w:tcW w:w="0" w:type="auto"/>
            <w:shd w:val="clear" w:color="auto" w:fill="808080" w:themeFill="background1" w:themeFillShade="80"/>
          </w:tcPr>
          <w:p w14:paraId="7E635C19"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4D12AE9"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276801FD" w14:textId="77777777" w:rsidR="00536468" w:rsidRPr="00C21C7D" w:rsidRDefault="00536468" w:rsidP="002869B4">
            <w:pPr>
              <w:rPr>
                <w:sz w:val="10"/>
                <w:szCs w:val="10"/>
              </w:rPr>
            </w:pPr>
            <w:r>
              <w:rPr>
                <w:sz w:val="10"/>
                <w:szCs w:val="10"/>
              </w:rPr>
              <w:t>65535</w:t>
            </w:r>
          </w:p>
        </w:tc>
      </w:tr>
      <w:tr w:rsidR="00536468" w:rsidRPr="00C21C7D" w14:paraId="18BD5DE5" w14:textId="77777777" w:rsidTr="00536468">
        <w:tc>
          <w:tcPr>
            <w:tcW w:w="0" w:type="auto"/>
            <w:shd w:val="clear" w:color="auto" w:fill="808080" w:themeFill="background1" w:themeFillShade="80"/>
          </w:tcPr>
          <w:p w14:paraId="436C4CF4"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2CD0FBEB"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85D2097" w14:textId="77777777" w:rsidR="00536468" w:rsidRPr="00C21C7D" w:rsidRDefault="00536468" w:rsidP="002869B4">
            <w:pPr>
              <w:rPr>
                <w:sz w:val="10"/>
                <w:szCs w:val="10"/>
              </w:rPr>
            </w:pPr>
            <w:r>
              <w:rPr>
                <w:sz w:val="10"/>
                <w:szCs w:val="10"/>
              </w:rPr>
              <w:t>65535</w:t>
            </w:r>
          </w:p>
        </w:tc>
      </w:tr>
      <w:tr w:rsidR="00536468" w:rsidRPr="00C21C7D" w14:paraId="2BFDC774" w14:textId="77777777" w:rsidTr="00536468">
        <w:tc>
          <w:tcPr>
            <w:tcW w:w="0" w:type="auto"/>
            <w:shd w:val="clear" w:color="auto" w:fill="808080" w:themeFill="background1" w:themeFillShade="80"/>
          </w:tcPr>
          <w:p w14:paraId="33C7EC2A"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7BBD629"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C13A0A3" w14:textId="77777777" w:rsidR="00536468" w:rsidRPr="00C21C7D" w:rsidRDefault="00536468" w:rsidP="002869B4">
            <w:pPr>
              <w:rPr>
                <w:sz w:val="10"/>
                <w:szCs w:val="10"/>
              </w:rPr>
            </w:pPr>
            <w:r>
              <w:rPr>
                <w:sz w:val="10"/>
                <w:szCs w:val="10"/>
              </w:rPr>
              <w:t>65535</w:t>
            </w:r>
          </w:p>
        </w:tc>
      </w:tr>
      <w:tr w:rsidR="00536468" w:rsidRPr="00C21C7D" w14:paraId="5A5FCDFB" w14:textId="77777777" w:rsidTr="00536468">
        <w:tc>
          <w:tcPr>
            <w:tcW w:w="0" w:type="auto"/>
            <w:shd w:val="clear" w:color="auto" w:fill="808080" w:themeFill="background1" w:themeFillShade="80"/>
          </w:tcPr>
          <w:p w14:paraId="41D96B1B"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CEECCF7"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0039F7A0" w14:textId="77777777" w:rsidR="00536468" w:rsidRPr="00C21C7D" w:rsidRDefault="00536468" w:rsidP="002869B4">
            <w:pPr>
              <w:rPr>
                <w:sz w:val="10"/>
                <w:szCs w:val="10"/>
              </w:rPr>
            </w:pPr>
            <w:r>
              <w:rPr>
                <w:sz w:val="10"/>
                <w:szCs w:val="10"/>
              </w:rPr>
              <w:t>65535</w:t>
            </w:r>
          </w:p>
        </w:tc>
      </w:tr>
      <w:tr w:rsidR="00536468" w:rsidRPr="00C21C7D" w14:paraId="33DA2867" w14:textId="77777777" w:rsidTr="00536468">
        <w:tc>
          <w:tcPr>
            <w:tcW w:w="0" w:type="auto"/>
            <w:shd w:val="clear" w:color="auto" w:fill="808080" w:themeFill="background1" w:themeFillShade="80"/>
          </w:tcPr>
          <w:p w14:paraId="286DF319"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D13C28D"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A1B651B" w14:textId="77777777" w:rsidR="00536468" w:rsidRPr="00C21C7D" w:rsidRDefault="00536468" w:rsidP="002869B4">
            <w:pPr>
              <w:rPr>
                <w:sz w:val="10"/>
                <w:szCs w:val="10"/>
              </w:rPr>
            </w:pPr>
            <w:r>
              <w:rPr>
                <w:sz w:val="10"/>
                <w:szCs w:val="10"/>
              </w:rPr>
              <w:t>65535</w:t>
            </w:r>
          </w:p>
        </w:tc>
      </w:tr>
      <w:tr w:rsidR="00536468" w:rsidRPr="00C21C7D" w14:paraId="4212281C" w14:textId="77777777" w:rsidTr="00536468">
        <w:tc>
          <w:tcPr>
            <w:tcW w:w="0" w:type="auto"/>
            <w:shd w:val="clear" w:color="auto" w:fill="808080" w:themeFill="background1" w:themeFillShade="80"/>
          </w:tcPr>
          <w:p w14:paraId="534CC3B2"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2FC5A0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617B57B" w14:textId="77777777" w:rsidR="00536468" w:rsidRPr="00C21C7D" w:rsidRDefault="00536468" w:rsidP="002869B4">
            <w:pPr>
              <w:rPr>
                <w:sz w:val="10"/>
                <w:szCs w:val="10"/>
              </w:rPr>
            </w:pPr>
            <w:r>
              <w:rPr>
                <w:sz w:val="10"/>
                <w:szCs w:val="10"/>
              </w:rPr>
              <w:t>65535</w:t>
            </w:r>
          </w:p>
        </w:tc>
      </w:tr>
      <w:tr w:rsidR="00536468" w:rsidRPr="00C21C7D" w14:paraId="1FD270AA" w14:textId="77777777" w:rsidTr="00536468">
        <w:tc>
          <w:tcPr>
            <w:tcW w:w="0" w:type="auto"/>
            <w:shd w:val="clear" w:color="auto" w:fill="808080" w:themeFill="background1" w:themeFillShade="80"/>
          </w:tcPr>
          <w:p w14:paraId="4D999236"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78B0BD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C530CDA" w14:textId="77777777" w:rsidR="00536468" w:rsidRPr="00C21C7D" w:rsidRDefault="00536468" w:rsidP="002869B4">
            <w:pPr>
              <w:rPr>
                <w:sz w:val="10"/>
                <w:szCs w:val="10"/>
              </w:rPr>
            </w:pPr>
            <w:r>
              <w:rPr>
                <w:sz w:val="10"/>
                <w:szCs w:val="10"/>
              </w:rPr>
              <w:t>65535</w:t>
            </w:r>
          </w:p>
        </w:tc>
      </w:tr>
      <w:tr w:rsidR="00536468" w:rsidRPr="00C21C7D" w14:paraId="2730FA54" w14:textId="77777777" w:rsidTr="00536468">
        <w:tc>
          <w:tcPr>
            <w:tcW w:w="0" w:type="auto"/>
            <w:shd w:val="clear" w:color="auto" w:fill="808080" w:themeFill="background1" w:themeFillShade="80"/>
          </w:tcPr>
          <w:p w14:paraId="6738FA14"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0FDEC6A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078CCE3" w14:textId="77777777" w:rsidR="00536468" w:rsidRPr="00C21C7D" w:rsidRDefault="00536468" w:rsidP="002869B4">
            <w:pPr>
              <w:rPr>
                <w:sz w:val="10"/>
                <w:szCs w:val="10"/>
              </w:rPr>
            </w:pPr>
            <w:r>
              <w:rPr>
                <w:sz w:val="10"/>
                <w:szCs w:val="10"/>
              </w:rPr>
              <w:t>65535</w:t>
            </w:r>
          </w:p>
        </w:tc>
      </w:tr>
      <w:tr w:rsidR="00536468" w:rsidRPr="00C21C7D" w14:paraId="2F1B4FE6" w14:textId="77777777" w:rsidTr="00536468">
        <w:tc>
          <w:tcPr>
            <w:tcW w:w="0" w:type="auto"/>
            <w:shd w:val="clear" w:color="auto" w:fill="808080" w:themeFill="background1" w:themeFillShade="80"/>
          </w:tcPr>
          <w:p w14:paraId="1D001E3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2894ED11"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74577605" w14:textId="77777777" w:rsidR="00536468" w:rsidRPr="00C21C7D" w:rsidRDefault="00536468" w:rsidP="002869B4">
            <w:pPr>
              <w:rPr>
                <w:sz w:val="10"/>
                <w:szCs w:val="10"/>
              </w:rPr>
            </w:pPr>
            <w:r>
              <w:rPr>
                <w:sz w:val="10"/>
                <w:szCs w:val="10"/>
              </w:rPr>
              <w:t>65535</w:t>
            </w:r>
          </w:p>
        </w:tc>
      </w:tr>
      <w:tr w:rsidR="00536468" w:rsidRPr="00C21C7D" w14:paraId="7D099A2F" w14:textId="77777777" w:rsidTr="00536468">
        <w:tc>
          <w:tcPr>
            <w:tcW w:w="0" w:type="auto"/>
            <w:shd w:val="clear" w:color="auto" w:fill="808080" w:themeFill="background1" w:themeFillShade="80"/>
          </w:tcPr>
          <w:p w14:paraId="45D4F3FC"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5A0E4B0"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5871FB1E" w14:textId="77777777" w:rsidR="00536468" w:rsidRPr="00C21C7D" w:rsidRDefault="00536468" w:rsidP="002869B4">
            <w:pPr>
              <w:rPr>
                <w:sz w:val="10"/>
                <w:szCs w:val="10"/>
              </w:rPr>
            </w:pPr>
            <w:r>
              <w:rPr>
                <w:sz w:val="10"/>
                <w:szCs w:val="10"/>
              </w:rPr>
              <w:t>65535</w:t>
            </w:r>
          </w:p>
        </w:tc>
      </w:tr>
      <w:tr w:rsidR="00536468" w:rsidRPr="00C21C7D" w14:paraId="57210309" w14:textId="77777777" w:rsidTr="00536468">
        <w:tc>
          <w:tcPr>
            <w:tcW w:w="0" w:type="auto"/>
            <w:shd w:val="clear" w:color="auto" w:fill="808080" w:themeFill="background1" w:themeFillShade="80"/>
          </w:tcPr>
          <w:p w14:paraId="746D0331"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5207467"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91E41CD" w14:textId="77777777" w:rsidR="00536468" w:rsidRPr="00C21C7D" w:rsidRDefault="00536468" w:rsidP="002869B4">
            <w:pPr>
              <w:rPr>
                <w:sz w:val="10"/>
                <w:szCs w:val="10"/>
              </w:rPr>
            </w:pPr>
            <w:r>
              <w:rPr>
                <w:sz w:val="10"/>
                <w:szCs w:val="10"/>
              </w:rPr>
              <w:t>65535</w:t>
            </w:r>
          </w:p>
        </w:tc>
      </w:tr>
      <w:tr w:rsidR="00536468" w:rsidRPr="00C21C7D" w14:paraId="3B82A878" w14:textId="77777777" w:rsidTr="00536468">
        <w:tc>
          <w:tcPr>
            <w:tcW w:w="0" w:type="auto"/>
            <w:shd w:val="clear" w:color="auto" w:fill="808080" w:themeFill="background1" w:themeFillShade="80"/>
          </w:tcPr>
          <w:p w14:paraId="287E5367"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15255CF"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EB2B34E" w14:textId="77777777" w:rsidR="00536468" w:rsidRPr="00C21C7D" w:rsidRDefault="00536468" w:rsidP="002869B4">
            <w:pPr>
              <w:rPr>
                <w:sz w:val="10"/>
                <w:szCs w:val="10"/>
              </w:rPr>
            </w:pPr>
            <w:r>
              <w:rPr>
                <w:sz w:val="10"/>
                <w:szCs w:val="10"/>
              </w:rPr>
              <w:t>65535</w:t>
            </w:r>
          </w:p>
        </w:tc>
      </w:tr>
      <w:tr w:rsidR="00536468" w:rsidRPr="00C21C7D" w14:paraId="4445326E" w14:textId="77777777" w:rsidTr="00536468">
        <w:tc>
          <w:tcPr>
            <w:tcW w:w="0" w:type="auto"/>
            <w:shd w:val="clear" w:color="auto" w:fill="808080" w:themeFill="background1" w:themeFillShade="80"/>
          </w:tcPr>
          <w:p w14:paraId="1E85E3CE"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1811202"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1F9C84BC" w14:textId="77777777" w:rsidR="00536468" w:rsidRPr="00C21C7D" w:rsidRDefault="00536468" w:rsidP="002869B4">
            <w:pPr>
              <w:rPr>
                <w:sz w:val="10"/>
                <w:szCs w:val="10"/>
              </w:rPr>
            </w:pPr>
            <w:r>
              <w:rPr>
                <w:sz w:val="10"/>
                <w:szCs w:val="10"/>
              </w:rPr>
              <w:t>65535</w:t>
            </w:r>
          </w:p>
        </w:tc>
      </w:tr>
      <w:tr w:rsidR="00536468" w:rsidRPr="00C21C7D" w14:paraId="5BC6FC56" w14:textId="77777777" w:rsidTr="00536468">
        <w:tc>
          <w:tcPr>
            <w:tcW w:w="0" w:type="auto"/>
            <w:shd w:val="clear" w:color="auto" w:fill="808080" w:themeFill="background1" w:themeFillShade="80"/>
          </w:tcPr>
          <w:p w14:paraId="2DAC8EF0"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4FF45305" w14:textId="77777777" w:rsidR="00536468" w:rsidRPr="00C21C7D" w:rsidRDefault="00536468" w:rsidP="002869B4">
            <w:pPr>
              <w:rPr>
                <w:sz w:val="10"/>
                <w:szCs w:val="10"/>
              </w:rPr>
            </w:pPr>
            <w:r>
              <w:rPr>
                <w:sz w:val="10"/>
                <w:szCs w:val="10"/>
              </w:rPr>
              <w:t>65535</w:t>
            </w:r>
          </w:p>
        </w:tc>
        <w:tc>
          <w:tcPr>
            <w:tcW w:w="0" w:type="auto"/>
            <w:shd w:val="clear" w:color="auto" w:fill="808080" w:themeFill="background1" w:themeFillShade="80"/>
          </w:tcPr>
          <w:p w14:paraId="6B21CBBE" w14:textId="77777777" w:rsidR="00536468" w:rsidRPr="00C21C7D" w:rsidRDefault="00536468" w:rsidP="002869B4">
            <w:pPr>
              <w:rPr>
                <w:sz w:val="10"/>
                <w:szCs w:val="10"/>
              </w:rPr>
            </w:pPr>
            <w:r>
              <w:rPr>
                <w:sz w:val="10"/>
                <w:szCs w:val="10"/>
              </w:rPr>
              <w:t>65535</w:t>
            </w:r>
          </w:p>
        </w:tc>
      </w:tr>
    </w:tbl>
    <w:p w14:paraId="407E6F7C" w14:textId="77777777" w:rsidR="006F49D9" w:rsidRDefault="006F49D9" w:rsidP="00921D58"/>
    <w:p w14:paraId="6B5AE57C" w14:textId="77777777" w:rsidR="00500BC9" w:rsidRDefault="00500BC9" w:rsidP="00A54CAF">
      <w:pPr>
        <w:shd w:val="clear" w:color="auto" w:fill="FFFFFE"/>
        <w:spacing w:after="0" w:line="285" w:lineRule="atLeast"/>
        <w:jc w:val="left"/>
        <w:rPr>
          <w:rFonts w:ascii="Consolas" w:eastAsia="Times New Roman" w:hAnsi="Consolas" w:cs="Times New Roman"/>
          <w:color w:val="A31515"/>
          <w:sz w:val="21"/>
          <w:szCs w:val="21"/>
          <w:lang w:val="en-US"/>
        </w:rPr>
        <w:sectPr w:rsidR="00500BC9" w:rsidSect="00500BC9">
          <w:pgSz w:w="16838" w:h="11906" w:orient="landscape"/>
          <w:pgMar w:top="1304" w:right="1701" w:bottom="1304" w:left="1418" w:header="510" w:footer="709" w:gutter="0"/>
          <w:cols w:space="708"/>
          <w:docGrid w:linePitch="360"/>
        </w:sectPr>
      </w:pPr>
    </w:p>
    <w:p w14:paraId="1BF372A0" w14:textId="77777777" w:rsidR="00A54CAF" w:rsidRDefault="00A54CAF" w:rsidP="00A54CAF">
      <w:pPr>
        <w:shd w:val="clear" w:color="auto" w:fill="FFFFFE"/>
        <w:spacing w:after="0" w:line="285" w:lineRule="atLeast"/>
        <w:jc w:val="left"/>
        <w:rPr>
          <w:rFonts w:ascii="Consolas" w:eastAsia="Times New Roman" w:hAnsi="Consolas" w:cs="Times New Roman"/>
          <w:color w:val="A31515"/>
          <w:sz w:val="21"/>
          <w:szCs w:val="21"/>
          <w:lang w:val="en-US"/>
        </w:rPr>
      </w:pPr>
    </w:p>
    <w:p w14:paraId="18DA33B6" w14:textId="77777777" w:rsidR="00A54CAF" w:rsidRDefault="00A54CAF" w:rsidP="00A54CAF">
      <w:pPr>
        <w:shd w:val="clear" w:color="auto" w:fill="FFFFFE"/>
        <w:spacing w:after="0" w:line="285" w:lineRule="atLeast"/>
        <w:jc w:val="left"/>
        <w:rPr>
          <w:rFonts w:ascii="Consolas" w:eastAsia="Times New Roman" w:hAnsi="Consolas" w:cs="Times New Roman"/>
          <w:color w:val="A31515"/>
          <w:sz w:val="21"/>
          <w:szCs w:val="21"/>
          <w:lang w:val="en-US"/>
        </w:rPr>
      </w:pPr>
    </w:p>
    <w:p w14:paraId="7E698327" w14:textId="4AF9F72D" w:rsidR="00A532B6" w:rsidRDefault="00A54CAF" w:rsidP="00921D58">
      <w:pPr>
        <w:rPr>
          <w:b/>
          <w:bCs/>
          <w:color w:val="auto"/>
          <w:u w:val="single"/>
        </w:rPr>
      </w:pPr>
      <w:bookmarkStart w:id="189" w:name="_Hlk186195788"/>
      <w:bookmarkStart w:id="190" w:name="_Hlk191216260"/>
      <w:r w:rsidRPr="00A54CAF">
        <w:rPr>
          <w:b/>
          <w:bCs/>
          <w:color w:val="auto"/>
          <w:u w:val="single"/>
        </w:rPr>
        <w:t>ISAnnulationReservation</w:t>
      </w:r>
      <w:bookmarkEnd w:id="189"/>
    </w:p>
    <w:p w14:paraId="0B0739A2" w14:textId="77777777" w:rsidR="0007502B" w:rsidRPr="0007502B" w:rsidRDefault="0007502B" w:rsidP="00921D58">
      <w:pPr>
        <w:rPr>
          <w:b/>
          <w:bCs/>
          <w:color w:val="auto"/>
          <w:u w:val="single"/>
        </w:rPr>
      </w:pPr>
    </w:p>
    <w:tbl>
      <w:tblPr>
        <w:tblStyle w:val="TableauGrille4-Accentuation5"/>
        <w:tblW w:w="0" w:type="auto"/>
        <w:tblLook w:val="04A0" w:firstRow="1" w:lastRow="0" w:firstColumn="1" w:lastColumn="0" w:noHBand="0" w:noVBand="1"/>
      </w:tblPr>
      <w:tblGrid>
        <w:gridCol w:w="3294"/>
        <w:gridCol w:w="1802"/>
        <w:gridCol w:w="4192"/>
      </w:tblGrid>
      <w:tr w:rsidR="008423F4" w14:paraId="46EE01D2" w14:textId="1EE5E2FB" w:rsidTr="00842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7" w:type="dxa"/>
          </w:tcPr>
          <w:p w14:paraId="7324E661" w14:textId="35EBC370" w:rsidR="008423F4" w:rsidRDefault="008423F4" w:rsidP="00921D58">
            <w:r>
              <w:t>Champ</w:t>
            </w:r>
          </w:p>
        </w:tc>
        <w:tc>
          <w:tcPr>
            <w:tcW w:w="2943" w:type="dxa"/>
          </w:tcPr>
          <w:p w14:paraId="69A70169" w14:textId="0469EABA" w:rsidR="008423F4" w:rsidRDefault="008423F4" w:rsidP="00921D58">
            <w:pPr>
              <w:cnfStyle w:val="100000000000" w:firstRow="1" w:lastRow="0" w:firstColumn="0" w:lastColumn="0" w:oddVBand="0" w:evenVBand="0" w:oddHBand="0" w:evenHBand="0" w:firstRowFirstColumn="0" w:firstRowLastColumn="0" w:lastRowFirstColumn="0" w:lastRowLastColumn="0"/>
            </w:pPr>
            <w:r>
              <w:t>Type</w:t>
            </w:r>
          </w:p>
        </w:tc>
        <w:tc>
          <w:tcPr>
            <w:tcW w:w="2438" w:type="dxa"/>
          </w:tcPr>
          <w:p w14:paraId="74417393" w14:textId="401A8247" w:rsidR="008423F4" w:rsidRDefault="008423F4" w:rsidP="00921D58">
            <w:pPr>
              <w:cnfStyle w:val="100000000000" w:firstRow="1" w:lastRow="0" w:firstColumn="0" w:lastColumn="0" w:oddVBand="0" w:evenVBand="0" w:oddHBand="0" w:evenHBand="0" w:firstRowFirstColumn="0" w:firstRowLastColumn="0" w:lastRowFirstColumn="0" w:lastRowLastColumn="0"/>
            </w:pPr>
            <w:r>
              <w:t>Taille</w:t>
            </w:r>
          </w:p>
        </w:tc>
      </w:tr>
      <w:tr w:rsidR="008423F4" w14:paraId="4161E2AC" w14:textId="0DFBB7AE" w:rsidTr="00842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7" w:type="dxa"/>
          </w:tcPr>
          <w:p w14:paraId="33C8A59D" w14:textId="0F8B211F" w:rsidR="008423F4" w:rsidRDefault="008423F4" w:rsidP="00921D58">
            <w:r>
              <w:t>ISAnnulationReservation(Name)</w:t>
            </w:r>
          </w:p>
        </w:tc>
        <w:tc>
          <w:tcPr>
            <w:tcW w:w="2943" w:type="dxa"/>
          </w:tcPr>
          <w:p w14:paraId="33864716" w14:textId="026124A7" w:rsidR="008423F4" w:rsidRDefault="008423F4" w:rsidP="00921D58">
            <w:pPr>
              <w:cnfStyle w:val="000000100000" w:firstRow="0" w:lastRow="0" w:firstColumn="0" w:lastColumn="0" w:oddVBand="0" w:evenVBand="0" w:oddHBand="1" w:evenHBand="0" w:firstRowFirstColumn="0" w:firstRowLastColumn="0" w:lastRowFirstColumn="0" w:lastRowLastColumn="0"/>
            </w:pPr>
            <w:r>
              <w:t>Int</w:t>
            </w:r>
          </w:p>
        </w:tc>
        <w:tc>
          <w:tcPr>
            <w:tcW w:w="2438" w:type="dxa"/>
          </w:tcPr>
          <w:p w14:paraId="0CC249A2" w14:textId="47777652" w:rsidR="008423F4" w:rsidRDefault="008423F4" w:rsidP="00921D58">
            <w:pPr>
              <w:cnfStyle w:val="000000100000" w:firstRow="0" w:lastRow="0" w:firstColumn="0" w:lastColumn="0" w:oddVBand="0" w:evenVBand="0" w:oddHBand="1" w:evenHBand="0" w:firstRowFirstColumn="0" w:firstRowLastColumn="0" w:lastRowFirstColumn="0" w:lastRowLastColumn="0"/>
            </w:pPr>
            <w:r>
              <w:t>1 octet</w:t>
            </w:r>
          </w:p>
        </w:tc>
      </w:tr>
      <w:tr w:rsidR="008423F4" w14:paraId="2D752170" w14:textId="148F80E7" w:rsidTr="008423F4">
        <w:tc>
          <w:tcPr>
            <w:cnfStyle w:val="001000000000" w:firstRow="0" w:lastRow="0" w:firstColumn="1" w:lastColumn="0" w:oddVBand="0" w:evenVBand="0" w:oddHBand="0" w:evenHBand="0" w:firstRowFirstColumn="0" w:firstRowLastColumn="0" w:lastRowFirstColumn="0" w:lastRowLastColumn="0"/>
            <w:tcW w:w="3907" w:type="dxa"/>
          </w:tcPr>
          <w:p w14:paraId="6341A57E" w14:textId="1B470C19" w:rsidR="008423F4" w:rsidRDefault="008423F4" w:rsidP="00921D58">
            <w:r>
              <w:t>messageId</w:t>
            </w:r>
          </w:p>
        </w:tc>
        <w:tc>
          <w:tcPr>
            <w:tcW w:w="2943" w:type="dxa"/>
          </w:tcPr>
          <w:p w14:paraId="6876B7C6" w14:textId="1C59530D" w:rsidR="008423F4" w:rsidRDefault="008423F4" w:rsidP="00921D58">
            <w:pPr>
              <w:cnfStyle w:val="000000000000" w:firstRow="0" w:lastRow="0" w:firstColumn="0" w:lastColumn="0" w:oddVBand="0" w:evenVBand="0" w:oddHBand="0" w:evenHBand="0" w:firstRowFirstColumn="0" w:firstRowLastColumn="0" w:lastRowFirstColumn="0" w:lastRowLastColumn="0"/>
            </w:pPr>
            <w:r>
              <w:t>Int</w:t>
            </w:r>
          </w:p>
        </w:tc>
        <w:tc>
          <w:tcPr>
            <w:tcW w:w="2438" w:type="dxa"/>
          </w:tcPr>
          <w:p w14:paraId="6050E878" w14:textId="21B0B948" w:rsidR="008423F4" w:rsidRDefault="008423F4" w:rsidP="00921D58">
            <w:pPr>
              <w:cnfStyle w:val="000000000000" w:firstRow="0" w:lastRow="0" w:firstColumn="0" w:lastColumn="0" w:oddVBand="0" w:evenVBand="0" w:oddHBand="0" w:evenHBand="0" w:firstRowFirstColumn="0" w:firstRowLastColumn="0" w:lastRowFirstColumn="0" w:lastRowLastColumn="0"/>
            </w:pPr>
            <w:r>
              <w:t>2 octets</w:t>
            </w:r>
          </w:p>
        </w:tc>
      </w:tr>
      <w:tr w:rsidR="008423F4" w14:paraId="1E67BFDC" w14:textId="1AF33989" w:rsidTr="00842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7" w:type="dxa"/>
          </w:tcPr>
          <w:p w14:paraId="01909EDB" w14:textId="2CC874AC" w:rsidR="008423F4" w:rsidRDefault="008423F4" w:rsidP="00921D58">
            <w:r>
              <w:t>timeStamp</w:t>
            </w:r>
          </w:p>
        </w:tc>
        <w:tc>
          <w:tcPr>
            <w:tcW w:w="2943" w:type="dxa"/>
          </w:tcPr>
          <w:p w14:paraId="242AF0E1" w14:textId="301AE2B8" w:rsidR="008423F4" w:rsidRDefault="00D36D83" w:rsidP="00D36D83">
            <w:pPr>
              <w:jc w:val="left"/>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2438"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52CD2F3A" w14:textId="77777777" w:rsidTr="00F2475E">
              <w:tc>
                <w:tcPr>
                  <w:tcW w:w="578" w:type="dxa"/>
                </w:tcPr>
                <w:p w14:paraId="76CF9B8D" w14:textId="77777777" w:rsidR="00D36D83" w:rsidRPr="00A118EC" w:rsidRDefault="00D36D83" w:rsidP="00D36D83">
                  <w:pPr>
                    <w:rPr>
                      <w:sz w:val="12"/>
                      <w:szCs w:val="12"/>
                    </w:rPr>
                  </w:pPr>
                  <w:r>
                    <w:rPr>
                      <w:sz w:val="12"/>
                      <w:szCs w:val="12"/>
                    </w:rPr>
                    <w:t>2octets</w:t>
                  </w:r>
                </w:p>
              </w:tc>
              <w:tc>
                <w:tcPr>
                  <w:tcW w:w="531" w:type="dxa"/>
                </w:tcPr>
                <w:p w14:paraId="158F5C46" w14:textId="77777777" w:rsidR="00D36D83" w:rsidRPr="00A118EC" w:rsidRDefault="00D36D83" w:rsidP="00D36D83">
                  <w:pPr>
                    <w:rPr>
                      <w:sz w:val="12"/>
                      <w:szCs w:val="12"/>
                    </w:rPr>
                  </w:pPr>
                  <w:r>
                    <w:rPr>
                      <w:sz w:val="12"/>
                      <w:szCs w:val="12"/>
                    </w:rPr>
                    <w:t>1octet</w:t>
                  </w:r>
                </w:p>
              </w:tc>
              <w:tc>
                <w:tcPr>
                  <w:tcW w:w="531" w:type="dxa"/>
                </w:tcPr>
                <w:p w14:paraId="37D39A35" w14:textId="77777777" w:rsidR="00D36D83" w:rsidRPr="00A118EC" w:rsidRDefault="00D36D83" w:rsidP="00D36D83">
                  <w:pPr>
                    <w:rPr>
                      <w:sz w:val="12"/>
                      <w:szCs w:val="12"/>
                    </w:rPr>
                  </w:pPr>
                  <w:r>
                    <w:rPr>
                      <w:sz w:val="12"/>
                      <w:szCs w:val="12"/>
                    </w:rPr>
                    <w:t>1octet</w:t>
                  </w:r>
                </w:p>
              </w:tc>
              <w:tc>
                <w:tcPr>
                  <w:tcW w:w="544" w:type="dxa"/>
                </w:tcPr>
                <w:p w14:paraId="4BCFC69C" w14:textId="77777777" w:rsidR="00D36D83" w:rsidRPr="00A118EC" w:rsidRDefault="00D36D83" w:rsidP="00D36D83">
                  <w:pPr>
                    <w:rPr>
                      <w:sz w:val="12"/>
                      <w:szCs w:val="12"/>
                    </w:rPr>
                  </w:pPr>
                  <w:r>
                    <w:rPr>
                      <w:sz w:val="12"/>
                      <w:szCs w:val="12"/>
                    </w:rPr>
                    <w:t>1octet</w:t>
                  </w:r>
                </w:p>
              </w:tc>
              <w:tc>
                <w:tcPr>
                  <w:tcW w:w="601" w:type="dxa"/>
                </w:tcPr>
                <w:p w14:paraId="7D0322F6" w14:textId="77777777" w:rsidR="00D36D83" w:rsidRPr="00A118EC" w:rsidRDefault="00D36D83" w:rsidP="00D36D83">
                  <w:pPr>
                    <w:rPr>
                      <w:sz w:val="12"/>
                      <w:szCs w:val="12"/>
                    </w:rPr>
                  </w:pPr>
                  <w:r>
                    <w:rPr>
                      <w:sz w:val="12"/>
                      <w:szCs w:val="12"/>
                    </w:rPr>
                    <w:t>1 octet</w:t>
                  </w:r>
                </w:p>
              </w:tc>
              <w:tc>
                <w:tcPr>
                  <w:tcW w:w="531" w:type="dxa"/>
                </w:tcPr>
                <w:p w14:paraId="7C6144D4" w14:textId="77777777" w:rsidR="00D36D83" w:rsidRPr="00A118EC" w:rsidRDefault="00D36D83" w:rsidP="00D36D83">
                  <w:pPr>
                    <w:rPr>
                      <w:sz w:val="12"/>
                      <w:szCs w:val="12"/>
                    </w:rPr>
                  </w:pPr>
                  <w:r>
                    <w:rPr>
                      <w:sz w:val="12"/>
                      <w:szCs w:val="12"/>
                    </w:rPr>
                    <w:t>1octet</w:t>
                  </w:r>
                </w:p>
              </w:tc>
              <w:tc>
                <w:tcPr>
                  <w:tcW w:w="650" w:type="dxa"/>
                </w:tcPr>
                <w:p w14:paraId="3A9A76D2" w14:textId="77777777" w:rsidR="00D36D83" w:rsidRDefault="00D36D83" w:rsidP="00D36D83">
                  <w:pPr>
                    <w:rPr>
                      <w:sz w:val="12"/>
                      <w:szCs w:val="12"/>
                    </w:rPr>
                  </w:pPr>
                  <w:r>
                    <w:rPr>
                      <w:sz w:val="12"/>
                      <w:szCs w:val="12"/>
                    </w:rPr>
                    <w:t>2 octets</w:t>
                  </w:r>
                </w:p>
              </w:tc>
            </w:tr>
          </w:tbl>
          <w:p w14:paraId="7FF2EC7F" w14:textId="77777777" w:rsidR="008423F4" w:rsidRDefault="008423F4" w:rsidP="00921D58">
            <w:pPr>
              <w:cnfStyle w:val="000000100000" w:firstRow="0" w:lastRow="0" w:firstColumn="0" w:lastColumn="0" w:oddVBand="0" w:evenVBand="0" w:oddHBand="1" w:evenHBand="0" w:firstRowFirstColumn="0" w:firstRowLastColumn="0" w:lastRowFirstColumn="0" w:lastRowLastColumn="0"/>
            </w:pPr>
          </w:p>
        </w:tc>
      </w:tr>
      <w:tr w:rsidR="008423F4" w14:paraId="4DC8ED0B" w14:textId="2567B907" w:rsidTr="009135E2">
        <w:tc>
          <w:tcPr>
            <w:cnfStyle w:val="001000000000" w:firstRow="0" w:lastRow="0" w:firstColumn="1" w:lastColumn="0" w:oddVBand="0" w:evenVBand="0" w:oddHBand="0" w:evenHBand="0" w:firstRowFirstColumn="0" w:firstRowLastColumn="0" w:lastRowFirstColumn="0" w:lastRowLastColumn="0"/>
            <w:tcW w:w="3907" w:type="dxa"/>
          </w:tcPr>
          <w:p w14:paraId="0D380AEB" w14:textId="194D0C00" w:rsidR="008423F4" w:rsidRDefault="008423F4" w:rsidP="00921D58">
            <w:r>
              <w:t>sequenceNumber</w:t>
            </w:r>
          </w:p>
        </w:tc>
        <w:tc>
          <w:tcPr>
            <w:tcW w:w="2943" w:type="dxa"/>
          </w:tcPr>
          <w:p w14:paraId="3A0786BE" w14:textId="065C1BFD" w:rsidR="008423F4" w:rsidRDefault="008423F4" w:rsidP="00921D58">
            <w:pPr>
              <w:cnfStyle w:val="000000000000" w:firstRow="0" w:lastRow="0" w:firstColumn="0" w:lastColumn="0" w:oddVBand="0" w:evenVBand="0" w:oddHBand="0" w:evenHBand="0" w:firstRowFirstColumn="0" w:firstRowLastColumn="0" w:lastRowFirstColumn="0" w:lastRowLastColumn="0"/>
            </w:pPr>
            <w:r>
              <w:t>Int</w:t>
            </w:r>
          </w:p>
        </w:tc>
        <w:tc>
          <w:tcPr>
            <w:tcW w:w="2438" w:type="dxa"/>
            <w:shd w:val="clear" w:color="auto" w:fill="F4B083" w:themeFill="accent2" w:themeFillTint="99"/>
          </w:tcPr>
          <w:p w14:paraId="173202CF" w14:textId="10E83113" w:rsidR="008423F4" w:rsidRDefault="009135E2" w:rsidP="00921D58">
            <w:pPr>
              <w:cnfStyle w:val="000000000000" w:firstRow="0" w:lastRow="0" w:firstColumn="0" w:lastColumn="0" w:oddVBand="0" w:evenVBand="0" w:oddHBand="0" w:evenHBand="0" w:firstRowFirstColumn="0" w:firstRowLastColumn="0" w:lastRowFirstColumn="0" w:lastRowLastColumn="0"/>
            </w:pPr>
            <w:r>
              <w:t>3</w:t>
            </w:r>
            <w:r w:rsidR="00C35FF7">
              <w:t xml:space="preserve"> octets</w:t>
            </w:r>
          </w:p>
        </w:tc>
      </w:tr>
      <w:tr w:rsidR="008423F4" w14:paraId="04B83F3C" w14:textId="74A27AB0" w:rsidTr="00842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7" w:type="dxa"/>
          </w:tcPr>
          <w:p w14:paraId="303AA234" w14:textId="5477CA06" w:rsidR="008423F4" w:rsidRDefault="008423F4" w:rsidP="00921D58">
            <w:r>
              <w:t>sectionId</w:t>
            </w:r>
          </w:p>
        </w:tc>
        <w:tc>
          <w:tcPr>
            <w:tcW w:w="2943" w:type="dxa"/>
          </w:tcPr>
          <w:p w14:paraId="546D6B3F" w14:textId="5CCF1B57" w:rsidR="008423F4" w:rsidRDefault="0078538F" w:rsidP="004A5A78">
            <w:pPr>
              <w:jc w:val="left"/>
              <w:cnfStyle w:val="000000100000" w:firstRow="0" w:lastRow="0" w:firstColumn="0" w:lastColumn="0" w:oddVBand="0" w:evenVBand="0" w:oddHBand="1" w:evenHBand="0" w:firstRowFirstColumn="0" w:firstRowLastColumn="0" w:lastRowFirstColumn="0" w:lastRowLastColumn="0"/>
            </w:pPr>
            <w:r>
              <w:t xml:space="preserve">Séquencement de n entier codé chacun sur </w:t>
            </w:r>
            <w:r w:rsidR="0015170C">
              <w:t>2 octets. Chaque entier représente l’identifiant de la section à annuler.</w:t>
            </w:r>
          </w:p>
        </w:tc>
        <w:tc>
          <w:tcPr>
            <w:tcW w:w="2438" w:type="dxa"/>
          </w:tcPr>
          <w:p w14:paraId="507C47B9" w14:textId="563CE64B" w:rsidR="00C35FF7" w:rsidRDefault="00C35FF7" w:rsidP="00C35FF7">
            <w:pPr>
              <w:cnfStyle w:val="000000100000" w:firstRow="0" w:lastRow="0" w:firstColumn="0" w:lastColumn="0" w:oddVBand="0" w:evenVBand="0" w:oddHBand="1" w:evenHBand="0" w:firstRowFirstColumn="0" w:firstRowLastColumn="0" w:lastRowFirstColumn="0" w:lastRowLastColumn="0"/>
            </w:pPr>
            <w:r>
              <w:t xml:space="preserve">- Chaque identifiant de section est codé sur 2 octets.  </w:t>
            </w:r>
          </w:p>
          <w:p w14:paraId="4AD86BC2" w14:textId="45CD4347" w:rsidR="00C35FF7" w:rsidRDefault="00C35FF7" w:rsidP="00C35FF7">
            <w:pPr>
              <w:cnfStyle w:val="000000100000" w:firstRow="0" w:lastRow="0" w:firstColumn="0" w:lastColumn="0" w:oddVBand="0" w:evenVBand="0" w:oddHBand="1" w:evenHBand="0" w:firstRowFirstColumn="0" w:firstRowLastColumn="0" w:lastRowFirstColumn="0" w:lastRowLastColumn="0"/>
            </w:pPr>
            <w:r>
              <w:t xml:space="preserve">- Nombre maximum : Jusqu'à 3 sections peuvent être définies.  </w:t>
            </w:r>
          </w:p>
          <w:p w14:paraId="6BAACC5D" w14:textId="44C5E311" w:rsidR="00C35FF7" w:rsidRDefault="00C35FF7" w:rsidP="00C35FF7">
            <w:pPr>
              <w:cnfStyle w:val="000000100000" w:firstRow="0" w:lastRow="0" w:firstColumn="0" w:lastColumn="0" w:oddVBand="0" w:evenVBand="0" w:oddHBand="1" w:evenHBand="0" w:firstRowFirstColumn="0" w:firstRowLastColumn="0" w:lastRowFirstColumn="0" w:lastRowLastColumn="0"/>
            </w:pPr>
            <w:r>
              <w:t xml:space="preserve">- Par défaut, les identifiants sont initialisés à zéro.  </w:t>
            </w:r>
          </w:p>
          <w:p w14:paraId="1849BAAF" w14:textId="769386E3" w:rsidR="00C35FF7" w:rsidRDefault="00C35FF7" w:rsidP="00C35FF7">
            <w:pPr>
              <w:cnfStyle w:val="000000100000" w:firstRow="0" w:lastRow="0" w:firstColumn="0" w:lastColumn="0" w:oddVBand="0" w:evenVBand="0" w:oddHBand="1" w:evenHBand="0" w:firstRowFirstColumn="0" w:firstRowLastColumn="0" w:lastRowFirstColumn="0" w:lastRowLastColumn="0"/>
            </w:pPr>
            <w:r>
              <w:t xml:space="preserve">- Les identifiants égaux à zéro sont ignorés.  </w:t>
            </w:r>
          </w:p>
        </w:tc>
      </w:tr>
      <w:bookmarkEnd w:id="190"/>
    </w:tbl>
    <w:p w14:paraId="3E88D382" w14:textId="77777777" w:rsidR="00A54CAF" w:rsidRDefault="00A54CAF" w:rsidP="00921D58"/>
    <w:p w14:paraId="3D915696" w14:textId="6DB86606" w:rsidR="0007502B" w:rsidRDefault="0007502B" w:rsidP="00921D58">
      <w:pPr>
        <w:rPr>
          <w:b/>
          <w:bCs/>
          <w:u w:val="single"/>
        </w:rPr>
      </w:pPr>
      <w:r w:rsidRPr="0007502B">
        <w:rPr>
          <w:b/>
          <w:bCs/>
          <w:u w:val="single"/>
        </w:rPr>
        <w:t>Exemple de message</w:t>
      </w:r>
    </w:p>
    <w:tbl>
      <w:tblPr>
        <w:tblStyle w:val="TableauGrille4-Accentuation5"/>
        <w:tblW w:w="0" w:type="auto"/>
        <w:tblLayout w:type="fixed"/>
        <w:tblLook w:val="04A0" w:firstRow="1" w:lastRow="0" w:firstColumn="1" w:lastColumn="0" w:noHBand="0" w:noVBand="1"/>
      </w:tblPr>
      <w:tblGrid>
        <w:gridCol w:w="744"/>
        <w:gridCol w:w="1154"/>
        <w:gridCol w:w="2507"/>
        <w:gridCol w:w="1591"/>
        <w:gridCol w:w="1024"/>
        <w:gridCol w:w="1076"/>
        <w:gridCol w:w="1192"/>
      </w:tblGrid>
      <w:tr w:rsidR="0007502B" w:rsidRPr="0085307E" w14:paraId="4CD46FCF" w14:textId="77777777" w:rsidTr="00F21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50835CBF" w14:textId="2B80B920" w:rsidR="0007502B" w:rsidRPr="0085307E" w:rsidRDefault="0007502B" w:rsidP="00921D58">
            <w:pPr>
              <w:rPr>
                <w:sz w:val="12"/>
                <w:szCs w:val="12"/>
              </w:rPr>
            </w:pPr>
            <w:r w:rsidRPr="0085307E">
              <w:rPr>
                <w:sz w:val="12"/>
                <w:szCs w:val="12"/>
              </w:rPr>
              <w:t>Name</w:t>
            </w:r>
          </w:p>
        </w:tc>
        <w:tc>
          <w:tcPr>
            <w:tcW w:w="1154" w:type="dxa"/>
          </w:tcPr>
          <w:p w14:paraId="5A89EF44" w14:textId="76EEF789" w:rsidR="0007502B" w:rsidRPr="0085307E" w:rsidRDefault="0007502B" w:rsidP="00921D58">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messageId</w:t>
            </w:r>
          </w:p>
        </w:tc>
        <w:tc>
          <w:tcPr>
            <w:tcW w:w="2507" w:type="dxa"/>
          </w:tcPr>
          <w:p w14:paraId="78ACE269" w14:textId="740FE046" w:rsidR="0007502B" w:rsidRPr="0085307E" w:rsidRDefault="0007502B" w:rsidP="00921D58">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timeStamp</w:t>
            </w:r>
          </w:p>
        </w:tc>
        <w:tc>
          <w:tcPr>
            <w:tcW w:w="1591" w:type="dxa"/>
          </w:tcPr>
          <w:p w14:paraId="1B76C6C4" w14:textId="155B37E9" w:rsidR="0007502B" w:rsidRPr="0085307E" w:rsidRDefault="0007502B" w:rsidP="00921D58">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sequenceNumber</w:t>
            </w:r>
          </w:p>
        </w:tc>
        <w:tc>
          <w:tcPr>
            <w:tcW w:w="1024" w:type="dxa"/>
          </w:tcPr>
          <w:p w14:paraId="36B400FB" w14:textId="280E0143" w:rsidR="0007502B" w:rsidRPr="0085307E" w:rsidRDefault="0007502B" w:rsidP="00921D58">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sectionId</w:t>
            </w:r>
          </w:p>
        </w:tc>
        <w:tc>
          <w:tcPr>
            <w:tcW w:w="1076" w:type="dxa"/>
          </w:tcPr>
          <w:p w14:paraId="3296645E" w14:textId="3808F709" w:rsidR="0007502B" w:rsidRPr="0085307E" w:rsidRDefault="0007502B" w:rsidP="00921D58">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Version de protocole</w:t>
            </w:r>
          </w:p>
        </w:tc>
        <w:tc>
          <w:tcPr>
            <w:tcW w:w="1192" w:type="dxa"/>
          </w:tcPr>
          <w:p w14:paraId="4E95330E" w14:textId="11145280" w:rsidR="0007502B" w:rsidRPr="0085307E" w:rsidRDefault="0007502B" w:rsidP="0085307E">
            <w:pPr>
              <w:cnfStyle w:val="100000000000" w:firstRow="1" w:lastRow="0" w:firstColumn="0" w:lastColumn="0" w:oddVBand="0" w:evenVBand="0" w:oddHBand="0" w:evenHBand="0" w:firstRowFirstColumn="0" w:firstRowLastColumn="0" w:lastRowFirstColumn="0" w:lastRowLastColumn="0"/>
              <w:rPr>
                <w:sz w:val="12"/>
                <w:szCs w:val="12"/>
              </w:rPr>
            </w:pPr>
            <w:r w:rsidRPr="0085307E">
              <w:rPr>
                <w:sz w:val="12"/>
                <w:szCs w:val="12"/>
              </w:rPr>
              <w:t>Séquence de fin de message</w:t>
            </w:r>
          </w:p>
        </w:tc>
      </w:tr>
      <w:tr w:rsidR="0007502B" w:rsidRPr="00F216B9" w14:paraId="4A941323"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0CD23C3B" w14:textId="4F710496" w:rsidR="0007502B" w:rsidRPr="00F216B9" w:rsidRDefault="0007502B" w:rsidP="00921D58">
            <w:pPr>
              <w:rPr>
                <w:b w:val="0"/>
                <w:bCs w:val="0"/>
                <w:sz w:val="12"/>
                <w:szCs w:val="12"/>
              </w:rPr>
            </w:pPr>
            <w:r w:rsidRPr="00F216B9">
              <w:rPr>
                <w:b w:val="0"/>
                <w:bCs w:val="0"/>
                <w:sz w:val="12"/>
                <w:szCs w:val="12"/>
              </w:rPr>
              <w:t>7</w:t>
            </w:r>
          </w:p>
        </w:tc>
        <w:tc>
          <w:tcPr>
            <w:tcW w:w="1154" w:type="dxa"/>
          </w:tcPr>
          <w:p w14:paraId="785D69B7" w14:textId="4E9EF684" w:rsidR="0007502B" w:rsidRPr="00F216B9" w:rsidRDefault="00F216B9" w:rsidP="00921D58">
            <w:pPr>
              <w:cnfStyle w:val="000000100000" w:firstRow="0" w:lastRow="0" w:firstColumn="0" w:lastColumn="0" w:oddVBand="0" w:evenVBand="0" w:oddHBand="1" w:evenHBand="0" w:firstRowFirstColumn="0" w:firstRowLastColumn="0" w:lastRowFirstColumn="0" w:lastRowLastColumn="0"/>
              <w:rPr>
                <w:sz w:val="12"/>
                <w:szCs w:val="12"/>
              </w:rPr>
            </w:pPr>
            <w:r w:rsidRPr="00F216B9">
              <w:rPr>
                <w:sz w:val="12"/>
                <w:szCs w:val="12"/>
              </w:rPr>
              <w:t>1</w:t>
            </w:r>
          </w:p>
        </w:tc>
        <w:tc>
          <w:tcPr>
            <w:tcW w:w="2507" w:type="dxa"/>
          </w:tcPr>
          <w:tbl>
            <w:tblPr>
              <w:tblStyle w:val="Grilledutableau"/>
              <w:tblW w:w="2772" w:type="dxa"/>
              <w:tblLayout w:type="fixed"/>
              <w:tblLook w:val="04A0" w:firstRow="1" w:lastRow="0" w:firstColumn="1" w:lastColumn="0" w:noHBand="0" w:noVBand="1"/>
            </w:tblPr>
            <w:tblGrid>
              <w:gridCol w:w="522"/>
              <w:gridCol w:w="360"/>
              <w:gridCol w:w="360"/>
              <w:gridCol w:w="270"/>
              <w:gridCol w:w="450"/>
              <w:gridCol w:w="360"/>
              <w:gridCol w:w="450"/>
            </w:tblGrid>
            <w:tr w:rsidR="009B0FA2" w14:paraId="1158D2A1" w14:textId="77777777" w:rsidTr="00F2475E">
              <w:tc>
                <w:tcPr>
                  <w:tcW w:w="522" w:type="dxa"/>
                </w:tcPr>
                <w:p w14:paraId="687C27DF" w14:textId="77777777" w:rsidR="009B0FA2" w:rsidRPr="00A118EC" w:rsidRDefault="009B0FA2" w:rsidP="009B0FA2">
                  <w:pPr>
                    <w:rPr>
                      <w:sz w:val="12"/>
                      <w:szCs w:val="12"/>
                    </w:rPr>
                  </w:pPr>
                  <w:r w:rsidRPr="00A118EC">
                    <w:rPr>
                      <w:sz w:val="12"/>
                      <w:szCs w:val="12"/>
                    </w:rPr>
                    <w:t>2024</w:t>
                  </w:r>
                </w:p>
              </w:tc>
              <w:tc>
                <w:tcPr>
                  <w:tcW w:w="360" w:type="dxa"/>
                </w:tcPr>
                <w:p w14:paraId="7E128DF8" w14:textId="77777777" w:rsidR="009B0FA2" w:rsidRPr="00A118EC" w:rsidRDefault="009B0FA2" w:rsidP="009B0FA2">
                  <w:pPr>
                    <w:rPr>
                      <w:sz w:val="12"/>
                      <w:szCs w:val="12"/>
                    </w:rPr>
                  </w:pPr>
                  <w:r w:rsidRPr="00A118EC">
                    <w:rPr>
                      <w:sz w:val="12"/>
                      <w:szCs w:val="12"/>
                    </w:rPr>
                    <w:t>11</w:t>
                  </w:r>
                </w:p>
              </w:tc>
              <w:tc>
                <w:tcPr>
                  <w:tcW w:w="360" w:type="dxa"/>
                </w:tcPr>
                <w:p w14:paraId="28DD5BE1" w14:textId="77777777" w:rsidR="009B0FA2" w:rsidRPr="00A118EC" w:rsidRDefault="009B0FA2" w:rsidP="009B0FA2">
                  <w:pPr>
                    <w:rPr>
                      <w:sz w:val="12"/>
                      <w:szCs w:val="12"/>
                    </w:rPr>
                  </w:pPr>
                  <w:r w:rsidRPr="00A118EC">
                    <w:rPr>
                      <w:sz w:val="12"/>
                      <w:szCs w:val="12"/>
                    </w:rPr>
                    <w:t>28</w:t>
                  </w:r>
                </w:p>
              </w:tc>
              <w:tc>
                <w:tcPr>
                  <w:tcW w:w="270" w:type="dxa"/>
                </w:tcPr>
                <w:p w14:paraId="4F1A9915" w14:textId="77777777" w:rsidR="009B0FA2" w:rsidRPr="00A118EC" w:rsidRDefault="009B0FA2" w:rsidP="009B0FA2">
                  <w:pPr>
                    <w:rPr>
                      <w:sz w:val="12"/>
                      <w:szCs w:val="12"/>
                    </w:rPr>
                  </w:pPr>
                  <w:r w:rsidRPr="00A118EC">
                    <w:rPr>
                      <w:sz w:val="12"/>
                      <w:szCs w:val="12"/>
                    </w:rPr>
                    <w:t>5</w:t>
                  </w:r>
                </w:p>
              </w:tc>
              <w:tc>
                <w:tcPr>
                  <w:tcW w:w="450" w:type="dxa"/>
                </w:tcPr>
                <w:p w14:paraId="4A6FAC5F" w14:textId="77777777" w:rsidR="009B0FA2" w:rsidRPr="00A118EC" w:rsidRDefault="009B0FA2" w:rsidP="009B0FA2">
                  <w:pPr>
                    <w:rPr>
                      <w:sz w:val="12"/>
                      <w:szCs w:val="12"/>
                    </w:rPr>
                  </w:pPr>
                  <w:r w:rsidRPr="00A118EC">
                    <w:rPr>
                      <w:sz w:val="12"/>
                      <w:szCs w:val="12"/>
                    </w:rPr>
                    <w:t>14</w:t>
                  </w:r>
                </w:p>
              </w:tc>
              <w:tc>
                <w:tcPr>
                  <w:tcW w:w="360" w:type="dxa"/>
                </w:tcPr>
                <w:p w14:paraId="39348803" w14:textId="77777777" w:rsidR="009B0FA2" w:rsidRPr="00A118EC" w:rsidRDefault="009B0FA2" w:rsidP="009B0FA2">
                  <w:pPr>
                    <w:rPr>
                      <w:sz w:val="12"/>
                      <w:szCs w:val="12"/>
                    </w:rPr>
                  </w:pPr>
                  <w:r w:rsidRPr="00A118EC">
                    <w:rPr>
                      <w:sz w:val="12"/>
                      <w:szCs w:val="12"/>
                    </w:rPr>
                    <w:t>59</w:t>
                  </w:r>
                </w:p>
              </w:tc>
              <w:tc>
                <w:tcPr>
                  <w:tcW w:w="450" w:type="dxa"/>
                </w:tcPr>
                <w:p w14:paraId="2F52AA37" w14:textId="77777777" w:rsidR="009B0FA2" w:rsidRPr="00A118EC" w:rsidRDefault="009B0FA2" w:rsidP="009B0FA2">
                  <w:pPr>
                    <w:rPr>
                      <w:sz w:val="12"/>
                      <w:szCs w:val="12"/>
                    </w:rPr>
                  </w:pPr>
                  <w:r>
                    <w:rPr>
                      <w:sz w:val="12"/>
                      <w:szCs w:val="12"/>
                    </w:rPr>
                    <w:t>998</w:t>
                  </w:r>
                </w:p>
              </w:tc>
            </w:tr>
          </w:tbl>
          <w:p w14:paraId="32AD79DB" w14:textId="77777777" w:rsidR="0007502B" w:rsidRPr="00F216B9" w:rsidRDefault="0007502B" w:rsidP="00921D58">
            <w:pPr>
              <w:cnfStyle w:val="000000100000" w:firstRow="0" w:lastRow="0" w:firstColumn="0" w:lastColumn="0" w:oddVBand="0" w:evenVBand="0" w:oddHBand="1" w:evenHBand="0" w:firstRowFirstColumn="0" w:firstRowLastColumn="0" w:lastRowFirstColumn="0" w:lastRowLastColumn="0"/>
              <w:rPr>
                <w:sz w:val="12"/>
                <w:szCs w:val="12"/>
              </w:rPr>
            </w:pPr>
          </w:p>
        </w:tc>
        <w:tc>
          <w:tcPr>
            <w:tcW w:w="1591" w:type="dxa"/>
          </w:tcPr>
          <w:p w14:paraId="4428A172" w14:textId="4AF9C6F0" w:rsidR="0007502B" w:rsidRPr="00F216B9" w:rsidRDefault="00F216B9" w:rsidP="00921D5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1024" w:type="dxa"/>
          </w:tcPr>
          <w:p w14:paraId="65C678EA" w14:textId="6B51C9AA" w:rsidR="0007502B" w:rsidRPr="00F216B9" w:rsidRDefault="00F216B9" w:rsidP="00921D5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1076" w:type="dxa"/>
            <w:shd w:val="clear" w:color="auto" w:fill="FFFF00"/>
          </w:tcPr>
          <w:p w14:paraId="0A19956F" w14:textId="099FD706" w:rsidR="0007502B" w:rsidRPr="00F216B9" w:rsidRDefault="00613964" w:rsidP="00921D58">
            <w:pPr>
              <w:cnfStyle w:val="000000100000" w:firstRow="0" w:lastRow="0" w:firstColumn="0" w:lastColumn="0" w:oddVBand="0" w:evenVBand="0" w:oddHBand="1" w:evenHBand="0" w:firstRowFirstColumn="0" w:firstRowLastColumn="0" w:lastRowFirstColumn="0" w:lastRowLastColumn="0"/>
              <w:rPr>
                <w:sz w:val="12"/>
                <w:szCs w:val="12"/>
              </w:rPr>
            </w:pPr>
            <w:r>
              <w:rPr>
                <w:color w:val="538135" w:themeColor="accent6" w:themeShade="BF"/>
                <w:sz w:val="12"/>
                <w:szCs w:val="12"/>
              </w:rPr>
              <w:t>41</w:t>
            </w:r>
          </w:p>
        </w:tc>
        <w:tc>
          <w:tcPr>
            <w:tcW w:w="1192" w:type="dxa"/>
          </w:tcPr>
          <w:tbl>
            <w:tblPr>
              <w:tblStyle w:val="Grilledutableau"/>
              <w:tblW w:w="1292" w:type="dxa"/>
              <w:tblLayout w:type="fixed"/>
              <w:tblLook w:val="04A0" w:firstRow="1" w:lastRow="0" w:firstColumn="1" w:lastColumn="0" w:noHBand="0" w:noVBand="1"/>
            </w:tblPr>
            <w:tblGrid>
              <w:gridCol w:w="241"/>
              <w:gridCol w:w="270"/>
              <w:gridCol w:w="270"/>
              <w:gridCol w:w="511"/>
            </w:tblGrid>
            <w:tr w:rsidR="00354BFA" w:rsidRPr="004C6ACC" w14:paraId="15898382" w14:textId="77777777" w:rsidTr="00354BFA">
              <w:trPr>
                <w:trHeight w:val="295"/>
              </w:trPr>
              <w:tc>
                <w:tcPr>
                  <w:tcW w:w="241" w:type="dxa"/>
                </w:tcPr>
                <w:p w14:paraId="2521A895" w14:textId="77777777" w:rsidR="00354BFA" w:rsidRPr="004C6ACC" w:rsidRDefault="00354BFA" w:rsidP="00F216B9">
                  <w:pPr>
                    <w:jc w:val="left"/>
                    <w:rPr>
                      <w:color w:val="FF0000"/>
                      <w:sz w:val="12"/>
                      <w:szCs w:val="12"/>
                    </w:rPr>
                  </w:pPr>
                  <w:r w:rsidRPr="004C6ACC">
                    <w:rPr>
                      <w:color w:val="FF0000"/>
                      <w:sz w:val="12"/>
                      <w:szCs w:val="12"/>
                    </w:rPr>
                    <w:t>0</w:t>
                  </w:r>
                </w:p>
              </w:tc>
              <w:tc>
                <w:tcPr>
                  <w:tcW w:w="270" w:type="dxa"/>
                </w:tcPr>
                <w:p w14:paraId="174D1F6B" w14:textId="77777777" w:rsidR="00354BFA" w:rsidRPr="004C6ACC" w:rsidRDefault="00354BFA" w:rsidP="00F216B9">
                  <w:pPr>
                    <w:jc w:val="left"/>
                    <w:rPr>
                      <w:color w:val="FF0000"/>
                      <w:sz w:val="12"/>
                      <w:szCs w:val="12"/>
                    </w:rPr>
                  </w:pPr>
                  <w:r w:rsidRPr="004C6ACC">
                    <w:rPr>
                      <w:color w:val="FF0000"/>
                      <w:sz w:val="12"/>
                      <w:szCs w:val="12"/>
                    </w:rPr>
                    <w:t>0</w:t>
                  </w:r>
                </w:p>
              </w:tc>
              <w:tc>
                <w:tcPr>
                  <w:tcW w:w="270" w:type="dxa"/>
                </w:tcPr>
                <w:p w14:paraId="526F332E" w14:textId="0F0B3DB0" w:rsidR="00354BFA" w:rsidRPr="004C6ACC" w:rsidRDefault="00354BFA" w:rsidP="00F216B9">
                  <w:pPr>
                    <w:jc w:val="left"/>
                    <w:rPr>
                      <w:color w:val="FF0000"/>
                      <w:sz w:val="12"/>
                      <w:szCs w:val="12"/>
                    </w:rPr>
                  </w:pPr>
                  <w:r>
                    <w:rPr>
                      <w:color w:val="FF0000"/>
                      <w:sz w:val="12"/>
                      <w:szCs w:val="12"/>
                    </w:rPr>
                    <w:t>0</w:t>
                  </w:r>
                </w:p>
              </w:tc>
              <w:tc>
                <w:tcPr>
                  <w:tcW w:w="511" w:type="dxa"/>
                </w:tcPr>
                <w:p w14:paraId="04BB03B2" w14:textId="2F5E5EFF" w:rsidR="00354BFA" w:rsidRPr="004C6ACC" w:rsidRDefault="00354BFA" w:rsidP="00F216B9">
                  <w:pPr>
                    <w:jc w:val="left"/>
                    <w:rPr>
                      <w:color w:val="FF0000"/>
                      <w:sz w:val="12"/>
                      <w:szCs w:val="12"/>
                    </w:rPr>
                  </w:pPr>
                  <w:r w:rsidRPr="004C6ACC">
                    <w:rPr>
                      <w:color w:val="FF0000"/>
                      <w:sz w:val="12"/>
                      <w:szCs w:val="12"/>
                    </w:rPr>
                    <w:t>0</w:t>
                  </w:r>
                </w:p>
              </w:tc>
            </w:tr>
          </w:tbl>
          <w:p w14:paraId="1286706F" w14:textId="77777777" w:rsidR="0007502B" w:rsidRPr="00F216B9" w:rsidRDefault="0007502B" w:rsidP="00921D58">
            <w:pPr>
              <w:cnfStyle w:val="000000100000" w:firstRow="0" w:lastRow="0" w:firstColumn="0" w:lastColumn="0" w:oddVBand="0" w:evenVBand="0" w:oddHBand="1" w:evenHBand="0" w:firstRowFirstColumn="0" w:firstRowLastColumn="0" w:lastRowFirstColumn="0" w:lastRowLastColumn="0"/>
              <w:rPr>
                <w:sz w:val="12"/>
                <w:szCs w:val="12"/>
              </w:rPr>
            </w:pPr>
          </w:p>
        </w:tc>
      </w:tr>
    </w:tbl>
    <w:p w14:paraId="5EE14DB2" w14:textId="77777777" w:rsidR="0007502B" w:rsidRDefault="0007502B" w:rsidP="00921D58">
      <w:pPr>
        <w:rPr>
          <w:b/>
          <w:bCs/>
          <w:u w:val="single"/>
        </w:rPr>
      </w:pPr>
    </w:p>
    <w:p w14:paraId="6314D45B" w14:textId="3123A384" w:rsidR="00B3312B" w:rsidRDefault="00B3312B" w:rsidP="00D33B65">
      <w:pPr>
        <w:rPr>
          <w:b/>
          <w:bCs/>
          <w:color w:val="auto"/>
          <w:u w:val="single"/>
        </w:rPr>
      </w:pPr>
      <w:r w:rsidRPr="00B3312B">
        <w:rPr>
          <w:b/>
          <w:bCs/>
          <w:color w:val="auto"/>
          <w:u w:val="single"/>
        </w:rPr>
        <w:t>ISAcknowledge</w:t>
      </w:r>
    </w:p>
    <w:tbl>
      <w:tblPr>
        <w:tblStyle w:val="TableauGrille4-Accentuation5"/>
        <w:tblW w:w="0" w:type="auto"/>
        <w:tblLook w:val="04A0" w:firstRow="1" w:lastRow="0" w:firstColumn="1" w:lastColumn="0" w:noHBand="0" w:noVBand="1"/>
      </w:tblPr>
      <w:tblGrid>
        <w:gridCol w:w="2601"/>
        <w:gridCol w:w="2495"/>
        <w:gridCol w:w="4192"/>
      </w:tblGrid>
      <w:tr w:rsidR="00B3312B" w14:paraId="36025D77" w14:textId="77777777" w:rsidTr="00B33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745D884" w14:textId="0109B9B8" w:rsidR="00B3312B" w:rsidRPr="00B3312B" w:rsidRDefault="00B3312B" w:rsidP="00921D58">
            <w:r w:rsidRPr="00B3312B">
              <w:t>Champ</w:t>
            </w:r>
          </w:p>
        </w:tc>
        <w:tc>
          <w:tcPr>
            <w:tcW w:w="3096" w:type="dxa"/>
          </w:tcPr>
          <w:p w14:paraId="4D903F41" w14:textId="18DDF590" w:rsidR="00B3312B" w:rsidRPr="00B3312B" w:rsidRDefault="00B3312B" w:rsidP="00921D58">
            <w:pPr>
              <w:cnfStyle w:val="100000000000" w:firstRow="1" w:lastRow="0" w:firstColumn="0" w:lastColumn="0" w:oddVBand="0" w:evenVBand="0" w:oddHBand="0" w:evenHBand="0" w:firstRowFirstColumn="0" w:firstRowLastColumn="0" w:lastRowFirstColumn="0" w:lastRowLastColumn="0"/>
            </w:pPr>
            <w:r w:rsidRPr="00B3312B">
              <w:t>Type</w:t>
            </w:r>
          </w:p>
        </w:tc>
        <w:tc>
          <w:tcPr>
            <w:tcW w:w="3096" w:type="dxa"/>
          </w:tcPr>
          <w:p w14:paraId="31D791D5" w14:textId="51C9BE67" w:rsidR="00B3312B" w:rsidRPr="00B3312B" w:rsidRDefault="00B3312B" w:rsidP="00921D58">
            <w:pPr>
              <w:cnfStyle w:val="100000000000" w:firstRow="1" w:lastRow="0" w:firstColumn="0" w:lastColumn="0" w:oddVBand="0" w:evenVBand="0" w:oddHBand="0" w:evenHBand="0" w:firstRowFirstColumn="0" w:firstRowLastColumn="0" w:lastRowFirstColumn="0" w:lastRowLastColumn="0"/>
            </w:pPr>
            <w:r w:rsidRPr="00B3312B">
              <w:t>Taille</w:t>
            </w:r>
          </w:p>
        </w:tc>
      </w:tr>
      <w:tr w:rsidR="00B3312B" w14:paraId="2B3F0D35" w14:textId="77777777" w:rsidTr="00B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13C863D8" w14:textId="7D40653A" w:rsidR="00B3312B" w:rsidRPr="00B3312B" w:rsidRDefault="00B3312B" w:rsidP="00921D58">
            <w:r w:rsidRPr="00B3312B">
              <w:t>ISAcknowledge (Name)</w:t>
            </w:r>
          </w:p>
        </w:tc>
        <w:tc>
          <w:tcPr>
            <w:tcW w:w="3096" w:type="dxa"/>
          </w:tcPr>
          <w:p w14:paraId="09AAFF22" w14:textId="2EA8A4D8" w:rsidR="00B3312B" w:rsidRPr="00B3312B" w:rsidRDefault="00B3312B" w:rsidP="00921D58">
            <w:pPr>
              <w:cnfStyle w:val="000000100000" w:firstRow="0" w:lastRow="0" w:firstColumn="0" w:lastColumn="0" w:oddVBand="0" w:evenVBand="0" w:oddHBand="1" w:evenHBand="0" w:firstRowFirstColumn="0" w:firstRowLastColumn="0" w:lastRowFirstColumn="0" w:lastRowLastColumn="0"/>
            </w:pPr>
            <w:r>
              <w:t>Int</w:t>
            </w:r>
          </w:p>
        </w:tc>
        <w:tc>
          <w:tcPr>
            <w:tcW w:w="3096" w:type="dxa"/>
          </w:tcPr>
          <w:p w14:paraId="000A6E88" w14:textId="721B017A" w:rsidR="00B3312B" w:rsidRPr="00B3312B" w:rsidRDefault="00B3312B" w:rsidP="00921D58">
            <w:pPr>
              <w:cnfStyle w:val="000000100000" w:firstRow="0" w:lastRow="0" w:firstColumn="0" w:lastColumn="0" w:oddVBand="0" w:evenVBand="0" w:oddHBand="1" w:evenHBand="0" w:firstRowFirstColumn="0" w:firstRowLastColumn="0" w:lastRowFirstColumn="0" w:lastRowLastColumn="0"/>
            </w:pPr>
            <w:r>
              <w:t>1 octet</w:t>
            </w:r>
          </w:p>
        </w:tc>
      </w:tr>
      <w:tr w:rsidR="00B3312B" w14:paraId="7CF67BBE" w14:textId="77777777" w:rsidTr="00B3312B">
        <w:tc>
          <w:tcPr>
            <w:cnfStyle w:val="001000000000" w:firstRow="0" w:lastRow="0" w:firstColumn="1" w:lastColumn="0" w:oddVBand="0" w:evenVBand="0" w:oddHBand="0" w:evenHBand="0" w:firstRowFirstColumn="0" w:firstRowLastColumn="0" w:lastRowFirstColumn="0" w:lastRowLastColumn="0"/>
            <w:tcW w:w="3096" w:type="dxa"/>
          </w:tcPr>
          <w:p w14:paraId="2CEA6DC4" w14:textId="503E22D2" w:rsidR="00B3312B" w:rsidRPr="00B3312B" w:rsidRDefault="00B3312B" w:rsidP="00921D58">
            <w:r>
              <w:t>messageId</w:t>
            </w:r>
          </w:p>
        </w:tc>
        <w:tc>
          <w:tcPr>
            <w:tcW w:w="3096" w:type="dxa"/>
          </w:tcPr>
          <w:p w14:paraId="3881D291" w14:textId="39FEBED2" w:rsidR="00B3312B" w:rsidRPr="00B3312B" w:rsidRDefault="00B3312B" w:rsidP="00921D58">
            <w:pPr>
              <w:cnfStyle w:val="000000000000" w:firstRow="0" w:lastRow="0" w:firstColumn="0" w:lastColumn="0" w:oddVBand="0" w:evenVBand="0" w:oddHBand="0" w:evenHBand="0" w:firstRowFirstColumn="0" w:firstRowLastColumn="0" w:lastRowFirstColumn="0" w:lastRowLastColumn="0"/>
            </w:pPr>
            <w:r>
              <w:t>Int</w:t>
            </w:r>
          </w:p>
        </w:tc>
        <w:tc>
          <w:tcPr>
            <w:tcW w:w="3096" w:type="dxa"/>
          </w:tcPr>
          <w:p w14:paraId="6777E0C3" w14:textId="42E3BBF0" w:rsidR="00B3312B" w:rsidRPr="00B3312B" w:rsidRDefault="00B3312B" w:rsidP="00921D58">
            <w:pPr>
              <w:cnfStyle w:val="000000000000" w:firstRow="0" w:lastRow="0" w:firstColumn="0" w:lastColumn="0" w:oddVBand="0" w:evenVBand="0" w:oddHBand="0" w:evenHBand="0" w:firstRowFirstColumn="0" w:firstRowLastColumn="0" w:lastRowFirstColumn="0" w:lastRowLastColumn="0"/>
            </w:pPr>
            <w:r>
              <w:t>2 octets</w:t>
            </w:r>
          </w:p>
        </w:tc>
      </w:tr>
      <w:tr w:rsidR="00B3312B" w14:paraId="5AB82671" w14:textId="77777777" w:rsidTr="00B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16F61F3D" w14:textId="6AC5509C" w:rsidR="00B3312B" w:rsidRPr="00B3312B" w:rsidRDefault="00B3312B" w:rsidP="00B3312B">
            <w:r>
              <w:t>timeStamp</w:t>
            </w:r>
          </w:p>
        </w:tc>
        <w:tc>
          <w:tcPr>
            <w:tcW w:w="3096" w:type="dxa"/>
          </w:tcPr>
          <w:p w14:paraId="7B191A55" w14:textId="699D00A1" w:rsidR="00B3312B" w:rsidRPr="00B3312B" w:rsidRDefault="00B3312B" w:rsidP="00B3312B">
            <w:pPr>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3096"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B3312B" w14:paraId="64D501E4" w14:textId="77777777" w:rsidTr="002869B4">
              <w:tc>
                <w:tcPr>
                  <w:tcW w:w="578" w:type="dxa"/>
                </w:tcPr>
                <w:p w14:paraId="472E172D" w14:textId="77777777" w:rsidR="00B3312B" w:rsidRPr="00A118EC" w:rsidRDefault="00B3312B" w:rsidP="00B3312B">
                  <w:pPr>
                    <w:rPr>
                      <w:sz w:val="12"/>
                      <w:szCs w:val="12"/>
                    </w:rPr>
                  </w:pPr>
                  <w:r>
                    <w:rPr>
                      <w:sz w:val="12"/>
                      <w:szCs w:val="12"/>
                    </w:rPr>
                    <w:t>2octets</w:t>
                  </w:r>
                </w:p>
              </w:tc>
              <w:tc>
                <w:tcPr>
                  <w:tcW w:w="531" w:type="dxa"/>
                </w:tcPr>
                <w:p w14:paraId="4E3BE865" w14:textId="77777777" w:rsidR="00B3312B" w:rsidRPr="00A118EC" w:rsidRDefault="00B3312B" w:rsidP="00B3312B">
                  <w:pPr>
                    <w:rPr>
                      <w:sz w:val="12"/>
                      <w:szCs w:val="12"/>
                    </w:rPr>
                  </w:pPr>
                  <w:r>
                    <w:rPr>
                      <w:sz w:val="12"/>
                      <w:szCs w:val="12"/>
                    </w:rPr>
                    <w:t>1octet</w:t>
                  </w:r>
                </w:p>
              </w:tc>
              <w:tc>
                <w:tcPr>
                  <w:tcW w:w="531" w:type="dxa"/>
                </w:tcPr>
                <w:p w14:paraId="6B4F5CBB" w14:textId="77777777" w:rsidR="00B3312B" w:rsidRPr="00A118EC" w:rsidRDefault="00B3312B" w:rsidP="00B3312B">
                  <w:pPr>
                    <w:rPr>
                      <w:sz w:val="12"/>
                      <w:szCs w:val="12"/>
                    </w:rPr>
                  </w:pPr>
                  <w:r>
                    <w:rPr>
                      <w:sz w:val="12"/>
                      <w:szCs w:val="12"/>
                    </w:rPr>
                    <w:t>1octet</w:t>
                  </w:r>
                </w:p>
              </w:tc>
              <w:tc>
                <w:tcPr>
                  <w:tcW w:w="544" w:type="dxa"/>
                </w:tcPr>
                <w:p w14:paraId="5EA55D4E" w14:textId="77777777" w:rsidR="00B3312B" w:rsidRPr="00A118EC" w:rsidRDefault="00B3312B" w:rsidP="00B3312B">
                  <w:pPr>
                    <w:rPr>
                      <w:sz w:val="12"/>
                      <w:szCs w:val="12"/>
                    </w:rPr>
                  </w:pPr>
                  <w:r>
                    <w:rPr>
                      <w:sz w:val="12"/>
                      <w:szCs w:val="12"/>
                    </w:rPr>
                    <w:t>1octet</w:t>
                  </w:r>
                </w:p>
              </w:tc>
              <w:tc>
                <w:tcPr>
                  <w:tcW w:w="601" w:type="dxa"/>
                </w:tcPr>
                <w:p w14:paraId="08F95E6B" w14:textId="77777777" w:rsidR="00B3312B" w:rsidRPr="00A118EC" w:rsidRDefault="00B3312B" w:rsidP="00B3312B">
                  <w:pPr>
                    <w:rPr>
                      <w:sz w:val="12"/>
                      <w:szCs w:val="12"/>
                    </w:rPr>
                  </w:pPr>
                  <w:r>
                    <w:rPr>
                      <w:sz w:val="12"/>
                      <w:szCs w:val="12"/>
                    </w:rPr>
                    <w:t>1 octet</w:t>
                  </w:r>
                </w:p>
              </w:tc>
              <w:tc>
                <w:tcPr>
                  <w:tcW w:w="531" w:type="dxa"/>
                </w:tcPr>
                <w:p w14:paraId="61A7E39E" w14:textId="77777777" w:rsidR="00B3312B" w:rsidRPr="00A118EC" w:rsidRDefault="00B3312B" w:rsidP="00B3312B">
                  <w:pPr>
                    <w:rPr>
                      <w:sz w:val="12"/>
                      <w:szCs w:val="12"/>
                    </w:rPr>
                  </w:pPr>
                  <w:r>
                    <w:rPr>
                      <w:sz w:val="12"/>
                      <w:szCs w:val="12"/>
                    </w:rPr>
                    <w:t>1octet</w:t>
                  </w:r>
                </w:p>
              </w:tc>
              <w:tc>
                <w:tcPr>
                  <w:tcW w:w="650" w:type="dxa"/>
                </w:tcPr>
                <w:p w14:paraId="00D41FCF" w14:textId="77777777" w:rsidR="00B3312B" w:rsidRDefault="00B3312B" w:rsidP="00B3312B">
                  <w:pPr>
                    <w:rPr>
                      <w:sz w:val="12"/>
                      <w:szCs w:val="12"/>
                    </w:rPr>
                  </w:pPr>
                  <w:r>
                    <w:rPr>
                      <w:sz w:val="12"/>
                      <w:szCs w:val="12"/>
                    </w:rPr>
                    <w:t>2 octets</w:t>
                  </w:r>
                </w:p>
              </w:tc>
            </w:tr>
          </w:tbl>
          <w:p w14:paraId="0D143168" w14:textId="77777777" w:rsidR="00B3312B" w:rsidRPr="00B3312B" w:rsidRDefault="00B3312B" w:rsidP="00B3312B">
            <w:pPr>
              <w:cnfStyle w:val="000000100000" w:firstRow="0" w:lastRow="0" w:firstColumn="0" w:lastColumn="0" w:oddVBand="0" w:evenVBand="0" w:oddHBand="1" w:evenHBand="0" w:firstRowFirstColumn="0" w:firstRowLastColumn="0" w:lastRowFirstColumn="0" w:lastRowLastColumn="0"/>
            </w:pPr>
          </w:p>
        </w:tc>
      </w:tr>
      <w:tr w:rsidR="00B3312B" w14:paraId="44BAA410" w14:textId="77777777" w:rsidTr="00B3312B">
        <w:tc>
          <w:tcPr>
            <w:cnfStyle w:val="001000000000" w:firstRow="0" w:lastRow="0" w:firstColumn="1" w:lastColumn="0" w:oddVBand="0" w:evenVBand="0" w:oddHBand="0" w:evenHBand="0" w:firstRowFirstColumn="0" w:firstRowLastColumn="0" w:lastRowFirstColumn="0" w:lastRowLastColumn="0"/>
            <w:tcW w:w="3096" w:type="dxa"/>
          </w:tcPr>
          <w:p w14:paraId="295FC002" w14:textId="7E28C3DA" w:rsidR="00B3312B" w:rsidRPr="00B3312B" w:rsidRDefault="00B3312B" w:rsidP="00B3312B">
            <w:r>
              <w:t>sequenceNumber</w:t>
            </w:r>
          </w:p>
        </w:tc>
        <w:tc>
          <w:tcPr>
            <w:tcW w:w="3096" w:type="dxa"/>
          </w:tcPr>
          <w:p w14:paraId="5955E238" w14:textId="4F07E8D6" w:rsidR="00B3312B" w:rsidRPr="00B3312B" w:rsidRDefault="00B3312B" w:rsidP="00B3312B">
            <w:pPr>
              <w:cnfStyle w:val="000000000000" w:firstRow="0" w:lastRow="0" w:firstColumn="0" w:lastColumn="0" w:oddVBand="0" w:evenVBand="0" w:oddHBand="0" w:evenHBand="0" w:firstRowFirstColumn="0" w:firstRowLastColumn="0" w:lastRowFirstColumn="0" w:lastRowLastColumn="0"/>
            </w:pPr>
            <w:r>
              <w:t xml:space="preserve">Int </w:t>
            </w:r>
          </w:p>
        </w:tc>
        <w:tc>
          <w:tcPr>
            <w:tcW w:w="3096" w:type="dxa"/>
          </w:tcPr>
          <w:p w14:paraId="4ED461D9" w14:textId="628D7D8A" w:rsidR="00B3312B" w:rsidRPr="00B3312B" w:rsidRDefault="00B3312B" w:rsidP="00B3312B">
            <w:pPr>
              <w:cnfStyle w:val="000000000000" w:firstRow="0" w:lastRow="0" w:firstColumn="0" w:lastColumn="0" w:oddVBand="0" w:evenVBand="0" w:oddHBand="0" w:evenHBand="0" w:firstRowFirstColumn="0" w:firstRowLastColumn="0" w:lastRowFirstColumn="0" w:lastRowLastColumn="0"/>
            </w:pPr>
            <w:r>
              <w:t>3 octets</w:t>
            </w:r>
          </w:p>
        </w:tc>
      </w:tr>
    </w:tbl>
    <w:p w14:paraId="30AC69B3" w14:textId="77777777" w:rsidR="00B3312B" w:rsidRDefault="00B3312B" w:rsidP="00921D58">
      <w:pPr>
        <w:rPr>
          <w:b/>
          <w:bCs/>
          <w:color w:val="auto"/>
          <w:u w:val="single"/>
        </w:rPr>
      </w:pPr>
    </w:p>
    <w:p w14:paraId="3C16EBB6" w14:textId="7E93D7BA" w:rsidR="00BD2C1E" w:rsidRDefault="00BD2C1E" w:rsidP="00D33B65">
      <w:pPr>
        <w:rPr>
          <w:b/>
          <w:bCs/>
          <w:color w:val="auto"/>
          <w:u w:val="single"/>
        </w:rPr>
      </w:pPr>
      <w:r w:rsidRPr="00D33B65">
        <w:rPr>
          <w:b/>
          <w:bCs/>
          <w:color w:val="auto"/>
          <w:u w:val="single"/>
        </w:rPr>
        <w:t>ResumeMission</w:t>
      </w:r>
    </w:p>
    <w:tbl>
      <w:tblPr>
        <w:tblStyle w:val="TableauGrille4-Accentuation5"/>
        <w:tblW w:w="0" w:type="auto"/>
        <w:tblLook w:val="04A0" w:firstRow="1" w:lastRow="0" w:firstColumn="1" w:lastColumn="0" w:noHBand="0" w:noVBand="1"/>
      </w:tblPr>
      <w:tblGrid>
        <w:gridCol w:w="2605"/>
        <w:gridCol w:w="2491"/>
        <w:gridCol w:w="4192"/>
      </w:tblGrid>
      <w:tr w:rsidR="00BD2C1E" w14:paraId="440EFC18" w14:textId="77777777" w:rsidTr="00BD2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B0B8F8A" w14:textId="2FF07D4F" w:rsidR="00BD2C1E" w:rsidRPr="00BD2C1E" w:rsidRDefault="00BD2C1E" w:rsidP="00921D58">
            <w:r w:rsidRPr="00BD2C1E">
              <w:t>Champ</w:t>
            </w:r>
          </w:p>
        </w:tc>
        <w:tc>
          <w:tcPr>
            <w:tcW w:w="2520" w:type="dxa"/>
          </w:tcPr>
          <w:p w14:paraId="658E9485" w14:textId="253E1C3D" w:rsidR="00BD2C1E" w:rsidRPr="00BD2C1E" w:rsidRDefault="00BD2C1E" w:rsidP="00921D58">
            <w:pPr>
              <w:cnfStyle w:val="100000000000" w:firstRow="1" w:lastRow="0" w:firstColumn="0" w:lastColumn="0" w:oddVBand="0" w:evenVBand="0" w:oddHBand="0" w:evenHBand="0" w:firstRowFirstColumn="0" w:firstRowLastColumn="0" w:lastRowFirstColumn="0" w:lastRowLastColumn="0"/>
            </w:pPr>
            <w:r w:rsidRPr="00BD2C1E">
              <w:t>Type</w:t>
            </w:r>
          </w:p>
        </w:tc>
        <w:tc>
          <w:tcPr>
            <w:tcW w:w="4163" w:type="dxa"/>
          </w:tcPr>
          <w:p w14:paraId="29E4A808" w14:textId="61B15534" w:rsidR="00BD2C1E" w:rsidRPr="00BD2C1E" w:rsidRDefault="00BD2C1E" w:rsidP="00921D58">
            <w:pPr>
              <w:cnfStyle w:val="100000000000" w:firstRow="1" w:lastRow="0" w:firstColumn="0" w:lastColumn="0" w:oddVBand="0" w:evenVBand="0" w:oddHBand="0" w:evenHBand="0" w:firstRowFirstColumn="0" w:firstRowLastColumn="0" w:lastRowFirstColumn="0" w:lastRowLastColumn="0"/>
            </w:pPr>
            <w:r w:rsidRPr="00BD2C1E">
              <w:t>Taille</w:t>
            </w:r>
          </w:p>
        </w:tc>
      </w:tr>
      <w:tr w:rsidR="00BD2C1E" w14:paraId="1CA84F3C" w14:textId="77777777" w:rsidTr="00BD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DE9FF9C" w14:textId="43039CA8" w:rsidR="00BD2C1E" w:rsidRPr="00BD2C1E" w:rsidRDefault="00BD2C1E" w:rsidP="00921D58">
            <w:r w:rsidRPr="00BD2C1E">
              <w:t>I</w:t>
            </w:r>
            <w:r>
              <w:t>SResumeMisssion(Name)</w:t>
            </w:r>
          </w:p>
        </w:tc>
        <w:tc>
          <w:tcPr>
            <w:tcW w:w="2520" w:type="dxa"/>
          </w:tcPr>
          <w:p w14:paraId="64FFC3CF" w14:textId="56D63CC7" w:rsidR="00BD2C1E" w:rsidRPr="00BD2C1E" w:rsidRDefault="00BD2C1E" w:rsidP="00921D58">
            <w:pPr>
              <w:cnfStyle w:val="000000100000" w:firstRow="0" w:lastRow="0" w:firstColumn="0" w:lastColumn="0" w:oddVBand="0" w:evenVBand="0" w:oddHBand="1" w:evenHBand="0" w:firstRowFirstColumn="0" w:firstRowLastColumn="0" w:lastRowFirstColumn="0" w:lastRowLastColumn="0"/>
            </w:pPr>
            <w:r>
              <w:t>Int</w:t>
            </w:r>
          </w:p>
        </w:tc>
        <w:tc>
          <w:tcPr>
            <w:tcW w:w="4163" w:type="dxa"/>
          </w:tcPr>
          <w:p w14:paraId="4307C89F" w14:textId="63725669" w:rsidR="00BD2C1E" w:rsidRPr="00BD2C1E" w:rsidRDefault="00BD2C1E" w:rsidP="00921D58">
            <w:pPr>
              <w:cnfStyle w:val="000000100000" w:firstRow="0" w:lastRow="0" w:firstColumn="0" w:lastColumn="0" w:oddVBand="0" w:evenVBand="0" w:oddHBand="1" w:evenHBand="0" w:firstRowFirstColumn="0" w:firstRowLastColumn="0" w:lastRowFirstColumn="0" w:lastRowLastColumn="0"/>
            </w:pPr>
            <w:r>
              <w:t>1 octet</w:t>
            </w:r>
          </w:p>
        </w:tc>
      </w:tr>
      <w:tr w:rsidR="00BD2C1E" w14:paraId="7D0BA50E" w14:textId="77777777" w:rsidTr="00BD2C1E">
        <w:tc>
          <w:tcPr>
            <w:cnfStyle w:val="001000000000" w:firstRow="0" w:lastRow="0" w:firstColumn="1" w:lastColumn="0" w:oddVBand="0" w:evenVBand="0" w:oddHBand="0" w:evenHBand="0" w:firstRowFirstColumn="0" w:firstRowLastColumn="0" w:lastRowFirstColumn="0" w:lastRowLastColumn="0"/>
            <w:tcW w:w="2605" w:type="dxa"/>
          </w:tcPr>
          <w:p w14:paraId="7FF4719B" w14:textId="4D0FA2B3" w:rsidR="00BD2C1E" w:rsidRPr="00BD2C1E" w:rsidRDefault="00BD2C1E" w:rsidP="00921D58">
            <w:r>
              <w:t>messageId</w:t>
            </w:r>
          </w:p>
        </w:tc>
        <w:tc>
          <w:tcPr>
            <w:tcW w:w="2520" w:type="dxa"/>
          </w:tcPr>
          <w:p w14:paraId="5FB74C14" w14:textId="3FD8C11E" w:rsidR="00BD2C1E" w:rsidRPr="00BD2C1E" w:rsidRDefault="00BD2C1E" w:rsidP="00921D58">
            <w:pPr>
              <w:cnfStyle w:val="000000000000" w:firstRow="0" w:lastRow="0" w:firstColumn="0" w:lastColumn="0" w:oddVBand="0" w:evenVBand="0" w:oddHBand="0" w:evenHBand="0" w:firstRowFirstColumn="0" w:firstRowLastColumn="0" w:lastRowFirstColumn="0" w:lastRowLastColumn="0"/>
            </w:pPr>
            <w:r>
              <w:t>Int</w:t>
            </w:r>
          </w:p>
        </w:tc>
        <w:tc>
          <w:tcPr>
            <w:tcW w:w="4163" w:type="dxa"/>
          </w:tcPr>
          <w:p w14:paraId="15EE9660" w14:textId="6CD383D0" w:rsidR="00BD2C1E" w:rsidRPr="00BD2C1E" w:rsidRDefault="00BD2C1E" w:rsidP="00921D58">
            <w:pPr>
              <w:cnfStyle w:val="000000000000" w:firstRow="0" w:lastRow="0" w:firstColumn="0" w:lastColumn="0" w:oddVBand="0" w:evenVBand="0" w:oddHBand="0" w:evenHBand="0" w:firstRowFirstColumn="0" w:firstRowLastColumn="0" w:lastRowFirstColumn="0" w:lastRowLastColumn="0"/>
            </w:pPr>
            <w:r>
              <w:t>2 octets</w:t>
            </w:r>
          </w:p>
        </w:tc>
      </w:tr>
      <w:tr w:rsidR="00BD2C1E" w14:paraId="033C3FC3" w14:textId="77777777" w:rsidTr="00BD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A62C00D" w14:textId="77777777" w:rsidR="00BD2C1E" w:rsidRPr="00B3312B" w:rsidRDefault="00BD2C1E" w:rsidP="002869B4">
            <w:r>
              <w:t>timeStamp</w:t>
            </w:r>
          </w:p>
        </w:tc>
        <w:tc>
          <w:tcPr>
            <w:tcW w:w="2520" w:type="dxa"/>
          </w:tcPr>
          <w:p w14:paraId="496E82AC" w14:textId="77777777" w:rsidR="00BD2C1E" w:rsidRPr="00B3312B" w:rsidRDefault="00BD2C1E" w:rsidP="002869B4">
            <w:pPr>
              <w:cnfStyle w:val="000000100000" w:firstRow="0" w:lastRow="0" w:firstColumn="0" w:lastColumn="0" w:oddVBand="0" w:evenVBand="0" w:oddHBand="1" w:evenHBand="0" w:firstRowFirstColumn="0" w:firstRowLastColumn="0" w:lastRowFirstColumn="0" w:lastRowLastColumn="0"/>
            </w:pPr>
            <w:r>
              <w:t>Séquencement de 7 valeurs de type int</w:t>
            </w:r>
          </w:p>
        </w:tc>
        <w:tc>
          <w:tcPr>
            <w:tcW w:w="4163"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BD2C1E" w14:paraId="7DE1019A" w14:textId="77777777" w:rsidTr="002869B4">
              <w:tc>
                <w:tcPr>
                  <w:tcW w:w="578" w:type="dxa"/>
                </w:tcPr>
                <w:p w14:paraId="2F97D30F" w14:textId="77777777" w:rsidR="00BD2C1E" w:rsidRPr="00A118EC" w:rsidRDefault="00BD2C1E" w:rsidP="002869B4">
                  <w:pPr>
                    <w:rPr>
                      <w:sz w:val="12"/>
                      <w:szCs w:val="12"/>
                    </w:rPr>
                  </w:pPr>
                  <w:r>
                    <w:rPr>
                      <w:sz w:val="12"/>
                      <w:szCs w:val="12"/>
                    </w:rPr>
                    <w:t>2octets</w:t>
                  </w:r>
                </w:p>
              </w:tc>
              <w:tc>
                <w:tcPr>
                  <w:tcW w:w="531" w:type="dxa"/>
                </w:tcPr>
                <w:p w14:paraId="6E88A05E" w14:textId="77777777" w:rsidR="00BD2C1E" w:rsidRPr="00A118EC" w:rsidRDefault="00BD2C1E" w:rsidP="002869B4">
                  <w:pPr>
                    <w:rPr>
                      <w:sz w:val="12"/>
                      <w:szCs w:val="12"/>
                    </w:rPr>
                  </w:pPr>
                  <w:r>
                    <w:rPr>
                      <w:sz w:val="12"/>
                      <w:szCs w:val="12"/>
                    </w:rPr>
                    <w:t>1octet</w:t>
                  </w:r>
                </w:p>
              </w:tc>
              <w:tc>
                <w:tcPr>
                  <w:tcW w:w="531" w:type="dxa"/>
                </w:tcPr>
                <w:p w14:paraId="0A7D1FA7" w14:textId="77777777" w:rsidR="00BD2C1E" w:rsidRPr="00A118EC" w:rsidRDefault="00BD2C1E" w:rsidP="002869B4">
                  <w:pPr>
                    <w:rPr>
                      <w:sz w:val="12"/>
                      <w:szCs w:val="12"/>
                    </w:rPr>
                  </w:pPr>
                  <w:r>
                    <w:rPr>
                      <w:sz w:val="12"/>
                      <w:szCs w:val="12"/>
                    </w:rPr>
                    <w:t>1octet</w:t>
                  </w:r>
                </w:p>
              </w:tc>
              <w:tc>
                <w:tcPr>
                  <w:tcW w:w="544" w:type="dxa"/>
                </w:tcPr>
                <w:p w14:paraId="7D33F38D" w14:textId="77777777" w:rsidR="00BD2C1E" w:rsidRPr="00A118EC" w:rsidRDefault="00BD2C1E" w:rsidP="002869B4">
                  <w:pPr>
                    <w:rPr>
                      <w:sz w:val="12"/>
                      <w:szCs w:val="12"/>
                    </w:rPr>
                  </w:pPr>
                  <w:r>
                    <w:rPr>
                      <w:sz w:val="12"/>
                      <w:szCs w:val="12"/>
                    </w:rPr>
                    <w:t>1octet</w:t>
                  </w:r>
                </w:p>
              </w:tc>
              <w:tc>
                <w:tcPr>
                  <w:tcW w:w="601" w:type="dxa"/>
                </w:tcPr>
                <w:p w14:paraId="4D1356AB" w14:textId="77777777" w:rsidR="00BD2C1E" w:rsidRPr="00A118EC" w:rsidRDefault="00BD2C1E" w:rsidP="002869B4">
                  <w:pPr>
                    <w:rPr>
                      <w:sz w:val="12"/>
                      <w:szCs w:val="12"/>
                    </w:rPr>
                  </w:pPr>
                  <w:r>
                    <w:rPr>
                      <w:sz w:val="12"/>
                      <w:szCs w:val="12"/>
                    </w:rPr>
                    <w:t>1 octet</w:t>
                  </w:r>
                </w:p>
              </w:tc>
              <w:tc>
                <w:tcPr>
                  <w:tcW w:w="531" w:type="dxa"/>
                </w:tcPr>
                <w:p w14:paraId="79F0AE11" w14:textId="77777777" w:rsidR="00BD2C1E" w:rsidRPr="00A118EC" w:rsidRDefault="00BD2C1E" w:rsidP="002869B4">
                  <w:pPr>
                    <w:rPr>
                      <w:sz w:val="12"/>
                      <w:szCs w:val="12"/>
                    </w:rPr>
                  </w:pPr>
                  <w:r>
                    <w:rPr>
                      <w:sz w:val="12"/>
                      <w:szCs w:val="12"/>
                    </w:rPr>
                    <w:t>1octet</w:t>
                  </w:r>
                </w:p>
              </w:tc>
              <w:tc>
                <w:tcPr>
                  <w:tcW w:w="650" w:type="dxa"/>
                </w:tcPr>
                <w:p w14:paraId="2152BB1D" w14:textId="77777777" w:rsidR="00BD2C1E" w:rsidRDefault="00BD2C1E" w:rsidP="002869B4">
                  <w:pPr>
                    <w:rPr>
                      <w:sz w:val="12"/>
                      <w:szCs w:val="12"/>
                    </w:rPr>
                  </w:pPr>
                  <w:r>
                    <w:rPr>
                      <w:sz w:val="12"/>
                      <w:szCs w:val="12"/>
                    </w:rPr>
                    <w:t>2 octets</w:t>
                  </w:r>
                </w:p>
              </w:tc>
            </w:tr>
          </w:tbl>
          <w:p w14:paraId="3C076862" w14:textId="77777777" w:rsidR="00BD2C1E" w:rsidRPr="00B3312B" w:rsidRDefault="00BD2C1E" w:rsidP="002869B4">
            <w:pPr>
              <w:cnfStyle w:val="000000100000" w:firstRow="0" w:lastRow="0" w:firstColumn="0" w:lastColumn="0" w:oddVBand="0" w:evenVBand="0" w:oddHBand="1" w:evenHBand="0" w:firstRowFirstColumn="0" w:firstRowLastColumn="0" w:lastRowFirstColumn="0" w:lastRowLastColumn="0"/>
            </w:pPr>
          </w:p>
        </w:tc>
      </w:tr>
      <w:tr w:rsidR="00BD2C1E" w14:paraId="263F225F" w14:textId="77777777" w:rsidTr="00BD2C1E">
        <w:tc>
          <w:tcPr>
            <w:cnfStyle w:val="001000000000" w:firstRow="0" w:lastRow="0" w:firstColumn="1" w:lastColumn="0" w:oddVBand="0" w:evenVBand="0" w:oddHBand="0" w:evenHBand="0" w:firstRowFirstColumn="0" w:firstRowLastColumn="0" w:lastRowFirstColumn="0" w:lastRowLastColumn="0"/>
            <w:tcW w:w="2605" w:type="dxa"/>
          </w:tcPr>
          <w:p w14:paraId="33FBA522" w14:textId="77777777" w:rsidR="00BD2C1E" w:rsidRPr="00B3312B" w:rsidRDefault="00BD2C1E" w:rsidP="002869B4">
            <w:r>
              <w:lastRenderedPageBreak/>
              <w:t>sequenceNumber</w:t>
            </w:r>
          </w:p>
        </w:tc>
        <w:tc>
          <w:tcPr>
            <w:tcW w:w="2520" w:type="dxa"/>
          </w:tcPr>
          <w:p w14:paraId="57FAD627" w14:textId="77777777" w:rsidR="00BD2C1E" w:rsidRPr="00B3312B" w:rsidRDefault="00BD2C1E" w:rsidP="002869B4">
            <w:pPr>
              <w:cnfStyle w:val="000000000000" w:firstRow="0" w:lastRow="0" w:firstColumn="0" w:lastColumn="0" w:oddVBand="0" w:evenVBand="0" w:oddHBand="0" w:evenHBand="0" w:firstRowFirstColumn="0" w:firstRowLastColumn="0" w:lastRowFirstColumn="0" w:lastRowLastColumn="0"/>
            </w:pPr>
            <w:r>
              <w:t xml:space="preserve">Int </w:t>
            </w:r>
          </w:p>
        </w:tc>
        <w:tc>
          <w:tcPr>
            <w:tcW w:w="4163" w:type="dxa"/>
          </w:tcPr>
          <w:p w14:paraId="4CF676FA" w14:textId="77777777" w:rsidR="00BD2C1E" w:rsidRPr="00B3312B" w:rsidRDefault="00BD2C1E" w:rsidP="002869B4">
            <w:pPr>
              <w:cnfStyle w:val="000000000000" w:firstRow="0" w:lastRow="0" w:firstColumn="0" w:lastColumn="0" w:oddVBand="0" w:evenVBand="0" w:oddHBand="0" w:evenHBand="0" w:firstRowFirstColumn="0" w:firstRowLastColumn="0" w:lastRowFirstColumn="0" w:lastRowLastColumn="0"/>
            </w:pPr>
            <w:r>
              <w:t>3 octets</w:t>
            </w:r>
          </w:p>
        </w:tc>
      </w:tr>
      <w:tr w:rsidR="00BD2C1E" w14:paraId="3C1AA75A" w14:textId="77777777" w:rsidTr="00BD2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2C81587" w14:textId="4C7D9809" w:rsidR="00BD2C1E" w:rsidRPr="00BD2C1E" w:rsidRDefault="00BD2C1E" w:rsidP="00921D58">
            <w:r>
              <w:t>missionId</w:t>
            </w:r>
          </w:p>
        </w:tc>
        <w:tc>
          <w:tcPr>
            <w:tcW w:w="2520" w:type="dxa"/>
          </w:tcPr>
          <w:p w14:paraId="10EEB73C" w14:textId="7087B845" w:rsidR="00BD2C1E" w:rsidRPr="00BD2C1E" w:rsidRDefault="00BD2C1E" w:rsidP="00921D58">
            <w:pPr>
              <w:cnfStyle w:val="000000100000" w:firstRow="0" w:lastRow="0" w:firstColumn="0" w:lastColumn="0" w:oddVBand="0" w:evenVBand="0" w:oddHBand="1" w:evenHBand="0" w:firstRowFirstColumn="0" w:firstRowLastColumn="0" w:lastRowFirstColumn="0" w:lastRowLastColumn="0"/>
            </w:pPr>
            <w:r>
              <w:t>Int</w:t>
            </w:r>
          </w:p>
        </w:tc>
        <w:tc>
          <w:tcPr>
            <w:tcW w:w="4163" w:type="dxa"/>
          </w:tcPr>
          <w:p w14:paraId="30F82E72" w14:textId="677AA7C8" w:rsidR="00BD2C1E" w:rsidRPr="00BD2C1E" w:rsidRDefault="00BD2C1E" w:rsidP="00921D58">
            <w:pPr>
              <w:cnfStyle w:val="000000100000" w:firstRow="0" w:lastRow="0" w:firstColumn="0" w:lastColumn="0" w:oddVBand="0" w:evenVBand="0" w:oddHBand="1" w:evenHBand="0" w:firstRowFirstColumn="0" w:firstRowLastColumn="0" w:lastRowFirstColumn="0" w:lastRowLastColumn="0"/>
            </w:pPr>
            <w:r>
              <w:t>2 octets</w:t>
            </w:r>
          </w:p>
        </w:tc>
      </w:tr>
    </w:tbl>
    <w:p w14:paraId="226AEA92" w14:textId="77777777" w:rsidR="00BD2C1E" w:rsidRDefault="00BD2C1E" w:rsidP="00921D58">
      <w:pPr>
        <w:rPr>
          <w:b/>
          <w:bCs/>
          <w:color w:val="auto"/>
          <w:u w:val="single"/>
        </w:rPr>
      </w:pPr>
    </w:p>
    <w:p w14:paraId="7BD928BF" w14:textId="77777777" w:rsidR="00D33B65" w:rsidRDefault="00D33B65" w:rsidP="00921D58">
      <w:pPr>
        <w:rPr>
          <w:b/>
          <w:bCs/>
          <w:color w:val="auto"/>
          <w:u w:val="single"/>
        </w:rPr>
      </w:pPr>
    </w:p>
    <w:p w14:paraId="00BFA870" w14:textId="6253D594" w:rsidR="00D33B65" w:rsidRDefault="00D33B65" w:rsidP="00D33B65">
      <w:pPr>
        <w:rPr>
          <w:b/>
          <w:bCs/>
          <w:color w:val="auto"/>
          <w:u w:val="single"/>
        </w:rPr>
      </w:pPr>
      <w:proofErr w:type="spellStart"/>
      <w:r>
        <w:rPr>
          <w:b/>
          <w:bCs/>
          <w:color w:val="auto"/>
          <w:u w:val="single"/>
        </w:rPr>
        <w:t>ISLMTV</w:t>
      </w:r>
      <w:r w:rsidR="00C35915">
        <w:rPr>
          <w:b/>
          <w:bCs/>
          <w:color w:val="auto"/>
          <w:u w:val="single"/>
        </w:rPr>
        <w:t>Release</w:t>
      </w:r>
      <w:proofErr w:type="spellEnd"/>
    </w:p>
    <w:tbl>
      <w:tblPr>
        <w:tblStyle w:val="TableauGrille4-Accentuation5"/>
        <w:tblW w:w="0" w:type="auto"/>
        <w:tblLook w:val="04A0" w:firstRow="1" w:lastRow="0" w:firstColumn="1" w:lastColumn="0" w:noHBand="0" w:noVBand="1"/>
        <w:tblPrChange w:id="191" w:author="MAHMOUD Mohamed-Ali" w:date="2025-05-19T13:57:00Z">
          <w:tblPr>
            <w:tblStyle w:val="TableauGrille4-Accentuation5"/>
            <w:tblW w:w="0" w:type="auto"/>
            <w:tblLook w:val="04A0" w:firstRow="1" w:lastRow="0" w:firstColumn="1" w:lastColumn="0" w:noHBand="0" w:noVBand="1"/>
          </w:tblPr>
        </w:tblPrChange>
      </w:tblPr>
      <w:tblGrid>
        <w:gridCol w:w="2600"/>
        <w:gridCol w:w="2496"/>
        <w:gridCol w:w="4192"/>
        <w:tblGridChange w:id="192">
          <w:tblGrid>
            <w:gridCol w:w="2600"/>
            <w:gridCol w:w="2496"/>
            <w:gridCol w:w="4192"/>
          </w:tblGrid>
        </w:tblGridChange>
      </w:tblGrid>
      <w:tr w:rsidR="00D33B65" w:rsidDel="00F4034A" w14:paraId="0531BDAB" w14:textId="1ADDDDAF" w:rsidTr="00F4034A">
        <w:trPr>
          <w:cnfStyle w:val="100000000000" w:firstRow="1" w:lastRow="0" w:firstColumn="0" w:lastColumn="0" w:oddVBand="0" w:evenVBand="0" w:oddHBand="0" w:evenHBand="0" w:firstRowFirstColumn="0" w:firstRowLastColumn="0" w:lastRowFirstColumn="0" w:lastRowLastColumn="0"/>
          <w:del w:id="193"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194" w:author="MAHMOUD Mohamed-Ali" w:date="2025-05-19T13:57:00Z">
              <w:tcPr>
                <w:tcW w:w="2605" w:type="dxa"/>
              </w:tcPr>
            </w:tcPrChange>
          </w:tcPr>
          <w:p w14:paraId="53AD8A75" w14:textId="02CAE0C6" w:rsidR="00D33B65" w:rsidRPr="00BD2C1E" w:rsidDel="00F4034A" w:rsidRDefault="00D33B65">
            <w:pPr>
              <w:cnfStyle w:val="101000000000" w:firstRow="1" w:lastRow="0" w:firstColumn="1" w:lastColumn="0" w:oddVBand="0" w:evenVBand="0" w:oddHBand="0" w:evenHBand="0" w:firstRowFirstColumn="0" w:firstRowLastColumn="0" w:lastRowFirstColumn="0" w:lastRowLastColumn="0"/>
              <w:rPr>
                <w:del w:id="195" w:author="MAHMOUD Mohamed-Ali" w:date="2025-05-19T13:57:00Z"/>
              </w:rPr>
            </w:pPr>
            <w:del w:id="196" w:author="MAHMOUD Mohamed-Ali" w:date="2025-05-19T13:57:00Z">
              <w:r w:rsidRPr="00BD2C1E" w:rsidDel="00F4034A">
                <w:delText>Champ</w:delText>
              </w:r>
            </w:del>
          </w:p>
        </w:tc>
        <w:tc>
          <w:tcPr>
            <w:tcW w:w="2496" w:type="dxa"/>
            <w:tcPrChange w:id="197" w:author="MAHMOUD Mohamed-Ali" w:date="2025-05-19T13:57:00Z">
              <w:tcPr>
                <w:tcW w:w="2520" w:type="dxa"/>
              </w:tcPr>
            </w:tcPrChange>
          </w:tcPr>
          <w:p w14:paraId="43A58611" w14:textId="5E920FF1" w:rsidR="00D33B65" w:rsidRPr="00BD2C1E" w:rsidDel="00F4034A" w:rsidRDefault="00D33B65">
            <w:pPr>
              <w:cnfStyle w:val="100000000000" w:firstRow="1" w:lastRow="0" w:firstColumn="0" w:lastColumn="0" w:oddVBand="0" w:evenVBand="0" w:oddHBand="0" w:evenHBand="0" w:firstRowFirstColumn="0" w:firstRowLastColumn="0" w:lastRowFirstColumn="0" w:lastRowLastColumn="0"/>
              <w:rPr>
                <w:del w:id="198" w:author="MAHMOUD Mohamed-Ali" w:date="2025-05-19T13:57:00Z"/>
              </w:rPr>
            </w:pPr>
            <w:del w:id="199" w:author="MAHMOUD Mohamed-Ali" w:date="2025-05-19T13:57:00Z">
              <w:r w:rsidRPr="00BD2C1E" w:rsidDel="00F4034A">
                <w:delText>Type</w:delText>
              </w:r>
            </w:del>
          </w:p>
        </w:tc>
        <w:tc>
          <w:tcPr>
            <w:tcW w:w="4192" w:type="dxa"/>
            <w:tcPrChange w:id="200" w:author="MAHMOUD Mohamed-Ali" w:date="2025-05-19T13:57:00Z">
              <w:tcPr>
                <w:tcW w:w="4163" w:type="dxa"/>
              </w:tcPr>
            </w:tcPrChange>
          </w:tcPr>
          <w:p w14:paraId="40151E21" w14:textId="0A91EA80" w:rsidR="00D33B65" w:rsidRPr="00BD2C1E" w:rsidDel="00F4034A" w:rsidRDefault="00D33B65">
            <w:pPr>
              <w:cnfStyle w:val="100000000000" w:firstRow="1" w:lastRow="0" w:firstColumn="0" w:lastColumn="0" w:oddVBand="0" w:evenVBand="0" w:oddHBand="0" w:evenHBand="0" w:firstRowFirstColumn="0" w:firstRowLastColumn="0" w:lastRowFirstColumn="0" w:lastRowLastColumn="0"/>
              <w:rPr>
                <w:del w:id="201" w:author="MAHMOUD Mohamed-Ali" w:date="2025-05-19T13:57:00Z"/>
              </w:rPr>
            </w:pPr>
            <w:del w:id="202" w:author="MAHMOUD Mohamed-Ali" w:date="2025-05-19T13:57:00Z">
              <w:r w:rsidRPr="00BD2C1E" w:rsidDel="00F4034A">
                <w:delText>Taille</w:delText>
              </w:r>
            </w:del>
          </w:p>
        </w:tc>
      </w:tr>
      <w:tr w:rsidR="00D33B65" w:rsidDel="00F4034A" w14:paraId="7837B539" w14:textId="36A5C5BB" w:rsidTr="00F4034A">
        <w:trPr>
          <w:cnfStyle w:val="000000100000" w:firstRow="0" w:lastRow="0" w:firstColumn="0" w:lastColumn="0" w:oddVBand="0" w:evenVBand="0" w:oddHBand="1" w:evenHBand="0" w:firstRowFirstColumn="0" w:firstRowLastColumn="0" w:lastRowFirstColumn="0" w:lastRowLastColumn="0"/>
          <w:del w:id="203"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04" w:author="MAHMOUD Mohamed-Ali" w:date="2025-05-19T13:57:00Z">
              <w:tcPr>
                <w:tcW w:w="2605" w:type="dxa"/>
              </w:tcPr>
            </w:tcPrChange>
          </w:tcPr>
          <w:p w14:paraId="60460F41" w14:textId="5C91A74F" w:rsidR="00D33B65" w:rsidRPr="00BD2C1E" w:rsidDel="00F4034A" w:rsidRDefault="00D33B65">
            <w:pPr>
              <w:cnfStyle w:val="001000100000" w:firstRow="0" w:lastRow="0" w:firstColumn="1" w:lastColumn="0" w:oddVBand="0" w:evenVBand="0" w:oddHBand="1" w:evenHBand="0" w:firstRowFirstColumn="0" w:firstRowLastColumn="0" w:lastRowFirstColumn="0" w:lastRowLastColumn="0"/>
              <w:rPr>
                <w:del w:id="205" w:author="MAHMOUD Mohamed-Ali" w:date="2025-05-19T13:57:00Z"/>
              </w:rPr>
            </w:pPr>
            <w:del w:id="206" w:author="MAHMOUD Mohamed-Ali" w:date="2025-05-19T13:57:00Z">
              <w:r w:rsidRPr="00BD2C1E" w:rsidDel="00F4034A">
                <w:delText>I</w:delText>
              </w:r>
              <w:r w:rsidDel="00F4034A">
                <w:delText>S</w:delText>
              </w:r>
              <w:r w:rsidR="006A3D82" w:rsidDel="00F4034A">
                <w:delText>LMTVRelease</w:delText>
              </w:r>
              <w:r w:rsidDel="00F4034A">
                <w:delText>(Name)</w:delText>
              </w:r>
            </w:del>
          </w:p>
        </w:tc>
        <w:tc>
          <w:tcPr>
            <w:tcW w:w="2496" w:type="dxa"/>
            <w:tcPrChange w:id="207" w:author="MAHMOUD Mohamed-Ali" w:date="2025-05-19T13:57:00Z">
              <w:tcPr>
                <w:tcW w:w="2520" w:type="dxa"/>
              </w:tcPr>
            </w:tcPrChange>
          </w:tcPr>
          <w:p w14:paraId="7AC40B0C" w14:textId="6D59495F" w:rsidR="00D33B65" w:rsidRPr="00BD2C1E" w:rsidDel="00F4034A" w:rsidRDefault="00D33B65">
            <w:pPr>
              <w:cnfStyle w:val="000000100000" w:firstRow="0" w:lastRow="0" w:firstColumn="0" w:lastColumn="0" w:oddVBand="0" w:evenVBand="0" w:oddHBand="1" w:evenHBand="0" w:firstRowFirstColumn="0" w:firstRowLastColumn="0" w:lastRowFirstColumn="0" w:lastRowLastColumn="0"/>
              <w:rPr>
                <w:del w:id="208" w:author="MAHMOUD Mohamed-Ali" w:date="2025-05-19T13:57:00Z"/>
              </w:rPr>
            </w:pPr>
            <w:del w:id="209" w:author="MAHMOUD Mohamed-Ali" w:date="2025-05-19T13:57:00Z">
              <w:r w:rsidDel="00F4034A">
                <w:delText>Int</w:delText>
              </w:r>
            </w:del>
          </w:p>
        </w:tc>
        <w:tc>
          <w:tcPr>
            <w:tcW w:w="4192" w:type="dxa"/>
            <w:tcPrChange w:id="210" w:author="MAHMOUD Mohamed-Ali" w:date="2025-05-19T13:57:00Z">
              <w:tcPr>
                <w:tcW w:w="4163" w:type="dxa"/>
              </w:tcPr>
            </w:tcPrChange>
          </w:tcPr>
          <w:p w14:paraId="4DE8D4C7" w14:textId="38F1FDE3" w:rsidR="00D33B65" w:rsidRPr="00BD2C1E" w:rsidDel="00F4034A" w:rsidRDefault="00D33B65">
            <w:pPr>
              <w:cnfStyle w:val="000000100000" w:firstRow="0" w:lastRow="0" w:firstColumn="0" w:lastColumn="0" w:oddVBand="0" w:evenVBand="0" w:oddHBand="1" w:evenHBand="0" w:firstRowFirstColumn="0" w:firstRowLastColumn="0" w:lastRowFirstColumn="0" w:lastRowLastColumn="0"/>
              <w:rPr>
                <w:del w:id="211" w:author="MAHMOUD Mohamed-Ali" w:date="2025-05-19T13:57:00Z"/>
              </w:rPr>
            </w:pPr>
            <w:del w:id="212" w:author="MAHMOUD Mohamed-Ali" w:date="2025-05-19T13:57:00Z">
              <w:r w:rsidDel="00F4034A">
                <w:delText>1 octet</w:delText>
              </w:r>
            </w:del>
          </w:p>
        </w:tc>
      </w:tr>
      <w:tr w:rsidR="00D33B65" w:rsidDel="00F4034A" w14:paraId="122ED155" w14:textId="7AC1696A" w:rsidTr="00F4034A">
        <w:trPr>
          <w:del w:id="213"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14" w:author="MAHMOUD Mohamed-Ali" w:date="2025-05-19T13:57:00Z">
              <w:tcPr>
                <w:tcW w:w="2605" w:type="dxa"/>
              </w:tcPr>
            </w:tcPrChange>
          </w:tcPr>
          <w:p w14:paraId="0C30513C" w14:textId="4F8DEF69" w:rsidR="00D33B65" w:rsidRPr="00BD2C1E" w:rsidDel="00F4034A" w:rsidRDefault="00D33B65">
            <w:pPr>
              <w:rPr>
                <w:del w:id="215" w:author="MAHMOUD Mohamed-Ali" w:date="2025-05-19T13:57:00Z"/>
              </w:rPr>
            </w:pPr>
            <w:del w:id="216" w:author="MAHMOUD Mohamed-Ali" w:date="2025-05-19T13:57:00Z">
              <w:r w:rsidDel="00F4034A">
                <w:delText>messageId</w:delText>
              </w:r>
            </w:del>
          </w:p>
        </w:tc>
        <w:tc>
          <w:tcPr>
            <w:tcW w:w="2496" w:type="dxa"/>
            <w:tcPrChange w:id="217" w:author="MAHMOUD Mohamed-Ali" w:date="2025-05-19T13:57:00Z">
              <w:tcPr>
                <w:tcW w:w="2520" w:type="dxa"/>
              </w:tcPr>
            </w:tcPrChange>
          </w:tcPr>
          <w:p w14:paraId="34A91249" w14:textId="466ABCA1" w:rsidR="00D33B65" w:rsidRPr="00BD2C1E" w:rsidDel="00F4034A" w:rsidRDefault="00D33B65">
            <w:pPr>
              <w:cnfStyle w:val="000000000000" w:firstRow="0" w:lastRow="0" w:firstColumn="0" w:lastColumn="0" w:oddVBand="0" w:evenVBand="0" w:oddHBand="0" w:evenHBand="0" w:firstRowFirstColumn="0" w:firstRowLastColumn="0" w:lastRowFirstColumn="0" w:lastRowLastColumn="0"/>
              <w:rPr>
                <w:del w:id="218" w:author="MAHMOUD Mohamed-Ali" w:date="2025-05-19T13:57:00Z"/>
              </w:rPr>
            </w:pPr>
            <w:del w:id="219" w:author="MAHMOUD Mohamed-Ali" w:date="2025-05-19T13:57:00Z">
              <w:r w:rsidDel="00F4034A">
                <w:delText>Int</w:delText>
              </w:r>
            </w:del>
          </w:p>
        </w:tc>
        <w:tc>
          <w:tcPr>
            <w:tcW w:w="4192" w:type="dxa"/>
            <w:tcPrChange w:id="220" w:author="MAHMOUD Mohamed-Ali" w:date="2025-05-19T13:57:00Z">
              <w:tcPr>
                <w:tcW w:w="4163" w:type="dxa"/>
              </w:tcPr>
            </w:tcPrChange>
          </w:tcPr>
          <w:p w14:paraId="552F49CB" w14:textId="4EC51B9E" w:rsidR="00D33B65" w:rsidRPr="00BD2C1E" w:rsidDel="00F4034A" w:rsidRDefault="00D33B65">
            <w:pPr>
              <w:cnfStyle w:val="000000000000" w:firstRow="0" w:lastRow="0" w:firstColumn="0" w:lastColumn="0" w:oddVBand="0" w:evenVBand="0" w:oddHBand="0" w:evenHBand="0" w:firstRowFirstColumn="0" w:firstRowLastColumn="0" w:lastRowFirstColumn="0" w:lastRowLastColumn="0"/>
              <w:rPr>
                <w:del w:id="221" w:author="MAHMOUD Mohamed-Ali" w:date="2025-05-19T13:57:00Z"/>
              </w:rPr>
            </w:pPr>
            <w:del w:id="222" w:author="MAHMOUD Mohamed-Ali" w:date="2025-05-19T13:57:00Z">
              <w:r w:rsidDel="00F4034A">
                <w:delText>2 octets</w:delText>
              </w:r>
            </w:del>
          </w:p>
        </w:tc>
      </w:tr>
      <w:tr w:rsidR="00D33B65" w:rsidDel="00F4034A" w14:paraId="530B3064" w14:textId="530DD65A" w:rsidTr="00F4034A">
        <w:trPr>
          <w:cnfStyle w:val="000000100000" w:firstRow="0" w:lastRow="0" w:firstColumn="0" w:lastColumn="0" w:oddVBand="0" w:evenVBand="0" w:oddHBand="1" w:evenHBand="0" w:firstRowFirstColumn="0" w:firstRowLastColumn="0" w:lastRowFirstColumn="0" w:lastRowLastColumn="0"/>
          <w:del w:id="223"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24" w:author="MAHMOUD Mohamed-Ali" w:date="2025-05-19T13:57:00Z">
              <w:tcPr>
                <w:tcW w:w="2605" w:type="dxa"/>
              </w:tcPr>
            </w:tcPrChange>
          </w:tcPr>
          <w:p w14:paraId="29216287" w14:textId="43392FEE" w:rsidR="00D33B65" w:rsidRPr="00B3312B" w:rsidDel="00F4034A" w:rsidRDefault="00D33B65">
            <w:pPr>
              <w:cnfStyle w:val="001000100000" w:firstRow="0" w:lastRow="0" w:firstColumn="1" w:lastColumn="0" w:oddVBand="0" w:evenVBand="0" w:oddHBand="1" w:evenHBand="0" w:firstRowFirstColumn="0" w:firstRowLastColumn="0" w:lastRowFirstColumn="0" w:lastRowLastColumn="0"/>
              <w:rPr>
                <w:del w:id="225" w:author="MAHMOUD Mohamed-Ali" w:date="2025-05-19T13:57:00Z"/>
              </w:rPr>
            </w:pPr>
            <w:del w:id="226" w:author="MAHMOUD Mohamed-Ali" w:date="2025-05-19T13:57:00Z">
              <w:r w:rsidDel="00F4034A">
                <w:delText>timeStamp</w:delText>
              </w:r>
            </w:del>
          </w:p>
        </w:tc>
        <w:tc>
          <w:tcPr>
            <w:tcW w:w="2496" w:type="dxa"/>
            <w:tcPrChange w:id="227" w:author="MAHMOUD Mohamed-Ali" w:date="2025-05-19T13:57:00Z">
              <w:tcPr>
                <w:tcW w:w="2520" w:type="dxa"/>
              </w:tcPr>
            </w:tcPrChange>
          </w:tcPr>
          <w:p w14:paraId="00CD94D0" w14:textId="3D6273BE" w:rsidR="00D33B65" w:rsidRPr="00B3312B" w:rsidDel="00F4034A" w:rsidRDefault="00D33B65">
            <w:pPr>
              <w:cnfStyle w:val="000000100000" w:firstRow="0" w:lastRow="0" w:firstColumn="0" w:lastColumn="0" w:oddVBand="0" w:evenVBand="0" w:oddHBand="1" w:evenHBand="0" w:firstRowFirstColumn="0" w:firstRowLastColumn="0" w:lastRowFirstColumn="0" w:lastRowLastColumn="0"/>
              <w:rPr>
                <w:del w:id="228" w:author="MAHMOUD Mohamed-Ali" w:date="2025-05-19T13:57:00Z"/>
              </w:rPr>
            </w:pPr>
            <w:del w:id="229" w:author="MAHMOUD Mohamed-Ali" w:date="2025-05-19T13:57:00Z">
              <w:r w:rsidDel="00F4034A">
                <w:delText>Séquencement de 7 valeurs de type int</w:delText>
              </w:r>
            </w:del>
          </w:p>
        </w:tc>
        <w:tc>
          <w:tcPr>
            <w:tcW w:w="4192" w:type="dxa"/>
            <w:tcPrChange w:id="230" w:author="MAHMOUD Mohamed-Ali" w:date="2025-05-19T13:57:00Z">
              <w:tcPr>
                <w:tcW w:w="4163" w:type="dxa"/>
              </w:tcPr>
            </w:tcPrChange>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3B65" w:rsidDel="00F4034A" w14:paraId="4C5C0BAC" w14:textId="0C9677A7">
              <w:trPr>
                <w:del w:id="231" w:author="MAHMOUD Mohamed-Ali" w:date="2025-05-19T13:57:00Z"/>
              </w:trPr>
              <w:tc>
                <w:tcPr>
                  <w:tcW w:w="578" w:type="dxa"/>
                </w:tcPr>
                <w:p w14:paraId="69D292C7" w14:textId="4A78DA7B" w:rsidR="00D33B65" w:rsidRPr="00A118EC" w:rsidDel="00F4034A" w:rsidRDefault="00D33B65">
                  <w:pPr>
                    <w:rPr>
                      <w:del w:id="232" w:author="MAHMOUD Mohamed-Ali" w:date="2025-05-19T13:57:00Z"/>
                      <w:sz w:val="12"/>
                      <w:szCs w:val="12"/>
                    </w:rPr>
                  </w:pPr>
                  <w:del w:id="233" w:author="MAHMOUD Mohamed-Ali" w:date="2025-05-19T13:57:00Z">
                    <w:r w:rsidDel="00F4034A">
                      <w:rPr>
                        <w:sz w:val="12"/>
                        <w:szCs w:val="12"/>
                      </w:rPr>
                      <w:delText>2octets</w:delText>
                    </w:r>
                  </w:del>
                </w:p>
              </w:tc>
              <w:tc>
                <w:tcPr>
                  <w:tcW w:w="531" w:type="dxa"/>
                </w:tcPr>
                <w:p w14:paraId="4E55C45E" w14:textId="73A9C556" w:rsidR="00D33B65" w:rsidRPr="00A118EC" w:rsidDel="00F4034A" w:rsidRDefault="00D33B65">
                  <w:pPr>
                    <w:rPr>
                      <w:del w:id="234" w:author="MAHMOUD Mohamed-Ali" w:date="2025-05-19T13:57:00Z"/>
                      <w:sz w:val="12"/>
                      <w:szCs w:val="12"/>
                    </w:rPr>
                  </w:pPr>
                  <w:del w:id="235" w:author="MAHMOUD Mohamed-Ali" w:date="2025-05-19T13:57:00Z">
                    <w:r w:rsidDel="00F4034A">
                      <w:rPr>
                        <w:sz w:val="12"/>
                        <w:szCs w:val="12"/>
                      </w:rPr>
                      <w:delText>1octet</w:delText>
                    </w:r>
                  </w:del>
                </w:p>
              </w:tc>
              <w:tc>
                <w:tcPr>
                  <w:tcW w:w="531" w:type="dxa"/>
                </w:tcPr>
                <w:p w14:paraId="4B5B3AEA" w14:textId="6E165E06" w:rsidR="00D33B65" w:rsidRPr="00A118EC" w:rsidDel="00F4034A" w:rsidRDefault="00D33B65">
                  <w:pPr>
                    <w:rPr>
                      <w:del w:id="236" w:author="MAHMOUD Mohamed-Ali" w:date="2025-05-19T13:57:00Z"/>
                      <w:sz w:val="12"/>
                      <w:szCs w:val="12"/>
                    </w:rPr>
                  </w:pPr>
                  <w:del w:id="237" w:author="MAHMOUD Mohamed-Ali" w:date="2025-05-19T13:57:00Z">
                    <w:r w:rsidDel="00F4034A">
                      <w:rPr>
                        <w:sz w:val="12"/>
                        <w:szCs w:val="12"/>
                      </w:rPr>
                      <w:delText>1octet</w:delText>
                    </w:r>
                  </w:del>
                </w:p>
              </w:tc>
              <w:tc>
                <w:tcPr>
                  <w:tcW w:w="544" w:type="dxa"/>
                </w:tcPr>
                <w:p w14:paraId="05F00B03" w14:textId="0F4E3676" w:rsidR="00D33B65" w:rsidRPr="00A118EC" w:rsidDel="00F4034A" w:rsidRDefault="00D33B65">
                  <w:pPr>
                    <w:rPr>
                      <w:del w:id="238" w:author="MAHMOUD Mohamed-Ali" w:date="2025-05-19T13:57:00Z"/>
                      <w:sz w:val="12"/>
                      <w:szCs w:val="12"/>
                    </w:rPr>
                  </w:pPr>
                  <w:del w:id="239" w:author="MAHMOUD Mohamed-Ali" w:date="2025-05-19T13:57:00Z">
                    <w:r w:rsidDel="00F4034A">
                      <w:rPr>
                        <w:sz w:val="12"/>
                        <w:szCs w:val="12"/>
                      </w:rPr>
                      <w:delText>1octet</w:delText>
                    </w:r>
                  </w:del>
                </w:p>
              </w:tc>
              <w:tc>
                <w:tcPr>
                  <w:tcW w:w="601" w:type="dxa"/>
                </w:tcPr>
                <w:p w14:paraId="64E32A0F" w14:textId="026393C0" w:rsidR="00D33B65" w:rsidRPr="00A118EC" w:rsidDel="00F4034A" w:rsidRDefault="00D33B65">
                  <w:pPr>
                    <w:rPr>
                      <w:del w:id="240" w:author="MAHMOUD Mohamed-Ali" w:date="2025-05-19T13:57:00Z"/>
                      <w:sz w:val="12"/>
                      <w:szCs w:val="12"/>
                    </w:rPr>
                  </w:pPr>
                  <w:del w:id="241" w:author="MAHMOUD Mohamed-Ali" w:date="2025-05-19T13:57:00Z">
                    <w:r w:rsidDel="00F4034A">
                      <w:rPr>
                        <w:sz w:val="12"/>
                        <w:szCs w:val="12"/>
                      </w:rPr>
                      <w:delText>1 octet</w:delText>
                    </w:r>
                  </w:del>
                </w:p>
              </w:tc>
              <w:tc>
                <w:tcPr>
                  <w:tcW w:w="531" w:type="dxa"/>
                </w:tcPr>
                <w:p w14:paraId="79D17596" w14:textId="31FA20EF" w:rsidR="00D33B65" w:rsidRPr="00A118EC" w:rsidDel="00F4034A" w:rsidRDefault="00D33B65">
                  <w:pPr>
                    <w:rPr>
                      <w:del w:id="242" w:author="MAHMOUD Mohamed-Ali" w:date="2025-05-19T13:57:00Z"/>
                      <w:sz w:val="12"/>
                      <w:szCs w:val="12"/>
                    </w:rPr>
                  </w:pPr>
                  <w:del w:id="243" w:author="MAHMOUD Mohamed-Ali" w:date="2025-05-19T13:57:00Z">
                    <w:r w:rsidDel="00F4034A">
                      <w:rPr>
                        <w:sz w:val="12"/>
                        <w:szCs w:val="12"/>
                      </w:rPr>
                      <w:delText>1octet</w:delText>
                    </w:r>
                  </w:del>
                </w:p>
              </w:tc>
              <w:tc>
                <w:tcPr>
                  <w:tcW w:w="650" w:type="dxa"/>
                </w:tcPr>
                <w:p w14:paraId="7398EA29" w14:textId="7C8EC7DE" w:rsidR="00D33B65" w:rsidDel="00F4034A" w:rsidRDefault="00D33B65">
                  <w:pPr>
                    <w:rPr>
                      <w:del w:id="244" w:author="MAHMOUD Mohamed-Ali" w:date="2025-05-19T13:57:00Z"/>
                      <w:sz w:val="12"/>
                      <w:szCs w:val="12"/>
                    </w:rPr>
                  </w:pPr>
                  <w:del w:id="245" w:author="MAHMOUD Mohamed-Ali" w:date="2025-05-19T13:57:00Z">
                    <w:r w:rsidDel="00F4034A">
                      <w:rPr>
                        <w:sz w:val="12"/>
                        <w:szCs w:val="12"/>
                      </w:rPr>
                      <w:delText>2 octets</w:delText>
                    </w:r>
                  </w:del>
                </w:p>
              </w:tc>
            </w:tr>
          </w:tbl>
          <w:p w14:paraId="0238AB2B" w14:textId="0378F9A5" w:rsidR="00D33B65" w:rsidRPr="00B3312B" w:rsidDel="00F4034A" w:rsidRDefault="00D33B65">
            <w:pPr>
              <w:cnfStyle w:val="000000100000" w:firstRow="0" w:lastRow="0" w:firstColumn="0" w:lastColumn="0" w:oddVBand="0" w:evenVBand="0" w:oddHBand="1" w:evenHBand="0" w:firstRowFirstColumn="0" w:firstRowLastColumn="0" w:lastRowFirstColumn="0" w:lastRowLastColumn="0"/>
              <w:rPr>
                <w:del w:id="246" w:author="MAHMOUD Mohamed-Ali" w:date="2025-05-19T13:57:00Z"/>
              </w:rPr>
            </w:pPr>
          </w:p>
        </w:tc>
      </w:tr>
      <w:tr w:rsidR="00D33B65" w:rsidDel="00F4034A" w14:paraId="4BC3905E" w14:textId="19E354D8" w:rsidTr="00F4034A">
        <w:trPr>
          <w:del w:id="247"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48" w:author="MAHMOUD Mohamed-Ali" w:date="2025-05-19T13:57:00Z">
              <w:tcPr>
                <w:tcW w:w="2605" w:type="dxa"/>
              </w:tcPr>
            </w:tcPrChange>
          </w:tcPr>
          <w:p w14:paraId="6F4C46C4" w14:textId="7670B97C" w:rsidR="00D33B65" w:rsidRPr="00B3312B" w:rsidDel="00F4034A" w:rsidRDefault="00D33B65">
            <w:pPr>
              <w:rPr>
                <w:del w:id="249" w:author="MAHMOUD Mohamed-Ali" w:date="2025-05-19T13:57:00Z"/>
              </w:rPr>
            </w:pPr>
            <w:del w:id="250" w:author="MAHMOUD Mohamed-Ali" w:date="2025-05-19T13:57:00Z">
              <w:r w:rsidDel="00F4034A">
                <w:delText>sequenceNumber</w:delText>
              </w:r>
            </w:del>
          </w:p>
        </w:tc>
        <w:tc>
          <w:tcPr>
            <w:tcW w:w="2496" w:type="dxa"/>
            <w:tcPrChange w:id="251" w:author="MAHMOUD Mohamed-Ali" w:date="2025-05-19T13:57:00Z">
              <w:tcPr>
                <w:tcW w:w="2520" w:type="dxa"/>
              </w:tcPr>
            </w:tcPrChange>
          </w:tcPr>
          <w:p w14:paraId="5C43C743" w14:textId="647BC2B8" w:rsidR="00D33B65" w:rsidRPr="00B3312B" w:rsidDel="00F4034A" w:rsidRDefault="00D33B65">
            <w:pPr>
              <w:cnfStyle w:val="000000000000" w:firstRow="0" w:lastRow="0" w:firstColumn="0" w:lastColumn="0" w:oddVBand="0" w:evenVBand="0" w:oddHBand="0" w:evenHBand="0" w:firstRowFirstColumn="0" w:firstRowLastColumn="0" w:lastRowFirstColumn="0" w:lastRowLastColumn="0"/>
              <w:rPr>
                <w:del w:id="252" w:author="MAHMOUD Mohamed-Ali" w:date="2025-05-19T13:57:00Z"/>
              </w:rPr>
            </w:pPr>
            <w:del w:id="253" w:author="MAHMOUD Mohamed-Ali" w:date="2025-05-19T13:57:00Z">
              <w:r w:rsidDel="00F4034A">
                <w:delText xml:space="preserve">Int </w:delText>
              </w:r>
            </w:del>
          </w:p>
        </w:tc>
        <w:tc>
          <w:tcPr>
            <w:tcW w:w="4192" w:type="dxa"/>
            <w:tcPrChange w:id="254" w:author="MAHMOUD Mohamed-Ali" w:date="2025-05-19T13:57:00Z">
              <w:tcPr>
                <w:tcW w:w="4163" w:type="dxa"/>
              </w:tcPr>
            </w:tcPrChange>
          </w:tcPr>
          <w:p w14:paraId="2F402B22" w14:textId="7BF5A5B7" w:rsidR="00D33B65" w:rsidRPr="00B3312B" w:rsidDel="00F4034A" w:rsidRDefault="00D33B65">
            <w:pPr>
              <w:cnfStyle w:val="000000000000" w:firstRow="0" w:lastRow="0" w:firstColumn="0" w:lastColumn="0" w:oddVBand="0" w:evenVBand="0" w:oddHBand="0" w:evenHBand="0" w:firstRowFirstColumn="0" w:firstRowLastColumn="0" w:lastRowFirstColumn="0" w:lastRowLastColumn="0"/>
              <w:rPr>
                <w:del w:id="255" w:author="MAHMOUD Mohamed-Ali" w:date="2025-05-19T13:57:00Z"/>
              </w:rPr>
            </w:pPr>
            <w:del w:id="256" w:author="MAHMOUD Mohamed-Ali" w:date="2025-05-19T13:57:00Z">
              <w:r w:rsidDel="00F4034A">
                <w:delText>3 octets</w:delText>
              </w:r>
            </w:del>
          </w:p>
        </w:tc>
      </w:tr>
      <w:tr w:rsidR="00D33B65" w:rsidDel="00F4034A" w14:paraId="381F4DA5" w14:textId="4BF03243" w:rsidTr="00F4034A">
        <w:trPr>
          <w:cnfStyle w:val="000000100000" w:firstRow="0" w:lastRow="0" w:firstColumn="0" w:lastColumn="0" w:oddVBand="0" w:evenVBand="0" w:oddHBand="1" w:evenHBand="0" w:firstRowFirstColumn="0" w:firstRowLastColumn="0" w:lastRowFirstColumn="0" w:lastRowLastColumn="0"/>
          <w:del w:id="257"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58" w:author="MAHMOUD Mohamed-Ali" w:date="2025-05-19T13:57:00Z">
              <w:tcPr>
                <w:tcW w:w="2605" w:type="dxa"/>
              </w:tcPr>
            </w:tcPrChange>
          </w:tcPr>
          <w:p w14:paraId="288637E6" w14:textId="01A25F0D" w:rsidR="00D33B65" w:rsidRPr="00BD2C1E" w:rsidDel="00F4034A" w:rsidRDefault="006A3D82">
            <w:pPr>
              <w:cnfStyle w:val="001000100000" w:firstRow="0" w:lastRow="0" w:firstColumn="1" w:lastColumn="0" w:oddVBand="0" w:evenVBand="0" w:oddHBand="1" w:evenHBand="0" w:firstRowFirstColumn="0" w:firstRowLastColumn="0" w:lastRowFirstColumn="0" w:lastRowLastColumn="0"/>
              <w:rPr>
                <w:del w:id="259" w:author="MAHMOUD Mohamed-Ali" w:date="2025-05-19T13:57:00Z"/>
              </w:rPr>
            </w:pPr>
            <w:del w:id="260" w:author="MAHMOUD Mohamed-Ali" w:date="2025-05-19T13:57:00Z">
              <w:r w:rsidDel="00F4034A">
                <w:delText>LMTVNumberToRelease</w:delText>
              </w:r>
            </w:del>
          </w:p>
        </w:tc>
        <w:tc>
          <w:tcPr>
            <w:tcW w:w="2496" w:type="dxa"/>
            <w:tcPrChange w:id="261" w:author="MAHMOUD Mohamed-Ali" w:date="2025-05-19T13:57:00Z">
              <w:tcPr>
                <w:tcW w:w="2520" w:type="dxa"/>
              </w:tcPr>
            </w:tcPrChange>
          </w:tcPr>
          <w:p w14:paraId="401B2C8D" w14:textId="282E3E3C" w:rsidR="00D33B65" w:rsidRPr="00BD2C1E" w:rsidDel="00F4034A" w:rsidRDefault="00D33B65">
            <w:pPr>
              <w:cnfStyle w:val="000000100000" w:firstRow="0" w:lastRow="0" w:firstColumn="0" w:lastColumn="0" w:oddVBand="0" w:evenVBand="0" w:oddHBand="1" w:evenHBand="0" w:firstRowFirstColumn="0" w:firstRowLastColumn="0" w:lastRowFirstColumn="0" w:lastRowLastColumn="0"/>
              <w:rPr>
                <w:del w:id="262" w:author="MAHMOUD Mohamed-Ali" w:date="2025-05-19T13:57:00Z"/>
              </w:rPr>
            </w:pPr>
            <w:del w:id="263" w:author="MAHMOUD Mohamed-Ali" w:date="2025-05-19T13:57:00Z">
              <w:r w:rsidDel="00F4034A">
                <w:delText>Int</w:delText>
              </w:r>
            </w:del>
          </w:p>
        </w:tc>
        <w:tc>
          <w:tcPr>
            <w:tcW w:w="4192" w:type="dxa"/>
            <w:tcPrChange w:id="264" w:author="MAHMOUD Mohamed-Ali" w:date="2025-05-19T13:57:00Z">
              <w:tcPr>
                <w:tcW w:w="4163" w:type="dxa"/>
              </w:tcPr>
            </w:tcPrChange>
          </w:tcPr>
          <w:p w14:paraId="6D88E753" w14:textId="1D9DDB3B" w:rsidR="00D33B65" w:rsidRPr="00BD2C1E" w:rsidDel="00F4034A" w:rsidRDefault="006A3D82">
            <w:pPr>
              <w:cnfStyle w:val="000000100000" w:firstRow="0" w:lastRow="0" w:firstColumn="0" w:lastColumn="0" w:oddVBand="0" w:evenVBand="0" w:oddHBand="1" w:evenHBand="0" w:firstRowFirstColumn="0" w:firstRowLastColumn="0" w:lastRowFirstColumn="0" w:lastRowLastColumn="0"/>
              <w:rPr>
                <w:del w:id="265" w:author="MAHMOUD Mohamed-Ali" w:date="2025-05-19T13:57:00Z"/>
              </w:rPr>
            </w:pPr>
            <w:del w:id="266" w:author="MAHMOUD Mohamed-Ali" w:date="2025-05-19T13:57:00Z">
              <w:r w:rsidDel="00F4034A">
                <w:delText>1 octet</w:delText>
              </w:r>
            </w:del>
          </w:p>
        </w:tc>
      </w:tr>
      <w:tr w:rsidR="006A3D82" w:rsidDel="00F4034A" w14:paraId="66B2FD55" w14:textId="3D07BC87" w:rsidTr="00F4034A">
        <w:trPr>
          <w:del w:id="267"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68" w:author="MAHMOUD Mohamed-Ali" w:date="2025-05-19T13:57:00Z">
              <w:tcPr>
                <w:tcW w:w="2605" w:type="dxa"/>
              </w:tcPr>
            </w:tcPrChange>
          </w:tcPr>
          <w:p w14:paraId="507577E5" w14:textId="19B55849" w:rsidR="006A3D82" w:rsidDel="00F4034A" w:rsidRDefault="006A3D82">
            <w:pPr>
              <w:rPr>
                <w:del w:id="269" w:author="MAHMOUD Mohamed-Ali" w:date="2025-05-19T13:57:00Z"/>
              </w:rPr>
            </w:pPr>
            <w:del w:id="270" w:author="MAHMOUD Mohamed-Ali" w:date="2025-05-19T13:57:00Z">
              <w:r w:rsidDel="00F4034A">
                <w:delText>LMTVToRelease</w:delText>
              </w:r>
            </w:del>
          </w:p>
        </w:tc>
        <w:tc>
          <w:tcPr>
            <w:tcW w:w="2496" w:type="dxa"/>
            <w:tcPrChange w:id="271" w:author="MAHMOUD Mohamed-Ali" w:date="2025-05-19T13:57:00Z">
              <w:tcPr>
                <w:tcW w:w="2520" w:type="dxa"/>
              </w:tcPr>
            </w:tcPrChange>
          </w:tcPr>
          <w:p w14:paraId="4585723E" w14:textId="2D979FD8" w:rsidR="006A3D82" w:rsidDel="00F4034A" w:rsidRDefault="006A3D82">
            <w:pPr>
              <w:cnfStyle w:val="000000000000" w:firstRow="0" w:lastRow="0" w:firstColumn="0" w:lastColumn="0" w:oddVBand="0" w:evenVBand="0" w:oddHBand="0" w:evenHBand="0" w:firstRowFirstColumn="0" w:firstRowLastColumn="0" w:lastRowFirstColumn="0" w:lastRowLastColumn="0"/>
              <w:rPr>
                <w:del w:id="272" w:author="MAHMOUD Mohamed-Ali" w:date="2025-05-19T13:57:00Z"/>
              </w:rPr>
            </w:pPr>
            <w:del w:id="273" w:author="MAHMOUD Mohamed-Ali" w:date="2025-05-19T13:57:00Z">
              <w:r w:rsidDel="00F4034A">
                <w:delText>Sequencement de N int  (avec N = LMTVToRelease)</w:delText>
              </w:r>
            </w:del>
          </w:p>
        </w:tc>
        <w:tc>
          <w:tcPr>
            <w:tcW w:w="4192" w:type="dxa"/>
            <w:tcPrChange w:id="274" w:author="MAHMOUD Mohamed-Ali" w:date="2025-05-19T13:57:00Z">
              <w:tcPr>
                <w:tcW w:w="4163" w:type="dxa"/>
              </w:tcPr>
            </w:tcPrChange>
          </w:tcPr>
          <w:p w14:paraId="2B7C9D80" w14:textId="0EB7D234" w:rsidR="006A3D82" w:rsidDel="00F4034A" w:rsidRDefault="006A3D82">
            <w:pPr>
              <w:cnfStyle w:val="000000000000" w:firstRow="0" w:lastRow="0" w:firstColumn="0" w:lastColumn="0" w:oddVBand="0" w:evenVBand="0" w:oddHBand="0" w:evenHBand="0" w:firstRowFirstColumn="0" w:firstRowLastColumn="0" w:lastRowFirstColumn="0" w:lastRowLastColumn="0"/>
              <w:rPr>
                <w:del w:id="275" w:author="MAHMOUD Mohamed-Ali" w:date="2025-05-19T13:57:00Z"/>
              </w:rPr>
            </w:pPr>
            <w:del w:id="276" w:author="MAHMOUD Mohamed-Ali" w:date="2025-05-19T13:57:00Z">
              <w:r w:rsidDel="00F4034A">
                <w:delText>N octet</w:delText>
              </w:r>
            </w:del>
          </w:p>
        </w:tc>
      </w:tr>
      <w:tr w:rsidR="006A3D82" w:rsidDel="00F4034A" w14:paraId="60821010" w14:textId="325CBCA3" w:rsidTr="00F4034A">
        <w:trPr>
          <w:cnfStyle w:val="000000100000" w:firstRow="0" w:lastRow="0" w:firstColumn="0" w:lastColumn="0" w:oddVBand="0" w:evenVBand="0" w:oddHBand="1" w:evenHBand="0" w:firstRowFirstColumn="0" w:firstRowLastColumn="0" w:lastRowFirstColumn="0" w:lastRowLastColumn="0"/>
          <w:del w:id="277"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0" w:type="dxa"/>
            <w:tcPrChange w:id="278" w:author="MAHMOUD Mohamed-Ali" w:date="2025-05-19T13:57:00Z">
              <w:tcPr>
                <w:tcW w:w="2605" w:type="dxa"/>
              </w:tcPr>
            </w:tcPrChange>
          </w:tcPr>
          <w:p w14:paraId="5CC12DEF" w14:textId="448AE9F4" w:rsidR="006A3D82" w:rsidDel="00F4034A" w:rsidRDefault="006A3D82">
            <w:pPr>
              <w:cnfStyle w:val="001000100000" w:firstRow="0" w:lastRow="0" w:firstColumn="1" w:lastColumn="0" w:oddVBand="0" w:evenVBand="0" w:oddHBand="1" w:evenHBand="0" w:firstRowFirstColumn="0" w:firstRowLastColumn="0" w:lastRowFirstColumn="0" w:lastRowLastColumn="0"/>
              <w:rPr>
                <w:del w:id="279" w:author="MAHMOUD Mohamed-Ali" w:date="2025-05-19T13:57:00Z"/>
              </w:rPr>
            </w:pPr>
            <w:del w:id="280" w:author="MAHMOUD Mohamed-Ali" w:date="2025-05-19T13:57:00Z">
              <w:r w:rsidDel="00F4034A">
                <w:delText>LMTVNumber</w:delText>
              </w:r>
            </w:del>
          </w:p>
        </w:tc>
        <w:tc>
          <w:tcPr>
            <w:tcW w:w="2496" w:type="dxa"/>
            <w:tcPrChange w:id="281" w:author="MAHMOUD Mohamed-Ali" w:date="2025-05-19T13:57:00Z">
              <w:tcPr>
                <w:tcW w:w="2520" w:type="dxa"/>
              </w:tcPr>
            </w:tcPrChange>
          </w:tcPr>
          <w:p w14:paraId="7A0C08C1" w14:textId="08CAA903" w:rsidR="006A3D82" w:rsidDel="00F4034A" w:rsidRDefault="006A3D82">
            <w:pPr>
              <w:cnfStyle w:val="000000100000" w:firstRow="0" w:lastRow="0" w:firstColumn="0" w:lastColumn="0" w:oddVBand="0" w:evenVBand="0" w:oddHBand="1" w:evenHBand="0" w:firstRowFirstColumn="0" w:firstRowLastColumn="0" w:lastRowFirstColumn="0" w:lastRowLastColumn="0"/>
              <w:rPr>
                <w:del w:id="282" w:author="MAHMOUD Mohamed-Ali" w:date="2025-05-19T13:57:00Z"/>
              </w:rPr>
            </w:pPr>
            <w:del w:id="283" w:author="MAHMOUD Mohamed-Ali" w:date="2025-05-19T13:57:00Z">
              <w:r w:rsidDel="00F4034A">
                <w:delText xml:space="preserve">Int </w:delText>
              </w:r>
            </w:del>
          </w:p>
        </w:tc>
        <w:tc>
          <w:tcPr>
            <w:tcW w:w="4192" w:type="dxa"/>
            <w:tcPrChange w:id="284" w:author="MAHMOUD Mohamed-Ali" w:date="2025-05-19T13:57:00Z">
              <w:tcPr>
                <w:tcW w:w="4163" w:type="dxa"/>
              </w:tcPr>
            </w:tcPrChange>
          </w:tcPr>
          <w:p w14:paraId="3AB8D9A3" w14:textId="01B5B13A" w:rsidR="006A3D82" w:rsidDel="00F4034A" w:rsidRDefault="00883A94">
            <w:pPr>
              <w:cnfStyle w:val="000000100000" w:firstRow="0" w:lastRow="0" w:firstColumn="0" w:lastColumn="0" w:oddVBand="0" w:evenVBand="0" w:oddHBand="1" w:evenHBand="0" w:firstRowFirstColumn="0" w:firstRowLastColumn="0" w:lastRowFirstColumn="0" w:lastRowLastColumn="0"/>
              <w:rPr>
                <w:del w:id="285" w:author="MAHMOUD Mohamed-Ali" w:date="2025-05-19T13:57:00Z"/>
              </w:rPr>
            </w:pPr>
            <w:del w:id="286" w:author="MAHMOUD Mohamed-Ali" w:date="2025-05-19T13:57:00Z">
              <w:r w:rsidDel="00F4034A">
                <w:delText>1 octet</w:delText>
              </w:r>
            </w:del>
          </w:p>
        </w:tc>
      </w:tr>
    </w:tbl>
    <w:p w14:paraId="6B85A2B3" w14:textId="1AEF6179" w:rsidR="00D33B65" w:rsidDel="00F4034A" w:rsidRDefault="00D33B65" w:rsidP="00921D58">
      <w:pPr>
        <w:rPr>
          <w:del w:id="287" w:author="MAHMOUD Mohamed-Ali" w:date="2025-05-19T13:57:00Z"/>
          <w:b/>
          <w:bCs/>
          <w:color w:val="auto"/>
          <w:u w:val="single"/>
        </w:rPr>
      </w:pPr>
    </w:p>
    <w:tbl>
      <w:tblPr>
        <w:tblStyle w:val="TableauGrille4-Accentuation5"/>
        <w:tblW w:w="0" w:type="auto"/>
        <w:tblLook w:val="04A0" w:firstRow="1" w:lastRow="0" w:firstColumn="1" w:lastColumn="0" w:noHBand="0" w:noVBand="1"/>
      </w:tblPr>
      <w:tblGrid>
        <w:gridCol w:w="2600"/>
        <w:gridCol w:w="2496"/>
        <w:gridCol w:w="4192"/>
      </w:tblGrid>
      <w:tr w:rsidR="00F4034A" w14:paraId="7D1CD9EE" w14:textId="77777777" w:rsidTr="00A7642D">
        <w:trPr>
          <w:cnfStyle w:val="100000000000" w:firstRow="1" w:lastRow="0" w:firstColumn="0" w:lastColumn="0" w:oddVBand="0" w:evenVBand="0" w:oddHBand="0" w:evenHBand="0" w:firstRowFirstColumn="0" w:firstRowLastColumn="0" w:lastRowFirstColumn="0" w:lastRowLastColumn="0"/>
          <w:ins w:id="288"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02BBD775" w14:textId="77777777" w:rsidR="00F4034A" w:rsidRPr="00BD2C1E" w:rsidRDefault="00F4034A" w:rsidP="00A7642D">
            <w:pPr>
              <w:rPr>
                <w:ins w:id="289" w:author="MAHMOUD Mohamed-Ali" w:date="2025-05-19T13:57:00Z"/>
              </w:rPr>
            </w:pPr>
            <w:ins w:id="290" w:author="MAHMOUD Mohamed-Ali" w:date="2025-05-19T13:57:00Z">
              <w:r w:rsidRPr="00BD2C1E">
                <w:t>Champ</w:t>
              </w:r>
            </w:ins>
          </w:p>
        </w:tc>
        <w:tc>
          <w:tcPr>
            <w:tcW w:w="2520" w:type="dxa"/>
          </w:tcPr>
          <w:p w14:paraId="7B455C85" w14:textId="77777777" w:rsidR="00F4034A" w:rsidRPr="00BD2C1E" w:rsidRDefault="00F4034A" w:rsidP="00A7642D">
            <w:pPr>
              <w:cnfStyle w:val="100000000000" w:firstRow="1" w:lastRow="0" w:firstColumn="0" w:lastColumn="0" w:oddVBand="0" w:evenVBand="0" w:oddHBand="0" w:evenHBand="0" w:firstRowFirstColumn="0" w:firstRowLastColumn="0" w:lastRowFirstColumn="0" w:lastRowLastColumn="0"/>
              <w:rPr>
                <w:ins w:id="291" w:author="MAHMOUD Mohamed-Ali" w:date="2025-05-19T13:57:00Z"/>
              </w:rPr>
            </w:pPr>
            <w:ins w:id="292" w:author="MAHMOUD Mohamed-Ali" w:date="2025-05-19T13:57:00Z">
              <w:r w:rsidRPr="00BD2C1E">
                <w:t>Type</w:t>
              </w:r>
            </w:ins>
          </w:p>
        </w:tc>
        <w:tc>
          <w:tcPr>
            <w:tcW w:w="4163" w:type="dxa"/>
          </w:tcPr>
          <w:p w14:paraId="2EFB634A" w14:textId="77777777" w:rsidR="00F4034A" w:rsidRPr="00BD2C1E" w:rsidRDefault="00F4034A" w:rsidP="00A7642D">
            <w:pPr>
              <w:cnfStyle w:val="100000000000" w:firstRow="1" w:lastRow="0" w:firstColumn="0" w:lastColumn="0" w:oddVBand="0" w:evenVBand="0" w:oddHBand="0" w:evenHBand="0" w:firstRowFirstColumn="0" w:firstRowLastColumn="0" w:lastRowFirstColumn="0" w:lastRowLastColumn="0"/>
              <w:rPr>
                <w:ins w:id="293" w:author="MAHMOUD Mohamed-Ali" w:date="2025-05-19T13:57:00Z"/>
              </w:rPr>
            </w:pPr>
            <w:ins w:id="294" w:author="MAHMOUD Mohamed-Ali" w:date="2025-05-19T13:57:00Z">
              <w:r w:rsidRPr="00BD2C1E">
                <w:t>Taille</w:t>
              </w:r>
            </w:ins>
          </w:p>
        </w:tc>
      </w:tr>
      <w:tr w:rsidR="00F4034A" w14:paraId="2ABAF39F" w14:textId="77777777" w:rsidTr="00A7642D">
        <w:trPr>
          <w:cnfStyle w:val="000000100000" w:firstRow="0" w:lastRow="0" w:firstColumn="0" w:lastColumn="0" w:oddVBand="0" w:evenVBand="0" w:oddHBand="1" w:evenHBand="0" w:firstRowFirstColumn="0" w:firstRowLastColumn="0" w:lastRowFirstColumn="0" w:lastRowLastColumn="0"/>
          <w:ins w:id="295"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56E18DAC" w14:textId="77777777" w:rsidR="00F4034A" w:rsidRPr="00BD2C1E" w:rsidRDefault="00F4034A" w:rsidP="00A7642D">
            <w:pPr>
              <w:rPr>
                <w:ins w:id="296" w:author="MAHMOUD Mohamed-Ali" w:date="2025-05-19T13:57:00Z"/>
              </w:rPr>
            </w:pPr>
            <w:proofErr w:type="spellStart"/>
            <w:proofErr w:type="gramStart"/>
            <w:ins w:id="297" w:author="MAHMOUD Mohamed-Ali" w:date="2025-05-19T13:57:00Z">
              <w:r w:rsidRPr="00BD2C1E">
                <w:t>I</w:t>
              </w:r>
              <w:r>
                <w:t>SLMTVRelease</w:t>
              </w:r>
              <w:proofErr w:type="spellEnd"/>
              <w:r>
                <w:t>(</w:t>
              </w:r>
              <w:proofErr w:type="gramEnd"/>
              <w:r>
                <w:t>Name)</w:t>
              </w:r>
            </w:ins>
          </w:p>
        </w:tc>
        <w:tc>
          <w:tcPr>
            <w:tcW w:w="2520" w:type="dxa"/>
          </w:tcPr>
          <w:p w14:paraId="2604F666" w14:textId="77777777" w:rsidR="00F4034A" w:rsidRPr="00BD2C1E" w:rsidRDefault="00F4034A" w:rsidP="00A7642D">
            <w:pPr>
              <w:cnfStyle w:val="000000100000" w:firstRow="0" w:lastRow="0" w:firstColumn="0" w:lastColumn="0" w:oddVBand="0" w:evenVBand="0" w:oddHBand="1" w:evenHBand="0" w:firstRowFirstColumn="0" w:firstRowLastColumn="0" w:lastRowFirstColumn="0" w:lastRowLastColumn="0"/>
              <w:rPr>
                <w:ins w:id="298" w:author="MAHMOUD Mohamed-Ali" w:date="2025-05-19T13:57:00Z"/>
              </w:rPr>
            </w:pPr>
            <w:ins w:id="299" w:author="MAHMOUD Mohamed-Ali" w:date="2025-05-19T13:57:00Z">
              <w:r>
                <w:t>Int</w:t>
              </w:r>
            </w:ins>
          </w:p>
        </w:tc>
        <w:tc>
          <w:tcPr>
            <w:tcW w:w="4163" w:type="dxa"/>
          </w:tcPr>
          <w:p w14:paraId="276D64A6" w14:textId="77777777" w:rsidR="00F4034A" w:rsidRPr="00BD2C1E" w:rsidRDefault="00F4034A" w:rsidP="00A7642D">
            <w:pPr>
              <w:cnfStyle w:val="000000100000" w:firstRow="0" w:lastRow="0" w:firstColumn="0" w:lastColumn="0" w:oddVBand="0" w:evenVBand="0" w:oddHBand="1" w:evenHBand="0" w:firstRowFirstColumn="0" w:firstRowLastColumn="0" w:lastRowFirstColumn="0" w:lastRowLastColumn="0"/>
              <w:rPr>
                <w:ins w:id="300" w:author="MAHMOUD Mohamed-Ali" w:date="2025-05-19T13:57:00Z"/>
              </w:rPr>
            </w:pPr>
            <w:ins w:id="301" w:author="MAHMOUD Mohamed-Ali" w:date="2025-05-19T13:57:00Z">
              <w:r>
                <w:t>1 octet</w:t>
              </w:r>
            </w:ins>
          </w:p>
        </w:tc>
      </w:tr>
      <w:tr w:rsidR="00F4034A" w14:paraId="6A71ED47" w14:textId="77777777" w:rsidTr="00A7642D">
        <w:trPr>
          <w:ins w:id="302"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6120E0E5" w14:textId="77777777" w:rsidR="00F4034A" w:rsidRPr="00BD2C1E" w:rsidRDefault="00F4034A" w:rsidP="00A7642D">
            <w:pPr>
              <w:rPr>
                <w:ins w:id="303" w:author="MAHMOUD Mohamed-Ali" w:date="2025-05-19T13:57:00Z"/>
              </w:rPr>
            </w:pPr>
            <w:proofErr w:type="spellStart"/>
            <w:proofErr w:type="gramStart"/>
            <w:ins w:id="304" w:author="MAHMOUD Mohamed-Ali" w:date="2025-05-19T13:57:00Z">
              <w:r>
                <w:t>messageId</w:t>
              </w:r>
              <w:proofErr w:type="spellEnd"/>
              <w:proofErr w:type="gramEnd"/>
            </w:ins>
          </w:p>
        </w:tc>
        <w:tc>
          <w:tcPr>
            <w:tcW w:w="2520" w:type="dxa"/>
          </w:tcPr>
          <w:p w14:paraId="45608BA1" w14:textId="77777777" w:rsidR="00F4034A" w:rsidRPr="00BD2C1E" w:rsidRDefault="00F4034A" w:rsidP="00A7642D">
            <w:pPr>
              <w:cnfStyle w:val="000000000000" w:firstRow="0" w:lastRow="0" w:firstColumn="0" w:lastColumn="0" w:oddVBand="0" w:evenVBand="0" w:oddHBand="0" w:evenHBand="0" w:firstRowFirstColumn="0" w:firstRowLastColumn="0" w:lastRowFirstColumn="0" w:lastRowLastColumn="0"/>
              <w:rPr>
                <w:ins w:id="305" w:author="MAHMOUD Mohamed-Ali" w:date="2025-05-19T13:57:00Z"/>
              </w:rPr>
            </w:pPr>
            <w:ins w:id="306" w:author="MAHMOUD Mohamed-Ali" w:date="2025-05-19T13:57:00Z">
              <w:r>
                <w:t>Int</w:t>
              </w:r>
            </w:ins>
          </w:p>
        </w:tc>
        <w:tc>
          <w:tcPr>
            <w:tcW w:w="4163" w:type="dxa"/>
          </w:tcPr>
          <w:p w14:paraId="23D9828C" w14:textId="77777777" w:rsidR="00F4034A" w:rsidRPr="00BD2C1E" w:rsidRDefault="00F4034A" w:rsidP="00A7642D">
            <w:pPr>
              <w:cnfStyle w:val="000000000000" w:firstRow="0" w:lastRow="0" w:firstColumn="0" w:lastColumn="0" w:oddVBand="0" w:evenVBand="0" w:oddHBand="0" w:evenHBand="0" w:firstRowFirstColumn="0" w:firstRowLastColumn="0" w:lastRowFirstColumn="0" w:lastRowLastColumn="0"/>
              <w:rPr>
                <w:ins w:id="307" w:author="MAHMOUD Mohamed-Ali" w:date="2025-05-19T13:57:00Z"/>
              </w:rPr>
            </w:pPr>
            <w:ins w:id="308" w:author="MAHMOUD Mohamed-Ali" w:date="2025-05-19T13:57:00Z">
              <w:r>
                <w:t>1 octet</w:t>
              </w:r>
            </w:ins>
          </w:p>
        </w:tc>
      </w:tr>
      <w:tr w:rsidR="00F4034A" w14:paraId="2A538BCE" w14:textId="77777777" w:rsidTr="00A7642D">
        <w:trPr>
          <w:cnfStyle w:val="000000100000" w:firstRow="0" w:lastRow="0" w:firstColumn="0" w:lastColumn="0" w:oddVBand="0" w:evenVBand="0" w:oddHBand="1" w:evenHBand="0" w:firstRowFirstColumn="0" w:firstRowLastColumn="0" w:lastRowFirstColumn="0" w:lastRowLastColumn="0"/>
          <w:ins w:id="309"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2FA8B461" w14:textId="77777777" w:rsidR="00F4034A" w:rsidRPr="00B3312B" w:rsidRDefault="00F4034A" w:rsidP="00A7642D">
            <w:pPr>
              <w:rPr>
                <w:ins w:id="310" w:author="MAHMOUD Mohamed-Ali" w:date="2025-05-19T13:57:00Z"/>
              </w:rPr>
            </w:pPr>
            <w:proofErr w:type="spellStart"/>
            <w:proofErr w:type="gramStart"/>
            <w:ins w:id="311" w:author="MAHMOUD Mohamed-Ali" w:date="2025-05-19T13:57:00Z">
              <w:r>
                <w:t>timeStamp</w:t>
              </w:r>
              <w:proofErr w:type="spellEnd"/>
              <w:proofErr w:type="gramEnd"/>
            </w:ins>
          </w:p>
        </w:tc>
        <w:tc>
          <w:tcPr>
            <w:tcW w:w="2520" w:type="dxa"/>
          </w:tcPr>
          <w:p w14:paraId="761CC32E" w14:textId="77777777" w:rsidR="00F4034A" w:rsidRPr="00B3312B" w:rsidRDefault="00F4034A" w:rsidP="00A7642D">
            <w:pPr>
              <w:cnfStyle w:val="000000100000" w:firstRow="0" w:lastRow="0" w:firstColumn="0" w:lastColumn="0" w:oddVBand="0" w:evenVBand="0" w:oddHBand="1" w:evenHBand="0" w:firstRowFirstColumn="0" w:firstRowLastColumn="0" w:lastRowFirstColumn="0" w:lastRowLastColumn="0"/>
              <w:rPr>
                <w:ins w:id="312" w:author="MAHMOUD Mohamed-Ali" w:date="2025-05-19T13:57:00Z"/>
              </w:rPr>
            </w:pPr>
            <w:ins w:id="313" w:author="MAHMOUD Mohamed-Ali" w:date="2025-05-19T13:57:00Z">
              <w:r>
                <w:t xml:space="preserve">Séquencement de 7 valeurs de type </w:t>
              </w:r>
              <w:proofErr w:type="spellStart"/>
              <w:r>
                <w:t>int</w:t>
              </w:r>
              <w:proofErr w:type="spellEnd"/>
            </w:ins>
          </w:p>
        </w:tc>
        <w:tc>
          <w:tcPr>
            <w:tcW w:w="4163"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F4034A" w14:paraId="14EE64EC" w14:textId="77777777" w:rsidTr="00A7642D">
              <w:trPr>
                <w:ins w:id="314" w:author="MAHMOUD Mohamed-Ali" w:date="2025-05-19T13:57:00Z"/>
              </w:trPr>
              <w:tc>
                <w:tcPr>
                  <w:tcW w:w="578" w:type="dxa"/>
                </w:tcPr>
                <w:p w14:paraId="4878A2AA" w14:textId="77777777" w:rsidR="00F4034A" w:rsidRPr="00A118EC" w:rsidRDefault="00F4034A" w:rsidP="00A7642D">
                  <w:pPr>
                    <w:rPr>
                      <w:ins w:id="315" w:author="MAHMOUD Mohamed-Ali" w:date="2025-05-19T13:57:00Z"/>
                      <w:sz w:val="12"/>
                      <w:szCs w:val="12"/>
                    </w:rPr>
                  </w:pPr>
                  <w:ins w:id="316" w:author="MAHMOUD Mohamed-Ali" w:date="2025-05-19T13:57:00Z">
                    <w:r>
                      <w:rPr>
                        <w:sz w:val="12"/>
                        <w:szCs w:val="12"/>
                      </w:rPr>
                      <w:t>2octets</w:t>
                    </w:r>
                  </w:ins>
                </w:p>
              </w:tc>
              <w:tc>
                <w:tcPr>
                  <w:tcW w:w="531" w:type="dxa"/>
                </w:tcPr>
                <w:p w14:paraId="57051D69" w14:textId="77777777" w:rsidR="00F4034A" w:rsidRPr="00A118EC" w:rsidRDefault="00F4034A" w:rsidP="00A7642D">
                  <w:pPr>
                    <w:rPr>
                      <w:ins w:id="317" w:author="MAHMOUD Mohamed-Ali" w:date="2025-05-19T13:57:00Z"/>
                      <w:sz w:val="12"/>
                      <w:szCs w:val="12"/>
                    </w:rPr>
                  </w:pPr>
                  <w:ins w:id="318" w:author="MAHMOUD Mohamed-Ali" w:date="2025-05-19T13:57:00Z">
                    <w:r>
                      <w:rPr>
                        <w:sz w:val="12"/>
                        <w:szCs w:val="12"/>
                      </w:rPr>
                      <w:t>1octet</w:t>
                    </w:r>
                  </w:ins>
                </w:p>
              </w:tc>
              <w:tc>
                <w:tcPr>
                  <w:tcW w:w="531" w:type="dxa"/>
                </w:tcPr>
                <w:p w14:paraId="7A46342F" w14:textId="77777777" w:rsidR="00F4034A" w:rsidRPr="00A118EC" w:rsidRDefault="00F4034A" w:rsidP="00A7642D">
                  <w:pPr>
                    <w:rPr>
                      <w:ins w:id="319" w:author="MAHMOUD Mohamed-Ali" w:date="2025-05-19T13:57:00Z"/>
                      <w:sz w:val="12"/>
                      <w:szCs w:val="12"/>
                    </w:rPr>
                  </w:pPr>
                  <w:ins w:id="320" w:author="MAHMOUD Mohamed-Ali" w:date="2025-05-19T13:57:00Z">
                    <w:r>
                      <w:rPr>
                        <w:sz w:val="12"/>
                        <w:szCs w:val="12"/>
                      </w:rPr>
                      <w:t>1octet</w:t>
                    </w:r>
                  </w:ins>
                </w:p>
              </w:tc>
              <w:tc>
                <w:tcPr>
                  <w:tcW w:w="544" w:type="dxa"/>
                </w:tcPr>
                <w:p w14:paraId="724CF69E" w14:textId="77777777" w:rsidR="00F4034A" w:rsidRPr="00A118EC" w:rsidRDefault="00F4034A" w:rsidP="00A7642D">
                  <w:pPr>
                    <w:rPr>
                      <w:ins w:id="321" w:author="MAHMOUD Mohamed-Ali" w:date="2025-05-19T13:57:00Z"/>
                      <w:sz w:val="12"/>
                      <w:szCs w:val="12"/>
                    </w:rPr>
                  </w:pPr>
                  <w:ins w:id="322" w:author="MAHMOUD Mohamed-Ali" w:date="2025-05-19T13:57:00Z">
                    <w:r>
                      <w:rPr>
                        <w:sz w:val="12"/>
                        <w:szCs w:val="12"/>
                      </w:rPr>
                      <w:t>1octet</w:t>
                    </w:r>
                  </w:ins>
                </w:p>
              </w:tc>
              <w:tc>
                <w:tcPr>
                  <w:tcW w:w="601" w:type="dxa"/>
                </w:tcPr>
                <w:p w14:paraId="0D9DFBDF" w14:textId="77777777" w:rsidR="00F4034A" w:rsidRPr="00A118EC" w:rsidRDefault="00F4034A" w:rsidP="00A7642D">
                  <w:pPr>
                    <w:rPr>
                      <w:ins w:id="323" w:author="MAHMOUD Mohamed-Ali" w:date="2025-05-19T13:57:00Z"/>
                      <w:sz w:val="12"/>
                      <w:szCs w:val="12"/>
                    </w:rPr>
                  </w:pPr>
                  <w:ins w:id="324" w:author="MAHMOUD Mohamed-Ali" w:date="2025-05-19T13:57:00Z">
                    <w:r>
                      <w:rPr>
                        <w:sz w:val="12"/>
                        <w:szCs w:val="12"/>
                      </w:rPr>
                      <w:t>1 octet</w:t>
                    </w:r>
                  </w:ins>
                </w:p>
              </w:tc>
              <w:tc>
                <w:tcPr>
                  <w:tcW w:w="531" w:type="dxa"/>
                </w:tcPr>
                <w:p w14:paraId="00D43FDB" w14:textId="77777777" w:rsidR="00F4034A" w:rsidRPr="00A118EC" w:rsidRDefault="00F4034A" w:rsidP="00A7642D">
                  <w:pPr>
                    <w:rPr>
                      <w:ins w:id="325" w:author="MAHMOUD Mohamed-Ali" w:date="2025-05-19T13:57:00Z"/>
                      <w:sz w:val="12"/>
                      <w:szCs w:val="12"/>
                    </w:rPr>
                  </w:pPr>
                  <w:ins w:id="326" w:author="MAHMOUD Mohamed-Ali" w:date="2025-05-19T13:57:00Z">
                    <w:r>
                      <w:rPr>
                        <w:sz w:val="12"/>
                        <w:szCs w:val="12"/>
                      </w:rPr>
                      <w:t>1octet</w:t>
                    </w:r>
                  </w:ins>
                </w:p>
              </w:tc>
              <w:tc>
                <w:tcPr>
                  <w:tcW w:w="650" w:type="dxa"/>
                </w:tcPr>
                <w:p w14:paraId="69A25D9E" w14:textId="77777777" w:rsidR="00F4034A" w:rsidRDefault="00F4034A" w:rsidP="00A7642D">
                  <w:pPr>
                    <w:rPr>
                      <w:ins w:id="327" w:author="MAHMOUD Mohamed-Ali" w:date="2025-05-19T13:57:00Z"/>
                      <w:sz w:val="12"/>
                      <w:szCs w:val="12"/>
                    </w:rPr>
                  </w:pPr>
                  <w:ins w:id="328" w:author="MAHMOUD Mohamed-Ali" w:date="2025-05-19T13:57:00Z">
                    <w:r>
                      <w:rPr>
                        <w:sz w:val="12"/>
                        <w:szCs w:val="12"/>
                      </w:rPr>
                      <w:t>2 octets</w:t>
                    </w:r>
                  </w:ins>
                </w:p>
              </w:tc>
            </w:tr>
          </w:tbl>
          <w:p w14:paraId="18A26D9B" w14:textId="77777777" w:rsidR="00F4034A" w:rsidRPr="00B3312B" w:rsidRDefault="00F4034A" w:rsidP="00A7642D">
            <w:pPr>
              <w:cnfStyle w:val="000000100000" w:firstRow="0" w:lastRow="0" w:firstColumn="0" w:lastColumn="0" w:oddVBand="0" w:evenVBand="0" w:oddHBand="1" w:evenHBand="0" w:firstRowFirstColumn="0" w:firstRowLastColumn="0" w:lastRowFirstColumn="0" w:lastRowLastColumn="0"/>
              <w:rPr>
                <w:ins w:id="329" w:author="MAHMOUD Mohamed-Ali" w:date="2025-05-19T13:57:00Z"/>
              </w:rPr>
            </w:pPr>
          </w:p>
        </w:tc>
      </w:tr>
      <w:tr w:rsidR="00F4034A" w14:paraId="1B789585" w14:textId="77777777" w:rsidTr="00A7642D">
        <w:trPr>
          <w:ins w:id="330"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62273606" w14:textId="77777777" w:rsidR="00F4034A" w:rsidRPr="00B3312B" w:rsidRDefault="00F4034A" w:rsidP="00A7642D">
            <w:pPr>
              <w:rPr>
                <w:ins w:id="331" w:author="MAHMOUD Mohamed-Ali" w:date="2025-05-19T13:57:00Z"/>
              </w:rPr>
            </w:pPr>
            <w:proofErr w:type="spellStart"/>
            <w:proofErr w:type="gramStart"/>
            <w:ins w:id="332" w:author="MAHMOUD Mohamed-Ali" w:date="2025-05-19T13:57:00Z">
              <w:r>
                <w:t>sequenceNumber</w:t>
              </w:r>
              <w:proofErr w:type="spellEnd"/>
              <w:proofErr w:type="gramEnd"/>
            </w:ins>
          </w:p>
        </w:tc>
        <w:tc>
          <w:tcPr>
            <w:tcW w:w="2520" w:type="dxa"/>
          </w:tcPr>
          <w:p w14:paraId="15507C5E" w14:textId="77777777" w:rsidR="00F4034A" w:rsidRPr="00B3312B" w:rsidRDefault="00F4034A" w:rsidP="00A7642D">
            <w:pPr>
              <w:cnfStyle w:val="000000000000" w:firstRow="0" w:lastRow="0" w:firstColumn="0" w:lastColumn="0" w:oddVBand="0" w:evenVBand="0" w:oddHBand="0" w:evenHBand="0" w:firstRowFirstColumn="0" w:firstRowLastColumn="0" w:lastRowFirstColumn="0" w:lastRowLastColumn="0"/>
              <w:rPr>
                <w:ins w:id="333" w:author="MAHMOUD Mohamed-Ali" w:date="2025-05-19T13:57:00Z"/>
              </w:rPr>
            </w:pPr>
            <w:ins w:id="334" w:author="MAHMOUD Mohamed-Ali" w:date="2025-05-19T13:57:00Z">
              <w:r>
                <w:t xml:space="preserve">Int </w:t>
              </w:r>
            </w:ins>
          </w:p>
        </w:tc>
        <w:tc>
          <w:tcPr>
            <w:tcW w:w="4163" w:type="dxa"/>
          </w:tcPr>
          <w:p w14:paraId="4BBFE31C" w14:textId="77777777" w:rsidR="00F4034A" w:rsidRPr="00B3312B" w:rsidRDefault="00F4034A" w:rsidP="00A7642D">
            <w:pPr>
              <w:cnfStyle w:val="000000000000" w:firstRow="0" w:lastRow="0" w:firstColumn="0" w:lastColumn="0" w:oddVBand="0" w:evenVBand="0" w:oddHBand="0" w:evenHBand="0" w:firstRowFirstColumn="0" w:firstRowLastColumn="0" w:lastRowFirstColumn="0" w:lastRowLastColumn="0"/>
              <w:rPr>
                <w:ins w:id="335" w:author="MAHMOUD Mohamed-Ali" w:date="2025-05-19T13:57:00Z"/>
              </w:rPr>
            </w:pPr>
            <w:ins w:id="336" w:author="MAHMOUD Mohamed-Ali" w:date="2025-05-19T13:57:00Z">
              <w:r>
                <w:t>3 octets</w:t>
              </w:r>
            </w:ins>
          </w:p>
        </w:tc>
      </w:tr>
      <w:tr w:rsidR="00F4034A" w14:paraId="197D454B" w14:textId="77777777" w:rsidTr="00A7642D">
        <w:trPr>
          <w:cnfStyle w:val="000000100000" w:firstRow="0" w:lastRow="0" w:firstColumn="0" w:lastColumn="0" w:oddVBand="0" w:evenVBand="0" w:oddHBand="1" w:evenHBand="0" w:firstRowFirstColumn="0" w:firstRowLastColumn="0" w:lastRowFirstColumn="0" w:lastRowLastColumn="0"/>
          <w:ins w:id="337"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7C0CDBD1" w14:textId="77777777" w:rsidR="00F4034A" w:rsidRPr="00BD2C1E" w:rsidRDefault="00F4034A" w:rsidP="00A7642D">
            <w:pPr>
              <w:rPr>
                <w:ins w:id="338" w:author="MAHMOUD Mohamed-Ali" w:date="2025-05-19T13:57:00Z"/>
              </w:rPr>
            </w:pPr>
            <w:proofErr w:type="spellStart"/>
            <w:ins w:id="339" w:author="MAHMOUD Mohamed-Ali" w:date="2025-05-19T13:57:00Z">
              <w:r>
                <w:t>LMTVNumberToRelease</w:t>
              </w:r>
              <w:proofErr w:type="spellEnd"/>
            </w:ins>
          </w:p>
        </w:tc>
        <w:tc>
          <w:tcPr>
            <w:tcW w:w="2520" w:type="dxa"/>
          </w:tcPr>
          <w:p w14:paraId="1459CC3A" w14:textId="77777777" w:rsidR="00F4034A" w:rsidRPr="00BD2C1E" w:rsidRDefault="00F4034A" w:rsidP="00A7642D">
            <w:pPr>
              <w:cnfStyle w:val="000000100000" w:firstRow="0" w:lastRow="0" w:firstColumn="0" w:lastColumn="0" w:oddVBand="0" w:evenVBand="0" w:oddHBand="1" w:evenHBand="0" w:firstRowFirstColumn="0" w:firstRowLastColumn="0" w:lastRowFirstColumn="0" w:lastRowLastColumn="0"/>
              <w:rPr>
                <w:ins w:id="340" w:author="MAHMOUD Mohamed-Ali" w:date="2025-05-19T13:57:00Z"/>
              </w:rPr>
            </w:pPr>
            <w:ins w:id="341" w:author="MAHMOUD Mohamed-Ali" w:date="2025-05-19T13:57:00Z">
              <w:r>
                <w:t>Int</w:t>
              </w:r>
            </w:ins>
          </w:p>
        </w:tc>
        <w:tc>
          <w:tcPr>
            <w:tcW w:w="4163" w:type="dxa"/>
          </w:tcPr>
          <w:p w14:paraId="53FC84BE" w14:textId="77777777" w:rsidR="00F4034A" w:rsidRPr="00BD2C1E" w:rsidRDefault="00F4034A" w:rsidP="00A7642D">
            <w:pPr>
              <w:cnfStyle w:val="000000100000" w:firstRow="0" w:lastRow="0" w:firstColumn="0" w:lastColumn="0" w:oddVBand="0" w:evenVBand="0" w:oddHBand="1" w:evenHBand="0" w:firstRowFirstColumn="0" w:firstRowLastColumn="0" w:lastRowFirstColumn="0" w:lastRowLastColumn="0"/>
              <w:rPr>
                <w:ins w:id="342" w:author="MAHMOUD Mohamed-Ali" w:date="2025-05-19T13:57:00Z"/>
              </w:rPr>
            </w:pPr>
            <w:ins w:id="343" w:author="MAHMOUD Mohamed-Ali" w:date="2025-05-19T13:57:00Z">
              <w:r>
                <w:t>1 octet</w:t>
              </w:r>
            </w:ins>
          </w:p>
        </w:tc>
      </w:tr>
      <w:tr w:rsidR="00F4034A" w14:paraId="4E0C6973" w14:textId="77777777" w:rsidTr="00A7642D">
        <w:trPr>
          <w:ins w:id="344"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75D800AB" w14:textId="77777777" w:rsidR="00F4034A" w:rsidRDefault="00F4034A" w:rsidP="00A7642D">
            <w:pPr>
              <w:rPr>
                <w:ins w:id="345" w:author="MAHMOUD Mohamed-Ali" w:date="2025-05-19T13:57:00Z"/>
              </w:rPr>
            </w:pPr>
            <w:proofErr w:type="spellStart"/>
            <w:ins w:id="346" w:author="MAHMOUD Mohamed-Ali" w:date="2025-05-19T13:57:00Z">
              <w:r>
                <w:t>LMTVToRelease</w:t>
              </w:r>
              <w:proofErr w:type="spellEnd"/>
            </w:ins>
          </w:p>
        </w:tc>
        <w:tc>
          <w:tcPr>
            <w:tcW w:w="2520" w:type="dxa"/>
          </w:tcPr>
          <w:p w14:paraId="7A9EA9B0" w14:textId="77777777" w:rsidR="00F4034A" w:rsidRDefault="00F4034A" w:rsidP="00A7642D">
            <w:pPr>
              <w:cnfStyle w:val="000000000000" w:firstRow="0" w:lastRow="0" w:firstColumn="0" w:lastColumn="0" w:oddVBand="0" w:evenVBand="0" w:oddHBand="0" w:evenHBand="0" w:firstRowFirstColumn="0" w:firstRowLastColumn="0" w:lastRowFirstColumn="0" w:lastRowLastColumn="0"/>
              <w:rPr>
                <w:ins w:id="347" w:author="MAHMOUD Mohamed-Ali" w:date="2025-05-19T13:57:00Z"/>
              </w:rPr>
            </w:pPr>
            <w:proofErr w:type="spellStart"/>
            <w:ins w:id="348" w:author="MAHMOUD Mohamed-Ali" w:date="2025-05-19T13:57:00Z">
              <w:r>
                <w:t>Sequencement</w:t>
              </w:r>
              <w:proofErr w:type="spellEnd"/>
              <w:r>
                <w:t xml:space="preserve"> de N </w:t>
              </w:r>
              <w:proofErr w:type="spellStart"/>
              <w:proofErr w:type="gramStart"/>
              <w:r>
                <w:t>int</w:t>
              </w:r>
              <w:proofErr w:type="spellEnd"/>
              <w:r>
                <w:t xml:space="preserve">  (</w:t>
              </w:r>
              <w:proofErr w:type="gramEnd"/>
              <w:r>
                <w:t xml:space="preserve">avec N = </w:t>
              </w:r>
              <w:proofErr w:type="spellStart"/>
              <w:r>
                <w:t>LMTVToRelease</w:t>
              </w:r>
              <w:proofErr w:type="spellEnd"/>
              <w:r>
                <w:t>)</w:t>
              </w:r>
            </w:ins>
          </w:p>
        </w:tc>
        <w:tc>
          <w:tcPr>
            <w:tcW w:w="4163" w:type="dxa"/>
          </w:tcPr>
          <w:p w14:paraId="33E0B1A9" w14:textId="77777777" w:rsidR="00F4034A" w:rsidRDefault="00F4034A" w:rsidP="00A7642D">
            <w:pPr>
              <w:cnfStyle w:val="000000000000" w:firstRow="0" w:lastRow="0" w:firstColumn="0" w:lastColumn="0" w:oddVBand="0" w:evenVBand="0" w:oddHBand="0" w:evenHBand="0" w:firstRowFirstColumn="0" w:firstRowLastColumn="0" w:lastRowFirstColumn="0" w:lastRowLastColumn="0"/>
              <w:rPr>
                <w:ins w:id="349" w:author="MAHMOUD Mohamed-Ali" w:date="2025-05-19T13:57:00Z"/>
              </w:rPr>
            </w:pPr>
            <w:ins w:id="350" w:author="MAHMOUD Mohamed-Ali" w:date="2025-05-19T13:57:00Z">
              <w:r>
                <w:t>N octet</w:t>
              </w:r>
            </w:ins>
          </w:p>
        </w:tc>
      </w:tr>
      <w:tr w:rsidR="00F4034A" w14:paraId="1675CB08" w14:textId="77777777" w:rsidTr="00A7642D">
        <w:trPr>
          <w:cnfStyle w:val="000000100000" w:firstRow="0" w:lastRow="0" w:firstColumn="0" w:lastColumn="0" w:oddVBand="0" w:evenVBand="0" w:oddHBand="1" w:evenHBand="0" w:firstRowFirstColumn="0" w:firstRowLastColumn="0" w:lastRowFirstColumn="0" w:lastRowLastColumn="0"/>
          <w:ins w:id="351" w:author="MAHMOUD Mohamed-Ali" w:date="2025-05-19T13:57:00Z"/>
        </w:trPr>
        <w:tc>
          <w:tcPr>
            <w:cnfStyle w:val="001000000000" w:firstRow="0" w:lastRow="0" w:firstColumn="1" w:lastColumn="0" w:oddVBand="0" w:evenVBand="0" w:oddHBand="0" w:evenHBand="0" w:firstRowFirstColumn="0" w:firstRowLastColumn="0" w:lastRowFirstColumn="0" w:lastRowLastColumn="0"/>
            <w:tcW w:w="2605" w:type="dxa"/>
          </w:tcPr>
          <w:p w14:paraId="4D363E70" w14:textId="77777777" w:rsidR="00F4034A" w:rsidRDefault="00F4034A" w:rsidP="00A7642D">
            <w:pPr>
              <w:rPr>
                <w:ins w:id="352" w:author="MAHMOUD Mohamed-Ali" w:date="2025-05-19T13:57:00Z"/>
              </w:rPr>
            </w:pPr>
            <w:proofErr w:type="spellStart"/>
            <w:ins w:id="353" w:author="MAHMOUD Mohamed-Ali" w:date="2025-05-19T13:57:00Z">
              <w:r>
                <w:t>LMTVNumber</w:t>
              </w:r>
              <w:proofErr w:type="spellEnd"/>
            </w:ins>
          </w:p>
        </w:tc>
        <w:tc>
          <w:tcPr>
            <w:tcW w:w="2520" w:type="dxa"/>
          </w:tcPr>
          <w:p w14:paraId="35062A7A" w14:textId="77777777" w:rsidR="00F4034A" w:rsidRDefault="00F4034A" w:rsidP="00A7642D">
            <w:pPr>
              <w:cnfStyle w:val="000000100000" w:firstRow="0" w:lastRow="0" w:firstColumn="0" w:lastColumn="0" w:oddVBand="0" w:evenVBand="0" w:oddHBand="1" w:evenHBand="0" w:firstRowFirstColumn="0" w:firstRowLastColumn="0" w:lastRowFirstColumn="0" w:lastRowLastColumn="0"/>
              <w:rPr>
                <w:ins w:id="354" w:author="MAHMOUD Mohamed-Ali" w:date="2025-05-19T13:57:00Z"/>
              </w:rPr>
            </w:pPr>
            <w:ins w:id="355" w:author="MAHMOUD Mohamed-Ali" w:date="2025-05-19T13:57:00Z">
              <w:r>
                <w:t xml:space="preserve">Int </w:t>
              </w:r>
            </w:ins>
          </w:p>
        </w:tc>
        <w:tc>
          <w:tcPr>
            <w:tcW w:w="4163" w:type="dxa"/>
          </w:tcPr>
          <w:p w14:paraId="4898515A" w14:textId="77777777" w:rsidR="00F4034A" w:rsidRDefault="00F4034A" w:rsidP="00A7642D">
            <w:pPr>
              <w:cnfStyle w:val="000000100000" w:firstRow="0" w:lastRow="0" w:firstColumn="0" w:lastColumn="0" w:oddVBand="0" w:evenVBand="0" w:oddHBand="1" w:evenHBand="0" w:firstRowFirstColumn="0" w:firstRowLastColumn="0" w:lastRowFirstColumn="0" w:lastRowLastColumn="0"/>
              <w:rPr>
                <w:ins w:id="356" w:author="MAHMOUD Mohamed-Ali" w:date="2025-05-19T13:57:00Z"/>
              </w:rPr>
            </w:pPr>
            <w:ins w:id="357" w:author="MAHMOUD Mohamed-Ali" w:date="2025-05-19T13:57:00Z">
              <w:r>
                <w:t>1 octet</w:t>
              </w:r>
            </w:ins>
          </w:p>
        </w:tc>
      </w:tr>
    </w:tbl>
    <w:p w14:paraId="587DF579" w14:textId="77777777" w:rsidR="00BD2C1E" w:rsidRDefault="00BD2C1E" w:rsidP="00921D58">
      <w:pPr>
        <w:rPr>
          <w:b/>
          <w:bCs/>
          <w:color w:val="auto"/>
          <w:u w:val="single"/>
        </w:rPr>
      </w:pPr>
    </w:p>
    <w:p w14:paraId="335F2AB1" w14:textId="77777777" w:rsidR="00B3312B" w:rsidRDefault="00B3312B" w:rsidP="00921D58">
      <w:pPr>
        <w:rPr>
          <w:b/>
          <w:bCs/>
          <w:u w:val="single"/>
        </w:rPr>
      </w:pPr>
    </w:p>
    <w:p w14:paraId="478323AF" w14:textId="7E282D40" w:rsidR="004C535F" w:rsidRDefault="004C535F" w:rsidP="00F739E9">
      <w:pPr>
        <w:pStyle w:val="Titre4"/>
        <w:shd w:val="clear" w:color="auto" w:fill="C45911" w:themeFill="accent2" w:themeFillShade="BF"/>
      </w:pPr>
      <w:r>
        <w:t xml:space="preserve">Règles d’envoi pour la supervision </w:t>
      </w:r>
    </w:p>
    <w:p w14:paraId="13BB63C2" w14:textId="5829CFD2" w:rsidR="004C535F" w:rsidRPr="0007502B" w:rsidRDefault="00F739E9" w:rsidP="004C535F">
      <w:r w:rsidRPr="00F739E9">
        <w:t>La supervision envoie des messages de taille fixe de 1460 octets. Ainsi, si la taille du message à transmettre est inférieure à 1460 octets, l’émetteur doit le compléter avec une série de données par défaut, encodées sur 2 octets et ayant la valeur 65 535</w:t>
      </w:r>
      <w:r>
        <w:rPr>
          <w:rStyle w:val="mord"/>
        </w:rPr>
        <w:t>.</w:t>
      </w:r>
    </w:p>
    <w:p w14:paraId="3E8B5F28" w14:textId="09952C9D" w:rsidR="00F216B9" w:rsidRPr="00F216B9" w:rsidRDefault="00F216B9" w:rsidP="00B440DC">
      <w:pPr>
        <w:pStyle w:val="Titre3"/>
        <w:numPr>
          <w:ilvl w:val="2"/>
          <w:numId w:val="11"/>
        </w:numPr>
      </w:pPr>
      <w:bookmarkStart w:id="358" w:name="_Toc193750220"/>
      <w:r>
        <w:t>Structure des messages de l’AD</w:t>
      </w:r>
      <w:bookmarkEnd w:id="358"/>
    </w:p>
    <w:p w14:paraId="3177F21F" w14:textId="302C7A89" w:rsidR="00F216B9" w:rsidRPr="000474ED" w:rsidRDefault="00F216B9" w:rsidP="00921D58">
      <w:pPr>
        <w:rPr>
          <w:b/>
          <w:bCs/>
          <w:u w:val="single"/>
          <w:lang w:val="en-US"/>
        </w:rPr>
      </w:pPr>
      <w:bookmarkStart w:id="359" w:name="_Hlk186197392"/>
      <w:bookmarkStart w:id="360" w:name="_Hlk191218566"/>
      <w:r w:rsidRPr="00F216B9">
        <w:rPr>
          <w:b/>
          <w:bCs/>
          <w:u w:val="single"/>
          <w:lang w:val="en-US"/>
        </w:rPr>
        <w:t>InscriptionMessage</w:t>
      </w:r>
    </w:p>
    <w:tbl>
      <w:tblPr>
        <w:tblStyle w:val="TableauGrille4-Accentuation5"/>
        <w:tblW w:w="0" w:type="auto"/>
        <w:tblLook w:val="04A0" w:firstRow="1" w:lastRow="0" w:firstColumn="1" w:lastColumn="0" w:noHBand="0" w:noVBand="1"/>
      </w:tblPr>
      <w:tblGrid>
        <w:gridCol w:w="3065"/>
        <w:gridCol w:w="2031"/>
        <w:gridCol w:w="4192"/>
      </w:tblGrid>
      <w:tr w:rsidR="00C35FF7" w14:paraId="7C242683" w14:textId="5181BBBA" w:rsidTr="00C35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1" w:type="dxa"/>
          </w:tcPr>
          <w:bookmarkEnd w:id="359"/>
          <w:p w14:paraId="2794F4E1" w14:textId="3E21A442" w:rsidR="00C35FF7" w:rsidRDefault="00C35FF7" w:rsidP="00921D58">
            <w:r>
              <w:t>Champ</w:t>
            </w:r>
          </w:p>
        </w:tc>
        <w:tc>
          <w:tcPr>
            <w:tcW w:w="2861" w:type="dxa"/>
          </w:tcPr>
          <w:p w14:paraId="1883320F" w14:textId="0E6A92FD" w:rsidR="00C35FF7" w:rsidRDefault="00C35FF7" w:rsidP="00921D58">
            <w:pPr>
              <w:cnfStyle w:val="100000000000" w:firstRow="1" w:lastRow="0" w:firstColumn="0" w:lastColumn="0" w:oddVBand="0" w:evenVBand="0" w:oddHBand="0" w:evenHBand="0" w:firstRowFirstColumn="0" w:firstRowLastColumn="0" w:lastRowFirstColumn="0" w:lastRowLastColumn="0"/>
            </w:pPr>
            <w:r>
              <w:t>Type</w:t>
            </w:r>
          </w:p>
        </w:tc>
        <w:tc>
          <w:tcPr>
            <w:tcW w:w="2666" w:type="dxa"/>
          </w:tcPr>
          <w:p w14:paraId="790BB3F2" w14:textId="0166F511" w:rsidR="00C35FF7" w:rsidRDefault="00C35FF7" w:rsidP="00921D58">
            <w:pPr>
              <w:cnfStyle w:val="100000000000" w:firstRow="1" w:lastRow="0" w:firstColumn="0" w:lastColumn="0" w:oddVBand="0" w:evenVBand="0" w:oddHBand="0" w:evenHBand="0" w:firstRowFirstColumn="0" w:firstRowLastColumn="0" w:lastRowFirstColumn="0" w:lastRowLastColumn="0"/>
            </w:pPr>
            <w:r>
              <w:t>Taille</w:t>
            </w:r>
          </w:p>
        </w:tc>
      </w:tr>
      <w:tr w:rsidR="00C35FF7" w14:paraId="12FFCDED" w14:textId="510341E6" w:rsidTr="00C35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1" w:type="dxa"/>
          </w:tcPr>
          <w:p w14:paraId="11E67138" w14:textId="7D40EEEC" w:rsidR="00C35FF7" w:rsidRDefault="00C35FF7" w:rsidP="00921D58">
            <w:r>
              <w:t>InscriptionMessage(Name)</w:t>
            </w:r>
          </w:p>
        </w:tc>
        <w:tc>
          <w:tcPr>
            <w:tcW w:w="2861" w:type="dxa"/>
          </w:tcPr>
          <w:p w14:paraId="50922E1C" w14:textId="32ECCED2" w:rsidR="00C35FF7" w:rsidRDefault="00C35FF7" w:rsidP="00921D58">
            <w:pPr>
              <w:cnfStyle w:val="000000100000" w:firstRow="0" w:lastRow="0" w:firstColumn="0" w:lastColumn="0" w:oddVBand="0" w:evenVBand="0" w:oddHBand="1" w:evenHBand="0" w:firstRowFirstColumn="0" w:firstRowLastColumn="0" w:lastRowFirstColumn="0" w:lastRowLastColumn="0"/>
            </w:pPr>
            <w:r>
              <w:t>Int</w:t>
            </w:r>
          </w:p>
        </w:tc>
        <w:tc>
          <w:tcPr>
            <w:tcW w:w="2666" w:type="dxa"/>
          </w:tcPr>
          <w:p w14:paraId="0503FF7B" w14:textId="780D45E0" w:rsidR="00C35FF7" w:rsidRDefault="00C35FF7" w:rsidP="00921D58">
            <w:pPr>
              <w:cnfStyle w:val="000000100000" w:firstRow="0" w:lastRow="0" w:firstColumn="0" w:lastColumn="0" w:oddVBand="0" w:evenVBand="0" w:oddHBand="1" w:evenHBand="0" w:firstRowFirstColumn="0" w:firstRowLastColumn="0" w:lastRowFirstColumn="0" w:lastRowLastColumn="0"/>
            </w:pPr>
            <w:r>
              <w:t>1 octet</w:t>
            </w:r>
          </w:p>
        </w:tc>
      </w:tr>
      <w:tr w:rsidR="00C35FF7" w14:paraId="1D9D2DE7" w14:textId="056CCCE1" w:rsidTr="00C35FF7">
        <w:tc>
          <w:tcPr>
            <w:cnfStyle w:val="001000000000" w:firstRow="0" w:lastRow="0" w:firstColumn="1" w:lastColumn="0" w:oddVBand="0" w:evenVBand="0" w:oddHBand="0" w:evenHBand="0" w:firstRowFirstColumn="0" w:firstRowLastColumn="0" w:lastRowFirstColumn="0" w:lastRowLastColumn="0"/>
            <w:tcW w:w="3761" w:type="dxa"/>
          </w:tcPr>
          <w:p w14:paraId="7A8BCA32" w14:textId="4F8C52CC" w:rsidR="00C35FF7" w:rsidRDefault="00C35FF7" w:rsidP="00921D58">
            <w:r>
              <w:t>messageId</w:t>
            </w:r>
          </w:p>
        </w:tc>
        <w:tc>
          <w:tcPr>
            <w:tcW w:w="2861" w:type="dxa"/>
          </w:tcPr>
          <w:p w14:paraId="5FD8DCD8" w14:textId="6846D28D" w:rsidR="00C35FF7" w:rsidRDefault="00C35FF7" w:rsidP="00921D58">
            <w:pPr>
              <w:cnfStyle w:val="000000000000" w:firstRow="0" w:lastRow="0" w:firstColumn="0" w:lastColumn="0" w:oddVBand="0" w:evenVBand="0" w:oddHBand="0" w:evenHBand="0" w:firstRowFirstColumn="0" w:firstRowLastColumn="0" w:lastRowFirstColumn="0" w:lastRowLastColumn="0"/>
            </w:pPr>
            <w:r>
              <w:t>Int</w:t>
            </w:r>
          </w:p>
        </w:tc>
        <w:tc>
          <w:tcPr>
            <w:tcW w:w="2666" w:type="dxa"/>
          </w:tcPr>
          <w:p w14:paraId="39FC9A3F" w14:textId="19F91F3E" w:rsidR="00C35FF7" w:rsidRDefault="00C35FF7" w:rsidP="00921D58">
            <w:pPr>
              <w:cnfStyle w:val="000000000000" w:firstRow="0" w:lastRow="0" w:firstColumn="0" w:lastColumn="0" w:oddVBand="0" w:evenVBand="0" w:oddHBand="0" w:evenHBand="0" w:firstRowFirstColumn="0" w:firstRowLastColumn="0" w:lastRowFirstColumn="0" w:lastRowLastColumn="0"/>
            </w:pPr>
            <w:r>
              <w:t>1 octet</w:t>
            </w:r>
          </w:p>
        </w:tc>
      </w:tr>
      <w:tr w:rsidR="00C35FF7" w14:paraId="75E1C318" w14:textId="2AB639CE" w:rsidTr="00940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1" w:type="dxa"/>
          </w:tcPr>
          <w:p w14:paraId="31F6ABD2" w14:textId="50569BB7" w:rsidR="00C35FF7" w:rsidRDefault="00C35FF7" w:rsidP="00921D58">
            <w:r>
              <w:t>timeStamp</w:t>
            </w:r>
          </w:p>
        </w:tc>
        <w:tc>
          <w:tcPr>
            <w:tcW w:w="2861" w:type="dxa"/>
            <w:shd w:val="clear" w:color="auto" w:fill="FFC000" w:themeFill="accent4"/>
          </w:tcPr>
          <w:p w14:paraId="5F2A53E8" w14:textId="77607A40" w:rsidR="00C35FF7" w:rsidRDefault="00D36D83" w:rsidP="00D36D83">
            <w:pPr>
              <w:jc w:val="left"/>
              <w:cnfStyle w:val="000000100000" w:firstRow="0" w:lastRow="0" w:firstColumn="0" w:lastColumn="0" w:oddVBand="0" w:evenVBand="0" w:oddHBand="1" w:evenHBand="0" w:firstRowFirstColumn="0" w:firstRowLastColumn="0" w:lastRowFirstColumn="0" w:lastRowLastColumn="0"/>
            </w:pPr>
            <w:r>
              <w:t xml:space="preserve">Séquencement de 7 </w:t>
            </w:r>
            <w:r w:rsidR="00940ABD">
              <w:t>entiers</w:t>
            </w:r>
          </w:p>
        </w:tc>
        <w:tc>
          <w:tcPr>
            <w:tcW w:w="2666"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37D01B9B" w14:textId="77777777" w:rsidTr="00F2475E">
              <w:tc>
                <w:tcPr>
                  <w:tcW w:w="578" w:type="dxa"/>
                </w:tcPr>
                <w:p w14:paraId="2499B537" w14:textId="77777777" w:rsidR="00D36D83" w:rsidRPr="00A118EC" w:rsidRDefault="00D36D83" w:rsidP="00D36D83">
                  <w:pPr>
                    <w:rPr>
                      <w:sz w:val="12"/>
                      <w:szCs w:val="12"/>
                    </w:rPr>
                  </w:pPr>
                  <w:r>
                    <w:rPr>
                      <w:sz w:val="12"/>
                      <w:szCs w:val="12"/>
                    </w:rPr>
                    <w:t>2octets</w:t>
                  </w:r>
                </w:p>
              </w:tc>
              <w:tc>
                <w:tcPr>
                  <w:tcW w:w="531" w:type="dxa"/>
                </w:tcPr>
                <w:p w14:paraId="37C9BD19" w14:textId="77777777" w:rsidR="00D36D83" w:rsidRPr="00A118EC" w:rsidRDefault="00D36D83" w:rsidP="00D36D83">
                  <w:pPr>
                    <w:rPr>
                      <w:sz w:val="12"/>
                      <w:szCs w:val="12"/>
                    </w:rPr>
                  </w:pPr>
                  <w:r>
                    <w:rPr>
                      <w:sz w:val="12"/>
                      <w:szCs w:val="12"/>
                    </w:rPr>
                    <w:t>1octet</w:t>
                  </w:r>
                </w:p>
              </w:tc>
              <w:tc>
                <w:tcPr>
                  <w:tcW w:w="531" w:type="dxa"/>
                </w:tcPr>
                <w:p w14:paraId="516831D0" w14:textId="77777777" w:rsidR="00D36D83" w:rsidRPr="00A118EC" w:rsidRDefault="00D36D83" w:rsidP="00D36D83">
                  <w:pPr>
                    <w:rPr>
                      <w:sz w:val="12"/>
                      <w:szCs w:val="12"/>
                    </w:rPr>
                  </w:pPr>
                  <w:r>
                    <w:rPr>
                      <w:sz w:val="12"/>
                      <w:szCs w:val="12"/>
                    </w:rPr>
                    <w:t>1octet</w:t>
                  </w:r>
                </w:p>
              </w:tc>
              <w:tc>
                <w:tcPr>
                  <w:tcW w:w="544" w:type="dxa"/>
                </w:tcPr>
                <w:p w14:paraId="254BC837" w14:textId="77777777" w:rsidR="00D36D83" w:rsidRPr="00A118EC" w:rsidRDefault="00D36D83" w:rsidP="00D36D83">
                  <w:pPr>
                    <w:rPr>
                      <w:sz w:val="12"/>
                      <w:szCs w:val="12"/>
                    </w:rPr>
                  </w:pPr>
                  <w:r>
                    <w:rPr>
                      <w:sz w:val="12"/>
                      <w:szCs w:val="12"/>
                    </w:rPr>
                    <w:t>1octet</w:t>
                  </w:r>
                </w:p>
              </w:tc>
              <w:tc>
                <w:tcPr>
                  <w:tcW w:w="601" w:type="dxa"/>
                </w:tcPr>
                <w:p w14:paraId="674C9CAD" w14:textId="77777777" w:rsidR="00D36D83" w:rsidRPr="00A118EC" w:rsidRDefault="00D36D83" w:rsidP="00D36D83">
                  <w:pPr>
                    <w:rPr>
                      <w:sz w:val="12"/>
                      <w:szCs w:val="12"/>
                    </w:rPr>
                  </w:pPr>
                  <w:r>
                    <w:rPr>
                      <w:sz w:val="12"/>
                      <w:szCs w:val="12"/>
                    </w:rPr>
                    <w:t>1 octet</w:t>
                  </w:r>
                </w:p>
              </w:tc>
              <w:tc>
                <w:tcPr>
                  <w:tcW w:w="531" w:type="dxa"/>
                </w:tcPr>
                <w:p w14:paraId="0123899E" w14:textId="77777777" w:rsidR="00D36D83" w:rsidRPr="00A118EC" w:rsidRDefault="00D36D83" w:rsidP="00D36D83">
                  <w:pPr>
                    <w:rPr>
                      <w:sz w:val="12"/>
                      <w:szCs w:val="12"/>
                    </w:rPr>
                  </w:pPr>
                  <w:r>
                    <w:rPr>
                      <w:sz w:val="12"/>
                      <w:szCs w:val="12"/>
                    </w:rPr>
                    <w:t>1octet</w:t>
                  </w:r>
                </w:p>
              </w:tc>
              <w:tc>
                <w:tcPr>
                  <w:tcW w:w="650" w:type="dxa"/>
                </w:tcPr>
                <w:p w14:paraId="4B633409" w14:textId="77777777" w:rsidR="00D36D83" w:rsidRDefault="00D36D83" w:rsidP="00D36D83">
                  <w:pPr>
                    <w:rPr>
                      <w:sz w:val="12"/>
                      <w:szCs w:val="12"/>
                    </w:rPr>
                  </w:pPr>
                  <w:r>
                    <w:rPr>
                      <w:sz w:val="12"/>
                      <w:szCs w:val="12"/>
                    </w:rPr>
                    <w:t>2 octets</w:t>
                  </w:r>
                </w:p>
              </w:tc>
            </w:tr>
          </w:tbl>
          <w:p w14:paraId="2BD4624A" w14:textId="77777777" w:rsidR="00C35FF7" w:rsidRDefault="00C35FF7" w:rsidP="00921D58">
            <w:pPr>
              <w:cnfStyle w:val="000000100000" w:firstRow="0" w:lastRow="0" w:firstColumn="0" w:lastColumn="0" w:oddVBand="0" w:evenVBand="0" w:oddHBand="1" w:evenHBand="0" w:firstRowFirstColumn="0" w:firstRowLastColumn="0" w:lastRowFirstColumn="0" w:lastRowLastColumn="0"/>
            </w:pPr>
          </w:p>
        </w:tc>
      </w:tr>
      <w:tr w:rsidR="00C35FF7" w14:paraId="1919B7AE" w14:textId="0DCB6B2E" w:rsidTr="00C35FF7">
        <w:tc>
          <w:tcPr>
            <w:cnfStyle w:val="001000000000" w:firstRow="0" w:lastRow="0" w:firstColumn="1" w:lastColumn="0" w:oddVBand="0" w:evenVBand="0" w:oddHBand="0" w:evenHBand="0" w:firstRowFirstColumn="0" w:firstRowLastColumn="0" w:lastRowFirstColumn="0" w:lastRowLastColumn="0"/>
            <w:tcW w:w="3761" w:type="dxa"/>
          </w:tcPr>
          <w:p w14:paraId="71066B6C" w14:textId="35B30F73" w:rsidR="00C35FF7" w:rsidRDefault="00C35FF7" w:rsidP="00921D58">
            <w:r>
              <w:t>sequenceNumber</w:t>
            </w:r>
          </w:p>
        </w:tc>
        <w:tc>
          <w:tcPr>
            <w:tcW w:w="2861" w:type="dxa"/>
          </w:tcPr>
          <w:p w14:paraId="1E540A3E" w14:textId="573B7641" w:rsidR="00C35FF7" w:rsidRDefault="00C35FF7" w:rsidP="00921D58">
            <w:pPr>
              <w:cnfStyle w:val="000000000000" w:firstRow="0" w:lastRow="0" w:firstColumn="0" w:lastColumn="0" w:oddVBand="0" w:evenVBand="0" w:oddHBand="0" w:evenHBand="0" w:firstRowFirstColumn="0" w:firstRowLastColumn="0" w:lastRowFirstColumn="0" w:lastRowLastColumn="0"/>
            </w:pPr>
            <w:r>
              <w:t>Int</w:t>
            </w:r>
          </w:p>
        </w:tc>
        <w:tc>
          <w:tcPr>
            <w:tcW w:w="2666" w:type="dxa"/>
          </w:tcPr>
          <w:p w14:paraId="4FDB8353" w14:textId="63EE8275" w:rsidR="00C35FF7" w:rsidRDefault="00060852" w:rsidP="00921D58">
            <w:pPr>
              <w:cnfStyle w:val="000000000000" w:firstRow="0" w:lastRow="0" w:firstColumn="0" w:lastColumn="0" w:oddVBand="0" w:evenVBand="0" w:oddHBand="0" w:evenHBand="0" w:firstRowFirstColumn="0" w:firstRowLastColumn="0" w:lastRowFirstColumn="0" w:lastRowLastColumn="0"/>
            </w:pPr>
            <w:r w:rsidRPr="00060852">
              <w:rPr>
                <w:shd w:val="clear" w:color="auto" w:fill="F4B083" w:themeFill="accent2" w:themeFillTint="99"/>
              </w:rPr>
              <w:t>3</w:t>
            </w:r>
            <w:r w:rsidR="00C35FF7">
              <w:t xml:space="preserve"> octet</w:t>
            </w:r>
            <w:r w:rsidR="0045741D">
              <w:t>s</w:t>
            </w:r>
          </w:p>
        </w:tc>
      </w:tr>
      <w:tr w:rsidR="00C35FF7" w14:paraId="3AC4CCB6" w14:textId="3349E929" w:rsidTr="00C35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1" w:type="dxa"/>
          </w:tcPr>
          <w:p w14:paraId="66DCA47F" w14:textId="743A3E18" w:rsidR="00C35FF7" w:rsidRDefault="00C35FF7" w:rsidP="00921D58">
            <w:r>
              <w:t>vehicleId</w:t>
            </w:r>
          </w:p>
        </w:tc>
        <w:tc>
          <w:tcPr>
            <w:tcW w:w="2861" w:type="dxa"/>
          </w:tcPr>
          <w:p w14:paraId="399F9931" w14:textId="4E55C942" w:rsidR="00C35FF7" w:rsidRDefault="00C35FF7" w:rsidP="00921D58">
            <w:pPr>
              <w:cnfStyle w:val="000000100000" w:firstRow="0" w:lastRow="0" w:firstColumn="0" w:lastColumn="0" w:oddVBand="0" w:evenVBand="0" w:oddHBand="1" w:evenHBand="0" w:firstRowFirstColumn="0" w:firstRowLastColumn="0" w:lastRowFirstColumn="0" w:lastRowLastColumn="0"/>
            </w:pPr>
            <w:r>
              <w:t>Int</w:t>
            </w:r>
          </w:p>
        </w:tc>
        <w:tc>
          <w:tcPr>
            <w:tcW w:w="2666" w:type="dxa"/>
          </w:tcPr>
          <w:p w14:paraId="358293DA" w14:textId="79F17A58" w:rsidR="00C35FF7" w:rsidRDefault="00C35FF7" w:rsidP="00921D58">
            <w:pPr>
              <w:cnfStyle w:val="000000100000" w:firstRow="0" w:lastRow="0" w:firstColumn="0" w:lastColumn="0" w:oddVBand="0" w:evenVBand="0" w:oddHBand="1" w:evenHBand="0" w:firstRowFirstColumn="0" w:firstRowLastColumn="0" w:lastRowFirstColumn="0" w:lastRowLastColumn="0"/>
            </w:pPr>
            <w:r>
              <w:t>2 octets</w:t>
            </w:r>
          </w:p>
        </w:tc>
      </w:tr>
    </w:tbl>
    <w:p w14:paraId="71AC7989" w14:textId="77777777" w:rsidR="0085307E" w:rsidRDefault="0085307E" w:rsidP="00921D58">
      <w:pPr>
        <w:rPr>
          <w:b/>
          <w:bCs/>
          <w:u w:val="single"/>
        </w:rPr>
      </w:pPr>
    </w:p>
    <w:bookmarkEnd w:id="360"/>
    <w:p w14:paraId="067CB923" w14:textId="77777777" w:rsidR="0045741D" w:rsidRDefault="0045741D" w:rsidP="00921D58">
      <w:pPr>
        <w:rPr>
          <w:b/>
          <w:bCs/>
          <w:u w:val="single"/>
        </w:rPr>
      </w:pPr>
    </w:p>
    <w:p w14:paraId="502F3BA4" w14:textId="77777777" w:rsidR="0045741D" w:rsidRDefault="0045741D" w:rsidP="00921D58">
      <w:pPr>
        <w:rPr>
          <w:b/>
          <w:bCs/>
          <w:u w:val="single"/>
        </w:rPr>
      </w:pPr>
    </w:p>
    <w:p w14:paraId="11EC07D0" w14:textId="77777777" w:rsidR="0045741D" w:rsidRDefault="0045741D" w:rsidP="00921D58">
      <w:pPr>
        <w:rPr>
          <w:b/>
          <w:bCs/>
          <w:u w:val="single"/>
        </w:rPr>
      </w:pPr>
    </w:p>
    <w:p w14:paraId="1EA37FA9" w14:textId="4B64B625" w:rsidR="0085307E" w:rsidRDefault="0085307E" w:rsidP="00921D58">
      <w:pPr>
        <w:rPr>
          <w:b/>
          <w:bCs/>
          <w:u w:val="single"/>
        </w:rPr>
      </w:pPr>
      <w:r w:rsidRPr="0085307E">
        <w:rPr>
          <w:b/>
          <w:bCs/>
          <w:u w:val="single"/>
        </w:rPr>
        <w:lastRenderedPageBreak/>
        <w:t>Exemple de message</w:t>
      </w:r>
    </w:p>
    <w:tbl>
      <w:tblPr>
        <w:tblStyle w:val="TableauGrille4-Accentuation5"/>
        <w:tblW w:w="0" w:type="auto"/>
        <w:tblLook w:val="04A0" w:firstRow="1" w:lastRow="0" w:firstColumn="1" w:lastColumn="0" w:noHBand="0" w:noVBand="1"/>
      </w:tblPr>
      <w:tblGrid>
        <w:gridCol w:w="978"/>
        <w:gridCol w:w="843"/>
        <w:gridCol w:w="2998"/>
        <w:gridCol w:w="1100"/>
        <w:gridCol w:w="1042"/>
        <w:gridCol w:w="1057"/>
        <w:gridCol w:w="1270"/>
      </w:tblGrid>
      <w:tr w:rsidR="0085307E" w:rsidRPr="0085307E" w14:paraId="7D9B6492" w14:textId="77777777" w:rsidTr="003B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14:paraId="770DF27D" w14:textId="38206D9C" w:rsidR="0085307E" w:rsidRPr="0085307E" w:rsidRDefault="0085307E" w:rsidP="00921D58">
            <w:pPr>
              <w:rPr>
                <w:sz w:val="12"/>
                <w:szCs w:val="12"/>
              </w:rPr>
            </w:pPr>
            <w:r w:rsidRPr="0085307E">
              <w:rPr>
                <w:sz w:val="12"/>
                <w:szCs w:val="12"/>
              </w:rPr>
              <w:t>Name</w:t>
            </w:r>
          </w:p>
        </w:tc>
        <w:tc>
          <w:tcPr>
            <w:tcW w:w="919" w:type="dxa"/>
          </w:tcPr>
          <w:p w14:paraId="6D1C9F3E" w14:textId="49DAD41C" w:rsidR="0085307E" w:rsidRPr="0085307E" w:rsidRDefault="003B42FF"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messageId</w:t>
            </w:r>
          </w:p>
        </w:tc>
        <w:tc>
          <w:tcPr>
            <w:tcW w:w="1961" w:type="dxa"/>
          </w:tcPr>
          <w:p w14:paraId="7E15F4D9" w14:textId="47EDF068" w:rsidR="0085307E" w:rsidRPr="0085307E" w:rsidRDefault="003B42FF"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timeStamp</w:t>
            </w:r>
          </w:p>
        </w:tc>
        <w:tc>
          <w:tcPr>
            <w:tcW w:w="1101" w:type="dxa"/>
          </w:tcPr>
          <w:p w14:paraId="2B5F1541" w14:textId="78523DBA" w:rsidR="0085307E" w:rsidRPr="0085307E" w:rsidRDefault="003B42FF"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sequenceNumber</w:t>
            </w:r>
          </w:p>
        </w:tc>
        <w:tc>
          <w:tcPr>
            <w:tcW w:w="1327" w:type="dxa"/>
          </w:tcPr>
          <w:p w14:paraId="79BF3228" w14:textId="7CC51749" w:rsidR="0085307E" w:rsidRPr="0085307E" w:rsidRDefault="003B42FF"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vehicleId</w:t>
            </w:r>
          </w:p>
        </w:tc>
        <w:tc>
          <w:tcPr>
            <w:tcW w:w="1327" w:type="dxa"/>
          </w:tcPr>
          <w:p w14:paraId="36F416AD" w14:textId="25FAFBDB" w:rsidR="0085307E" w:rsidRPr="0085307E" w:rsidRDefault="003B42FF" w:rsidP="003B42FF">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Version de protocole</w:t>
            </w:r>
          </w:p>
        </w:tc>
        <w:tc>
          <w:tcPr>
            <w:tcW w:w="1327" w:type="dxa"/>
          </w:tcPr>
          <w:p w14:paraId="4D16C549" w14:textId="7A357812" w:rsidR="0085307E" w:rsidRPr="0085307E" w:rsidRDefault="003B42FF" w:rsidP="003B42FF">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 xml:space="preserve">Séquence de fin de message </w:t>
            </w:r>
          </w:p>
        </w:tc>
      </w:tr>
      <w:tr w:rsidR="0085307E" w:rsidRPr="0085307E" w14:paraId="188AE272"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14:paraId="4D6E3A30" w14:textId="25FD2FDC" w:rsidR="0085307E" w:rsidRPr="0085307E" w:rsidRDefault="003B42FF" w:rsidP="00921D58">
            <w:pPr>
              <w:rPr>
                <w:b w:val="0"/>
                <w:bCs w:val="0"/>
                <w:sz w:val="12"/>
                <w:szCs w:val="12"/>
              </w:rPr>
            </w:pPr>
            <w:r>
              <w:rPr>
                <w:b w:val="0"/>
                <w:bCs w:val="0"/>
                <w:sz w:val="12"/>
                <w:szCs w:val="12"/>
              </w:rPr>
              <w:t>20</w:t>
            </w:r>
            <w:r w:rsidR="0085307E" w:rsidRPr="0085307E">
              <w:rPr>
                <w:b w:val="0"/>
                <w:bCs w:val="0"/>
                <w:sz w:val="12"/>
                <w:szCs w:val="12"/>
              </w:rPr>
              <w:t>1</w:t>
            </w:r>
          </w:p>
        </w:tc>
        <w:tc>
          <w:tcPr>
            <w:tcW w:w="919" w:type="dxa"/>
          </w:tcPr>
          <w:p w14:paraId="18BB14BD" w14:textId="7D21C6C9" w:rsidR="0085307E" w:rsidRPr="0085307E" w:rsidRDefault="003B42FF"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961"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B0FA2" w14:paraId="53E0C4E7" w14:textId="77777777" w:rsidTr="00F2475E">
              <w:tc>
                <w:tcPr>
                  <w:tcW w:w="522" w:type="dxa"/>
                </w:tcPr>
                <w:p w14:paraId="17952B61" w14:textId="77777777" w:rsidR="009B0FA2" w:rsidRPr="00A118EC" w:rsidRDefault="009B0FA2" w:rsidP="009B0FA2">
                  <w:pPr>
                    <w:rPr>
                      <w:sz w:val="12"/>
                      <w:szCs w:val="12"/>
                    </w:rPr>
                  </w:pPr>
                  <w:r w:rsidRPr="00A118EC">
                    <w:rPr>
                      <w:sz w:val="12"/>
                      <w:szCs w:val="12"/>
                    </w:rPr>
                    <w:t>2024</w:t>
                  </w:r>
                </w:p>
              </w:tc>
              <w:tc>
                <w:tcPr>
                  <w:tcW w:w="360" w:type="dxa"/>
                </w:tcPr>
                <w:p w14:paraId="50ADE741" w14:textId="77777777" w:rsidR="009B0FA2" w:rsidRPr="00A118EC" w:rsidRDefault="009B0FA2" w:rsidP="009B0FA2">
                  <w:pPr>
                    <w:rPr>
                      <w:sz w:val="12"/>
                      <w:szCs w:val="12"/>
                    </w:rPr>
                  </w:pPr>
                  <w:r w:rsidRPr="00A118EC">
                    <w:rPr>
                      <w:sz w:val="12"/>
                      <w:szCs w:val="12"/>
                    </w:rPr>
                    <w:t>11</w:t>
                  </w:r>
                </w:p>
              </w:tc>
              <w:tc>
                <w:tcPr>
                  <w:tcW w:w="360" w:type="dxa"/>
                </w:tcPr>
                <w:p w14:paraId="3A8D793D" w14:textId="77777777" w:rsidR="009B0FA2" w:rsidRPr="00A118EC" w:rsidRDefault="009B0FA2" w:rsidP="009B0FA2">
                  <w:pPr>
                    <w:rPr>
                      <w:sz w:val="12"/>
                      <w:szCs w:val="12"/>
                    </w:rPr>
                  </w:pPr>
                  <w:r w:rsidRPr="00A118EC">
                    <w:rPr>
                      <w:sz w:val="12"/>
                      <w:szCs w:val="12"/>
                    </w:rPr>
                    <w:t>28</w:t>
                  </w:r>
                </w:p>
              </w:tc>
              <w:tc>
                <w:tcPr>
                  <w:tcW w:w="270" w:type="dxa"/>
                </w:tcPr>
                <w:p w14:paraId="6070DDB8" w14:textId="77777777" w:rsidR="009B0FA2" w:rsidRPr="00A118EC" w:rsidRDefault="009B0FA2" w:rsidP="009B0FA2">
                  <w:pPr>
                    <w:rPr>
                      <w:sz w:val="12"/>
                      <w:szCs w:val="12"/>
                    </w:rPr>
                  </w:pPr>
                  <w:r w:rsidRPr="00A118EC">
                    <w:rPr>
                      <w:sz w:val="12"/>
                      <w:szCs w:val="12"/>
                    </w:rPr>
                    <w:t>5</w:t>
                  </w:r>
                </w:p>
              </w:tc>
              <w:tc>
                <w:tcPr>
                  <w:tcW w:w="450" w:type="dxa"/>
                </w:tcPr>
                <w:p w14:paraId="64F6BD66" w14:textId="77777777" w:rsidR="009B0FA2" w:rsidRPr="00A118EC" w:rsidRDefault="009B0FA2" w:rsidP="009B0FA2">
                  <w:pPr>
                    <w:rPr>
                      <w:sz w:val="12"/>
                      <w:szCs w:val="12"/>
                    </w:rPr>
                  </w:pPr>
                  <w:r w:rsidRPr="00A118EC">
                    <w:rPr>
                      <w:sz w:val="12"/>
                      <w:szCs w:val="12"/>
                    </w:rPr>
                    <w:t>14</w:t>
                  </w:r>
                </w:p>
              </w:tc>
              <w:tc>
                <w:tcPr>
                  <w:tcW w:w="360" w:type="dxa"/>
                </w:tcPr>
                <w:p w14:paraId="68CCDEEC" w14:textId="77777777" w:rsidR="009B0FA2" w:rsidRPr="00A118EC" w:rsidRDefault="009B0FA2" w:rsidP="009B0FA2">
                  <w:pPr>
                    <w:rPr>
                      <w:sz w:val="12"/>
                      <w:szCs w:val="12"/>
                    </w:rPr>
                  </w:pPr>
                  <w:r w:rsidRPr="00A118EC">
                    <w:rPr>
                      <w:sz w:val="12"/>
                      <w:szCs w:val="12"/>
                    </w:rPr>
                    <w:t>59</w:t>
                  </w:r>
                </w:p>
              </w:tc>
              <w:tc>
                <w:tcPr>
                  <w:tcW w:w="450" w:type="dxa"/>
                </w:tcPr>
                <w:p w14:paraId="16910104" w14:textId="77777777" w:rsidR="009B0FA2" w:rsidRPr="00A118EC" w:rsidRDefault="009B0FA2" w:rsidP="009B0FA2">
                  <w:pPr>
                    <w:rPr>
                      <w:sz w:val="12"/>
                      <w:szCs w:val="12"/>
                    </w:rPr>
                  </w:pPr>
                  <w:r>
                    <w:rPr>
                      <w:sz w:val="12"/>
                      <w:szCs w:val="12"/>
                    </w:rPr>
                    <w:t>998</w:t>
                  </w:r>
                </w:p>
              </w:tc>
            </w:tr>
          </w:tbl>
          <w:p w14:paraId="5C174D35" w14:textId="77777777" w:rsidR="0085307E" w:rsidRPr="0085307E" w:rsidRDefault="0085307E"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c>
          <w:tcPr>
            <w:tcW w:w="1101" w:type="dxa"/>
          </w:tcPr>
          <w:p w14:paraId="04F9CD17" w14:textId="1A7B24BA" w:rsidR="0085307E" w:rsidRPr="0085307E" w:rsidRDefault="003B42FF"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327" w:type="dxa"/>
          </w:tcPr>
          <w:p w14:paraId="7E3D8EDE" w14:textId="013CB13E" w:rsidR="0085307E" w:rsidRPr="0085307E" w:rsidRDefault="003B42FF"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327" w:type="dxa"/>
            <w:shd w:val="clear" w:color="auto" w:fill="FFFF00"/>
          </w:tcPr>
          <w:p w14:paraId="1A9EDE9A" w14:textId="3B83B865" w:rsidR="0085307E" w:rsidRPr="0085307E" w:rsidRDefault="00613964"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color w:val="538135" w:themeColor="accent6" w:themeShade="BF"/>
                <w:sz w:val="12"/>
                <w:szCs w:val="12"/>
              </w:rPr>
              <w:t>41</w:t>
            </w:r>
          </w:p>
        </w:tc>
        <w:tc>
          <w:tcPr>
            <w:tcW w:w="1327" w:type="dxa"/>
          </w:tcPr>
          <w:tbl>
            <w:tblPr>
              <w:tblStyle w:val="Grilledutableau"/>
              <w:tblW w:w="969" w:type="dxa"/>
              <w:tblLook w:val="04A0" w:firstRow="1" w:lastRow="0" w:firstColumn="1" w:lastColumn="0" w:noHBand="0" w:noVBand="1"/>
            </w:tblPr>
            <w:tblGrid>
              <w:gridCol w:w="323"/>
              <w:gridCol w:w="323"/>
              <w:gridCol w:w="323"/>
            </w:tblGrid>
            <w:tr w:rsidR="003B42FF" w:rsidRPr="004C6ACC" w14:paraId="6A102D0C" w14:textId="77777777" w:rsidTr="00F2475E">
              <w:trPr>
                <w:trHeight w:val="295"/>
              </w:trPr>
              <w:tc>
                <w:tcPr>
                  <w:tcW w:w="323" w:type="dxa"/>
                </w:tcPr>
                <w:p w14:paraId="6C08BE4C" w14:textId="77777777" w:rsidR="003B42FF" w:rsidRPr="004C6ACC" w:rsidRDefault="003B42FF" w:rsidP="003B42FF">
                  <w:pPr>
                    <w:jc w:val="left"/>
                    <w:rPr>
                      <w:color w:val="FF0000"/>
                      <w:sz w:val="12"/>
                      <w:szCs w:val="12"/>
                    </w:rPr>
                  </w:pPr>
                  <w:r w:rsidRPr="004C6ACC">
                    <w:rPr>
                      <w:color w:val="FF0000"/>
                      <w:sz w:val="12"/>
                      <w:szCs w:val="12"/>
                    </w:rPr>
                    <w:t>0</w:t>
                  </w:r>
                </w:p>
              </w:tc>
              <w:tc>
                <w:tcPr>
                  <w:tcW w:w="323" w:type="dxa"/>
                </w:tcPr>
                <w:p w14:paraId="267956A2" w14:textId="77777777" w:rsidR="003B42FF" w:rsidRPr="004C6ACC" w:rsidRDefault="003B42FF" w:rsidP="003B42FF">
                  <w:pPr>
                    <w:jc w:val="left"/>
                    <w:rPr>
                      <w:color w:val="FF0000"/>
                      <w:sz w:val="12"/>
                      <w:szCs w:val="12"/>
                    </w:rPr>
                  </w:pPr>
                  <w:r w:rsidRPr="004C6ACC">
                    <w:rPr>
                      <w:color w:val="FF0000"/>
                      <w:sz w:val="12"/>
                      <w:szCs w:val="12"/>
                    </w:rPr>
                    <w:t>0</w:t>
                  </w:r>
                </w:p>
              </w:tc>
              <w:tc>
                <w:tcPr>
                  <w:tcW w:w="323" w:type="dxa"/>
                </w:tcPr>
                <w:p w14:paraId="17FD436B" w14:textId="77777777" w:rsidR="003B42FF" w:rsidRPr="004C6ACC" w:rsidRDefault="003B42FF" w:rsidP="003B42FF">
                  <w:pPr>
                    <w:jc w:val="left"/>
                    <w:rPr>
                      <w:color w:val="FF0000"/>
                      <w:sz w:val="12"/>
                      <w:szCs w:val="12"/>
                    </w:rPr>
                  </w:pPr>
                  <w:r w:rsidRPr="004C6ACC">
                    <w:rPr>
                      <w:color w:val="FF0000"/>
                      <w:sz w:val="12"/>
                      <w:szCs w:val="12"/>
                    </w:rPr>
                    <w:t>0</w:t>
                  </w:r>
                </w:p>
              </w:tc>
            </w:tr>
          </w:tbl>
          <w:p w14:paraId="5BCE6879" w14:textId="77777777" w:rsidR="0085307E" w:rsidRPr="0085307E" w:rsidRDefault="0085307E"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r>
    </w:tbl>
    <w:p w14:paraId="7E277948" w14:textId="77777777" w:rsidR="0085307E" w:rsidRPr="0085307E" w:rsidRDefault="0085307E" w:rsidP="00921D58"/>
    <w:p w14:paraId="7C43B6DA" w14:textId="08DF4961" w:rsidR="000474ED" w:rsidRPr="007F1567" w:rsidRDefault="000474ED" w:rsidP="007F1567">
      <w:pPr>
        <w:rPr>
          <w:rFonts w:ascii="Consolas" w:eastAsia="Times New Roman" w:hAnsi="Consolas" w:cs="Times New Roman"/>
          <w:color w:val="000000"/>
          <w:sz w:val="21"/>
          <w:szCs w:val="21"/>
          <w:lang w:val="en-US" w:eastAsia="fr-FR"/>
        </w:rPr>
      </w:pPr>
      <w:bookmarkStart w:id="361" w:name="_Hlk186200096"/>
      <w:bookmarkStart w:id="362" w:name="_Hlk191218577"/>
      <w:r w:rsidRPr="000474ED">
        <w:rPr>
          <w:b/>
          <w:bCs/>
          <w:u w:val="single"/>
        </w:rPr>
        <w:t>checkStatus</w:t>
      </w:r>
      <w:r w:rsidR="007F1567">
        <w:rPr>
          <w:b/>
          <w:bCs/>
          <w:u w:val="single"/>
        </w:rPr>
        <w:t>Response</w:t>
      </w:r>
      <w:bookmarkEnd w:id="361"/>
    </w:p>
    <w:tbl>
      <w:tblPr>
        <w:tblStyle w:val="TableauGrille4-Accentuation5"/>
        <w:tblW w:w="0" w:type="auto"/>
        <w:tblLook w:val="04A0" w:firstRow="1" w:lastRow="0" w:firstColumn="1" w:lastColumn="0" w:noHBand="0" w:noVBand="1"/>
      </w:tblPr>
      <w:tblGrid>
        <w:gridCol w:w="3166"/>
        <w:gridCol w:w="1930"/>
        <w:gridCol w:w="4192"/>
      </w:tblGrid>
      <w:tr w:rsidR="00C35FF7" w:rsidRPr="000474ED" w14:paraId="0D262626" w14:textId="62A7DB93" w:rsidTr="00C35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1" w:type="dxa"/>
          </w:tcPr>
          <w:p w14:paraId="3D42B673" w14:textId="0DF3E3D1" w:rsidR="00C35FF7" w:rsidRPr="000474ED" w:rsidRDefault="00C35FF7" w:rsidP="00921D58">
            <w:r w:rsidRPr="000474ED">
              <w:t>Champ</w:t>
            </w:r>
          </w:p>
        </w:tc>
        <w:tc>
          <w:tcPr>
            <w:tcW w:w="2823" w:type="dxa"/>
          </w:tcPr>
          <w:p w14:paraId="435E2109" w14:textId="65C1C5F9" w:rsidR="00C35FF7" w:rsidRPr="000474ED" w:rsidRDefault="00C35FF7" w:rsidP="00921D58">
            <w:pPr>
              <w:cnfStyle w:val="100000000000" w:firstRow="1" w:lastRow="0" w:firstColumn="0" w:lastColumn="0" w:oddVBand="0" w:evenVBand="0" w:oddHBand="0" w:evenHBand="0" w:firstRowFirstColumn="0" w:firstRowLastColumn="0" w:lastRowFirstColumn="0" w:lastRowLastColumn="0"/>
            </w:pPr>
            <w:r w:rsidRPr="000474ED">
              <w:t>Type</w:t>
            </w:r>
          </w:p>
        </w:tc>
        <w:tc>
          <w:tcPr>
            <w:tcW w:w="2624" w:type="dxa"/>
          </w:tcPr>
          <w:p w14:paraId="5C9F9182" w14:textId="565FD354" w:rsidR="00C35FF7" w:rsidRPr="000474ED" w:rsidRDefault="00C35FF7" w:rsidP="00921D58">
            <w:pPr>
              <w:cnfStyle w:val="100000000000" w:firstRow="1" w:lastRow="0" w:firstColumn="0" w:lastColumn="0" w:oddVBand="0" w:evenVBand="0" w:oddHBand="0" w:evenHBand="0" w:firstRowFirstColumn="0" w:firstRowLastColumn="0" w:lastRowFirstColumn="0" w:lastRowLastColumn="0"/>
            </w:pPr>
            <w:r>
              <w:t>Taille</w:t>
            </w:r>
          </w:p>
        </w:tc>
      </w:tr>
      <w:tr w:rsidR="00C35FF7" w:rsidRPr="000474ED" w14:paraId="2DF0612E" w14:textId="709E12C6" w:rsidTr="00C35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1" w:type="dxa"/>
          </w:tcPr>
          <w:p w14:paraId="0B92250C" w14:textId="1216D2A3" w:rsidR="00C35FF7" w:rsidRPr="000474ED" w:rsidRDefault="00C35FF7" w:rsidP="00921D58">
            <w:r>
              <w:t>CheckStatusResponse(Name)</w:t>
            </w:r>
          </w:p>
        </w:tc>
        <w:tc>
          <w:tcPr>
            <w:tcW w:w="2823" w:type="dxa"/>
          </w:tcPr>
          <w:p w14:paraId="00A3FB67" w14:textId="4DC5A5C7" w:rsidR="00C35FF7" w:rsidRPr="000474ED" w:rsidRDefault="00C35FF7" w:rsidP="00921D58">
            <w:pPr>
              <w:cnfStyle w:val="000000100000" w:firstRow="0" w:lastRow="0" w:firstColumn="0" w:lastColumn="0" w:oddVBand="0" w:evenVBand="0" w:oddHBand="1" w:evenHBand="0" w:firstRowFirstColumn="0" w:firstRowLastColumn="0" w:lastRowFirstColumn="0" w:lastRowLastColumn="0"/>
            </w:pPr>
            <w:r>
              <w:t>Int</w:t>
            </w:r>
          </w:p>
        </w:tc>
        <w:tc>
          <w:tcPr>
            <w:tcW w:w="2624" w:type="dxa"/>
          </w:tcPr>
          <w:p w14:paraId="7B431B01" w14:textId="07A2381B" w:rsidR="00C35FF7" w:rsidRDefault="00C35FF7" w:rsidP="00921D58">
            <w:pPr>
              <w:cnfStyle w:val="000000100000" w:firstRow="0" w:lastRow="0" w:firstColumn="0" w:lastColumn="0" w:oddVBand="0" w:evenVBand="0" w:oddHBand="1" w:evenHBand="0" w:firstRowFirstColumn="0" w:firstRowLastColumn="0" w:lastRowFirstColumn="0" w:lastRowLastColumn="0"/>
            </w:pPr>
            <w:r>
              <w:t>1 octet</w:t>
            </w:r>
          </w:p>
        </w:tc>
      </w:tr>
      <w:tr w:rsidR="00C35FF7" w:rsidRPr="000474ED" w14:paraId="5A21E2B2" w14:textId="586FF6EA" w:rsidTr="00C35FF7">
        <w:tc>
          <w:tcPr>
            <w:cnfStyle w:val="001000000000" w:firstRow="0" w:lastRow="0" w:firstColumn="1" w:lastColumn="0" w:oddVBand="0" w:evenVBand="0" w:oddHBand="0" w:evenHBand="0" w:firstRowFirstColumn="0" w:firstRowLastColumn="0" w:lastRowFirstColumn="0" w:lastRowLastColumn="0"/>
            <w:tcW w:w="3841" w:type="dxa"/>
          </w:tcPr>
          <w:p w14:paraId="79CCF57B" w14:textId="53FE0118" w:rsidR="00C35FF7" w:rsidRPr="000474ED" w:rsidRDefault="00C35FF7" w:rsidP="00921D58">
            <w:r>
              <w:t>messageId</w:t>
            </w:r>
          </w:p>
        </w:tc>
        <w:tc>
          <w:tcPr>
            <w:tcW w:w="2823" w:type="dxa"/>
          </w:tcPr>
          <w:p w14:paraId="46F257DF" w14:textId="3709B95F" w:rsidR="00C35FF7" w:rsidRPr="000474ED" w:rsidRDefault="00C35FF7" w:rsidP="00921D58">
            <w:pPr>
              <w:cnfStyle w:val="000000000000" w:firstRow="0" w:lastRow="0" w:firstColumn="0" w:lastColumn="0" w:oddVBand="0" w:evenVBand="0" w:oddHBand="0" w:evenHBand="0" w:firstRowFirstColumn="0" w:firstRowLastColumn="0" w:lastRowFirstColumn="0" w:lastRowLastColumn="0"/>
            </w:pPr>
            <w:r>
              <w:t>Int</w:t>
            </w:r>
          </w:p>
        </w:tc>
        <w:tc>
          <w:tcPr>
            <w:tcW w:w="2624" w:type="dxa"/>
          </w:tcPr>
          <w:p w14:paraId="5A604B18" w14:textId="5E0D708D" w:rsidR="00C35FF7" w:rsidRDefault="00C35FF7" w:rsidP="00921D58">
            <w:pPr>
              <w:cnfStyle w:val="000000000000" w:firstRow="0" w:lastRow="0" w:firstColumn="0" w:lastColumn="0" w:oddVBand="0" w:evenVBand="0" w:oddHBand="0" w:evenHBand="0" w:firstRowFirstColumn="0" w:firstRowLastColumn="0" w:lastRowFirstColumn="0" w:lastRowLastColumn="0"/>
            </w:pPr>
            <w:r>
              <w:t>1 octet</w:t>
            </w:r>
          </w:p>
        </w:tc>
      </w:tr>
      <w:tr w:rsidR="00C35FF7" w:rsidRPr="000474ED" w14:paraId="45BAD290" w14:textId="3B2DBAA0" w:rsidTr="00FA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1" w:type="dxa"/>
          </w:tcPr>
          <w:p w14:paraId="6102BAF3" w14:textId="255221A2" w:rsidR="00C35FF7" w:rsidRPr="000474ED" w:rsidRDefault="00C35FF7" w:rsidP="00921D58">
            <w:r>
              <w:t>timeStamp</w:t>
            </w:r>
          </w:p>
        </w:tc>
        <w:tc>
          <w:tcPr>
            <w:tcW w:w="2823" w:type="dxa"/>
            <w:shd w:val="clear" w:color="auto" w:fill="FFC000" w:themeFill="accent4"/>
          </w:tcPr>
          <w:p w14:paraId="40CAF8E2" w14:textId="1EEBCAFB" w:rsidR="00C35FF7" w:rsidRPr="000474ED" w:rsidRDefault="00FA675D" w:rsidP="00D36D83">
            <w:pPr>
              <w:jc w:val="left"/>
              <w:cnfStyle w:val="000000100000" w:firstRow="0" w:lastRow="0" w:firstColumn="0" w:lastColumn="0" w:oddVBand="0" w:evenVBand="0" w:oddHBand="1" w:evenHBand="0" w:firstRowFirstColumn="0" w:firstRowLastColumn="0" w:lastRowFirstColumn="0" w:lastRowLastColumn="0"/>
            </w:pPr>
            <w:r>
              <w:t>Séquencement de 7 entiers</w:t>
            </w:r>
          </w:p>
        </w:tc>
        <w:tc>
          <w:tcPr>
            <w:tcW w:w="2624"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245C71CE" w14:textId="77777777" w:rsidTr="00F2475E">
              <w:tc>
                <w:tcPr>
                  <w:tcW w:w="578" w:type="dxa"/>
                </w:tcPr>
                <w:p w14:paraId="45BFE28C" w14:textId="77777777" w:rsidR="00D36D83" w:rsidRPr="00A118EC" w:rsidRDefault="00D36D83" w:rsidP="00D36D83">
                  <w:pPr>
                    <w:rPr>
                      <w:sz w:val="12"/>
                      <w:szCs w:val="12"/>
                    </w:rPr>
                  </w:pPr>
                  <w:r>
                    <w:rPr>
                      <w:sz w:val="12"/>
                      <w:szCs w:val="12"/>
                    </w:rPr>
                    <w:t>2octets</w:t>
                  </w:r>
                </w:p>
              </w:tc>
              <w:tc>
                <w:tcPr>
                  <w:tcW w:w="531" w:type="dxa"/>
                </w:tcPr>
                <w:p w14:paraId="6D62FB82" w14:textId="77777777" w:rsidR="00D36D83" w:rsidRPr="00A118EC" w:rsidRDefault="00D36D83" w:rsidP="00D36D83">
                  <w:pPr>
                    <w:rPr>
                      <w:sz w:val="12"/>
                      <w:szCs w:val="12"/>
                    </w:rPr>
                  </w:pPr>
                  <w:r>
                    <w:rPr>
                      <w:sz w:val="12"/>
                      <w:szCs w:val="12"/>
                    </w:rPr>
                    <w:t>1octet</w:t>
                  </w:r>
                </w:p>
              </w:tc>
              <w:tc>
                <w:tcPr>
                  <w:tcW w:w="531" w:type="dxa"/>
                </w:tcPr>
                <w:p w14:paraId="0957A497" w14:textId="77777777" w:rsidR="00D36D83" w:rsidRPr="00A118EC" w:rsidRDefault="00D36D83" w:rsidP="00D36D83">
                  <w:pPr>
                    <w:rPr>
                      <w:sz w:val="12"/>
                      <w:szCs w:val="12"/>
                    </w:rPr>
                  </w:pPr>
                  <w:r>
                    <w:rPr>
                      <w:sz w:val="12"/>
                      <w:szCs w:val="12"/>
                    </w:rPr>
                    <w:t>1octet</w:t>
                  </w:r>
                </w:p>
              </w:tc>
              <w:tc>
                <w:tcPr>
                  <w:tcW w:w="544" w:type="dxa"/>
                </w:tcPr>
                <w:p w14:paraId="0251D9CD" w14:textId="77777777" w:rsidR="00D36D83" w:rsidRPr="00A118EC" w:rsidRDefault="00D36D83" w:rsidP="00D36D83">
                  <w:pPr>
                    <w:rPr>
                      <w:sz w:val="12"/>
                      <w:szCs w:val="12"/>
                    </w:rPr>
                  </w:pPr>
                  <w:r>
                    <w:rPr>
                      <w:sz w:val="12"/>
                      <w:szCs w:val="12"/>
                    </w:rPr>
                    <w:t>1octet</w:t>
                  </w:r>
                </w:p>
              </w:tc>
              <w:tc>
                <w:tcPr>
                  <w:tcW w:w="601" w:type="dxa"/>
                </w:tcPr>
                <w:p w14:paraId="191D2FA5" w14:textId="77777777" w:rsidR="00D36D83" w:rsidRPr="00A118EC" w:rsidRDefault="00D36D83" w:rsidP="00D36D83">
                  <w:pPr>
                    <w:rPr>
                      <w:sz w:val="12"/>
                      <w:szCs w:val="12"/>
                    </w:rPr>
                  </w:pPr>
                  <w:r>
                    <w:rPr>
                      <w:sz w:val="12"/>
                      <w:szCs w:val="12"/>
                    </w:rPr>
                    <w:t>1 octet</w:t>
                  </w:r>
                </w:p>
              </w:tc>
              <w:tc>
                <w:tcPr>
                  <w:tcW w:w="531" w:type="dxa"/>
                </w:tcPr>
                <w:p w14:paraId="0FB979D4" w14:textId="77777777" w:rsidR="00D36D83" w:rsidRPr="00A118EC" w:rsidRDefault="00D36D83" w:rsidP="00D36D83">
                  <w:pPr>
                    <w:rPr>
                      <w:sz w:val="12"/>
                      <w:szCs w:val="12"/>
                    </w:rPr>
                  </w:pPr>
                  <w:r>
                    <w:rPr>
                      <w:sz w:val="12"/>
                      <w:szCs w:val="12"/>
                    </w:rPr>
                    <w:t>1octet</w:t>
                  </w:r>
                </w:p>
              </w:tc>
              <w:tc>
                <w:tcPr>
                  <w:tcW w:w="650" w:type="dxa"/>
                </w:tcPr>
                <w:p w14:paraId="59837CED" w14:textId="77777777" w:rsidR="00D36D83" w:rsidRDefault="00D36D83" w:rsidP="00D36D83">
                  <w:pPr>
                    <w:rPr>
                      <w:sz w:val="12"/>
                      <w:szCs w:val="12"/>
                    </w:rPr>
                  </w:pPr>
                  <w:r>
                    <w:rPr>
                      <w:sz w:val="12"/>
                      <w:szCs w:val="12"/>
                    </w:rPr>
                    <w:t>2 octets</w:t>
                  </w:r>
                </w:p>
              </w:tc>
            </w:tr>
          </w:tbl>
          <w:p w14:paraId="645D5CF9" w14:textId="77777777" w:rsidR="00C35FF7" w:rsidRDefault="00C35FF7" w:rsidP="00921D58">
            <w:pPr>
              <w:cnfStyle w:val="000000100000" w:firstRow="0" w:lastRow="0" w:firstColumn="0" w:lastColumn="0" w:oddVBand="0" w:evenVBand="0" w:oddHBand="1" w:evenHBand="0" w:firstRowFirstColumn="0" w:firstRowLastColumn="0" w:lastRowFirstColumn="0" w:lastRowLastColumn="0"/>
            </w:pPr>
          </w:p>
        </w:tc>
      </w:tr>
      <w:tr w:rsidR="00C35FF7" w:rsidRPr="000474ED" w14:paraId="48598A67" w14:textId="6CC495EB" w:rsidTr="00C35FF7">
        <w:tc>
          <w:tcPr>
            <w:cnfStyle w:val="001000000000" w:firstRow="0" w:lastRow="0" w:firstColumn="1" w:lastColumn="0" w:oddVBand="0" w:evenVBand="0" w:oddHBand="0" w:evenHBand="0" w:firstRowFirstColumn="0" w:firstRowLastColumn="0" w:lastRowFirstColumn="0" w:lastRowLastColumn="0"/>
            <w:tcW w:w="3841" w:type="dxa"/>
          </w:tcPr>
          <w:p w14:paraId="2B2CBDB3" w14:textId="23D77747" w:rsidR="00C35FF7" w:rsidRPr="000474ED" w:rsidRDefault="00C35FF7" w:rsidP="00921D58">
            <w:r>
              <w:t>sequenceNumber</w:t>
            </w:r>
          </w:p>
        </w:tc>
        <w:tc>
          <w:tcPr>
            <w:tcW w:w="2823" w:type="dxa"/>
          </w:tcPr>
          <w:p w14:paraId="6E763844" w14:textId="5F132D04" w:rsidR="00C35FF7" w:rsidRPr="000474ED" w:rsidRDefault="00C35FF7" w:rsidP="00921D58">
            <w:pPr>
              <w:cnfStyle w:val="000000000000" w:firstRow="0" w:lastRow="0" w:firstColumn="0" w:lastColumn="0" w:oddVBand="0" w:evenVBand="0" w:oddHBand="0" w:evenHBand="0" w:firstRowFirstColumn="0" w:firstRowLastColumn="0" w:lastRowFirstColumn="0" w:lastRowLastColumn="0"/>
            </w:pPr>
            <w:r>
              <w:t>Int</w:t>
            </w:r>
          </w:p>
        </w:tc>
        <w:tc>
          <w:tcPr>
            <w:tcW w:w="2624" w:type="dxa"/>
          </w:tcPr>
          <w:p w14:paraId="4CB853ED" w14:textId="736A6DB5" w:rsidR="00C35FF7" w:rsidRDefault="0045741D" w:rsidP="00921D58">
            <w:pPr>
              <w:cnfStyle w:val="000000000000" w:firstRow="0" w:lastRow="0" w:firstColumn="0" w:lastColumn="0" w:oddVBand="0" w:evenVBand="0" w:oddHBand="0" w:evenHBand="0" w:firstRowFirstColumn="0" w:firstRowLastColumn="0" w:lastRowFirstColumn="0" w:lastRowLastColumn="0"/>
            </w:pPr>
            <w:r w:rsidRPr="00060852">
              <w:rPr>
                <w:shd w:val="clear" w:color="auto" w:fill="F4B083" w:themeFill="accent2" w:themeFillTint="99"/>
              </w:rPr>
              <w:t>3</w:t>
            </w:r>
            <w:r>
              <w:t xml:space="preserve"> octets</w:t>
            </w:r>
          </w:p>
        </w:tc>
      </w:tr>
      <w:tr w:rsidR="00C35FF7" w:rsidRPr="000474ED" w14:paraId="1A56D614" w14:textId="5678992B" w:rsidTr="00C35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1" w:type="dxa"/>
          </w:tcPr>
          <w:p w14:paraId="2E1F7B71" w14:textId="692A01F6" w:rsidR="00C35FF7" w:rsidRPr="000474ED" w:rsidRDefault="00C35FF7" w:rsidP="00921D58">
            <w:r>
              <w:t>response</w:t>
            </w:r>
          </w:p>
        </w:tc>
        <w:tc>
          <w:tcPr>
            <w:tcW w:w="2823" w:type="dxa"/>
          </w:tcPr>
          <w:p w14:paraId="08CF78B8" w14:textId="089DCEEE" w:rsidR="00C35FF7" w:rsidRPr="000474ED" w:rsidRDefault="00C35FF7" w:rsidP="00921D58">
            <w:pPr>
              <w:cnfStyle w:val="000000100000" w:firstRow="0" w:lastRow="0" w:firstColumn="0" w:lastColumn="0" w:oddVBand="0" w:evenVBand="0" w:oddHBand="1" w:evenHBand="0" w:firstRowFirstColumn="0" w:firstRowLastColumn="0" w:lastRowFirstColumn="0" w:lastRowLastColumn="0"/>
            </w:pPr>
            <w:r>
              <w:t xml:space="preserve">Int </w:t>
            </w:r>
            <w:r w:rsidR="00A51BDC">
              <w:t>(</w:t>
            </w:r>
            <w:r>
              <w:t>0,1</w:t>
            </w:r>
            <w:r w:rsidR="00A51BDC">
              <w:t>)</w:t>
            </w:r>
          </w:p>
        </w:tc>
        <w:tc>
          <w:tcPr>
            <w:tcW w:w="2624" w:type="dxa"/>
          </w:tcPr>
          <w:p w14:paraId="6B98D9F0" w14:textId="10CA93C8" w:rsidR="00C35FF7" w:rsidRDefault="00A51BDC" w:rsidP="00921D58">
            <w:pPr>
              <w:cnfStyle w:val="000000100000" w:firstRow="0" w:lastRow="0" w:firstColumn="0" w:lastColumn="0" w:oddVBand="0" w:evenVBand="0" w:oddHBand="1" w:evenHBand="0" w:firstRowFirstColumn="0" w:firstRowLastColumn="0" w:lastRowFirstColumn="0" w:lastRowLastColumn="0"/>
            </w:pPr>
            <w:r>
              <w:t xml:space="preserve">1 </w:t>
            </w:r>
            <w:r w:rsidR="007E5FE7">
              <w:t>octet</w:t>
            </w:r>
            <w:r w:rsidR="0010595F" w:rsidRPr="0010595F">
              <w:rPr>
                <w:shd w:val="clear" w:color="auto" w:fill="F4B083" w:themeFill="accent2" w:themeFillTint="99"/>
              </w:rPr>
              <w:t xml:space="preserve"> </w:t>
            </w:r>
          </w:p>
        </w:tc>
      </w:tr>
      <w:tr w:rsidR="00C35FF7" w:rsidRPr="000474ED" w14:paraId="625B2CE5" w14:textId="61EDCBCA" w:rsidTr="00C35FF7">
        <w:tc>
          <w:tcPr>
            <w:cnfStyle w:val="001000000000" w:firstRow="0" w:lastRow="0" w:firstColumn="1" w:lastColumn="0" w:oddVBand="0" w:evenVBand="0" w:oddHBand="0" w:evenHBand="0" w:firstRowFirstColumn="0" w:firstRowLastColumn="0" w:lastRowFirstColumn="0" w:lastRowLastColumn="0"/>
            <w:tcW w:w="3841" w:type="dxa"/>
          </w:tcPr>
          <w:p w14:paraId="105F8FB1" w14:textId="48D8F482" w:rsidR="00C35FF7" w:rsidRPr="000474ED" w:rsidRDefault="00C35FF7" w:rsidP="00921D58">
            <w:r>
              <w:t>vehicleId</w:t>
            </w:r>
          </w:p>
        </w:tc>
        <w:tc>
          <w:tcPr>
            <w:tcW w:w="2823" w:type="dxa"/>
          </w:tcPr>
          <w:p w14:paraId="3D182549" w14:textId="3EEBA276" w:rsidR="00C35FF7" w:rsidRPr="000474ED" w:rsidRDefault="00E23B24" w:rsidP="00921D58">
            <w:pPr>
              <w:cnfStyle w:val="000000000000" w:firstRow="0" w:lastRow="0" w:firstColumn="0" w:lastColumn="0" w:oddVBand="0" w:evenVBand="0" w:oddHBand="0" w:evenHBand="0" w:firstRowFirstColumn="0" w:firstRowLastColumn="0" w:lastRowFirstColumn="0" w:lastRowLastColumn="0"/>
            </w:pPr>
            <w:r>
              <w:t>Int</w:t>
            </w:r>
          </w:p>
        </w:tc>
        <w:tc>
          <w:tcPr>
            <w:tcW w:w="2624" w:type="dxa"/>
          </w:tcPr>
          <w:p w14:paraId="7AAFEB1B" w14:textId="52B76093" w:rsidR="00C35FF7" w:rsidRDefault="00A51BDC" w:rsidP="00921D58">
            <w:pPr>
              <w:cnfStyle w:val="000000000000" w:firstRow="0" w:lastRow="0" w:firstColumn="0" w:lastColumn="0" w:oddVBand="0" w:evenVBand="0" w:oddHBand="0" w:evenHBand="0" w:firstRowFirstColumn="0" w:firstRowLastColumn="0" w:lastRowFirstColumn="0" w:lastRowLastColumn="0"/>
            </w:pPr>
            <w:r>
              <w:t>2 octets</w:t>
            </w:r>
          </w:p>
        </w:tc>
      </w:tr>
      <w:bookmarkEnd w:id="362"/>
    </w:tbl>
    <w:p w14:paraId="7694B94D" w14:textId="77777777" w:rsidR="000474ED" w:rsidRDefault="000474ED" w:rsidP="00921D58"/>
    <w:p w14:paraId="166A330D" w14:textId="6F73D42F" w:rsidR="000474ED" w:rsidRDefault="000474ED" w:rsidP="00921D58">
      <w:pPr>
        <w:rPr>
          <w:b/>
          <w:bCs/>
          <w:u w:val="single"/>
        </w:rPr>
      </w:pPr>
      <w:r w:rsidRPr="000474ED">
        <w:rPr>
          <w:b/>
          <w:bCs/>
          <w:u w:val="single"/>
        </w:rPr>
        <w:t>Exemple de message</w:t>
      </w:r>
    </w:p>
    <w:tbl>
      <w:tblPr>
        <w:tblStyle w:val="TableauGrille4-Accentuation5"/>
        <w:tblW w:w="0" w:type="auto"/>
        <w:tblLook w:val="04A0" w:firstRow="1" w:lastRow="0" w:firstColumn="1" w:lastColumn="0" w:noHBand="0" w:noVBand="1"/>
      </w:tblPr>
      <w:tblGrid>
        <w:gridCol w:w="566"/>
        <w:gridCol w:w="743"/>
        <w:gridCol w:w="2998"/>
        <w:gridCol w:w="1098"/>
        <w:gridCol w:w="731"/>
        <w:gridCol w:w="900"/>
        <w:gridCol w:w="918"/>
        <w:gridCol w:w="1334"/>
      </w:tblGrid>
      <w:tr w:rsidR="007F1567" w:rsidRPr="007F1567" w14:paraId="422F9426" w14:textId="77777777" w:rsidTr="007F1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dxa"/>
          </w:tcPr>
          <w:p w14:paraId="31E1B78B" w14:textId="1E0B8D6F" w:rsidR="000474ED" w:rsidRPr="007F1567" w:rsidRDefault="000474ED" w:rsidP="00921D58">
            <w:pPr>
              <w:rPr>
                <w:sz w:val="12"/>
                <w:szCs w:val="12"/>
              </w:rPr>
            </w:pPr>
            <w:r w:rsidRPr="007F1567">
              <w:rPr>
                <w:sz w:val="12"/>
                <w:szCs w:val="12"/>
              </w:rPr>
              <w:t>Name</w:t>
            </w:r>
          </w:p>
        </w:tc>
        <w:tc>
          <w:tcPr>
            <w:tcW w:w="743" w:type="dxa"/>
          </w:tcPr>
          <w:p w14:paraId="3B4B24D7" w14:textId="5CC17A7E" w:rsidR="000474ED" w:rsidRPr="007F1567" w:rsidRDefault="000474ED"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messageId</w:t>
            </w:r>
          </w:p>
        </w:tc>
        <w:tc>
          <w:tcPr>
            <w:tcW w:w="2590" w:type="dxa"/>
          </w:tcPr>
          <w:p w14:paraId="4CD121AC" w14:textId="2A8D87CF" w:rsidR="000474ED" w:rsidRPr="007F1567" w:rsidRDefault="000474ED"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timeStamp</w:t>
            </w:r>
          </w:p>
        </w:tc>
        <w:tc>
          <w:tcPr>
            <w:tcW w:w="1080" w:type="dxa"/>
          </w:tcPr>
          <w:p w14:paraId="0E05ADF6" w14:textId="27367E30" w:rsidR="000474ED" w:rsidRPr="007F1567" w:rsidRDefault="000474ED"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sequenceNumber</w:t>
            </w:r>
          </w:p>
        </w:tc>
        <w:tc>
          <w:tcPr>
            <w:tcW w:w="798" w:type="dxa"/>
          </w:tcPr>
          <w:p w14:paraId="0AEF6E1E" w14:textId="67175CBC" w:rsidR="000474ED"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r</w:t>
            </w:r>
            <w:r w:rsidR="000474ED" w:rsidRPr="007F1567">
              <w:rPr>
                <w:sz w:val="12"/>
                <w:szCs w:val="12"/>
              </w:rPr>
              <w:t>esponse</w:t>
            </w:r>
          </w:p>
        </w:tc>
        <w:tc>
          <w:tcPr>
            <w:tcW w:w="1151" w:type="dxa"/>
          </w:tcPr>
          <w:p w14:paraId="1E602DC5" w14:textId="49999DB4" w:rsidR="000474ED" w:rsidRPr="007F1567" w:rsidRDefault="000474ED"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vehicleId</w:t>
            </w:r>
          </w:p>
        </w:tc>
        <w:tc>
          <w:tcPr>
            <w:tcW w:w="1152" w:type="dxa"/>
          </w:tcPr>
          <w:p w14:paraId="6AC8B33C" w14:textId="09C3E30F" w:rsidR="000474ED"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Version de protocole</w:t>
            </w:r>
          </w:p>
        </w:tc>
        <w:tc>
          <w:tcPr>
            <w:tcW w:w="1152" w:type="dxa"/>
          </w:tcPr>
          <w:p w14:paraId="3090E861" w14:textId="75DBE746" w:rsidR="000474ED"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sidRPr="007F1567">
              <w:rPr>
                <w:sz w:val="12"/>
                <w:szCs w:val="12"/>
              </w:rPr>
              <w:t xml:space="preserve">Séquence de fin de message </w:t>
            </w:r>
          </w:p>
        </w:tc>
      </w:tr>
      <w:tr w:rsidR="007F1567" w:rsidRPr="007F1567" w14:paraId="7B60BDDB"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dxa"/>
          </w:tcPr>
          <w:p w14:paraId="36535783" w14:textId="2C62AD63" w:rsidR="000474ED" w:rsidRPr="007F1567" w:rsidRDefault="007F1567" w:rsidP="00921D58">
            <w:pPr>
              <w:rPr>
                <w:b w:val="0"/>
                <w:bCs w:val="0"/>
                <w:sz w:val="12"/>
                <w:szCs w:val="12"/>
              </w:rPr>
            </w:pPr>
            <w:r w:rsidRPr="007F1567">
              <w:rPr>
                <w:b w:val="0"/>
                <w:bCs w:val="0"/>
                <w:sz w:val="12"/>
                <w:szCs w:val="12"/>
              </w:rPr>
              <w:t>202</w:t>
            </w:r>
          </w:p>
        </w:tc>
        <w:tc>
          <w:tcPr>
            <w:tcW w:w="743" w:type="dxa"/>
          </w:tcPr>
          <w:p w14:paraId="36511109" w14:textId="5DB70951" w:rsidR="000474ED"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2590"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B0FA2" w14:paraId="2E7DDD4E" w14:textId="77777777" w:rsidTr="00F2475E">
              <w:tc>
                <w:tcPr>
                  <w:tcW w:w="522" w:type="dxa"/>
                </w:tcPr>
                <w:p w14:paraId="70EEB293" w14:textId="77777777" w:rsidR="009B0FA2" w:rsidRPr="00A118EC" w:rsidRDefault="009B0FA2" w:rsidP="009B0FA2">
                  <w:pPr>
                    <w:rPr>
                      <w:sz w:val="12"/>
                      <w:szCs w:val="12"/>
                    </w:rPr>
                  </w:pPr>
                  <w:r w:rsidRPr="00A118EC">
                    <w:rPr>
                      <w:sz w:val="12"/>
                      <w:szCs w:val="12"/>
                    </w:rPr>
                    <w:t>2024</w:t>
                  </w:r>
                </w:p>
              </w:tc>
              <w:tc>
                <w:tcPr>
                  <w:tcW w:w="360" w:type="dxa"/>
                </w:tcPr>
                <w:p w14:paraId="10459762" w14:textId="77777777" w:rsidR="009B0FA2" w:rsidRPr="00A118EC" w:rsidRDefault="009B0FA2" w:rsidP="009B0FA2">
                  <w:pPr>
                    <w:rPr>
                      <w:sz w:val="12"/>
                      <w:szCs w:val="12"/>
                    </w:rPr>
                  </w:pPr>
                  <w:r w:rsidRPr="00A118EC">
                    <w:rPr>
                      <w:sz w:val="12"/>
                      <w:szCs w:val="12"/>
                    </w:rPr>
                    <w:t>11</w:t>
                  </w:r>
                </w:p>
              </w:tc>
              <w:tc>
                <w:tcPr>
                  <w:tcW w:w="360" w:type="dxa"/>
                </w:tcPr>
                <w:p w14:paraId="58CD4651" w14:textId="77777777" w:rsidR="009B0FA2" w:rsidRPr="00A118EC" w:rsidRDefault="009B0FA2" w:rsidP="009B0FA2">
                  <w:pPr>
                    <w:rPr>
                      <w:sz w:val="12"/>
                      <w:szCs w:val="12"/>
                    </w:rPr>
                  </w:pPr>
                  <w:r w:rsidRPr="00A118EC">
                    <w:rPr>
                      <w:sz w:val="12"/>
                      <w:szCs w:val="12"/>
                    </w:rPr>
                    <w:t>28</w:t>
                  </w:r>
                </w:p>
              </w:tc>
              <w:tc>
                <w:tcPr>
                  <w:tcW w:w="270" w:type="dxa"/>
                </w:tcPr>
                <w:p w14:paraId="560F88B6" w14:textId="77777777" w:rsidR="009B0FA2" w:rsidRPr="00A118EC" w:rsidRDefault="009B0FA2" w:rsidP="009B0FA2">
                  <w:pPr>
                    <w:rPr>
                      <w:sz w:val="12"/>
                      <w:szCs w:val="12"/>
                    </w:rPr>
                  </w:pPr>
                  <w:r w:rsidRPr="00A118EC">
                    <w:rPr>
                      <w:sz w:val="12"/>
                      <w:szCs w:val="12"/>
                    </w:rPr>
                    <w:t>5</w:t>
                  </w:r>
                </w:p>
              </w:tc>
              <w:tc>
                <w:tcPr>
                  <w:tcW w:w="450" w:type="dxa"/>
                </w:tcPr>
                <w:p w14:paraId="2CFC8E8D" w14:textId="77777777" w:rsidR="009B0FA2" w:rsidRPr="00A118EC" w:rsidRDefault="009B0FA2" w:rsidP="009B0FA2">
                  <w:pPr>
                    <w:rPr>
                      <w:sz w:val="12"/>
                      <w:szCs w:val="12"/>
                    </w:rPr>
                  </w:pPr>
                  <w:r w:rsidRPr="00A118EC">
                    <w:rPr>
                      <w:sz w:val="12"/>
                      <w:szCs w:val="12"/>
                    </w:rPr>
                    <w:t>14</w:t>
                  </w:r>
                </w:p>
              </w:tc>
              <w:tc>
                <w:tcPr>
                  <w:tcW w:w="360" w:type="dxa"/>
                </w:tcPr>
                <w:p w14:paraId="6FF5884B" w14:textId="77777777" w:rsidR="009B0FA2" w:rsidRPr="00A118EC" w:rsidRDefault="009B0FA2" w:rsidP="009B0FA2">
                  <w:pPr>
                    <w:rPr>
                      <w:sz w:val="12"/>
                      <w:szCs w:val="12"/>
                    </w:rPr>
                  </w:pPr>
                  <w:r w:rsidRPr="00A118EC">
                    <w:rPr>
                      <w:sz w:val="12"/>
                      <w:szCs w:val="12"/>
                    </w:rPr>
                    <w:t>59</w:t>
                  </w:r>
                </w:p>
              </w:tc>
              <w:tc>
                <w:tcPr>
                  <w:tcW w:w="450" w:type="dxa"/>
                </w:tcPr>
                <w:p w14:paraId="397A939E" w14:textId="77777777" w:rsidR="009B0FA2" w:rsidRPr="00A118EC" w:rsidRDefault="009B0FA2" w:rsidP="009B0FA2">
                  <w:pPr>
                    <w:rPr>
                      <w:sz w:val="12"/>
                      <w:szCs w:val="12"/>
                    </w:rPr>
                  </w:pPr>
                  <w:r>
                    <w:rPr>
                      <w:sz w:val="12"/>
                      <w:szCs w:val="12"/>
                    </w:rPr>
                    <w:t>998</w:t>
                  </w:r>
                </w:p>
              </w:tc>
            </w:tr>
          </w:tbl>
          <w:p w14:paraId="5F0754F1" w14:textId="77777777" w:rsidR="000474ED" w:rsidRPr="007F1567" w:rsidRDefault="000474ED"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c>
          <w:tcPr>
            <w:tcW w:w="1080" w:type="dxa"/>
          </w:tcPr>
          <w:p w14:paraId="3752971D" w14:textId="0809F66A" w:rsidR="000474ED"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798" w:type="dxa"/>
          </w:tcPr>
          <w:p w14:paraId="767C0D25" w14:textId="064D822D" w:rsidR="000474ED"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151" w:type="dxa"/>
          </w:tcPr>
          <w:p w14:paraId="10114DF0" w14:textId="6687AA2C" w:rsidR="000474ED"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152" w:type="dxa"/>
            <w:shd w:val="clear" w:color="auto" w:fill="FFFF00"/>
          </w:tcPr>
          <w:p w14:paraId="02E7AFA8" w14:textId="5E3968A5" w:rsidR="000474ED" w:rsidRPr="007F1567" w:rsidRDefault="00613964"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41</w:t>
            </w:r>
          </w:p>
        </w:tc>
        <w:tc>
          <w:tcPr>
            <w:tcW w:w="1152" w:type="dxa"/>
          </w:tcPr>
          <w:tbl>
            <w:tblPr>
              <w:tblStyle w:val="Grilledutableau"/>
              <w:tblW w:w="1053" w:type="dxa"/>
              <w:tblLook w:val="04A0" w:firstRow="1" w:lastRow="0" w:firstColumn="1" w:lastColumn="0" w:noHBand="0" w:noVBand="1"/>
            </w:tblPr>
            <w:tblGrid>
              <w:gridCol w:w="277"/>
              <w:gridCol w:w="277"/>
              <w:gridCol w:w="277"/>
              <w:gridCol w:w="277"/>
            </w:tblGrid>
            <w:tr w:rsidR="00024823" w:rsidRPr="004C6ACC" w14:paraId="491A609F" w14:textId="77777777" w:rsidTr="00024823">
              <w:trPr>
                <w:trHeight w:val="295"/>
              </w:trPr>
              <w:tc>
                <w:tcPr>
                  <w:tcW w:w="277" w:type="dxa"/>
                </w:tcPr>
                <w:p w14:paraId="182E7BE5" w14:textId="77777777" w:rsidR="00024823" w:rsidRPr="004C6ACC" w:rsidRDefault="00024823" w:rsidP="007F1567">
                  <w:pPr>
                    <w:jc w:val="left"/>
                    <w:rPr>
                      <w:color w:val="FF0000"/>
                      <w:sz w:val="12"/>
                      <w:szCs w:val="12"/>
                    </w:rPr>
                  </w:pPr>
                  <w:r w:rsidRPr="004C6ACC">
                    <w:rPr>
                      <w:color w:val="FF0000"/>
                      <w:sz w:val="12"/>
                      <w:szCs w:val="12"/>
                    </w:rPr>
                    <w:t>0</w:t>
                  </w:r>
                </w:p>
              </w:tc>
              <w:tc>
                <w:tcPr>
                  <w:tcW w:w="277" w:type="dxa"/>
                </w:tcPr>
                <w:p w14:paraId="4A53B564" w14:textId="77777777" w:rsidR="00024823" w:rsidRPr="004C6ACC" w:rsidRDefault="00024823" w:rsidP="007F1567">
                  <w:pPr>
                    <w:jc w:val="left"/>
                    <w:rPr>
                      <w:color w:val="FF0000"/>
                      <w:sz w:val="12"/>
                      <w:szCs w:val="12"/>
                    </w:rPr>
                  </w:pPr>
                  <w:r w:rsidRPr="004C6ACC">
                    <w:rPr>
                      <w:color w:val="FF0000"/>
                      <w:sz w:val="12"/>
                      <w:szCs w:val="12"/>
                    </w:rPr>
                    <w:t>0</w:t>
                  </w:r>
                </w:p>
              </w:tc>
              <w:tc>
                <w:tcPr>
                  <w:tcW w:w="222" w:type="dxa"/>
                </w:tcPr>
                <w:p w14:paraId="08F15D77" w14:textId="2E9B4FC2" w:rsidR="00024823" w:rsidRPr="004C6ACC" w:rsidRDefault="00024823" w:rsidP="007F1567">
                  <w:pPr>
                    <w:jc w:val="left"/>
                    <w:rPr>
                      <w:color w:val="FF0000"/>
                      <w:sz w:val="12"/>
                      <w:szCs w:val="12"/>
                    </w:rPr>
                  </w:pPr>
                  <w:r>
                    <w:rPr>
                      <w:color w:val="FF0000"/>
                      <w:sz w:val="12"/>
                      <w:szCs w:val="12"/>
                    </w:rPr>
                    <w:t>0</w:t>
                  </w:r>
                </w:p>
              </w:tc>
              <w:tc>
                <w:tcPr>
                  <w:tcW w:w="277" w:type="dxa"/>
                </w:tcPr>
                <w:p w14:paraId="086295D2" w14:textId="708066B7" w:rsidR="00024823" w:rsidRPr="004C6ACC" w:rsidRDefault="00024823" w:rsidP="007F1567">
                  <w:pPr>
                    <w:jc w:val="left"/>
                    <w:rPr>
                      <w:color w:val="FF0000"/>
                      <w:sz w:val="12"/>
                      <w:szCs w:val="12"/>
                    </w:rPr>
                  </w:pPr>
                  <w:r w:rsidRPr="004C6ACC">
                    <w:rPr>
                      <w:color w:val="FF0000"/>
                      <w:sz w:val="12"/>
                      <w:szCs w:val="12"/>
                    </w:rPr>
                    <w:t>0</w:t>
                  </w:r>
                </w:p>
              </w:tc>
            </w:tr>
          </w:tbl>
          <w:p w14:paraId="0D4A6DBE" w14:textId="77777777" w:rsidR="000474ED" w:rsidRPr="007F1567" w:rsidRDefault="000474ED"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r>
    </w:tbl>
    <w:p w14:paraId="44F52321" w14:textId="77777777" w:rsidR="000474ED" w:rsidRDefault="000474ED" w:rsidP="00921D58">
      <w:pPr>
        <w:rPr>
          <w:b/>
          <w:bCs/>
          <w:u w:val="single"/>
        </w:rPr>
      </w:pPr>
    </w:p>
    <w:p w14:paraId="6688778C" w14:textId="5C71142E" w:rsidR="000474ED" w:rsidRDefault="007F1567" w:rsidP="00384C9C">
      <w:pPr>
        <w:shd w:val="clear" w:color="auto" w:fill="FFC000" w:themeFill="accent4"/>
        <w:rPr>
          <w:b/>
          <w:bCs/>
          <w:u w:val="single"/>
        </w:rPr>
      </w:pPr>
      <w:bookmarkStart w:id="363" w:name="_Hlk186200521"/>
      <w:bookmarkStart w:id="364" w:name="_Hlk191218600"/>
      <w:r>
        <w:rPr>
          <w:b/>
          <w:bCs/>
          <w:u w:val="single"/>
        </w:rPr>
        <w:t>MissionAssignmentResponse</w:t>
      </w:r>
    </w:p>
    <w:tbl>
      <w:tblPr>
        <w:tblStyle w:val="TableauGrille4-Accentuation5"/>
        <w:tblW w:w="0" w:type="auto"/>
        <w:tblLook w:val="04A0" w:firstRow="1" w:lastRow="0" w:firstColumn="1" w:lastColumn="0" w:noHBand="0" w:noVBand="1"/>
      </w:tblPr>
      <w:tblGrid>
        <w:gridCol w:w="3169"/>
        <w:gridCol w:w="1927"/>
        <w:gridCol w:w="4192"/>
      </w:tblGrid>
      <w:tr w:rsidR="00A51BDC" w:rsidRPr="007F1567" w14:paraId="13FA1721" w14:textId="0154ADAF" w:rsidTr="00A51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9" w:type="dxa"/>
          </w:tcPr>
          <w:bookmarkEnd w:id="363"/>
          <w:p w14:paraId="769512FB" w14:textId="79291E57" w:rsidR="00A51BDC" w:rsidRPr="007F1567" w:rsidRDefault="00A51BDC" w:rsidP="00921D58">
            <w:r w:rsidRPr="007F1567">
              <w:t>Champ</w:t>
            </w:r>
          </w:p>
        </w:tc>
        <w:tc>
          <w:tcPr>
            <w:tcW w:w="2805" w:type="dxa"/>
          </w:tcPr>
          <w:p w14:paraId="50061255" w14:textId="6B3F4D9C" w:rsidR="00A51BDC" w:rsidRPr="007F1567" w:rsidRDefault="00A51BDC" w:rsidP="00921D58">
            <w:pPr>
              <w:cnfStyle w:val="100000000000" w:firstRow="1" w:lastRow="0" w:firstColumn="0" w:lastColumn="0" w:oddVBand="0" w:evenVBand="0" w:oddHBand="0" w:evenHBand="0" w:firstRowFirstColumn="0" w:firstRowLastColumn="0" w:lastRowFirstColumn="0" w:lastRowLastColumn="0"/>
            </w:pPr>
            <w:r w:rsidRPr="007F1567">
              <w:t>Type</w:t>
            </w:r>
          </w:p>
        </w:tc>
        <w:tc>
          <w:tcPr>
            <w:tcW w:w="2604" w:type="dxa"/>
          </w:tcPr>
          <w:p w14:paraId="2897BB56" w14:textId="455C9851" w:rsidR="00A51BDC" w:rsidRPr="007F1567" w:rsidRDefault="00A51BDC" w:rsidP="00921D58">
            <w:pPr>
              <w:cnfStyle w:val="100000000000" w:firstRow="1" w:lastRow="0" w:firstColumn="0" w:lastColumn="0" w:oddVBand="0" w:evenVBand="0" w:oddHBand="0" w:evenHBand="0" w:firstRowFirstColumn="0" w:firstRowLastColumn="0" w:lastRowFirstColumn="0" w:lastRowLastColumn="0"/>
            </w:pPr>
            <w:r>
              <w:t>Taille</w:t>
            </w:r>
          </w:p>
        </w:tc>
      </w:tr>
      <w:tr w:rsidR="00A51BDC" w:rsidRPr="007F1567" w14:paraId="151F8551" w14:textId="5FFAA4E3" w:rsidTr="0038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9" w:type="dxa"/>
            <w:shd w:val="clear" w:color="auto" w:fill="FFC000" w:themeFill="accent4"/>
          </w:tcPr>
          <w:p w14:paraId="7C561511" w14:textId="79200BB0" w:rsidR="00A51BDC" w:rsidRPr="007F1567" w:rsidRDefault="00A51BDC" w:rsidP="00921D58">
            <w:r>
              <w:t>MissionAssignmentResponse</w:t>
            </w:r>
          </w:p>
        </w:tc>
        <w:tc>
          <w:tcPr>
            <w:tcW w:w="2805" w:type="dxa"/>
          </w:tcPr>
          <w:p w14:paraId="0D732357" w14:textId="3684506F" w:rsidR="00A51BDC" w:rsidRPr="007F1567" w:rsidRDefault="00A51BDC" w:rsidP="00921D58">
            <w:pPr>
              <w:cnfStyle w:val="000000100000" w:firstRow="0" w:lastRow="0" w:firstColumn="0" w:lastColumn="0" w:oddVBand="0" w:evenVBand="0" w:oddHBand="1" w:evenHBand="0" w:firstRowFirstColumn="0" w:firstRowLastColumn="0" w:lastRowFirstColumn="0" w:lastRowLastColumn="0"/>
            </w:pPr>
            <w:r>
              <w:t>Int</w:t>
            </w:r>
          </w:p>
        </w:tc>
        <w:tc>
          <w:tcPr>
            <w:tcW w:w="2604" w:type="dxa"/>
          </w:tcPr>
          <w:p w14:paraId="2D948B38" w14:textId="4D603A65" w:rsidR="00A51BDC" w:rsidRDefault="00A51BDC" w:rsidP="00921D58">
            <w:pPr>
              <w:cnfStyle w:val="000000100000" w:firstRow="0" w:lastRow="0" w:firstColumn="0" w:lastColumn="0" w:oddVBand="0" w:evenVBand="0" w:oddHBand="1" w:evenHBand="0" w:firstRowFirstColumn="0" w:firstRowLastColumn="0" w:lastRowFirstColumn="0" w:lastRowLastColumn="0"/>
            </w:pPr>
            <w:r>
              <w:t>1 octet</w:t>
            </w:r>
          </w:p>
        </w:tc>
      </w:tr>
      <w:tr w:rsidR="00A51BDC" w:rsidRPr="007F1567" w14:paraId="7259F6B8" w14:textId="36ADB0F8" w:rsidTr="00A51BDC">
        <w:tc>
          <w:tcPr>
            <w:cnfStyle w:val="001000000000" w:firstRow="0" w:lastRow="0" w:firstColumn="1" w:lastColumn="0" w:oddVBand="0" w:evenVBand="0" w:oddHBand="0" w:evenHBand="0" w:firstRowFirstColumn="0" w:firstRowLastColumn="0" w:lastRowFirstColumn="0" w:lastRowLastColumn="0"/>
            <w:tcW w:w="3879" w:type="dxa"/>
          </w:tcPr>
          <w:p w14:paraId="754A3D8E" w14:textId="0E5EA573" w:rsidR="00A51BDC" w:rsidRPr="007F1567" w:rsidRDefault="00A51BDC" w:rsidP="00921D58">
            <w:r>
              <w:t>messageId</w:t>
            </w:r>
          </w:p>
        </w:tc>
        <w:tc>
          <w:tcPr>
            <w:tcW w:w="2805" w:type="dxa"/>
          </w:tcPr>
          <w:p w14:paraId="3C285537" w14:textId="0B56002E" w:rsidR="00A51BDC" w:rsidRPr="007F1567" w:rsidRDefault="00A51BDC" w:rsidP="00921D58">
            <w:pPr>
              <w:cnfStyle w:val="000000000000" w:firstRow="0" w:lastRow="0" w:firstColumn="0" w:lastColumn="0" w:oddVBand="0" w:evenVBand="0" w:oddHBand="0" w:evenHBand="0" w:firstRowFirstColumn="0" w:firstRowLastColumn="0" w:lastRowFirstColumn="0" w:lastRowLastColumn="0"/>
            </w:pPr>
            <w:r>
              <w:t>Int</w:t>
            </w:r>
          </w:p>
        </w:tc>
        <w:tc>
          <w:tcPr>
            <w:tcW w:w="2604" w:type="dxa"/>
          </w:tcPr>
          <w:p w14:paraId="406AFAD4" w14:textId="35CF6B30" w:rsidR="00A51BDC" w:rsidRDefault="00A51BDC" w:rsidP="00921D58">
            <w:pPr>
              <w:cnfStyle w:val="000000000000" w:firstRow="0" w:lastRow="0" w:firstColumn="0" w:lastColumn="0" w:oddVBand="0" w:evenVBand="0" w:oddHBand="0" w:evenHBand="0" w:firstRowFirstColumn="0" w:firstRowLastColumn="0" w:lastRowFirstColumn="0" w:lastRowLastColumn="0"/>
            </w:pPr>
            <w:r>
              <w:t>1 octet</w:t>
            </w:r>
          </w:p>
        </w:tc>
      </w:tr>
      <w:tr w:rsidR="00A51BDC" w:rsidRPr="007F1567" w14:paraId="6D1621C4" w14:textId="63255D99" w:rsidTr="00FA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9" w:type="dxa"/>
          </w:tcPr>
          <w:p w14:paraId="005AE596" w14:textId="7DD97D74" w:rsidR="00A51BDC" w:rsidRPr="007F1567" w:rsidRDefault="00A51BDC" w:rsidP="00921D58">
            <w:r>
              <w:t>timeStamp</w:t>
            </w:r>
          </w:p>
        </w:tc>
        <w:tc>
          <w:tcPr>
            <w:tcW w:w="2805" w:type="dxa"/>
            <w:shd w:val="clear" w:color="auto" w:fill="FFC000" w:themeFill="accent4"/>
          </w:tcPr>
          <w:p w14:paraId="3A265EF8" w14:textId="09622319" w:rsidR="00A51BDC" w:rsidRPr="007F1567" w:rsidRDefault="00FA675D" w:rsidP="00921D58">
            <w:pPr>
              <w:cnfStyle w:val="000000100000" w:firstRow="0" w:lastRow="0" w:firstColumn="0" w:lastColumn="0" w:oddVBand="0" w:evenVBand="0" w:oddHBand="1" w:evenHBand="0" w:firstRowFirstColumn="0" w:firstRowLastColumn="0" w:lastRowFirstColumn="0" w:lastRowLastColumn="0"/>
            </w:pPr>
            <w:r>
              <w:t>Séquencement de 7 entiers</w:t>
            </w:r>
          </w:p>
        </w:tc>
        <w:tc>
          <w:tcPr>
            <w:tcW w:w="2604"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D36D83" w14:paraId="165C8F07" w14:textId="77777777" w:rsidTr="00F2475E">
              <w:tc>
                <w:tcPr>
                  <w:tcW w:w="578" w:type="dxa"/>
                </w:tcPr>
                <w:p w14:paraId="0986C049" w14:textId="77777777" w:rsidR="00D36D83" w:rsidRPr="00A118EC" w:rsidRDefault="00D36D83" w:rsidP="00D36D83">
                  <w:pPr>
                    <w:rPr>
                      <w:sz w:val="12"/>
                      <w:szCs w:val="12"/>
                    </w:rPr>
                  </w:pPr>
                  <w:r>
                    <w:rPr>
                      <w:sz w:val="12"/>
                      <w:szCs w:val="12"/>
                    </w:rPr>
                    <w:t>2octets</w:t>
                  </w:r>
                </w:p>
              </w:tc>
              <w:tc>
                <w:tcPr>
                  <w:tcW w:w="531" w:type="dxa"/>
                </w:tcPr>
                <w:p w14:paraId="118B58D6" w14:textId="77777777" w:rsidR="00D36D83" w:rsidRPr="00A118EC" w:rsidRDefault="00D36D83" w:rsidP="00D36D83">
                  <w:pPr>
                    <w:rPr>
                      <w:sz w:val="12"/>
                      <w:szCs w:val="12"/>
                    </w:rPr>
                  </w:pPr>
                  <w:r>
                    <w:rPr>
                      <w:sz w:val="12"/>
                      <w:szCs w:val="12"/>
                    </w:rPr>
                    <w:t>1octet</w:t>
                  </w:r>
                </w:p>
              </w:tc>
              <w:tc>
                <w:tcPr>
                  <w:tcW w:w="531" w:type="dxa"/>
                </w:tcPr>
                <w:p w14:paraId="29DBB294" w14:textId="77777777" w:rsidR="00D36D83" w:rsidRPr="00A118EC" w:rsidRDefault="00D36D83" w:rsidP="00D36D83">
                  <w:pPr>
                    <w:rPr>
                      <w:sz w:val="12"/>
                      <w:szCs w:val="12"/>
                    </w:rPr>
                  </w:pPr>
                  <w:r>
                    <w:rPr>
                      <w:sz w:val="12"/>
                      <w:szCs w:val="12"/>
                    </w:rPr>
                    <w:t>1octet</w:t>
                  </w:r>
                </w:p>
              </w:tc>
              <w:tc>
                <w:tcPr>
                  <w:tcW w:w="544" w:type="dxa"/>
                </w:tcPr>
                <w:p w14:paraId="6C5EB161" w14:textId="77777777" w:rsidR="00D36D83" w:rsidRPr="00A118EC" w:rsidRDefault="00D36D83" w:rsidP="00D36D83">
                  <w:pPr>
                    <w:rPr>
                      <w:sz w:val="12"/>
                      <w:szCs w:val="12"/>
                    </w:rPr>
                  </w:pPr>
                  <w:r>
                    <w:rPr>
                      <w:sz w:val="12"/>
                      <w:szCs w:val="12"/>
                    </w:rPr>
                    <w:t>1octet</w:t>
                  </w:r>
                </w:p>
              </w:tc>
              <w:tc>
                <w:tcPr>
                  <w:tcW w:w="601" w:type="dxa"/>
                </w:tcPr>
                <w:p w14:paraId="07C7B95F" w14:textId="77777777" w:rsidR="00D36D83" w:rsidRPr="00A118EC" w:rsidRDefault="00D36D83" w:rsidP="00D36D83">
                  <w:pPr>
                    <w:rPr>
                      <w:sz w:val="12"/>
                      <w:szCs w:val="12"/>
                    </w:rPr>
                  </w:pPr>
                  <w:r>
                    <w:rPr>
                      <w:sz w:val="12"/>
                      <w:szCs w:val="12"/>
                    </w:rPr>
                    <w:t>1 octet</w:t>
                  </w:r>
                </w:p>
              </w:tc>
              <w:tc>
                <w:tcPr>
                  <w:tcW w:w="531" w:type="dxa"/>
                </w:tcPr>
                <w:p w14:paraId="141F30FB" w14:textId="77777777" w:rsidR="00D36D83" w:rsidRPr="00A118EC" w:rsidRDefault="00D36D83" w:rsidP="00D36D83">
                  <w:pPr>
                    <w:rPr>
                      <w:sz w:val="12"/>
                      <w:szCs w:val="12"/>
                    </w:rPr>
                  </w:pPr>
                  <w:r>
                    <w:rPr>
                      <w:sz w:val="12"/>
                      <w:szCs w:val="12"/>
                    </w:rPr>
                    <w:t>1octet</w:t>
                  </w:r>
                </w:p>
              </w:tc>
              <w:tc>
                <w:tcPr>
                  <w:tcW w:w="650" w:type="dxa"/>
                </w:tcPr>
                <w:p w14:paraId="0BA6BAE5" w14:textId="77777777" w:rsidR="00D36D83" w:rsidRDefault="00D36D83" w:rsidP="00D36D83">
                  <w:pPr>
                    <w:rPr>
                      <w:sz w:val="12"/>
                      <w:szCs w:val="12"/>
                    </w:rPr>
                  </w:pPr>
                  <w:r>
                    <w:rPr>
                      <w:sz w:val="12"/>
                      <w:szCs w:val="12"/>
                    </w:rPr>
                    <w:t>2 octets</w:t>
                  </w:r>
                </w:p>
              </w:tc>
            </w:tr>
          </w:tbl>
          <w:p w14:paraId="2B849478" w14:textId="77777777" w:rsidR="00A51BDC" w:rsidRDefault="00A51BDC" w:rsidP="00921D58">
            <w:pPr>
              <w:cnfStyle w:val="000000100000" w:firstRow="0" w:lastRow="0" w:firstColumn="0" w:lastColumn="0" w:oddVBand="0" w:evenVBand="0" w:oddHBand="1" w:evenHBand="0" w:firstRowFirstColumn="0" w:firstRowLastColumn="0" w:lastRowFirstColumn="0" w:lastRowLastColumn="0"/>
            </w:pPr>
          </w:p>
        </w:tc>
      </w:tr>
      <w:tr w:rsidR="00A51BDC" w:rsidRPr="007F1567" w14:paraId="59AFEA0B" w14:textId="184089ED" w:rsidTr="00A51BDC">
        <w:tc>
          <w:tcPr>
            <w:cnfStyle w:val="001000000000" w:firstRow="0" w:lastRow="0" w:firstColumn="1" w:lastColumn="0" w:oddVBand="0" w:evenVBand="0" w:oddHBand="0" w:evenHBand="0" w:firstRowFirstColumn="0" w:firstRowLastColumn="0" w:lastRowFirstColumn="0" w:lastRowLastColumn="0"/>
            <w:tcW w:w="3879" w:type="dxa"/>
          </w:tcPr>
          <w:p w14:paraId="051A43FC" w14:textId="059B2300" w:rsidR="00A51BDC" w:rsidRPr="007F1567" w:rsidRDefault="00A51BDC" w:rsidP="00921D58">
            <w:r>
              <w:t>sequenceNumber</w:t>
            </w:r>
          </w:p>
        </w:tc>
        <w:tc>
          <w:tcPr>
            <w:tcW w:w="2805" w:type="dxa"/>
          </w:tcPr>
          <w:p w14:paraId="5BAEBDB0" w14:textId="554DE51D" w:rsidR="00A51BDC" w:rsidRPr="007F1567" w:rsidRDefault="00A51BDC" w:rsidP="00921D58">
            <w:pPr>
              <w:cnfStyle w:val="000000000000" w:firstRow="0" w:lastRow="0" w:firstColumn="0" w:lastColumn="0" w:oddVBand="0" w:evenVBand="0" w:oddHBand="0" w:evenHBand="0" w:firstRowFirstColumn="0" w:firstRowLastColumn="0" w:lastRowFirstColumn="0" w:lastRowLastColumn="0"/>
            </w:pPr>
            <w:r>
              <w:t>Int</w:t>
            </w:r>
          </w:p>
        </w:tc>
        <w:tc>
          <w:tcPr>
            <w:tcW w:w="2604" w:type="dxa"/>
          </w:tcPr>
          <w:p w14:paraId="7EF803C3" w14:textId="5CED11D4" w:rsidR="00A51BDC" w:rsidRDefault="00060852" w:rsidP="00921D58">
            <w:pPr>
              <w:cnfStyle w:val="000000000000" w:firstRow="0" w:lastRow="0" w:firstColumn="0" w:lastColumn="0" w:oddVBand="0" w:evenVBand="0" w:oddHBand="0" w:evenHBand="0" w:firstRowFirstColumn="0" w:firstRowLastColumn="0" w:lastRowFirstColumn="0" w:lastRowLastColumn="0"/>
            </w:pPr>
            <w:r w:rsidRPr="00060852">
              <w:rPr>
                <w:shd w:val="clear" w:color="auto" w:fill="F4B083" w:themeFill="accent2" w:themeFillTint="99"/>
              </w:rPr>
              <w:t>3</w:t>
            </w:r>
            <w:r w:rsidR="00A51BDC">
              <w:t xml:space="preserve"> </w:t>
            </w:r>
            <w:r w:rsidR="0045741D">
              <w:t>octets</w:t>
            </w:r>
          </w:p>
        </w:tc>
      </w:tr>
      <w:tr w:rsidR="00A51BDC" w:rsidRPr="007F1567" w14:paraId="7DB78527" w14:textId="0BB558AA"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9" w:type="dxa"/>
          </w:tcPr>
          <w:p w14:paraId="4CB2916B" w14:textId="4D7CD840" w:rsidR="00A51BDC" w:rsidRPr="007F1567" w:rsidRDefault="00A51BDC" w:rsidP="00921D58">
            <w:r>
              <w:t>response</w:t>
            </w:r>
          </w:p>
        </w:tc>
        <w:tc>
          <w:tcPr>
            <w:tcW w:w="2805" w:type="dxa"/>
          </w:tcPr>
          <w:p w14:paraId="7981A583" w14:textId="3083A632" w:rsidR="00A51BDC" w:rsidRPr="007F1567" w:rsidRDefault="00A51BDC" w:rsidP="00921D58">
            <w:pPr>
              <w:cnfStyle w:val="000000100000" w:firstRow="0" w:lastRow="0" w:firstColumn="0" w:lastColumn="0" w:oddVBand="0" w:evenVBand="0" w:oddHBand="1" w:evenHBand="0" w:firstRowFirstColumn="0" w:firstRowLastColumn="0" w:lastRowFirstColumn="0" w:lastRowLastColumn="0"/>
            </w:pPr>
            <w:r>
              <w:t>Int (0,1)</w:t>
            </w:r>
          </w:p>
        </w:tc>
        <w:tc>
          <w:tcPr>
            <w:tcW w:w="2604" w:type="dxa"/>
          </w:tcPr>
          <w:p w14:paraId="471718F2" w14:textId="1E71C6D6" w:rsidR="00A51BDC" w:rsidRDefault="00A51BDC" w:rsidP="00921D58">
            <w:pPr>
              <w:cnfStyle w:val="000000100000" w:firstRow="0" w:lastRow="0" w:firstColumn="0" w:lastColumn="0" w:oddVBand="0" w:evenVBand="0" w:oddHBand="1" w:evenHBand="0" w:firstRowFirstColumn="0" w:firstRowLastColumn="0" w:lastRowFirstColumn="0" w:lastRowLastColumn="0"/>
            </w:pPr>
            <w:r>
              <w:t>1</w:t>
            </w:r>
            <w:r w:rsidR="0010595F">
              <w:t xml:space="preserve"> </w:t>
            </w:r>
            <w:r w:rsidR="00A018AD">
              <w:t>octet</w:t>
            </w:r>
          </w:p>
        </w:tc>
      </w:tr>
      <w:tr w:rsidR="00A51BDC" w:rsidRPr="007F1567" w14:paraId="4CCAF66C" w14:textId="5C24D5AD" w:rsidTr="00A51BDC">
        <w:tc>
          <w:tcPr>
            <w:cnfStyle w:val="001000000000" w:firstRow="0" w:lastRow="0" w:firstColumn="1" w:lastColumn="0" w:oddVBand="0" w:evenVBand="0" w:oddHBand="0" w:evenHBand="0" w:firstRowFirstColumn="0" w:firstRowLastColumn="0" w:lastRowFirstColumn="0" w:lastRowLastColumn="0"/>
            <w:tcW w:w="3879" w:type="dxa"/>
          </w:tcPr>
          <w:p w14:paraId="047C1F09" w14:textId="20F58A1B" w:rsidR="00A51BDC" w:rsidRPr="007F1567" w:rsidRDefault="00A51BDC" w:rsidP="00921D58">
            <w:r>
              <w:t>vehicleId</w:t>
            </w:r>
          </w:p>
        </w:tc>
        <w:tc>
          <w:tcPr>
            <w:tcW w:w="2805" w:type="dxa"/>
          </w:tcPr>
          <w:p w14:paraId="28BF451B" w14:textId="39E041DB" w:rsidR="00A51BDC" w:rsidRPr="007F1567" w:rsidRDefault="00E23B24" w:rsidP="00921D58">
            <w:pPr>
              <w:cnfStyle w:val="000000000000" w:firstRow="0" w:lastRow="0" w:firstColumn="0" w:lastColumn="0" w:oddVBand="0" w:evenVBand="0" w:oddHBand="0" w:evenHBand="0" w:firstRowFirstColumn="0" w:firstRowLastColumn="0" w:lastRowFirstColumn="0" w:lastRowLastColumn="0"/>
            </w:pPr>
            <w:r>
              <w:t>Int</w:t>
            </w:r>
          </w:p>
        </w:tc>
        <w:tc>
          <w:tcPr>
            <w:tcW w:w="2604" w:type="dxa"/>
          </w:tcPr>
          <w:p w14:paraId="0C263EEB" w14:textId="62FAC7EB" w:rsidR="00A51BDC" w:rsidRDefault="00A51BDC" w:rsidP="00921D58">
            <w:pPr>
              <w:cnfStyle w:val="000000000000" w:firstRow="0" w:lastRow="0" w:firstColumn="0" w:lastColumn="0" w:oddVBand="0" w:evenVBand="0" w:oddHBand="0" w:evenHBand="0" w:firstRowFirstColumn="0" w:firstRowLastColumn="0" w:lastRowFirstColumn="0" w:lastRowLastColumn="0"/>
            </w:pPr>
            <w:r>
              <w:t>2 octets</w:t>
            </w:r>
          </w:p>
        </w:tc>
      </w:tr>
      <w:bookmarkEnd w:id="364"/>
    </w:tbl>
    <w:p w14:paraId="206A7EB1" w14:textId="77777777" w:rsidR="007F1567" w:rsidRDefault="007F1567" w:rsidP="00921D58">
      <w:pPr>
        <w:rPr>
          <w:b/>
          <w:bCs/>
          <w:u w:val="single"/>
        </w:rPr>
      </w:pPr>
    </w:p>
    <w:p w14:paraId="366BE920" w14:textId="493DB5CF" w:rsidR="007F1567" w:rsidRDefault="007F1567" w:rsidP="00921D58">
      <w:pPr>
        <w:rPr>
          <w:b/>
          <w:bCs/>
          <w:u w:val="single"/>
        </w:rPr>
      </w:pPr>
      <w:r>
        <w:rPr>
          <w:b/>
          <w:bCs/>
          <w:u w:val="single"/>
        </w:rPr>
        <w:t xml:space="preserve">Exemple de message </w:t>
      </w:r>
    </w:p>
    <w:tbl>
      <w:tblPr>
        <w:tblStyle w:val="TableauGrille4-Accentuation5"/>
        <w:tblW w:w="0" w:type="auto"/>
        <w:tblLook w:val="04A0" w:firstRow="1" w:lastRow="0" w:firstColumn="1" w:lastColumn="0" w:noHBand="0" w:noVBand="1"/>
      </w:tblPr>
      <w:tblGrid>
        <w:gridCol w:w="521"/>
        <w:gridCol w:w="743"/>
        <w:gridCol w:w="2998"/>
        <w:gridCol w:w="1098"/>
        <w:gridCol w:w="870"/>
        <w:gridCol w:w="851"/>
        <w:gridCol w:w="873"/>
        <w:gridCol w:w="1334"/>
      </w:tblGrid>
      <w:tr w:rsidR="007F1567" w:rsidRPr="007F1567" w14:paraId="4269CEDC" w14:textId="77777777" w:rsidTr="00DE0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9541A8A" w14:textId="0D800C30" w:rsidR="007F1567" w:rsidRPr="007F1567" w:rsidRDefault="007F1567" w:rsidP="00921D58">
            <w:pPr>
              <w:rPr>
                <w:sz w:val="12"/>
                <w:szCs w:val="12"/>
              </w:rPr>
            </w:pPr>
            <w:r>
              <w:rPr>
                <w:sz w:val="12"/>
                <w:szCs w:val="12"/>
              </w:rPr>
              <w:t>Name</w:t>
            </w:r>
          </w:p>
        </w:tc>
        <w:tc>
          <w:tcPr>
            <w:tcW w:w="743" w:type="dxa"/>
          </w:tcPr>
          <w:p w14:paraId="0A8B0AE9" w14:textId="5810A6FD" w:rsidR="007F1567"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messageId</w:t>
            </w:r>
          </w:p>
        </w:tc>
        <w:tc>
          <w:tcPr>
            <w:tcW w:w="2768" w:type="dxa"/>
          </w:tcPr>
          <w:p w14:paraId="132E39E7" w14:textId="080B83FA" w:rsidR="007F1567"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timeStamp</w:t>
            </w:r>
          </w:p>
        </w:tc>
        <w:tc>
          <w:tcPr>
            <w:tcW w:w="611" w:type="dxa"/>
          </w:tcPr>
          <w:p w14:paraId="6F7021AA" w14:textId="0ACC3C8B" w:rsidR="007F1567"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sequenceNumber</w:t>
            </w:r>
          </w:p>
        </w:tc>
        <w:tc>
          <w:tcPr>
            <w:tcW w:w="1158" w:type="dxa"/>
          </w:tcPr>
          <w:p w14:paraId="3BC8734A" w14:textId="1FC8C1E1" w:rsidR="007F1567"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Response</w:t>
            </w:r>
          </w:p>
        </w:tc>
        <w:tc>
          <w:tcPr>
            <w:tcW w:w="1158" w:type="dxa"/>
          </w:tcPr>
          <w:p w14:paraId="13FBB387" w14:textId="6576A2AB" w:rsidR="007F1567" w:rsidRPr="007F1567" w:rsidRDefault="007F1567" w:rsidP="00921D5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vehicleId</w:t>
            </w:r>
          </w:p>
        </w:tc>
        <w:tc>
          <w:tcPr>
            <w:tcW w:w="1158" w:type="dxa"/>
          </w:tcPr>
          <w:p w14:paraId="3A230D1F" w14:textId="308402EA" w:rsidR="007F1567" w:rsidRPr="007F1567" w:rsidRDefault="007F1567" w:rsidP="007F1567">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Version de protocole</w:t>
            </w:r>
          </w:p>
        </w:tc>
        <w:tc>
          <w:tcPr>
            <w:tcW w:w="1158" w:type="dxa"/>
          </w:tcPr>
          <w:p w14:paraId="6DBB3840" w14:textId="4B588950" w:rsidR="007F1567" w:rsidRPr="007F1567" w:rsidRDefault="007F1567" w:rsidP="007F1567">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Séquence de fin de message</w:t>
            </w:r>
          </w:p>
        </w:tc>
      </w:tr>
      <w:tr w:rsidR="007F1567" w:rsidRPr="007F1567" w14:paraId="3EB10DB1"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70319F11" w14:textId="426FF7D5" w:rsidR="007F1567" w:rsidRPr="007F1567" w:rsidRDefault="00DE0ADE" w:rsidP="00921D58">
            <w:pPr>
              <w:rPr>
                <w:b w:val="0"/>
                <w:bCs w:val="0"/>
                <w:sz w:val="12"/>
                <w:szCs w:val="12"/>
              </w:rPr>
            </w:pPr>
            <w:r>
              <w:rPr>
                <w:b w:val="0"/>
                <w:bCs w:val="0"/>
                <w:sz w:val="12"/>
                <w:szCs w:val="12"/>
              </w:rPr>
              <w:t>203</w:t>
            </w:r>
          </w:p>
        </w:tc>
        <w:tc>
          <w:tcPr>
            <w:tcW w:w="743" w:type="dxa"/>
          </w:tcPr>
          <w:p w14:paraId="3AB04484" w14:textId="5C838B88" w:rsidR="007F1567" w:rsidRPr="007F1567" w:rsidRDefault="00DE0ADE"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2768"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B0FA2" w14:paraId="23BF82AF" w14:textId="77777777" w:rsidTr="00F2475E">
              <w:tc>
                <w:tcPr>
                  <w:tcW w:w="522" w:type="dxa"/>
                </w:tcPr>
                <w:p w14:paraId="2D9FC910" w14:textId="77777777" w:rsidR="009B0FA2" w:rsidRPr="00A118EC" w:rsidRDefault="009B0FA2" w:rsidP="009B0FA2">
                  <w:pPr>
                    <w:rPr>
                      <w:sz w:val="12"/>
                      <w:szCs w:val="12"/>
                    </w:rPr>
                  </w:pPr>
                  <w:r w:rsidRPr="00A118EC">
                    <w:rPr>
                      <w:sz w:val="12"/>
                      <w:szCs w:val="12"/>
                    </w:rPr>
                    <w:t>2024</w:t>
                  </w:r>
                </w:p>
              </w:tc>
              <w:tc>
                <w:tcPr>
                  <w:tcW w:w="360" w:type="dxa"/>
                </w:tcPr>
                <w:p w14:paraId="65F1287A" w14:textId="77777777" w:rsidR="009B0FA2" w:rsidRPr="00A118EC" w:rsidRDefault="009B0FA2" w:rsidP="009B0FA2">
                  <w:pPr>
                    <w:rPr>
                      <w:sz w:val="12"/>
                      <w:szCs w:val="12"/>
                    </w:rPr>
                  </w:pPr>
                  <w:r w:rsidRPr="00A118EC">
                    <w:rPr>
                      <w:sz w:val="12"/>
                      <w:szCs w:val="12"/>
                    </w:rPr>
                    <w:t>11</w:t>
                  </w:r>
                </w:p>
              </w:tc>
              <w:tc>
                <w:tcPr>
                  <w:tcW w:w="360" w:type="dxa"/>
                </w:tcPr>
                <w:p w14:paraId="6FAABCF7" w14:textId="77777777" w:rsidR="009B0FA2" w:rsidRPr="00A118EC" w:rsidRDefault="009B0FA2" w:rsidP="009B0FA2">
                  <w:pPr>
                    <w:rPr>
                      <w:sz w:val="12"/>
                      <w:szCs w:val="12"/>
                    </w:rPr>
                  </w:pPr>
                  <w:r w:rsidRPr="00A118EC">
                    <w:rPr>
                      <w:sz w:val="12"/>
                      <w:szCs w:val="12"/>
                    </w:rPr>
                    <w:t>28</w:t>
                  </w:r>
                </w:p>
              </w:tc>
              <w:tc>
                <w:tcPr>
                  <w:tcW w:w="270" w:type="dxa"/>
                </w:tcPr>
                <w:p w14:paraId="0420381C" w14:textId="77777777" w:rsidR="009B0FA2" w:rsidRPr="00A118EC" w:rsidRDefault="009B0FA2" w:rsidP="009B0FA2">
                  <w:pPr>
                    <w:rPr>
                      <w:sz w:val="12"/>
                      <w:szCs w:val="12"/>
                    </w:rPr>
                  </w:pPr>
                  <w:r w:rsidRPr="00A118EC">
                    <w:rPr>
                      <w:sz w:val="12"/>
                      <w:szCs w:val="12"/>
                    </w:rPr>
                    <w:t>5</w:t>
                  </w:r>
                </w:p>
              </w:tc>
              <w:tc>
                <w:tcPr>
                  <w:tcW w:w="450" w:type="dxa"/>
                </w:tcPr>
                <w:p w14:paraId="63153EB2" w14:textId="77777777" w:rsidR="009B0FA2" w:rsidRPr="00A118EC" w:rsidRDefault="009B0FA2" w:rsidP="009B0FA2">
                  <w:pPr>
                    <w:rPr>
                      <w:sz w:val="12"/>
                      <w:szCs w:val="12"/>
                    </w:rPr>
                  </w:pPr>
                  <w:r w:rsidRPr="00A118EC">
                    <w:rPr>
                      <w:sz w:val="12"/>
                      <w:szCs w:val="12"/>
                    </w:rPr>
                    <w:t>14</w:t>
                  </w:r>
                </w:p>
              </w:tc>
              <w:tc>
                <w:tcPr>
                  <w:tcW w:w="360" w:type="dxa"/>
                </w:tcPr>
                <w:p w14:paraId="4113192B" w14:textId="77777777" w:rsidR="009B0FA2" w:rsidRPr="00A118EC" w:rsidRDefault="009B0FA2" w:rsidP="009B0FA2">
                  <w:pPr>
                    <w:rPr>
                      <w:sz w:val="12"/>
                      <w:szCs w:val="12"/>
                    </w:rPr>
                  </w:pPr>
                  <w:r w:rsidRPr="00A118EC">
                    <w:rPr>
                      <w:sz w:val="12"/>
                      <w:szCs w:val="12"/>
                    </w:rPr>
                    <w:t>59</w:t>
                  </w:r>
                </w:p>
              </w:tc>
              <w:tc>
                <w:tcPr>
                  <w:tcW w:w="450" w:type="dxa"/>
                </w:tcPr>
                <w:p w14:paraId="14B94CAF" w14:textId="77777777" w:rsidR="009B0FA2" w:rsidRPr="00A118EC" w:rsidRDefault="009B0FA2" w:rsidP="009B0FA2">
                  <w:pPr>
                    <w:rPr>
                      <w:sz w:val="12"/>
                      <w:szCs w:val="12"/>
                    </w:rPr>
                  </w:pPr>
                  <w:r>
                    <w:rPr>
                      <w:sz w:val="12"/>
                      <w:szCs w:val="12"/>
                    </w:rPr>
                    <w:t>998</w:t>
                  </w:r>
                </w:p>
              </w:tc>
            </w:tr>
          </w:tbl>
          <w:p w14:paraId="174140D1" w14:textId="77777777" w:rsidR="007F1567"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c>
          <w:tcPr>
            <w:tcW w:w="611" w:type="dxa"/>
          </w:tcPr>
          <w:p w14:paraId="3D6042A1" w14:textId="40D0B49C" w:rsidR="007F1567" w:rsidRPr="007F1567" w:rsidRDefault="00DE0ADE"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158" w:type="dxa"/>
          </w:tcPr>
          <w:p w14:paraId="30E8F6E0" w14:textId="21ADA94E" w:rsidR="007F1567" w:rsidRPr="007F1567" w:rsidRDefault="00DE0ADE"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158" w:type="dxa"/>
          </w:tcPr>
          <w:p w14:paraId="7453C7CA" w14:textId="1E44C6A4" w:rsidR="007F1567" w:rsidRPr="007F1567" w:rsidRDefault="00DE0ADE"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sz w:val="12"/>
                <w:szCs w:val="12"/>
              </w:rPr>
              <w:t>1</w:t>
            </w:r>
          </w:p>
        </w:tc>
        <w:tc>
          <w:tcPr>
            <w:tcW w:w="1158" w:type="dxa"/>
            <w:shd w:val="clear" w:color="auto" w:fill="FFFF00"/>
          </w:tcPr>
          <w:p w14:paraId="4D24771C" w14:textId="50D368E0" w:rsidR="007F1567" w:rsidRPr="007F1567" w:rsidRDefault="00613964" w:rsidP="00921D58">
            <w:pPr>
              <w:cnfStyle w:val="000000100000" w:firstRow="0" w:lastRow="0" w:firstColumn="0" w:lastColumn="0" w:oddVBand="0" w:evenVBand="0" w:oddHBand="1" w:evenHBand="0" w:firstRowFirstColumn="0" w:firstRowLastColumn="0" w:lastRowFirstColumn="0" w:lastRowLastColumn="0"/>
              <w:rPr>
                <w:b/>
                <w:bCs/>
                <w:sz w:val="12"/>
                <w:szCs w:val="12"/>
              </w:rPr>
            </w:pPr>
            <w:r>
              <w:rPr>
                <w:b/>
                <w:bCs/>
                <w:color w:val="538135" w:themeColor="accent6" w:themeShade="BF"/>
                <w:sz w:val="12"/>
                <w:szCs w:val="12"/>
              </w:rPr>
              <w:t>41</w:t>
            </w:r>
          </w:p>
        </w:tc>
        <w:tc>
          <w:tcPr>
            <w:tcW w:w="1158" w:type="dxa"/>
          </w:tcPr>
          <w:tbl>
            <w:tblPr>
              <w:tblStyle w:val="Grilledutableau"/>
              <w:tblW w:w="1053" w:type="dxa"/>
              <w:tblLook w:val="04A0" w:firstRow="1" w:lastRow="0" w:firstColumn="1" w:lastColumn="0" w:noHBand="0" w:noVBand="1"/>
            </w:tblPr>
            <w:tblGrid>
              <w:gridCol w:w="277"/>
              <w:gridCol w:w="277"/>
              <w:gridCol w:w="277"/>
              <w:gridCol w:w="277"/>
            </w:tblGrid>
            <w:tr w:rsidR="00024823" w:rsidRPr="004C6ACC" w14:paraId="6E6FC782" w14:textId="77777777" w:rsidTr="00024823">
              <w:trPr>
                <w:trHeight w:val="295"/>
              </w:trPr>
              <w:tc>
                <w:tcPr>
                  <w:tcW w:w="277" w:type="dxa"/>
                </w:tcPr>
                <w:p w14:paraId="40F56DFB" w14:textId="77777777" w:rsidR="00024823" w:rsidRPr="004C6ACC" w:rsidRDefault="00024823" w:rsidP="00DE0ADE">
                  <w:pPr>
                    <w:jc w:val="left"/>
                    <w:rPr>
                      <w:color w:val="FF0000"/>
                      <w:sz w:val="12"/>
                      <w:szCs w:val="12"/>
                    </w:rPr>
                  </w:pPr>
                  <w:r w:rsidRPr="004C6ACC">
                    <w:rPr>
                      <w:color w:val="FF0000"/>
                      <w:sz w:val="12"/>
                      <w:szCs w:val="12"/>
                    </w:rPr>
                    <w:t>0</w:t>
                  </w:r>
                </w:p>
              </w:tc>
              <w:tc>
                <w:tcPr>
                  <w:tcW w:w="277" w:type="dxa"/>
                </w:tcPr>
                <w:p w14:paraId="2288FA25" w14:textId="77777777" w:rsidR="00024823" w:rsidRPr="004C6ACC" w:rsidRDefault="00024823" w:rsidP="00DE0ADE">
                  <w:pPr>
                    <w:jc w:val="left"/>
                    <w:rPr>
                      <w:color w:val="FF0000"/>
                      <w:sz w:val="12"/>
                      <w:szCs w:val="12"/>
                    </w:rPr>
                  </w:pPr>
                  <w:r w:rsidRPr="004C6ACC">
                    <w:rPr>
                      <w:color w:val="FF0000"/>
                      <w:sz w:val="12"/>
                      <w:szCs w:val="12"/>
                    </w:rPr>
                    <w:t>0</w:t>
                  </w:r>
                </w:p>
              </w:tc>
              <w:tc>
                <w:tcPr>
                  <w:tcW w:w="222" w:type="dxa"/>
                </w:tcPr>
                <w:p w14:paraId="1A4E8EE8" w14:textId="52CD2C41" w:rsidR="00024823" w:rsidRPr="004C6ACC" w:rsidRDefault="00024823" w:rsidP="00DE0ADE">
                  <w:pPr>
                    <w:jc w:val="left"/>
                    <w:rPr>
                      <w:color w:val="FF0000"/>
                      <w:sz w:val="12"/>
                      <w:szCs w:val="12"/>
                    </w:rPr>
                  </w:pPr>
                  <w:r>
                    <w:rPr>
                      <w:color w:val="FF0000"/>
                      <w:sz w:val="12"/>
                      <w:szCs w:val="12"/>
                    </w:rPr>
                    <w:t>0</w:t>
                  </w:r>
                </w:p>
              </w:tc>
              <w:tc>
                <w:tcPr>
                  <w:tcW w:w="277" w:type="dxa"/>
                </w:tcPr>
                <w:p w14:paraId="7BF12D9D" w14:textId="36CABA01" w:rsidR="00024823" w:rsidRPr="004C6ACC" w:rsidRDefault="00024823" w:rsidP="00DE0ADE">
                  <w:pPr>
                    <w:jc w:val="left"/>
                    <w:rPr>
                      <w:color w:val="FF0000"/>
                      <w:sz w:val="12"/>
                      <w:szCs w:val="12"/>
                    </w:rPr>
                  </w:pPr>
                  <w:r w:rsidRPr="004C6ACC">
                    <w:rPr>
                      <w:color w:val="FF0000"/>
                      <w:sz w:val="12"/>
                      <w:szCs w:val="12"/>
                    </w:rPr>
                    <w:t>0</w:t>
                  </w:r>
                </w:p>
              </w:tc>
            </w:tr>
          </w:tbl>
          <w:p w14:paraId="0AFA4837" w14:textId="77777777" w:rsidR="007F1567" w:rsidRPr="007F1567" w:rsidRDefault="007F1567" w:rsidP="00921D58">
            <w:pPr>
              <w:cnfStyle w:val="000000100000" w:firstRow="0" w:lastRow="0" w:firstColumn="0" w:lastColumn="0" w:oddVBand="0" w:evenVBand="0" w:oddHBand="1" w:evenHBand="0" w:firstRowFirstColumn="0" w:firstRowLastColumn="0" w:lastRowFirstColumn="0" w:lastRowLastColumn="0"/>
              <w:rPr>
                <w:b/>
                <w:bCs/>
                <w:sz w:val="12"/>
                <w:szCs w:val="12"/>
              </w:rPr>
            </w:pPr>
          </w:p>
        </w:tc>
      </w:tr>
    </w:tbl>
    <w:p w14:paraId="55529791" w14:textId="77777777" w:rsidR="00DE0ADE" w:rsidRPr="000474ED" w:rsidRDefault="00DE0ADE" w:rsidP="00921D58">
      <w:pPr>
        <w:rPr>
          <w:b/>
          <w:bCs/>
          <w:u w:val="single"/>
        </w:rPr>
      </w:pPr>
    </w:p>
    <w:p w14:paraId="3D17FD4B" w14:textId="70D16ADA" w:rsidR="00DE0ADE" w:rsidRPr="00C143AC" w:rsidRDefault="00DE0ADE" w:rsidP="00C143AC">
      <w:pPr>
        <w:rPr>
          <w:b/>
          <w:bCs/>
          <w:u w:val="single"/>
        </w:rPr>
      </w:pPr>
      <w:bookmarkStart w:id="365" w:name="_Hlk186200865"/>
      <w:bookmarkStart w:id="366" w:name="_Hlk191218613"/>
      <w:r>
        <w:rPr>
          <w:b/>
          <w:bCs/>
          <w:u w:val="single"/>
        </w:rPr>
        <w:t>ISAuthorizationRequest</w:t>
      </w:r>
    </w:p>
    <w:tbl>
      <w:tblPr>
        <w:tblStyle w:val="TableauGrille4-Accentuation5"/>
        <w:tblW w:w="0" w:type="auto"/>
        <w:tblLook w:val="04A0" w:firstRow="1" w:lastRow="0" w:firstColumn="1" w:lastColumn="0" w:noHBand="0" w:noVBand="1"/>
      </w:tblPr>
      <w:tblGrid>
        <w:gridCol w:w="3255"/>
        <w:gridCol w:w="1841"/>
        <w:gridCol w:w="4192"/>
      </w:tblGrid>
      <w:tr w:rsidR="00A51BDC" w:rsidRPr="00DE0ADE" w14:paraId="62E2A3FF" w14:textId="2F4818C0" w:rsidTr="00A51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9" w:type="dxa"/>
          </w:tcPr>
          <w:bookmarkEnd w:id="365"/>
          <w:p w14:paraId="02118966" w14:textId="04874B37" w:rsidR="00A51BDC" w:rsidRPr="00DE0ADE" w:rsidRDefault="00A51BDC" w:rsidP="006E6EF8">
            <w:r>
              <w:t>Champ</w:t>
            </w:r>
          </w:p>
        </w:tc>
        <w:tc>
          <w:tcPr>
            <w:tcW w:w="2791" w:type="dxa"/>
          </w:tcPr>
          <w:p w14:paraId="75D0B5FD" w14:textId="6A4C6D6E" w:rsidR="00A51BDC" w:rsidRPr="00DE0ADE" w:rsidRDefault="00A51BDC" w:rsidP="006E6EF8">
            <w:pPr>
              <w:cnfStyle w:val="100000000000" w:firstRow="1" w:lastRow="0" w:firstColumn="0" w:lastColumn="0" w:oddVBand="0" w:evenVBand="0" w:oddHBand="0" w:evenHBand="0" w:firstRowFirstColumn="0" w:firstRowLastColumn="0" w:lastRowFirstColumn="0" w:lastRowLastColumn="0"/>
            </w:pPr>
            <w:r>
              <w:t>Type</w:t>
            </w:r>
          </w:p>
        </w:tc>
        <w:tc>
          <w:tcPr>
            <w:tcW w:w="2588" w:type="dxa"/>
          </w:tcPr>
          <w:p w14:paraId="7BEA5770" w14:textId="77777777" w:rsidR="00A51BDC" w:rsidRDefault="00A51BDC" w:rsidP="006E6EF8">
            <w:pPr>
              <w:cnfStyle w:val="100000000000" w:firstRow="1" w:lastRow="0" w:firstColumn="0" w:lastColumn="0" w:oddVBand="0" w:evenVBand="0" w:oddHBand="0" w:evenHBand="0" w:firstRowFirstColumn="0" w:firstRowLastColumn="0" w:lastRowFirstColumn="0" w:lastRowLastColumn="0"/>
            </w:pPr>
          </w:p>
        </w:tc>
      </w:tr>
      <w:tr w:rsidR="00A51BDC" w:rsidRPr="00DE0ADE" w14:paraId="3295DE3B" w14:textId="68294DC9"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9" w:type="dxa"/>
          </w:tcPr>
          <w:p w14:paraId="2BBA4C93" w14:textId="2BA3EF81" w:rsidR="00A51BDC" w:rsidRPr="00DE0ADE" w:rsidRDefault="00A51BDC" w:rsidP="006E6EF8">
            <w:r>
              <w:lastRenderedPageBreak/>
              <w:t>ISAuthorizationRequest(Name)</w:t>
            </w:r>
          </w:p>
        </w:tc>
        <w:tc>
          <w:tcPr>
            <w:tcW w:w="2791" w:type="dxa"/>
          </w:tcPr>
          <w:p w14:paraId="25185C33" w14:textId="67475AFB" w:rsidR="00A51BDC" w:rsidRPr="00DE0ADE" w:rsidRDefault="00A51BDC" w:rsidP="006E6EF8">
            <w:pPr>
              <w:cnfStyle w:val="000000100000" w:firstRow="0" w:lastRow="0" w:firstColumn="0" w:lastColumn="0" w:oddVBand="0" w:evenVBand="0" w:oddHBand="1" w:evenHBand="0" w:firstRowFirstColumn="0" w:firstRowLastColumn="0" w:lastRowFirstColumn="0" w:lastRowLastColumn="0"/>
            </w:pPr>
            <w:r>
              <w:t>Int</w:t>
            </w:r>
          </w:p>
        </w:tc>
        <w:tc>
          <w:tcPr>
            <w:tcW w:w="2588" w:type="dxa"/>
          </w:tcPr>
          <w:p w14:paraId="1399F9A7" w14:textId="44691290" w:rsidR="00A51BDC" w:rsidRDefault="00A51BDC" w:rsidP="006E6EF8">
            <w:pPr>
              <w:cnfStyle w:val="000000100000" w:firstRow="0" w:lastRow="0" w:firstColumn="0" w:lastColumn="0" w:oddVBand="0" w:evenVBand="0" w:oddHBand="1" w:evenHBand="0" w:firstRowFirstColumn="0" w:firstRowLastColumn="0" w:lastRowFirstColumn="0" w:lastRowLastColumn="0"/>
            </w:pPr>
            <w:r>
              <w:t>1 octet</w:t>
            </w:r>
          </w:p>
        </w:tc>
      </w:tr>
      <w:tr w:rsidR="00A51BDC" w:rsidRPr="00DE0ADE" w14:paraId="6F637E96" w14:textId="150B4926" w:rsidTr="00A51BDC">
        <w:tc>
          <w:tcPr>
            <w:cnfStyle w:val="001000000000" w:firstRow="0" w:lastRow="0" w:firstColumn="1" w:lastColumn="0" w:oddVBand="0" w:evenVBand="0" w:oddHBand="0" w:evenHBand="0" w:firstRowFirstColumn="0" w:firstRowLastColumn="0" w:lastRowFirstColumn="0" w:lastRowLastColumn="0"/>
            <w:tcW w:w="3909" w:type="dxa"/>
          </w:tcPr>
          <w:p w14:paraId="3A7B3EC6" w14:textId="48D67506" w:rsidR="00A51BDC" w:rsidRPr="00DE0ADE" w:rsidRDefault="00A51BDC" w:rsidP="006E6EF8">
            <w:r>
              <w:t>messageId</w:t>
            </w:r>
          </w:p>
        </w:tc>
        <w:tc>
          <w:tcPr>
            <w:tcW w:w="2791" w:type="dxa"/>
          </w:tcPr>
          <w:p w14:paraId="2523F465" w14:textId="5A0EA894" w:rsidR="00A51BDC" w:rsidRPr="00DE0ADE" w:rsidRDefault="00A51BDC" w:rsidP="006E6EF8">
            <w:pPr>
              <w:cnfStyle w:val="000000000000" w:firstRow="0" w:lastRow="0" w:firstColumn="0" w:lastColumn="0" w:oddVBand="0" w:evenVBand="0" w:oddHBand="0" w:evenHBand="0" w:firstRowFirstColumn="0" w:firstRowLastColumn="0" w:lastRowFirstColumn="0" w:lastRowLastColumn="0"/>
            </w:pPr>
            <w:r>
              <w:t>Int</w:t>
            </w:r>
          </w:p>
        </w:tc>
        <w:tc>
          <w:tcPr>
            <w:tcW w:w="2588" w:type="dxa"/>
          </w:tcPr>
          <w:p w14:paraId="6D01E33C" w14:textId="1A9FD375" w:rsidR="00A51BDC" w:rsidRDefault="00A51BDC" w:rsidP="006E6EF8">
            <w:pPr>
              <w:cnfStyle w:val="000000000000" w:firstRow="0" w:lastRow="0" w:firstColumn="0" w:lastColumn="0" w:oddVBand="0" w:evenVBand="0" w:oddHBand="0" w:evenHBand="0" w:firstRowFirstColumn="0" w:firstRowLastColumn="0" w:lastRowFirstColumn="0" w:lastRowLastColumn="0"/>
            </w:pPr>
            <w:r>
              <w:t>2 octets</w:t>
            </w:r>
          </w:p>
        </w:tc>
      </w:tr>
      <w:tr w:rsidR="00A51BDC" w:rsidRPr="00DE0ADE" w14:paraId="329A9246" w14:textId="7C7769FB" w:rsidTr="00FA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9" w:type="dxa"/>
          </w:tcPr>
          <w:p w14:paraId="56FC2DA9" w14:textId="67A4C09E" w:rsidR="00A51BDC" w:rsidRPr="00DE0ADE" w:rsidRDefault="00A51BDC" w:rsidP="006E6EF8">
            <w:r>
              <w:t>timeStamp</w:t>
            </w:r>
          </w:p>
        </w:tc>
        <w:tc>
          <w:tcPr>
            <w:tcW w:w="2791" w:type="dxa"/>
            <w:shd w:val="clear" w:color="auto" w:fill="FFC000" w:themeFill="accent4"/>
          </w:tcPr>
          <w:p w14:paraId="23709F43" w14:textId="529845D7" w:rsidR="00A51BDC" w:rsidRPr="00DE0ADE" w:rsidRDefault="00FA675D" w:rsidP="006E6EF8">
            <w:pPr>
              <w:cnfStyle w:val="000000100000" w:firstRow="0" w:lastRow="0" w:firstColumn="0" w:lastColumn="0" w:oddVBand="0" w:evenVBand="0" w:oddHBand="1" w:evenHBand="0" w:firstRowFirstColumn="0" w:firstRowLastColumn="0" w:lastRowFirstColumn="0" w:lastRowLastColumn="0"/>
            </w:pPr>
            <w:r>
              <w:t>Séquencement de 7 entiers</w:t>
            </w:r>
          </w:p>
        </w:tc>
        <w:tc>
          <w:tcPr>
            <w:tcW w:w="2588"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931307" w14:paraId="64D6ED89" w14:textId="77777777" w:rsidTr="00F2475E">
              <w:tc>
                <w:tcPr>
                  <w:tcW w:w="578" w:type="dxa"/>
                </w:tcPr>
                <w:p w14:paraId="23D8266D" w14:textId="77777777" w:rsidR="00931307" w:rsidRPr="00A118EC" w:rsidRDefault="00931307" w:rsidP="00931307">
                  <w:pPr>
                    <w:rPr>
                      <w:sz w:val="12"/>
                      <w:szCs w:val="12"/>
                    </w:rPr>
                  </w:pPr>
                  <w:r>
                    <w:rPr>
                      <w:sz w:val="12"/>
                      <w:szCs w:val="12"/>
                    </w:rPr>
                    <w:t>2octets</w:t>
                  </w:r>
                </w:p>
              </w:tc>
              <w:tc>
                <w:tcPr>
                  <w:tcW w:w="531" w:type="dxa"/>
                </w:tcPr>
                <w:p w14:paraId="3646F07A" w14:textId="77777777" w:rsidR="00931307" w:rsidRPr="00A118EC" w:rsidRDefault="00931307" w:rsidP="00931307">
                  <w:pPr>
                    <w:rPr>
                      <w:sz w:val="12"/>
                      <w:szCs w:val="12"/>
                    </w:rPr>
                  </w:pPr>
                  <w:r>
                    <w:rPr>
                      <w:sz w:val="12"/>
                      <w:szCs w:val="12"/>
                    </w:rPr>
                    <w:t>1octet</w:t>
                  </w:r>
                </w:p>
              </w:tc>
              <w:tc>
                <w:tcPr>
                  <w:tcW w:w="531" w:type="dxa"/>
                </w:tcPr>
                <w:p w14:paraId="5A8439BB" w14:textId="77777777" w:rsidR="00931307" w:rsidRPr="00A118EC" w:rsidRDefault="00931307" w:rsidP="00931307">
                  <w:pPr>
                    <w:rPr>
                      <w:sz w:val="12"/>
                      <w:szCs w:val="12"/>
                    </w:rPr>
                  </w:pPr>
                  <w:r>
                    <w:rPr>
                      <w:sz w:val="12"/>
                      <w:szCs w:val="12"/>
                    </w:rPr>
                    <w:t>1octet</w:t>
                  </w:r>
                </w:p>
              </w:tc>
              <w:tc>
                <w:tcPr>
                  <w:tcW w:w="544" w:type="dxa"/>
                </w:tcPr>
                <w:p w14:paraId="1DA7AABB" w14:textId="77777777" w:rsidR="00931307" w:rsidRPr="00A118EC" w:rsidRDefault="00931307" w:rsidP="00931307">
                  <w:pPr>
                    <w:rPr>
                      <w:sz w:val="12"/>
                      <w:szCs w:val="12"/>
                    </w:rPr>
                  </w:pPr>
                  <w:r>
                    <w:rPr>
                      <w:sz w:val="12"/>
                      <w:szCs w:val="12"/>
                    </w:rPr>
                    <w:t>1octet</w:t>
                  </w:r>
                </w:p>
              </w:tc>
              <w:tc>
                <w:tcPr>
                  <w:tcW w:w="601" w:type="dxa"/>
                </w:tcPr>
                <w:p w14:paraId="444D7BB6" w14:textId="77777777" w:rsidR="00931307" w:rsidRPr="00A118EC" w:rsidRDefault="00931307" w:rsidP="00931307">
                  <w:pPr>
                    <w:rPr>
                      <w:sz w:val="12"/>
                      <w:szCs w:val="12"/>
                    </w:rPr>
                  </w:pPr>
                  <w:r>
                    <w:rPr>
                      <w:sz w:val="12"/>
                      <w:szCs w:val="12"/>
                    </w:rPr>
                    <w:t>1 octet</w:t>
                  </w:r>
                </w:p>
              </w:tc>
              <w:tc>
                <w:tcPr>
                  <w:tcW w:w="531" w:type="dxa"/>
                </w:tcPr>
                <w:p w14:paraId="6B8FBC4C" w14:textId="77777777" w:rsidR="00931307" w:rsidRPr="00A118EC" w:rsidRDefault="00931307" w:rsidP="00931307">
                  <w:pPr>
                    <w:rPr>
                      <w:sz w:val="12"/>
                      <w:szCs w:val="12"/>
                    </w:rPr>
                  </w:pPr>
                  <w:r>
                    <w:rPr>
                      <w:sz w:val="12"/>
                      <w:szCs w:val="12"/>
                    </w:rPr>
                    <w:t>1octet</w:t>
                  </w:r>
                </w:p>
              </w:tc>
              <w:tc>
                <w:tcPr>
                  <w:tcW w:w="650" w:type="dxa"/>
                </w:tcPr>
                <w:p w14:paraId="04379EE2" w14:textId="77777777" w:rsidR="00931307" w:rsidRDefault="00931307" w:rsidP="00931307">
                  <w:pPr>
                    <w:rPr>
                      <w:sz w:val="12"/>
                      <w:szCs w:val="12"/>
                    </w:rPr>
                  </w:pPr>
                  <w:r>
                    <w:rPr>
                      <w:sz w:val="12"/>
                      <w:szCs w:val="12"/>
                    </w:rPr>
                    <w:t>2 octets</w:t>
                  </w:r>
                </w:p>
              </w:tc>
            </w:tr>
          </w:tbl>
          <w:p w14:paraId="0C29C5B0" w14:textId="77777777" w:rsidR="00A51BDC" w:rsidRDefault="00A51BDC" w:rsidP="006E6EF8">
            <w:pPr>
              <w:cnfStyle w:val="000000100000" w:firstRow="0" w:lastRow="0" w:firstColumn="0" w:lastColumn="0" w:oddVBand="0" w:evenVBand="0" w:oddHBand="1" w:evenHBand="0" w:firstRowFirstColumn="0" w:firstRowLastColumn="0" w:lastRowFirstColumn="0" w:lastRowLastColumn="0"/>
            </w:pPr>
          </w:p>
        </w:tc>
      </w:tr>
      <w:tr w:rsidR="00A51BDC" w:rsidRPr="00DE0ADE" w14:paraId="008D0715" w14:textId="39919C06" w:rsidTr="00A51BDC">
        <w:tc>
          <w:tcPr>
            <w:cnfStyle w:val="001000000000" w:firstRow="0" w:lastRow="0" w:firstColumn="1" w:lastColumn="0" w:oddVBand="0" w:evenVBand="0" w:oddHBand="0" w:evenHBand="0" w:firstRowFirstColumn="0" w:firstRowLastColumn="0" w:lastRowFirstColumn="0" w:lastRowLastColumn="0"/>
            <w:tcW w:w="3909" w:type="dxa"/>
          </w:tcPr>
          <w:p w14:paraId="6EEA6576" w14:textId="796EE48B" w:rsidR="00A51BDC" w:rsidRPr="00DE0ADE" w:rsidRDefault="00A51BDC" w:rsidP="006E6EF8">
            <w:r>
              <w:t>sequenceNumber</w:t>
            </w:r>
          </w:p>
        </w:tc>
        <w:tc>
          <w:tcPr>
            <w:tcW w:w="2791" w:type="dxa"/>
          </w:tcPr>
          <w:p w14:paraId="31435E7F" w14:textId="5A9D87CD" w:rsidR="00A51BDC" w:rsidRPr="00DE0ADE" w:rsidRDefault="00A51BDC" w:rsidP="006E6EF8">
            <w:pPr>
              <w:cnfStyle w:val="000000000000" w:firstRow="0" w:lastRow="0" w:firstColumn="0" w:lastColumn="0" w:oddVBand="0" w:evenVBand="0" w:oddHBand="0" w:evenHBand="0" w:firstRowFirstColumn="0" w:firstRowLastColumn="0" w:lastRowFirstColumn="0" w:lastRowLastColumn="0"/>
            </w:pPr>
            <w:r>
              <w:t>Int</w:t>
            </w:r>
          </w:p>
        </w:tc>
        <w:tc>
          <w:tcPr>
            <w:tcW w:w="2588" w:type="dxa"/>
          </w:tcPr>
          <w:p w14:paraId="221B56AB" w14:textId="47E7FF95" w:rsidR="00A51BDC" w:rsidRDefault="00060852" w:rsidP="006E6EF8">
            <w:pPr>
              <w:cnfStyle w:val="000000000000" w:firstRow="0" w:lastRow="0" w:firstColumn="0" w:lastColumn="0" w:oddVBand="0" w:evenVBand="0" w:oddHBand="0" w:evenHBand="0" w:firstRowFirstColumn="0" w:firstRowLastColumn="0" w:lastRowFirstColumn="0" w:lastRowLastColumn="0"/>
            </w:pPr>
            <w:r w:rsidRPr="00060852">
              <w:rPr>
                <w:shd w:val="clear" w:color="auto" w:fill="F4B083" w:themeFill="accent2" w:themeFillTint="99"/>
              </w:rPr>
              <w:t>3</w:t>
            </w:r>
            <w:r w:rsidR="00A51BDC">
              <w:t xml:space="preserve"> octets</w:t>
            </w:r>
          </w:p>
        </w:tc>
      </w:tr>
      <w:tr w:rsidR="00A51BDC" w:rsidRPr="00DE0ADE" w14:paraId="2AA3FC84" w14:textId="0DD89259"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9" w:type="dxa"/>
          </w:tcPr>
          <w:p w14:paraId="3D55550B" w14:textId="31FA950F" w:rsidR="00A51BDC" w:rsidRPr="00DE0ADE" w:rsidRDefault="00A51BDC" w:rsidP="006E6EF8">
            <w:r>
              <w:t>sectionId</w:t>
            </w:r>
          </w:p>
        </w:tc>
        <w:tc>
          <w:tcPr>
            <w:tcW w:w="2791" w:type="dxa"/>
          </w:tcPr>
          <w:p w14:paraId="0DAC6B7B" w14:textId="11A3A328" w:rsidR="00A51BDC" w:rsidRPr="00DE0ADE" w:rsidRDefault="00354BFA" w:rsidP="006E6EF8">
            <w:pPr>
              <w:cnfStyle w:val="000000100000" w:firstRow="0" w:lastRow="0" w:firstColumn="0" w:lastColumn="0" w:oddVBand="0" w:evenVBand="0" w:oddHBand="1" w:evenHBand="0" w:firstRowFirstColumn="0" w:firstRowLastColumn="0" w:lastRowFirstColumn="0" w:lastRowLastColumn="0"/>
            </w:pPr>
            <w:r>
              <w:t xml:space="preserve">Séquencement de 3 entiers </w:t>
            </w:r>
          </w:p>
        </w:tc>
        <w:tc>
          <w:tcPr>
            <w:tcW w:w="2588" w:type="dxa"/>
          </w:tcPr>
          <w:tbl>
            <w:tblPr>
              <w:tblStyle w:val="Grilledutableau"/>
              <w:tblW w:w="0" w:type="auto"/>
              <w:tblInd w:w="818" w:type="dxa"/>
              <w:tblLook w:val="04A0" w:firstRow="1" w:lastRow="0" w:firstColumn="1" w:lastColumn="0" w:noHBand="0" w:noVBand="1"/>
            </w:tblPr>
            <w:tblGrid>
              <w:gridCol w:w="630"/>
              <w:gridCol w:w="578"/>
              <w:gridCol w:w="605"/>
            </w:tblGrid>
            <w:tr w:rsidR="00354BFA" w14:paraId="69FCDA43" w14:textId="77777777" w:rsidTr="00354BFA">
              <w:tc>
                <w:tcPr>
                  <w:tcW w:w="630" w:type="dxa"/>
                </w:tcPr>
                <w:p w14:paraId="657978CD" w14:textId="3EDFEE30" w:rsidR="00354BFA" w:rsidRPr="00354BFA" w:rsidRDefault="00354BFA" w:rsidP="006E6EF8">
                  <w:pPr>
                    <w:rPr>
                      <w:sz w:val="12"/>
                      <w:szCs w:val="12"/>
                    </w:rPr>
                  </w:pPr>
                  <w:r w:rsidRPr="00354BFA">
                    <w:rPr>
                      <w:sz w:val="12"/>
                      <w:szCs w:val="12"/>
                    </w:rPr>
                    <w:t>2 octe</w:t>
                  </w:r>
                  <w:r>
                    <w:rPr>
                      <w:sz w:val="12"/>
                      <w:szCs w:val="12"/>
                    </w:rPr>
                    <w:t>t</w:t>
                  </w:r>
                  <w:r w:rsidRPr="00354BFA">
                    <w:rPr>
                      <w:sz w:val="12"/>
                      <w:szCs w:val="12"/>
                    </w:rPr>
                    <w:t>s</w:t>
                  </w:r>
                </w:p>
              </w:tc>
              <w:tc>
                <w:tcPr>
                  <w:tcW w:w="538" w:type="dxa"/>
                </w:tcPr>
                <w:p w14:paraId="001C4298" w14:textId="2FC16E9F" w:rsidR="00354BFA" w:rsidRPr="00354BFA" w:rsidRDefault="00354BFA" w:rsidP="006E6EF8">
                  <w:pPr>
                    <w:rPr>
                      <w:sz w:val="12"/>
                      <w:szCs w:val="12"/>
                    </w:rPr>
                  </w:pPr>
                  <w:r w:rsidRPr="00354BFA">
                    <w:rPr>
                      <w:sz w:val="12"/>
                      <w:szCs w:val="12"/>
                    </w:rPr>
                    <w:t>2octe</w:t>
                  </w:r>
                  <w:r>
                    <w:rPr>
                      <w:sz w:val="12"/>
                      <w:szCs w:val="12"/>
                    </w:rPr>
                    <w:t>t</w:t>
                  </w:r>
                  <w:r w:rsidRPr="00354BFA">
                    <w:rPr>
                      <w:sz w:val="12"/>
                      <w:szCs w:val="12"/>
                    </w:rPr>
                    <w:t>s</w:t>
                  </w:r>
                </w:p>
              </w:tc>
              <w:tc>
                <w:tcPr>
                  <w:tcW w:w="605" w:type="dxa"/>
                </w:tcPr>
                <w:p w14:paraId="573366D5" w14:textId="2ABD92AB" w:rsidR="00354BFA" w:rsidRPr="00354BFA" w:rsidRDefault="00354BFA" w:rsidP="006E6EF8">
                  <w:pPr>
                    <w:rPr>
                      <w:sz w:val="12"/>
                      <w:szCs w:val="12"/>
                    </w:rPr>
                  </w:pPr>
                  <w:r w:rsidRPr="00354BFA">
                    <w:rPr>
                      <w:sz w:val="12"/>
                      <w:szCs w:val="12"/>
                    </w:rPr>
                    <w:t>2 octe</w:t>
                  </w:r>
                  <w:r>
                    <w:rPr>
                      <w:sz w:val="12"/>
                      <w:szCs w:val="12"/>
                    </w:rPr>
                    <w:t>t</w:t>
                  </w:r>
                  <w:r w:rsidRPr="00354BFA">
                    <w:rPr>
                      <w:sz w:val="12"/>
                      <w:szCs w:val="12"/>
                    </w:rPr>
                    <w:t>s</w:t>
                  </w:r>
                </w:p>
              </w:tc>
            </w:tr>
          </w:tbl>
          <w:p w14:paraId="48732AF6" w14:textId="13941CDA" w:rsidR="00A51BDC" w:rsidRDefault="00A51BDC" w:rsidP="006E6EF8">
            <w:pPr>
              <w:cnfStyle w:val="000000100000" w:firstRow="0" w:lastRow="0" w:firstColumn="0" w:lastColumn="0" w:oddVBand="0" w:evenVBand="0" w:oddHBand="1" w:evenHBand="0" w:firstRowFirstColumn="0" w:firstRowLastColumn="0" w:lastRowFirstColumn="0" w:lastRowLastColumn="0"/>
            </w:pPr>
          </w:p>
        </w:tc>
      </w:tr>
      <w:tr w:rsidR="00A51BDC" w:rsidRPr="00DE0ADE" w14:paraId="79E414D5" w14:textId="0543F5EA" w:rsidTr="00A51BDC">
        <w:tc>
          <w:tcPr>
            <w:cnfStyle w:val="001000000000" w:firstRow="0" w:lastRow="0" w:firstColumn="1" w:lastColumn="0" w:oddVBand="0" w:evenVBand="0" w:oddHBand="0" w:evenHBand="0" w:firstRowFirstColumn="0" w:firstRowLastColumn="0" w:lastRowFirstColumn="0" w:lastRowLastColumn="0"/>
            <w:tcW w:w="3909" w:type="dxa"/>
          </w:tcPr>
          <w:p w14:paraId="0C7E87E8" w14:textId="0BB54A9D" w:rsidR="00A51BDC" w:rsidRDefault="00A51BDC" w:rsidP="006E6EF8">
            <w:r>
              <w:t>Direction</w:t>
            </w:r>
          </w:p>
        </w:tc>
        <w:tc>
          <w:tcPr>
            <w:tcW w:w="2791" w:type="dxa"/>
          </w:tcPr>
          <w:p w14:paraId="6D308826" w14:textId="5C9A1E79" w:rsidR="00A51BDC" w:rsidRDefault="00A51BDC" w:rsidP="006E6EF8">
            <w:pPr>
              <w:cnfStyle w:val="000000000000" w:firstRow="0" w:lastRow="0" w:firstColumn="0" w:lastColumn="0" w:oddVBand="0" w:evenVBand="0" w:oddHBand="0" w:evenHBand="0" w:firstRowFirstColumn="0" w:firstRowLastColumn="0" w:lastRowFirstColumn="0" w:lastRowLastColumn="0"/>
            </w:pPr>
            <w:r>
              <w:t>Int (0,1)</w:t>
            </w:r>
          </w:p>
        </w:tc>
        <w:tc>
          <w:tcPr>
            <w:tcW w:w="2588" w:type="dxa"/>
          </w:tcPr>
          <w:p w14:paraId="1B3DBD9E" w14:textId="40F17DBB" w:rsidR="00A51BDC" w:rsidRDefault="00A51BDC" w:rsidP="006E6EF8">
            <w:pPr>
              <w:cnfStyle w:val="000000000000" w:firstRow="0" w:lastRow="0" w:firstColumn="0" w:lastColumn="0" w:oddVBand="0" w:evenVBand="0" w:oddHBand="0" w:evenHBand="0" w:firstRowFirstColumn="0" w:firstRowLastColumn="0" w:lastRowFirstColumn="0" w:lastRowLastColumn="0"/>
            </w:pPr>
            <w:r w:rsidRPr="00740C76">
              <w:rPr>
                <w:shd w:val="clear" w:color="auto" w:fill="F4B083" w:themeFill="accent2" w:themeFillTint="99"/>
              </w:rPr>
              <w:t>1</w:t>
            </w:r>
            <w:r w:rsidR="00740C76" w:rsidRPr="00740C76">
              <w:rPr>
                <w:shd w:val="clear" w:color="auto" w:fill="F4B083" w:themeFill="accent2" w:themeFillTint="99"/>
              </w:rPr>
              <w:t xml:space="preserve"> </w:t>
            </w:r>
            <w:r w:rsidRPr="00D907FF">
              <w:rPr>
                <w:shd w:val="clear" w:color="auto" w:fill="F4B083" w:themeFill="accent2" w:themeFillTint="99"/>
              </w:rPr>
              <w:t>octet</w:t>
            </w:r>
          </w:p>
        </w:tc>
      </w:tr>
      <w:tr w:rsidR="00A51BDC" w:rsidRPr="00DE0ADE" w14:paraId="6098DCE7" w14:textId="2AA0254D"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9" w:type="dxa"/>
          </w:tcPr>
          <w:p w14:paraId="701B1B95" w14:textId="59EF7AB5" w:rsidR="00A51BDC" w:rsidRPr="00DE0ADE" w:rsidRDefault="00A51BDC" w:rsidP="006E6EF8">
            <w:r>
              <w:t>vehicleId</w:t>
            </w:r>
          </w:p>
        </w:tc>
        <w:tc>
          <w:tcPr>
            <w:tcW w:w="2791" w:type="dxa"/>
          </w:tcPr>
          <w:p w14:paraId="5AFE15D8" w14:textId="182C26D2" w:rsidR="00A51BDC" w:rsidRPr="00DE0ADE" w:rsidRDefault="00A51BDC" w:rsidP="006E6EF8">
            <w:pPr>
              <w:cnfStyle w:val="000000100000" w:firstRow="0" w:lastRow="0" w:firstColumn="0" w:lastColumn="0" w:oddVBand="0" w:evenVBand="0" w:oddHBand="1" w:evenHBand="0" w:firstRowFirstColumn="0" w:firstRowLastColumn="0" w:lastRowFirstColumn="0" w:lastRowLastColumn="0"/>
            </w:pPr>
            <w:r>
              <w:t>Int</w:t>
            </w:r>
          </w:p>
        </w:tc>
        <w:tc>
          <w:tcPr>
            <w:tcW w:w="2588" w:type="dxa"/>
          </w:tcPr>
          <w:p w14:paraId="5CC3B8B6" w14:textId="0E3A1D24" w:rsidR="00A51BDC" w:rsidRDefault="00A51BDC" w:rsidP="006E6EF8">
            <w:pPr>
              <w:cnfStyle w:val="000000100000" w:firstRow="0" w:lastRow="0" w:firstColumn="0" w:lastColumn="0" w:oddVBand="0" w:evenVBand="0" w:oddHBand="1" w:evenHBand="0" w:firstRowFirstColumn="0" w:firstRowLastColumn="0" w:lastRowFirstColumn="0" w:lastRowLastColumn="0"/>
            </w:pPr>
            <w:r>
              <w:t>2 octets</w:t>
            </w:r>
          </w:p>
        </w:tc>
      </w:tr>
      <w:bookmarkEnd w:id="366"/>
    </w:tbl>
    <w:p w14:paraId="74F63363" w14:textId="77777777" w:rsidR="00DE0ADE" w:rsidRDefault="00DE0ADE" w:rsidP="006E6EF8">
      <w:pPr>
        <w:rPr>
          <w:color w:val="FF0000"/>
          <w:u w:val="single"/>
        </w:rPr>
      </w:pPr>
    </w:p>
    <w:p w14:paraId="04C6D08E" w14:textId="02681CD5" w:rsidR="00DE0ADE" w:rsidRDefault="00DE0ADE" w:rsidP="006E6EF8">
      <w:pPr>
        <w:rPr>
          <w:b/>
          <w:bCs/>
          <w:color w:val="auto"/>
          <w:u w:val="single"/>
        </w:rPr>
      </w:pPr>
      <w:r w:rsidRPr="00DE0ADE">
        <w:rPr>
          <w:b/>
          <w:bCs/>
          <w:color w:val="auto"/>
          <w:u w:val="single"/>
        </w:rPr>
        <w:t>Exemple de message</w:t>
      </w:r>
    </w:p>
    <w:tbl>
      <w:tblPr>
        <w:tblStyle w:val="TableauGrille4-Accentuation5"/>
        <w:tblW w:w="0" w:type="auto"/>
        <w:tblLook w:val="04A0" w:firstRow="1" w:lastRow="0" w:firstColumn="1" w:lastColumn="0" w:noHBand="0" w:noVBand="1"/>
      </w:tblPr>
      <w:tblGrid>
        <w:gridCol w:w="506"/>
        <w:gridCol w:w="732"/>
        <w:gridCol w:w="2972"/>
        <w:gridCol w:w="1080"/>
        <w:gridCol w:w="661"/>
        <w:gridCol w:w="664"/>
        <w:gridCol w:w="655"/>
        <w:gridCol w:w="689"/>
        <w:gridCol w:w="1329"/>
      </w:tblGrid>
      <w:tr w:rsidR="0008756A" w:rsidRPr="00DE0ADE" w14:paraId="692C3D4C" w14:textId="77777777" w:rsidTr="0008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tcPr>
          <w:p w14:paraId="0420FD38" w14:textId="3204B7E8" w:rsidR="0008756A" w:rsidRPr="00DE0ADE" w:rsidRDefault="0008756A" w:rsidP="006E6EF8">
            <w:pPr>
              <w:rPr>
                <w:sz w:val="12"/>
                <w:szCs w:val="12"/>
              </w:rPr>
            </w:pPr>
            <w:r>
              <w:rPr>
                <w:sz w:val="12"/>
                <w:szCs w:val="12"/>
              </w:rPr>
              <w:t>Name</w:t>
            </w:r>
          </w:p>
        </w:tc>
        <w:tc>
          <w:tcPr>
            <w:tcW w:w="776" w:type="dxa"/>
          </w:tcPr>
          <w:p w14:paraId="009EF25D" w14:textId="2C6C0089" w:rsidR="0008756A" w:rsidRPr="00DE0ADE"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messageId</w:t>
            </w:r>
          </w:p>
        </w:tc>
        <w:tc>
          <w:tcPr>
            <w:tcW w:w="2378" w:type="dxa"/>
          </w:tcPr>
          <w:p w14:paraId="6CC482EB" w14:textId="0A2AF4AD" w:rsidR="0008756A" w:rsidRPr="00DE0ADE"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timeStamp</w:t>
            </w:r>
          </w:p>
        </w:tc>
        <w:tc>
          <w:tcPr>
            <w:tcW w:w="1098" w:type="dxa"/>
          </w:tcPr>
          <w:p w14:paraId="49DF66DC" w14:textId="1B6F8A4C" w:rsidR="0008756A" w:rsidRPr="00DE0ADE"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sequenceNumber</w:t>
            </w:r>
          </w:p>
        </w:tc>
        <w:tc>
          <w:tcPr>
            <w:tcW w:w="880" w:type="dxa"/>
          </w:tcPr>
          <w:p w14:paraId="1A79E41C" w14:textId="2906F0B6" w:rsidR="0008756A" w:rsidRPr="00DE0ADE"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sectionId</w:t>
            </w:r>
          </w:p>
        </w:tc>
        <w:tc>
          <w:tcPr>
            <w:tcW w:w="665" w:type="dxa"/>
          </w:tcPr>
          <w:p w14:paraId="132E7596" w14:textId="6D21032D" w:rsidR="0008756A"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Direction</w:t>
            </w:r>
          </w:p>
        </w:tc>
        <w:tc>
          <w:tcPr>
            <w:tcW w:w="876" w:type="dxa"/>
          </w:tcPr>
          <w:p w14:paraId="5130C603" w14:textId="73154CC1" w:rsidR="0008756A" w:rsidRPr="00DE0ADE" w:rsidRDefault="0008756A"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vehicleId</w:t>
            </w:r>
          </w:p>
        </w:tc>
        <w:tc>
          <w:tcPr>
            <w:tcW w:w="896" w:type="dxa"/>
          </w:tcPr>
          <w:p w14:paraId="572931A3" w14:textId="54DD14B5" w:rsidR="0008756A" w:rsidRPr="00DE0ADE" w:rsidRDefault="0008756A" w:rsidP="00DE0ADE">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Version de protocole</w:t>
            </w:r>
          </w:p>
        </w:tc>
        <w:tc>
          <w:tcPr>
            <w:tcW w:w="1195" w:type="dxa"/>
          </w:tcPr>
          <w:p w14:paraId="62621E2B" w14:textId="29B7DE3A" w:rsidR="0008756A" w:rsidRPr="00DE0ADE" w:rsidRDefault="0008756A" w:rsidP="00DE0ADE">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 xml:space="preserve">Séquence de fin de message </w:t>
            </w:r>
          </w:p>
        </w:tc>
      </w:tr>
      <w:tr w:rsidR="0008756A" w:rsidRPr="00DE0ADE" w14:paraId="5491284C"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dxa"/>
          </w:tcPr>
          <w:p w14:paraId="6138791B" w14:textId="33AA55DC" w:rsidR="0008756A" w:rsidRPr="00DE0ADE" w:rsidRDefault="0008756A" w:rsidP="006E6EF8">
            <w:pPr>
              <w:rPr>
                <w:sz w:val="12"/>
                <w:szCs w:val="12"/>
              </w:rPr>
            </w:pPr>
            <w:r>
              <w:rPr>
                <w:sz w:val="12"/>
                <w:szCs w:val="12"/>
              </w:rPr>
              <w:t>204</w:t>
            </w:r>
          </w:p>
        </w:tc>
        <w:tc>
          <w:tcPr>
            <w:tcW w:w="776" w:type="dxa"/>
          </w:tcPr>
          <w:p w14:paraId="4E8ADB3F" w14:textId="28ACA1D4"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2378"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B0FA2" w14:paraId="26CFA0DD" w14:textId="77777777" w:rsidTr="00F2475E">
              <w:tc>
                <w:tcPr>
                  <w:tcW w:w="522" w:type="dxa"/>
                </w:tcPr>
                <w:p w14:paraId="05053464" w14:textId="77777777" w:rsidR="009B0FA2" w:rsidRPr="00A118EC" w:rsidRDefault="009B0FA2" w:rsidP="009B0FA2">
                  <w:pPr>
                    <w:rPr>
                      <w:sz w:val="12"/>
                      <w:szCs w:val="12"/>
                    </w:rPr>
                  </w:pPr>
                  <w:r w:rsidRPr="00A118EC">
                    <w:rPr>
                      <w:sz w:val="12"/>
                      <w:szCs w:val="12"/>
                    </w:rPr>
                    <w:t>2024</w:t>
                  </w:r>
                </w:p>
              </w:tc>
              <w:tc>
                <w:tcPr>
                  <w:tcW w:w="360" w:type="dxa"/>
                </w:tcPr>
                <w:p w14:paraId="33B79860" w14:textId="77777777" w:rsidR="009B0FA2" w:rsidRPr="00A118EC" w:rsidRDefault="009B0FA2" w:rsidP="009B0FA2">
                  <w:pPr>
                    <w:rPr>
                      <w:sz w:val="12"/>
                      <w:szCs w:val="12"/>
                    </w:rPr>
                  </w:pPr>
                  <w:r w:rsidRPr="00A118EC">
                    <w:rPr>
                      <w:sz w:val="12"/>
                      <w:szCs w:val="12"/>
                    </w:rPr>
                    <w:t>11</w:t>
                  </w:r>
                </w:p>
              </w:tc>
              <w:tc>
                <w:tcPr>
                  <w:tcW w:w="360" w:type="dxa"/>
                </w:tcPr>
                <w:p w14:paraId="255D6F9F" w14:textId="77777777" w:rsidR="009B0FA2" w:rsidRPr="00A118EC" w:rsidRDefault="009B0FA2" w:rsidP="009B0FA2">
                  <w:pPr>
                    <w:rPr>
                      <w:sz w:val="12"/>
                      <w:szCs w:val="12"/>
                    </w:rPr>
                  </w:pPr>
                  <w:r w:rsidRPr="00A118EC">
                    <w:rPr>
                      <w:sz w:val="12"/>
                      <w:szCs w:val="12"/>
                    </w:rPr>
                    <w:t>28</w:t>
                  </w:r>
                </w:p>
              </w:tc>
              <w:tc>
                <w:tcPr>
                  <w:tcW w:w="270" w:type="dxa"/>
                </w:tcPr>
                <w:p w14:paraId="0C8FEAF3" w14:textId="77777777" w:rsidR="009B0FA2" w:rsidRPr="00A118EC" w:rsidRDefault="009B0FA2" w:rsidP="009B0FA2">
                  <w:pPr>
                    <w:rPr>
                      <w:sz w:val="12"/>
                      <w:szCs w:val="12"/>
                    </w:rPr>
                  </w:pPr>
                  <w:r w:rsidRPr="00A118EC">
                    <w:rPr>
                      <w:sz w:val="12"/>
                      <w:szCs w:val="12"/>
                    </w:rPr>
                    <w:t>5</w:t>
                  </w:r>
                </w:p>
              </w:tc>
              <w:tc>
                <w:tcPr>
                  <w:tcW w:w="450" w:type="dxa"/>
                </w:tcPr>
                <w:p w14:paraId="08352AFF" w14:textId="77777777" w:rsidR="009B0FA2" w:rsidRPr="00A118EC" w:rsidRDefault="009B0FA2" w:rsidP="009B0FA2">
                  <w:pPr>
                    <w:rPr>
                      <w:sz w:val="12"/>
                      <w:szCs w:val="12"/>
                    </w:rPr>
                  </w:pPr>
                  <w:r w:rsidRPr="00A118EC">
                    <w:rPr>
                      <w:sz w:val="12"/>
                      <w:szCs w:val="12"/>
                    </w:rPr>
                    <w:t>14</w:t>
                  </w:r>
                </w:p>
              </w:tc>
              <w:tc>
                <w:tcPr>
                  <w:tcW w:w="360" w:type="dxa"/>
                </w:tcPr>
                <w:p w14:paraId="7ABF2D62" w14:textId="77777777" w:rsidR="009B0FA2" w:rsidRPr="00A118EC" w:rsidRDefault="009B0FA2" w:rsidP="009B0FA2">
                  <w:pPr>
                    <w:rPr>
                      <w:sz w:val="12"/>
                      <w:szCs w:val="12"/>
                    </w:rPr>
                  </w:pPr>
                  <w:r w:rsidRPr="00A118EC">
                    <w:rPr>
                      <w:sz w:val="12"/>
                      <w:szCs w:val="12"/>
                    </w:rPr>
                    <w:t>59</w:t>
                  </w:r>
                </w:p>
              </w:tc>
              <w:tc>
                <w:tcPr>
                  <w:tcW w:w="450" w:type="dxa"/>
                </w:tcPr>
                <w:p w14:paraId="133D0403" w14:textId="77777777" w:rsidR="009B0FA2" w:rsidRPr="00A118EC" w:rsidRDefault="009B0FA2" w:rsidP="009B0FA2">
                  <w:pPr>
                    <w:rPr>
                      <w:sz w:val="12"/>
                      <w:szCs w:val="12"/>
                    </w:rPr>
                  </w:pPr>
                  <w:r>
                    <w:rPr>
                      <w:sz w:val="12"/>
                      <w:szCs w:val="12"/>
                    </w:rPr>
                    <w:t>998</w:t>
                  </w:r>
                </w:p>
              </w:tc>
            </w:tr>
          </w:tbl>
          <w:p w14:paraId="4009E2F1" w14:textId="77777777"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p>
        </w:tc>
        <w:tc>
          <w:tcPr>
            <w:tcW w:w="1098" w:type="dxa"/>
          </w:tcPr>
          <w:p w14:paraId="56541656" w14:textId="01C911BE"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880" w:type="dxa"/>
          </w:tcPr>
          <w:p w14:paraId="72E9B276" w14:textId="19BA63B1"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665" w:type="dxa"/>
          </w:tcPr>
          <w:p w14:paraId="58AFD8AD" w14:textId="2683D76D" w:rsidR="0008756A"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876" w:type="dxa"/>
          </w:tcPr>
          <w:p w14:paraId="0A70552D" w14:textId="7861BD80"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896" w:type="dxa"/>
            <w:shd w:val="clear" w:color="auto" w:fill="FFFF00"/>
          </w:tcPr>
          <w:p w14:paraId="12806004" w14:textId="41E3D4C6" w:rsidR="0008756A" w:rsidRPr="00DE0ADE" w:rsidRDefault="00613964" w:rsidP="006E6EF8">
            <w:pPr>
              <w:cnfStyle w:val="000000100000" w:firstRow="0" w:lastRow="0" w:firstColumn="0" w:lastColumn="0" w:oddVBand="0" w:evenVBand="0" w:oddHBand="1" w:evenHBand="0" w:firstRowFirstColumn="0" w:firstRowLastColumn="0" w:lastRowFirstColumn="0" w:lastRowLastColumn="0"/>
              <w:rPr>
                <w:color w:val="538135" w:themeColor="accent6" w:themeShade="BF"/>
                <w:sz w:val="12"/>
                <w:szCs w:val="12"/>
              </w:rPr>
            </w:pPr>
            <w:r>
              <w:rPr>
                <w:color w:val="538135" w:themeColor="accent6" w:themeShade="BF"/>
                <w:sz w:val="12"/>
                <w:szCs w:val="12"/>
              </w:rPr>
              <w:t>41</w:t>
            </w:r>
          </w:p>
        </w:tc>
        <w:tc>
          <w:tcPr>
            <w:tcW w:w="1195" w:type="dxa"/>
          </w:tcPr>
          <w:tbl>
            <w:tblPr>
              <w:tblStyle w:val="Grilledutableau"/>
              <w:tblW w:w="1051" w:type="dxa"/>
              <w:tblLook w:val="04A0" w:firstRow="1" w:lastRow="0" w:firstColumn="1" w:lastColumn="0" w:noHBand="0" w:noVBand="1"/>
            </w:tblPr>
            <w:tblGrid>
              <w:gridCol w:w="275"/>
              <w:gridCol w:w="276"/>
              <w:gridCol w:w="276"/>
              <w:gridCol w:w="276"/>
            </w:tblGrid>
            <w:tr w:rsidR="00024823" w:rsidRPr="004C6ACC" w14:paraId="214C8E44" w14:textId="77777777" w:rsidTr="00024823">
              <w:trPr>
                <w:trHeight w:val="295"/>
              </w:trPr>
              <w:tc>
                <w:tcPr>
                  <w:tcW w:w="277" w:type="dxa"/>
                </w:tcPr>
                <w:p w14:paraId="2103096C" w14:textId="77777777" w:rsidR="00024823" w:rsidRPr="004C6ACC" w:rsidRDefault="00024823" w:rsidP="00DE0ADE">
                  <w:pPr>
                    <w:jc w:val="left"/>
                    <w:rPr>
                      <w:color w:val="FF0000"/>
                      <w:sz w:val="12"/>
                      <w:szCs w:val="12"/>
                    </w:rPr>
                  </w:pPr>
                  <w:r w:rsidRPr="004C6ACC">
                    <w:rPr>
                      <w:color w:val="FF0000"/>
                      <w:sz w:val="12"/>
                      <w:szCs w:val="12"/>
                    </w:rPr>
                    <w:t>0</w:t>
                  </w:r>
                </w:p>
              </w:tc>
              <w:tc>
                <w:tcPr>
                  <w:tcW w:w="276" w:type="dxa"/>
                </w:tcPr>
                <w:p w14:paraId="0C8D3307" w14:textId="77777777" w:rsidR="00024823" w:rsidRPr="004C6ACC" w:rsidRDefault="00024823" w:rsidP="00DE0ADE">
                  <w:pPr>
                    <w:jc w:val="left"/>
                    <w:rPr>
                      <w:color w:val="FF0000"/>
                      <w:sz w:val="12"/>
                      <w:szCs w:val="12"/>
                    </w:rPr>
                  </w:pPr>
                  <w:r w:rsidRPr="004C6ACC">
                    <w:rPr>
                      <w:color w:val="FF0000"/>
                      <w:sz w:val="12"/>
                      <w:szCs w:val="12"/>
                    </w:rPr>
                    <w:t>0</w:t>
                  </w:r>
                </w:p>
              </w:tc>
              <w:tc>
                <w:tcPr>
                  <w:tcW w:w="222" w:type="dxa"/>
                </w:tcPr>
                <w:p w14:paraId="48CE7F0E" w14:textId="34ED1806" w:rsidR="00024823" w:rsidRPr="004C6ACC" w:rsidRDefault="00024823" w:rsidP="00DE0ADE">
                  <w:pPr>
                    <w:jc w:val="left"/>
                    <w:rPr>
                      <w:color w:val="FF0000"/>
                      <w:sz w:val="12"/>
                      <w:szCs w:val="12"/>
                    </w:rPr>
                  </w:pPr>
                  <w:r>
                    <w:rPr>
                      <w:color w:val="FF0000"/>
                      <w:sz w:val="12"/>
                      <w:szCs w:val="12"/>
                    </w:rPr>
                    <w:t>0</w:t>
                  </w:r>
                </w:p>
              </w:tc>
              <w:tc>
                <w:tcPr>
                  <w:tcW w:w="276" w:type="dxa"/>
                </w:tcPr>
                <w:p w14:paraId="1FEB4F43" w14:textId="51BC8887" w:rsidR="00024823" w:rsidRPr="004C6ACC" w:rsidRDefault="00024823" w:rsidP="00DE0ADE">
                  <w:pPr>
                    <w:jc w:val="left"/>
                    <w:rPr>
                      <w:color w:val="FF0000"/>
                      <w:sz w:val="12"/>
                      <w:szCs w:val="12"/>
                    </w:rPr>
                  </w:pPr>
                  <w:r w:rsidRPr="004C6ACC">
                    <w:rPr>
                      <w:color w:val="FF0000"/>
                      <w:sz w:val="12"/>
                      <w:szCs w:val="12"/>
                    </w:rPr>
                    <w:t>0</w:t>
                  </w:r>
                </w:p>
              </w:tc>
            </w:tr>
          </w:tbl>
          <w:p w14:paraId="61F02390" w14:textId="77777777" w:rsidR="0008756A" w:rsidRPr="00DE0ADE" w:rsidRDefault="0008756A" w:rsidP="006E6EF8">
            <w:pPr>
              <w:cnfStyle w:val="000000100000" w:firstRow="0" w:lastRow="0" w:firstColumn="0" w:lastColumn="0" w:oddVBand="0" w:evenVBand="0" w:oddHBand="1" w:evenHBand="0" w:firstRowFirstColumn="0" w:firstRowLastColumn="0" w:lastRowFirstColumn="0" w:lastRowLastColumn="0"/>
              <w:rPr>
                <w:sz w:val="12"/>
                <w:szCs w:val="12"/>
              </w:rPr>
            </w:pPr>
          </w:p>
        </w:tc>
      </w:tr>
    </w:tbl>
    <w:p w14:paraId="146CC4B4" w14:textId="77777777" w:rsidR="00DE0ADE" w:rsidRDefault="00DE0ADE" w:rsidP="006E6EF8">
      <w:pPr>
        <w:rPr>
          <w:b/>
          <w:bCs/>
          <w:color w:val="auto"/>
          <w:u w:val="single"/>
        </w:rPr>
      </w:pPr>
    </w:p>
    <w:p w14:paraId="185BE93B" w14:textId="77777777" w:rsidR="00581795" w:rsidRDefault="00581795" w:rsidP="006E6EF8">
      <w:pPr>
        <w:rPr>
          <w:b/>
          <w:bCs/>
          <w:color w:val="auto"/>
          <w:u w:val="single"/>
        </w:rPr>
      </w:pPr>
    </w:p>
    <w:p w14:paraId="24CFB0E7" w14:textId="190F3575" w:rsidR="00C143AC" w:rsidRPr="00581795" w:rsidRDefault="00C143AC" w:rsidP="00C143AC">
      <w:pPr>
        <w:rPr>
          <w:b/>
          <w:bCs/>
          <w:color w:val="auto"/>
          <w:u w:val="single"/>
        </w:rPr>
      </w:pPr>
      <w:bookmarkStart w:id="367" w:name="_Hlk186201284"/>
      <w:bookmarkStart w:id="368" w:name="_Hlk191218623"/>
      <w:r w:rsidRPr="00C143AC">
        <w:rPr>
          <w:b/>
          <w:bCs/>
          <w:color w:val="auto"/>
          <w:u w:val="single"/>
        </w:rPr>
        <w:t>ISReleaseRequest</w:t>
      </w:r>
    </w:p>
    <w:tbl>
      <w:tblPr>
        <w:tblStyle w:val="TableauGrille4-Accentuation5"/>
        <w:tblW w:w="0" w:type="auto"/>
        <w:tblLook w:val="04A0" w:firstRow="1" w:lastRow="0" w:firstColumn="1" w:lastColumn="0" w:noHBand="0" w:noVBand="1"/>
      </w:tblPr>
      <w:tblGrid>
        <w:gridCol w:w="2996"/>
        <w:gridCol w:w="2100"/>
        <w:gridCol w:w="4192"/>
      </w:tblGrid>
      <w:tr w:rsidR="00A51BDC" w:rsidRPr="00C143AC" w14:paraId="6825D7A9" w14:textId="018F2981" w:rsidTr="00A51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bookmarkEnd w:id="367"/>
          <w:p w14:paraId="10E37A26" w14:textId="4B015E33" w:rsidR="00A51BDC" w:rsidRPr="00C143AC" w:rsidRDefault="00A51BDC" w:rsidP="00C143AC">
            <w:r>
              <w:t>Champ</w:t>
            </w:r>
          </w:p>
        </w:tc>
        <w:tc>
          <w:tcPr>
            <w:tcW w:w="2888" w:type="dxa"/>
          </w:tcPr>
          <w:p w14:paraId="01D1C958" w14:textId="5F6996F7" w:rsidR="00A51BDC" w:rsidRPr="00C143AC" w:rsidRDefault="00A51BDC" w:rsidP="00C143AC">
            <w:pPr>
              <w:cnfStyle w:val="100000000000" w:firstRow="1" w:lastRow="0" w:firstColumn="0" w:lastColumn="0" w:oddVBand="0" w:evenVBand="0" w:oddHBand="0" w:evenHBand="0" w:firstRowFirstColumn="0" w:firstRowLastColumn="0" w:lastRowFirstColumn="0" w:lastRowLastColumn="0"/>
            </w:pPr>
            <w:r>
              <w:t>Type</w:t>
            </w:r>
          </w:p>
        </w:tc>
        <w:tc>
          <w:tcPr>
            <w:tcW w:w="2696" w:type="dxa"/>
          </w:tcPr>
          <w:p w14:paraId="6C37F5CE" w14:textId="4D47D4AF" w:rsidR="00A51BDC" w:rsidRDefault="00A51BDC" w:rsidP="00C143AC">
            <w:pPr>
              <w:cnfStyle w:val="100000000000" w:firstRow="1" w:lastRow="0" w:firstColumn="0" w:lastColumn="0" w:oddVBand="0" w:evenVBand="0" w:oddHBand="0" w:evenHBand="0" w:firstRowFirstColumn="0" w:firstRowLastColumn="0" w:lastRowFirstColumn="0" w:lastRowLastColumn="0"/>
            </w:pPr>
            <w:r>
              <w:t>Taille</w:t>
            </w:r>
          </w:p>
        </w:tc>
      </w:tr>
      <w:tr w:rsidR="00A51BDC" w:rsidRPr="00C143AC" w14:paraId="0B2620B5" w14:textId="39DDC5AA"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14:paraId="0ECF4C10" w14:textId="058B1D0B" w:rsidR="00A51BDC" w:rsidRPr="00C143AC" w:rsidRDefault="00A51BDC" w:rsidP="00C143AC">
            <w:r>
              <w:t>ISReleaseRequest(Name)</w:t>
            </w:r>
          </w:p>
        </w:tc>
        <w:tc>
          <w:tcPr>
            <w:tcW w:w="2888" w:type="dxa"/>
          </w:tcPr>
          <w:p w14:paraId="41A5A7E0" w14:textId="4F735C9F" w:rsidR="00A51BDC" w:rsidRPr="00C143AC" w:rsidRDefault="00A51BDC" w:rsidP="00C143AC">
            <w:pPr>
              <w:cnfStyle w:val="000000100000" w:firstRow="0" w:lastRow="0" w:firstColumn="0" w:lastColumn="0" w:oddVBand="0" w:evenVBand="0" w:oddHBand="1" w:evenHBand="0" w:firstRowFirstColumn="0" w:firstRowLastColumn="0" w:lastRowFirstColumn="0" w:lastRowLastColumn="0"/>
            </w:pPr>
            <w:r>
              <w:t>Int</w:t>
            </w:r>
          </w:p>
        </w:tc>
        <w:tc>
          <w:tcPr>
            <w:tcW w:w="2696" w:type="dxa"/>
          </w:tcPr>
          <w:p w14:paraId="0BF4EA72" w14:textId="0E567A66" w:rsidR="00A51BDC" w:rsidRDefault="00A51BDC" w:rsidP="00C143AC">
            <w:pPr>
              <w:cnfStyle w:val="000000100000" w:firstRow="0" w:lastRow="0" w:firstColumn="0" w:lastColumn="0" w:oddVBand="0" w:evenVBand="0" w:oddHBand="1" w:evenHBand="0" w:firstRowFirstColumn="0" w:firstRowLastColumn="0" w:lastRowFirstColumn="0" w:lastRowLastColumn="0"/>
            </w:pPr>
            <w:r>
              <w:t>1 octet</w:t>
            </w:r>
          </w:p>
        </w:tc>
      </w:tr>
      <w:tr w:rsidR="00A51BDC" w:rsidRPr="00C143AC" w14:paraId="00577F11" w14:textId="4DD2C92A" w:rsidTr="00A51BDC">
        <w:tc>
          <w:tcPr>
            <w:cnfStyle w:val="001000000000" w:firstRow="0" w:lastRow="0" w:firstColumn="1" w:lastColumn="0" w:oddVBand="0" w:evenVBand="0" w:oddHBand="0" w:evenHBand="0" w:firstRowFirstColumn="0" w:firstRowLastColumn="0" w:lastRowFirstColumn="0" w:lastRowLastColumn="0"/>
            <w:tcW w:w="3704" w:type="dxa"/>
          </w:tcPr>
          <w:p w14:paraId="50C17B8C" w14:textId="45A5359E" w:rsidR="00A51BDC" w:rsidRPr="00C143AC" w:rsidRDefault="00A51BDC" w:rsidP="00C143AC">
            <w:r>
              <w:t>messageId</w:t>
            </w:r>
          </w:p>
        </w:tc>
        <w:tc>
          <w:tcPr>
            <w:tcW w:w="2888" w:type="dxa"/>
          </w:tcPr>
          <w:p w14:paraId="29AD81C0" w14:textId="4205D9DA" w:rsidR="00A51BDC" w:rsidRPr="00C143AC" w:rsidRDefault="00A51BDC" w:rsidP="00C143AC">
            <w:pPr>
              <w:cnfStyle w:val="000000000000" w:firstRow="0" w:lastRow="0" w:firstColumn="0" w:lastColumn="0" w:oddVBand="0" w:evenVBand="0" w:oddHBand="0" w:evenHBand="0" w:firstRowFirstColumn="0" w:firstRowLastColumn="0" w:lastRowFirstColumn="0" w:lastRowLastColumn="0"/>
            </w:pPr>
            <w:r>
              <w:t>Int</w:t>
            </w:r>
          </w:p>
        </w:tc>
        <w:tc>
          <w:tcPr>
            <w:tcW w:w="2696" w:type="dxa"/>
          </w:tcPr>
          <w:p w14:paraId="2A7C417A" w14:textId="4FE31793" w:rsidR="00A51BDC" w:rsidRDefault="00DA17AB" w:rsidP="00C143AC">
            <w:pPr>
              <w:cnfStyle w:val="000000000000" w:firstRow="0" w:lastRow="0" w:firstColumn="0" w:lastColumn="0" w:oddVBand="0" w:evenVBand="0" w:oddHBand="0" w:evenHBand="0" w:firstRowFirstColumn="0" w:firstRowLastColumn="0" w:lastRowFirstColumn="0" w:lastRowLastColumn="0"/>
            </w:pPr>
            <w:r>
              <w:t>2 octets</w:t>
            </w:r>
          </w:p>
        </w:tc>
      </w:tr>
      <w:tr w:rsidR="00A51BDC" w:rsidRPr="00C143AC" w14:paraId="628407A0" w14:textId="7BE8AA67" w:rsidTr="00FA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14:paraId="37B25A43" w14:textId="4406CEC7" w:rsidR="00A51BDC" w:rsidRPr="00C143AC" w:rsidRDefault="00A51BDC" w:rsidP="00C143AC">
            <w:r>
              <w:t>timeStamp</w:t>
            </w:r>
          </w:p>
        </w:tc>
        <w:tc>
          <w:tcPr>
            <w:tcW w:w="2888" w:type="dxa"/>
            <w:shd w:val="clear" w:color="auto" w:fill="FFC000" w:themeFill="accent4"/>
          </w:tcPr>
          <w:p w14:paraId="503D80D3" w14:textId="6D0253A6" w:rsidR="00A51BDC" w:rsidRPr="00C143AC" w:rsidRDefault="00FA675D" w:rsidP="006F2388">
            <w:pPr>
              <w:jc w:val="left"/>
              <w:cnfStyle w:val="000000100000" w:firstRow="0" w:lastRow="0" w:firstColumn="0" w:lastColumn="0" w:oddVBand="0" w:evenVBand="0" w:oddHBand="1" w:evenHBand="0" w:firstRowFirstColumn="0" w:firstRowLastColumn="0" w:lastRowFirstColumn="0" w:lastRowLastColumn="0"/>
            </w:pPr>
            <w:r>
              <w:t>Séquencement de 7 entiers</w:t>
            </w:r>
          </w:p>
        </w:tc>
        <w:tc>
          <w:tcPr>
            <w:tcW w:w="2696"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931307" w14:paraId="77F50F97" w14:textId="77777777" w:rsidTr="00F2475E">
              <w:tc>
                <w:tcPr>
                  <w:tcW w:w="578" w:type="dxa"/>
                </w:tcPr>
                <w:p w14:paraId="24638BC5" w14:textId="77777777" w:rsidR="00931307" w:rsidRPr="00A118EC" w:rsidRDefault="00931307" w:rsidP="00931307">
                  <w:pPr>
                    <w:rPr>
                      <w:sz w:val="12"/>
                      <w:szCs w:val="12"/>
                    </w:rPr>
                  </w:pPr>
                  <w:r>
                    <w:rPr>
                      <w:sz w:val="12"/>
                      <w:szCs w:val="12"/>
                    </w:rPr>
                    <w:t>2octets</w:t>
                  </w:r>
                </w:p>
              </w:tc>
              <w:tc>
                <w:tcPr>
                  <w:tcW w:w="531" w:type="dxa"/>
                </w:tcPr>
                <w:p w14:paraId="19F5C6BB" w14:textId="77777777" w:rsidR="00931307" w:rsidRPr="00A118EC" w:rsidRDefault="00931307" w:rsidP="00931307">
                  <w:pPr>
                    <w:rPr>
                      <w:sz w:val="12"/>
                      <w:szCs w:val="12"/>
                    </w:rPr>
                  </w:pPr>
                  <w:r>
                    <w:rPr>
                      <w:sz w:val="12"/>
                      <w:szCs w:val="12"/>
                    </w:rPr>
                    <w:t>1octet</w:t>
                  </w:r>
                </w:p>
              </w:tc>
              <w:tc>
                <w:tcPr>
                  <w:tcW w:w="531" w:type="dxa"/>
                </w:tcPr>
                <w:p w14:paraId="04D5B653" w14:textId="77777777" w:rsidR="00931307" w:rsidRPr="00A118EC" w:rsidRDefault="00931307" w:rsidP="00931307">
                  <w:pPr>
                    <w:rPr>
                      <w:sz w:val="12"/>
                      <w:szCs w:val="12"/>
                    </w:rPr>
                  </w:pPr>
                  <w:r>
                    <w:rPr>
                      <w:sz w:val="12"/>
                      <w:szCs w:val="12"/>
                    </w:rPr>
                    <w:t>1octet</w:t>
                  </w:r>
                </w:p>
              </w:tc>
              <w:tc>
                <w:tcPr>
                  <w:tcW w:w="544" w:type="dxa"/>
                </w:tcPr>
                <w:p w14:paraId="15C03F15" w14:textId="77777777" w:rsidR="00931307" w:rsidRPr="00A118EC" w:rsidRDefault="00931307" w:rsidP="00931307">
                  <w:pPr>
                    <w:rPr>
                      <w:sz w:val="12"/>
                      <w:szCs w:val="12"/>
                    </w:rPr>
                  </w:pPr>
                  <w:r>
                    <w:rPr>
                      <w:sz w:val="12"/>
                      <w:szCs w:val="12"/>
                    </w:rPr>
                    <w:t>1octet</w:t>
                  </w:r>
                </w:p>
              </w:tc>
              <w:tc>
                <w:tcPr>
                  <w:tcW w:w="601" w:type="dxa"/>
                </w:tcPr>
                <w:p w14:paraId="0B40D390" w14:textId="77777777" w:rsidR="00931307" w:rsidRPr="00A118EC" w:rsidRDefault="00931307" w:rsidP="00931307">
                  <w:pPr>
                    <w:rPr>
                      <w:sz w:val="12"/>
                      <w:szCs w:val="12"/>
                    </w:rPr>
                  </w:pPr>
                  <w:r>
                    <w:rPr>
                      <w:sz w:val="12"/>
                      <w:szCs w:val="12"/>
                    </w:rPr>
                    <w:t>1 octet</w:t>
                  </w:r>
                </w:p>
              </w:tc>
              <w:tc>
                <w:tcPr>
                  <w:tcW w:w="531" w:type="dxa"/>
                </w:tcPr>
                <w:p w14:paraId="5100E100" w14:textId="77777777" w:rsidR="00931307" w:rsidRPr="00A118EC" w:rsidRDefault="00931307" w:rsidP="00931307">
                  <w:pPr>
                    <w:rPr>
                      <w:sz w:val="12"/>
                      <w:szCs w:val="12"/>
                    </w:rPr>
                  </w:pPr>
                  <w:r>
                    <w:rPr>
                      <w:sz w:val="12"/>
                      <w:szCs w:val="12"/>
                    </w:rPr>
                    <w:t>1octet</w:t>
                  </w:r>
                </w:p>
              </w:tc>
              <w:tc>
                <w:tcPr>
                  <w:tcW w:w="650" w:type="dxa"/>
                </w:tcPr>
                <w:p w14:paraId="29C4A4DA" w14:textId="77777777" w:rsidR="00931307" w:rsidRDefault="00931307" w:rsidP="00931307">
                  <w:pPr>
                    <w:rPr>
                      <w:sz w:val="12"/>
                      <w:szCs w:val="12"/>
                    </w:rPr>
                  </w:pPr>
                  <w:r>
                    <w:rPr>
                      <w:sz w:val="12"/>
                      <w:szCs w:val="12"/>
                    </w:rPr>
                    <w:t>2 octets</w:t>
                  </w:r>
                </w:p>
              </w:tc>
            </w:tr>
          </w:tbl>
          <w:p w14:paraId="27DE1D64" w14:textId="77777777" w:rsidR="00A51BDC" w:rsidRDefault="00A51BDC" w:rsidP="00C143AC">
            <w:pPr>
              <w:cnfStyle w:val="000000100000" w:firstRow="0" w:lastRow="0" w:firstColumn="0" w:lastColumn="0" w:oddVBand="0" w:evenVBand="0" w:oddHBand="1" w:evenHBand="0" w:firstRowFirstColumn="0" w:firstRowLastColumn="0" w:lastRowFirstColumn="0" w:lastRowLastColumn="0"/>
            </w:pPr>
          </w:p>
        </w:tc>
      </w:tr>
      <w:tr w:rsidR="00A51BDC" w:rsidRPr="00C143AC" w14:paraId="2EF4CF19" w14:textId="0F1A556E" w:rsidTr="00A51BDC">
        <w:tc>
          <w:tcPr>
            <w:cnfStyle w:val="001000000000" w:firstRow="0" w:lastRow="0" w:firstColumn="1" w:lastColumn="0" w:oddVBand="0" w:evenVBand="0" w:oddHBand="0" w:evenHBand="0" w:firstRowFirstColumn="0" w:firstRowLastColumn="0" w:lastRowFirstColumn="0" w:lastRowLastColumn="0"/>
            <w:tcW w:w="3704" w:type="dxa"/>
          </w:tcPr>
          <w:p w14:paraId="7E257151" w14:textId="29C36D01" w:rsidR="00A51BDC" w:rsidRPr="00C143AC" w:rsidRDefault="00A51BDC" w:rsidP="00C143AC">
            <w:r>
              <w:t>sequenceNumber</w:t>
            </w:r>
          </w:p>
        </w:tc>
        <w:tc>
          <w:tcPr>
            <w:tcW w:w="2888" w:type="dxa"/>
          </w:tcPr>
          <w:p w14:paraId="7D793BB7" w14:textId="588E91F7" w:rsidR="00A51BDC" w:rsidRPr="00C143AC" w:rsidRDefault="00A51BDC" w:rsidP="00C143AC">
            <w:pPr>
              <w:cnfStyle w:val="000000000000" w:firstRow="0" w:lastRow="0" w:firstColumn="0" w:lastColumn="0" w:oddVBand="0" w:evenVBand="0" w:oddHBand="0" w:evenHBand="0" w:firstRowFirstColumn="0" w:firstRowLastColumn="0" w:lastRowFirstColumn="0" w:lastRowLastColumn="0"/>
            </w:pPr>
            <w:r>
              <w:t>Int</w:t>
            </w:r>
          </w:p>
        </w:tc>
        <w:tc>
          <w:tcPr>
            <w:tcW w:w="2696" w:type="dxa"/>
          </w:tcPr>
          <w:p w14:paraId="004C171C" w14:textId="0EF2A9C7" w:rsidR="00A51BDC" w:rsidRDefault="001000CA" w:rsidP="00C143AC">
            <w:pPr>
              <w:cnfStyle w:val="000000000000" w:firstRow="0" w:lastRow="0" w:firstColumn="0" w:lastColumn="0" w:oddVBand="0" w:evenVBand="0" w:oddHBand="0" w:evenHBand="0" w:firstRowFirstColumn="0" w:firstRowLastColumn="0" w:lastRowFirstColumn="0" w:lastRowLastColumn="0"/>
            </w:pPr>
            <w:r w:rsidRPr="001000CA">
              <w:rPr>
                <w:shd w:val="clear" w:color="auto" w:fill="F4B083" w:themeFill="accent2" w:themeFillTint="99"/>
              </w:rPr>
              <w:t>3</w:t>
            </w:r>
            <w:r w:rsidR="00DA17AB">
              <w:t xml:space="preserve"> octets</w:t>
            </w:r>
          </w:p>
        </w:tc>
      </w:tr>
      <w:tr w:rsidR="00A51BDC" w:rsidRPr="00C143AC" w14:paraId="160505D9" w14:textId="021F3EDA" w:rsidTr="00A51B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4" w:type="dxa"/>
          </w:tcPr>
          <w:p w14:paraId="00B9B00D" w14:textId="3D340D9D" w:rsidR="00A51BDC" w:rsidRPr="00C143AC" w:rsidRDefault="00A51BDC" w:rsidP="00C143AC">
            <w:r>
              <w:t>sectionId</w:t>
            </w:r>
          </w:p>
        </w:tc>
        <w:tc>
          <w:tcPr>
            <w:tcW w:w="2888" w:type="dxa"/>
          </w:tcPr>
          <w:p w14:paraId="6EA39E83" w14:textId="76685E74" w:rsidR="00A51BDC" w:rsidRPr="00C143AC" w:rsidRDefault="00A51BDC" w:rsidP="00C143AC">
            <w:pPr>
              <w:cnfStyle w:val="000000100000" w:firstRow="0" w:lastRow="0" w:firstColumn="0" w:lastColumn="0" w:oddVBand="0" w:evenVBand="0" w:oddHBand="1" w:evenHBand="0" w:firstRowFirstColumn="0" w:firstRowLastColumn="0" w:lastRowFirstColumn="0" w:lastRowLastColumn="0"/>
            </w:pPr>
            <w:r>
              <w:t>Int</w:t>
            </w:r>
          </w:p>
        </w:tc>
        <w:tc>
          <w:tcPr>
            <w:tcW w:w="2696" w:type="dxa"/>
          </w:tcPr>
          <w:p w14:paraId="03BAF516" w14:textId="1923C97A" w:rsidR="00A51BDC" w:rsidRDefault="00F631E3" w:rsidP="00C143AC">
            <w:pPr>
              <w:cnfStyle w:val="000000100000" w:firstRow="0" w:lastRow="0" w:firstColumn="0" w:lastColumn="0" w:oddVBand="0" w:evenVBand="0" w:oddHBand="1" w:evenHBand="0" w:firstRowFirstColumn="0" w:firstRowLastColumn="0" w:lastRowFirstColumn="0" w:lastRowLastColumn="0"/>
            </w:pPr>
            <w:r>
              <w:t>2 octets</w:t>
            </w:r>
          </w:p>
        </w:tc>
      </w:tr>
      <w:tr w:rsidR="00A51BDC" w:rsidRPr="00C143AC" w14:paraId="118FF259" w14:textId="3658FE36" w:rsidTr="00A51BDC">
        <w:tc>
          <w:tcPr>
            <w:cnfStyle w:val="001000000000" w:firstRow="0" w:lastRow="0" w:firstColumn="1" w:lastColumn="0" w:oddVBand="0" w:evenVBand="0" w:oddHBand="0" w:evenHBand="0" w:firstRowFirstColumn="0" w:firstRowLastColumn="0" w:lastRowFirstColumn="0" w:lastRowLastColumn="0"/>
            <w:tcW w:w="3704" w:type="dxa"/>
          </w:tcPr>
          <w:p w14:paraId="59BE1765" w14:textId="5F195650" w:rsidR="00A51BDC" w:rsidRPr="00C143AC" w:rsidRDefault="00A51BDC" w:rsidP="00C143AC">
            <w:r>
              <w:t>vehicleId</w:t>
            </w:r>
          </w:p>
        </w:tc>
        <w:tc>
          <w:tcPr>
            <w:tcW w:w="2888" w:type="dxa"/>
          </w:tcPr>
          <w:p w14:paraId="6C94550E" w14:textId="78B5F34D" w:rsidR="00A51BDC" w:rsidRPr="00C143AC" w:rsidRDefault="00A51BDC" w:rsidP="00C143AC">
            <w:pPr>
              <w:cnfStyle w:val="000000000000" w:firstRow="0" w:lastRow="0" w:firstColumn="0" w:lastColumn="0" w:oddVBand="0" w:evenVBand="0" w:oddHBand="0" w:evenHBand="0" w:firstRowFirstColumn="0" w:firstRowLastColumn="0" w:lastRowFirstColumn="0" w:lastRowLastColumn="0"/>
            </w:pPr>
            <w:r>
              <w:t>Int</w:t>
            </w:r>
          </w:p>
        </w:tc>
        <w:tc>
          <w:tcPr>
            <w:tcW w:w="2696" w:type="dxa"/>
          </w:tcPr>
          <w:p w14:paraId="0F1D1E2C" w14:textId="1E437F39" w:rsidR="00A51BDC" w:rsidRDefault="00F631E3" w:rsidP="00C143AC">
            <w:pPr>
              <w:cnfStyle w:val="000000000000" w:firstRow="0" w:lastRow="0" w:firstColumn="0" w:lastColumn="0" w:oddVBand="0" w:evenVBand="0" w:oddHBand="0" w:evenHBand="0" w:firstRowFirstColumn="0" w:firstRowLastColumn="0" w:lastRowFirstColumn="0" w:lastRowLastColumn="0"/>
            </w:pPr>
            <w:r>
              <w:t>2 octets</w:t>
            </w:r>
          </w:p>
        </w:tc>
      </w:tr>
      <w:bookmarkEnd w:id="368"/>
    </w:tbl>
    <w:p w14:paraId="0E2E078A" w14:textId="77777777" w:rsidR="00C143AC" w:rsidRDefault="00C143AC" w:rsidP="00C143AC">
      <w:pPr>
        <w:rPr>
          <w:rFonts w:ascii="Consolas" w:eastAsia="Times New Roman" w:hAnsi="Consolas" w:cs="Times New Roman"/>
          <w:color w:val="000000" w:themeColor="text1"/>
          <w:sz w:val="21"/>
          <w:szCs w:val="21"/>
          <w:lang w:val="en-US"/>
        </w:rPr>
      </w:pPr>
    </w:p>
    <w:p w14:paraId="62290234" w14:textId="76A56C98" w:rsidR="00C143AC" w:rsidRPr="00C143AC" w:rsidRDefault="00C143AC" w:rsidP="00C143AC">
      <w:pPr>
        <w:rPr>
          <w:b/>
          <w:bCs/>
          <w:color w:val="auto"/>
          <w:u w:val="single"/>
        </w:rPr>
      </w:pPr>
      <w:r w:rsidRPr="00C143AC">
        <w:rPr>
          <w:b/>
          <w:bCs/>
          <w:color w:val="auto"/>
          <w:u w:val="single"/>
        </w:rPr>
        <w:t>Exemple de message</w:t>
      </w:r>
    </w:p>
    <w:tbl>
      <w:tblPr>
        <w:tblStyle w:val="TableauGrille4-Accentuation5"/>
        <w:tblW w:w="0" w:type="auto"/>
        <w:tblLook w:val="04A0" w:firstRow="1" w:lastRow="0" w:firstColumn="1" w:lastColumn="0" w:noHBand="0" w:noVBand="1"/>
      </w:tblPr>
      <w:tblGrid>
        <w:gridCol w:w="522"/>
        <w:gridCol w:w="743"/>
        <w:gridCol w:w="2998"/>
        <w:gridCol w:w="1098"/>
        <w:gridCol w:w="860"/>
        <w:gridCol w:w="856"/>
        <w:gridCol w:w="877"/>
        <w:gridCol w:w="1334"/>
      </w:tblGrid>
      <w:tr w:rsidR="00C143AC" w:rsidRPr="00C143AC" w14:paraId="59D5F8C5" w14:textId="77777777" w:rsidTr="00C1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0FD1334" w14:textId="40834024" w:rsidR="00C143AC" w:rsidRPr="00C143AC" w:rsidRDefault="00C143AC" w:rsidP="006E6EF8">
            <w:pPr>
              <w:rPr>
                <w:sz w:val="12"/>
                <w:szCs w:val="12"/>
              </w:rPr>
            </w:pPr>
            <w:bookmarkStart w:id="369" w:name="_Hlk185283997"/>
            <w:r>
              <w:rPr>
                <w:sz w:val="12"/>
                <w:szCs w:val="12"/>
              </w:rPr>
              <w:t>Name</w:t>
            </w:r>
          </w:p>
        </w:tc>
        <w:tc>
          <w:tcPr>
            <w:tcW w:w="743" w:type="dxa"/>
          </w:tcPr>
          <w:p w14:paraId="27D676AE" w14:textId="22C742D1" w:rsidR="00C143AC" w:rsidRPr="00C143AC" w:rsidRDefault="00C143AC"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messageId</w:t>
            </w:r>
          </w:p>
        </w:tc>
        <w:tc>
          <w:tcPr>
            <w:tcW w:w="2278" w:type="dxa"/>
          </w:tcPr>
          <w:p w14:paraId="6993B1F2" w14:textId="6E4E9587" w:rsidR="00C143AC" w:rsidRPr="00C143AC" w:rsidRDefault="00C143AC"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timeStamp</w:t>
            </w:r>
          </w:p>
        </w:tc>
        <w:tc>
          <w:tcPr>
            <w:tcW w:w="1093" w:type="dxa"/>
          </w:tcPr>
          <w:p w14:paraId="621E8EB8" w14:textId="4546DE85" w:rsidR="00C143AC" w:rsidRPr="00C143AC" w:rsidRDefault="00C143AC"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sequenceNumber</w:t>
            </w:r>
          </w:p>
        </w:tc>
        <w:tc>
          <w:tcPr>
            <w:tcW w:w="1160" w:type="dxa"/>
          </w:tcPr>
          <w:p w14:paraId="495601B5" w14:textId="338D7C37" w:rsidR="00C143AC" w:rsidRPr="00C143AC" w:rsidRDefault="00C143AC"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sectionId</w:t>
            </w:r>
          </w:p>
        </w:tc>
        <w:tc>
          <w:tcPr>
            <w:tcW w:w="1160" w:type="dxa"/>
          </w:tcPr>
          <w:p w14:paraId="038C66EE" w14:textId="44599FA0" w:rsidR="00C143AC" w:rsidRPr="00C143AC" w:rsidRDefault="00C143AC" w:rsidP="006E6EF8">
            <w:pPr>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vehicleId</w:t>
            </w:r>
          </w:p>
        </w:tc>
        <w:tc>
          <w:tcPr>
            <w:tcW w:w="1160" w:type="dxa"/>
          </w:tcPr>
          <w:p w14:paraId="3C557AB3" w14:textId="720EFADF" w:rsidR="00C143AC" w:rsidRPr="00C143AC" w:rsidRDefault="00C143AC" w:rsidP="00C143AC">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Version de protocole</w:t>
            </w:r>
          </w:p>
        </w:tc>
        <w:tc>
          <w:tcPr>
            <w:tcW w:w="1160" w:type="dxa"/>
          </w:tcPr>
          <w:p w14:paraId="3650EE62" w14:textId="60C3F7B6" w:rsidR="00C143AC" w:rsidRPr="00C143AC" w:rsidRDefault="00C143AC" w:rsidP="00C143AC">
            <w:pPr>
              <w:jc w:val="left"/>
              <w:cnfStyle w:val="100000000000" w:firstRow="1" w:lastRow="0" w:firstColumn="0" w:lastColumn="0" w:oddVBand="0" w:evenVBand="0" w:oddHBand="0" w:evenHBand="0" w:firstRowFirstColumn="0" w:firstRowLastColumn="0" w:lastRowFirstColumn="0" w:lastRowLastColumn="0"/>
              <w:rPr>
                <w:sz w:val="12"/>
                <w:szCs w:val="12"/>
              </w:rPr>
            </w:pPr>
            <w:r>
              <w:rPr>
                <w:sz w:val="12"/>
                <w:szCs w:val="12"/>
              </w:rPr>
              <w:t>Séquence de fin de message</w:t>
            </w:r>
          </w:p>
        </w:tc>
      </w:tr>
      <w:tr w:rsidR="00C143AC" w:rsidRPr="00C143AC" w14:paraId="65A7E107" w14:textId="77777777" w:rsidTr="0061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0B58F3D" w14:textId="05684424" w:rsidR="00C143AC" w:rsidRPr="00C143AC" w:rsidRDefault="00C143AC" w:rsidP="006E6EF8">
            <w:pPr>
              <w:rPr>
                <w:sz w:val="12"/>
                <w:szCs w:val="12"/>
              </w:rPr>
            </w:pPr>
            <w:r>
              <w:rPr>
                <w:sz w:val="12"/>
                <w:szCs w:val="12"/>
              </w:rPr>
              <w:t>205</w:t>
            </w:r>
          </w:p>
        </w:tc>
        <w:tc>
          <w:tcPr>
            <w:tcW w:w="743" w:type="dxa"/>
          </w:tcPr>
          <w:p w14:paraId="5044B954" w14:textId="0C0ABC13"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2278" w:type="dxa"/>
          </w:tcPr>
          <w:tbl>
            <w:tblPr>
              <w:tblStyle w:val="Grilledutableau"/>
              <w:tblW w:w="2772" w:type="dxa"/>
              <w:tblLook w:val="04A0" w:firstRow="1" w:lastRow="0" w:firstColumn="1" w:lastColumn="0" w:noHBand="0" w:noVBand="1"/>
            </w:tblPr>
            <w:tblGrid>
              <w:gridCol w:w="522"/>
              <w:gridCol w:w="359"/>
              <w:gridCol w:w="359"/>
              <w:gridCol w:w="277"/>
              <w:gridCol w:w="447"/>
              <w:gridCol w:w="359"/>
              <w:gridCol w:w="449"/>
            </w:tblGrid>
            <w:tr w:rsidR="009B0FA2" w14:paraId="217287D4" w14:textId="77777777" w:rsidTr="00F2475E">
              <w:tc>
                <w:tcPr>
                  <w:tcW w:w="522" w:type="dxa"/>
                </w:tcPr>
                <w:p w14:paraId="0F89D978" w14:textId="77777777" w:rsidR="009B0FA2" w:rsidRPr="00A118EC" w:rsidRDefault="009B0FA2" w:rsidP="009B0FA2">
                  <w:pPr>
                    <w:rPr>
                      <w:sz w:val="12"/>
                      <w:szCs w:val="12"/>
                    </w:rPr>
                  </w:pPr>
                  <w:r w:rsidRPr="00A118EC">
                    <w:rPr>
                      <w:sz w:val="12"/>
                      <w:szCs w:val="12"/>
                    </w:rPr>
                    <w:t>2024</w:t>
                  </w:r>
                </w:p>
              </w:tc>
              <w:tc>
                <w:tcPr>
                  <w:tcW w:w="360" w:type="dxa"/>
                </w:tcPr>
                <w:p w14:paraId="36688113" w14:textId="77777777" w:rsidR="009B0FA2" w:rsidRPr="00A118EC" w:rsidRDefault="009B0FA2" w:rsidP="009B0FA2">
                  <w:pPr>
                    <w:rPr>
                      <w:sz w:val="12"/>
                      <w:szCs w:val="12"/>
                    </w:rPr>
                  </w:pPr>
                  <w:r w:rsidRPr="00A118EC">
                    <w:rPr>
                      <w:sz w:val="12"/>
                      <w:szCs w:val="12"/>
                    </w:rPr>
                    <w:t>11</w:t>
                  </w:r>
                </w:p>
              </w:tc>
              <w:tc>
                <w:tcPr>
                  <w:tcW w:w="360" w:type="dxa"/>
                </w:tcPr>
                <w:p w14:paraId="622C7D62" w14:textId="77777777" w:rsidR="009B0FA2" w:rsidRPr="00A118EC" w:rsidRDefault="009B0FA2" w:rsidP="009B0FA2">
                  <w:pPr>
                    <w:rPr>
                      <w:sz w:val="12"/>
                      <w:szCs w:val="12"/>
                    </w:rPr>
                  </w:pPr>
                  <w:r w:rsidRPr="00A118EC">
                    <w:rPr>
                      <w:sz w:val="12"/>
                      <w:szCs w:val="12"/>
                    </w:rPr>
                    <w:t>28</w:t>
                  </w:r>
                </w:p>
              </w:tc>
              <w:tc>
                <w:tcPr>
                  <w:tcW w:w="270" w:type="dxa"/>
                </w:tcPr>
                <w:p w14:paraId="5FD2FD61" w14:textId="77777777" w:rsidR="009B0FA2" w:rsidRPr="00A118EC" w:rsidRDefault="009B0FA2" w:rsidP="009B0FA2">
                  <w:pPr>
                    <w:rPr>
                      <w:sz w:val="12"/>
                      <w:szCs w:val="12"/>
                    </w:rPr>
                  </w:pPr>
                  <w:r w:rsidRPr="00A118EC">
                    <w:rPr>
                      <w:sz w:val="12"/>
                      <w:szCs w:val="12"/>
                    </w:rPr>
                    <w:t>5</w:t>
                  </w:r>
                </w:p>
              </w:tc>
              <w:tc>
                <w:tcPr>
                  <w:tcW w:w="450" w:type="dxa"/>
                </w:tcPr>
                <w:p w14:paraId="3C4F57D7" w14:textId="77777777" w:rsidR="009B0FA2" w:rsidRPr="00A118EC" w:rsidRDefault="009B0FA2" w:rsidP="009B0FA2">
                  <w:pPr>
                    <w:rPr>
                      <w:sz w:val="12"/>
                      <w:szCs w:val="12"/>
                    </w:rPr>
                  </w:pPr>
                  <w:r w:rsidRPr="00A118EC">
                    <w:rPr>
                      <w:sz w:val="12"/>
                      <w:szCs w:val="12"/>
                    </w:rPr>
                    <w:t>14</w:t>
                  </w:r>
                </w:p>
              </w:tc>
              <w:tc>
                <w:tcPr>
                  <w:tcW w:w="360" w:type="dxa"/>
                </w:tcPr>
                <w:p w14:paraId="4AE9B8A2" w14:textId="77777777" w:rsidR="009B0FA2" w:rsidRPr="00A118EC" w:rsidRDefault="009B0FA2" w:rsidP="009B0FA2">
                  <w:pPr>
                    <w:rPr>
                      <w:sz w:val="12"/>
                      <w:szCs w:val="12"/>
                    </w:rPr>
                  </w:pPr>
                  <w:r w:rsidRPr="00A118EC">
                    <w:rPr>
                      <w:sz w:val="12"/>
                      <w:szCs w:val="12"/>
                    </w:rPr>
                    <w:t>59</w:t>
                  </w:r>
                </w:p>
              </w:tc>
              <w:tc>
                <w:tcPr>
                  <w:tcW w:w="450" w:type="dxa"/>
                </w:tcPr>
                <w:p w14:paraId="035CFD6A" w14:textId="77777777" w:rsidR="009B0FA2" w:rsidRPr="00A118EC" w:rsidRDefault="009B0FA2" w:rsidP="009B0FA2">
                  <w:pPr>
                    <w:rPr>
                      <w:sz w:val="12"/>
                      <w:szCs w:val="12"/>
                    </w:rPr>
                  </w:pPr>
                  <w:r>
                    <w:rPr>
                      <w:sz w:val="12"/>
                      <w:szCs w:val="12"/>
                    </w:rPr>
                    <w:t>998</w:t>
                  </w:r>
                </w:p>
              </w:tc>
            </w:tr>
          </w:tbl>
          <w:p w14:paraId="77869EC2" w14:textId="77777777"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p>
        </w:tc>
        <w:tc>
          <w:tcPr>
            <w:tcW w:w="1093" w:type="dxa"/>
          </w:tcPr>
          <w:p w14:paraId="02857C94" w14:textId="6377B585"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1160" w:type="dxa"/>
          </w:tcPr>
          <w:p w14:paraId="5608F63B" w14:textId="027BA51C"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1160" w:type="dxa"/>
          </w:tcPr>
          <w:p w14:paraId="30DB25AE" w14:textId="5C79C4F7"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1160" w:type="dxa"/>
            <w:shd w:val="clear" w:color="auto" w:fill="FFFF00"/>
          </w:tcPr>
          <w:p w14:paraId="6241526F" w14:textId="5CB98FFB" w:rsidR="00C143AC" w:rsidRPr="00C143AC" w:rsidRDefault="00613964" w:rsidP="006E6EF8">
            <w:pPr>
              <w:cnfStyle w:val="000000100000" w:firstRow="0" w:lastRow="0" w:firstColumn="0" w:lastColumn="0" w:oddVBand="0" w:evenVBand="0" w:oddHBand="1" w:evenHBand="0" w:firstRowFirstColumn="0" w:firstRowLastColumn="0" w:lastRowFirstColumn="0" w:lastRowLastColumn="0"/>
              <w:rPr>
                <w:sz w:val="12"/>
                <w:szCs w:val="12"/>
              </w:rPr>
            </w:pPr>
            <w:r>
              <w:rPr>
                <w:color w:val="538135" w:themeColor="accent6" w:themeShade="BF"/>
                <w:sz w:val="12"/>
                <w:szCs w:val="12"/>
              </w:rPr>
              <w:t>41</w:t>
            </w:r>
          </w:p>
        </w:tc>
        <w:tc>
          <w:tcPr>
            <w:tcW w:w="1160" w:type="dxa"/>
          </w:tcPr>
          <w:tbl>
            <w:tblPr>
              <w:tblStyle w:val="Grilledutableau"/>
              <w:tblW w:w="1053" w:type="dxa"/>
              <w:tblLook w:val="04A0" w:firstRow="1" w:lastRow="0" w:firstColumn="1" w:lastColumn="0" w:noHBand="0" w:noVBand="1"/>
            </w:tblPr>
            <w:tblGrid>
              <w:gridCol w:w="277"/>
              <w:gridCol w:w="277"/>
              <w:gridCol w:w="277"/>
              <w:gridCol w:w="277"/>
            </w:tblGrid>
            <w:tr w:rsidR="00024823" w:rsidRPr="004C6ACC" w14:paraId="04F3ED0B" w14:textId="77777777" w:rsidTr="00024823">
              <w:trPr>
                <w:trHeight w:val="295"/>
              </w:trPr>
              <w:tc>
                <w:tcPr>
                  <w:tcW w:w="277" w:type="dxa"/>
                </w:tcPr>
                <w:p w14:paraId="1C5A3DED" w14:textId="77777777" w:rsidR="00024823" w:rsidRPr="004C6ACC" w:rsidRDefault="00024823" w:rsidP="00581795">
                  <w:pPr>
                    <w:jc w:val="left"/>
                    <w:rPr>
                      <w:color w:val="FF0000"/>
                      <w:sz w:val="12"/>
                      <w:szCs w:val="12"/>
                    </w:rPr>
                  </w:pPr>
                  <w:r w:rsidRPr="004C6ACC">
                    <w:rPr>
                      <w:color w:val="FF0000"/>
                      <w:sz w:val="12"/>
                      <w:szCs w:val="12"/>
                    </w:rPr>
                    <w:t>0</w:t>
                  </w:r>
                </w:p>
              </w:tc>
              <w:tc>
                <w:tcPr>
                  <w:tcW w:w="277" w:type="dxa"/>
                </w:tcPr>
                <w:p w14:paraId="4D0676AD" w14:textId="77777777" w:rsidR="00024823" w:rsidRPr="004C6ACC" w:rsidRDefault="00024823" w:rsidP="00581795">
                  <w:pPr>
                    <w:jc w:val="left"/>
                    <w:rPr>
                      <w:color w:val="FF0000"/>
                      <w:sz w:val="12"/>
                      <w:szCs w:val="12"/>
                    </w:rPr>
                  </w:pPr>
                  <w:r w:rsidRPr="004C6ACC">
                    <w:rPr>
                      <w:color w:val="FF0000"/>
                      <w:sz w:val="12"/>
                      <w:szCs w:val="12"/>
                    </w:rPr>
                    <w:t>0</w:t>
                  </w:r>
                </w:p>
              </w:tc>
              <w:tc>
                <w:tcPr>
                  <w:tcW w:w="236" w:type="dxa"/>
                </w:tcPr>
                <w:p w14:paraId="2F30C0B7" w14:textId="48A781DB" w:rsidR="00024823" w:rsidRPr="004C6ACC" w:rsidRDefault="00024823" w:rsidP="00581795">
                  <w:pPr>
                    <w:jc w:val="left"/>
                    <w:rPr>
                      <w:color w:val="FF0000"/>
                      <w:sz w:val="12"/>
                      <w:szCs w:val="12"/>
                    </w:rPr>
                  </w:pPr>
                  <w:r>
                    <w:rPr>
                      <w:color w:val="FF0000"/>
                      <w:sz w:val="12"/>
                      <w:szCs w:val="12"/>
                    </w:rPr>
                    <w:t>0</w:t>
                  </w:r>
                </w:p>
              </w:tc>
              <w:tc>
                <w:tcPr>
                  <w:tcW w:w="263" w:type="dxa"/>
                </w:tcPr>
                <w:p w14:paraId="0C03B2ED" w14:textId="78389ECB" w:rsidR="00024823" w:rsidRPr="004C6ACC" w:rsidRDefault="00024823" w:rsidP="00581795">
                  <w:pPr>
                    <w:jc w:val="left"/>
                    <w:rPr>
                      <w:color w:val="FF0000"/>
                      <w:sz w:val="12"/>
                      <w:szCs w:val="12"/>
                    </w:rPr>
                  </w:pPr>
                  <w:r w:rsidRPr="004C6ACC">
                    <w:rPr>
                      <w:color w:val="FF0000"/>
                      <w:sz w:val="12"/>
                      <w:szCs w:val="12"/>
                    </w:rPr>
                    <w:t>0</w:t>
                  </w:r>
                </w:p>
              </w:tc>
            </w:tr>
          </w:tbl>
          <w:p w14:paraId="7F045E70" w14:textId="77777777" w:rsidR="00C143AC" w:rsidRPr="00C143AC" w:rsidRDefault="00C143AC" w:rsidP="006E6EF8">
            <w:pPr>
              <w:cnfStyle w:val="000000100000" w:firstRow="0" w:lastRow="0" w:firstColumn="0" w:lastColumn="0" w:oddVBand="0" w:evenVBand="0" w:oddHBand="1" w:evenHBand="0" w:firstRowFirstColumn="0" w:firstRowLastColumn="0" w:lastRowFirstColumn="0" w:lastRowLastColumn="0"/>
              <w:rPr>
                <w:sz w:val="12"/>
                <w:szCs w:val="12"/>
              </w:rPr>
            </w:pPr>
          </w:p>
        </w:tc>
      </w:tr>
      <w:bookmarkEnd w:id="369"/>
    </w:tbl>
    <w:p w14:paraId="3C1CCA0A" w14:textId="77777777" w:rsidR="00DE0ADE" w:rsidRDefault="00DE0ADE" w:rsidP="006E6EF8">
      <w:pPr>
        <w:rPr>
          <w:color w:val="FF0000"/>
          <w:u w:val="single"/>
        </w:rPr>
      </w:pPr>
    </w:p>
    <w:p w14:paraId="628D2F2B" w14:textId="77777777" w:rsidR="009259C7" w:rsidRDefault="009259C7" w:rsidP="006E6EF8">
      <w:pPr>
        <w:rPr>
          <w:color w:val="FF0000"/>
          <w:u w:val="single"/>
        </w:rPr>
      </w:pPr>
    </w:p>
    <w:p w14:paraId="7E2B4B61" w14:textId="77777777" w:rsidR="009259C7" w:rsidRDefault="009259C7" w:rsidP="006E6EF8">
      <w:pPr>
        <w:rPr>
          <w:color w:val="FF0000"/>
          <w:u w:val="single"/>
        </w:rPr>
      </w:pPr>
    </w:p>
    <w:p w14:paraId="028A0E91" w14:textId="77777777" w:rsidR="009259C7" w:rsidRDefault="009259C7" w:rsidP="006E6EF8">
      <w:pPr>
        <w:rPr>
          <w:color w:val="FF0000"/>
          <w:u w:val="single"/>
        </w:rPr>
      </w:pPr>
    </w:p>
    <w:p w14:paraId="18EF5716" w14:textId="77777777" w:rsidR="009259C7" w:rsidRDefault="009259C7" w:rsidP="006E6EF8">
      <w:pPr>
        <w:rPr>
          <w:color w:val="FF0000"/>
          <w:u w:val="single"/>
        </w:rPr>
      </w:pPr>
    </w:p>
    <w:p w14:paraId="03025BD6" w14:textId="77777777" w:rsidR="009259C7" w:rsidRDefault="009259C7" w:rsidP="006E6EF8">
      <w:pPr>
        <w:rPr>
          <w:color w:val="FF0000"/>
          <w:u w:val="single"/>
        </w:rPr>
      </w:pPr>
    </w:p>
    <w:p w14:paraId="1C0FD782" w14:textId="77777777" w:rsidR="009259C7" w:rsidRDefault="009259C7" w:rsidP="006E6EF8">
      <w:pPr>
        <w:rPr>
          <w:color w:val="FF0000"/>
          <w:u w:val="single"/>
        </w:rPr>
      </w:pPr>
    </w:p>
    <w:p w14:paraId="604CCEC9" w14:textId="77777777" w:rsidR="009259C7" w:rsidRDefault="009259C7" w:rsidP="006E6EF8">
      <w:pPr>
        <w:rPr>
          <w:color w:val="FF0000"/>
          <w:u w:val="single"/>
        </w:rPr>
      </w:pPr>
    </w:p>
    <w:p w14:paraId="5DAE67AD" w14:textId="77777777" w:rsidR="009259C7" w:rsidRDefault="009259C7" w:rsidP="006E6EF8">
      <w:pPr>
        <w:rPr>
          <w:color w:val="FF0000"/>
          <w:u w:val="single"/>
        </w:rPr>
      </w:pPr>
    </w:p>
    <w:p w14:paraId="65585F0D" w14:textId="77777777" w:rsidR="009259C7" w:rsidRDefault="009259C7" w:rsidP="006E6EF8">
      <w:pPr>
        <w:rPr>
          <w:color w:val="FF0000"/>
          <w:u w:val="single"/>
        </w:rPr>
      </w:pPr>
    </w:p>
    <w:p w14:paraId="57C82583" w14:textId="77777777" w:rsidR="009259C7" w:rsidRDefault="009259C7" w:rsidP="006E6EF8">
      <w:pPr>
        <w:rPr>
          <w:color w:val="FF0000"/>
          <w:u w:val="single"/>
        </w:rPr>
      </w:pPr>
    </w:p>
    <w:p w14:paraId="13FAFA1E" w14:textId="77777777" w:rsidR="009259C7" w:rsidRDefault="009259C7" w:rsidP="006E6EF8">
      <w:pPr>
        <w:rPr>
          <w:color w:val="FF0000"/>
          <w:u w:val="single"/>
        </w:rPr>
      </w:pPr>
    </w:p>
    <w:p w14:paraId="7EF66214" w14:textId="77777777" w:rsidR="009259C7" w:rsidRPr="00C238C0" w:rsidRDefault="009259C7" w:rsidP="00C238C0">
      <w:pPr>
        <w:jc w:val="left"/>
        <w:rPr>
          <w:b/>
          <w:bCs/>
          <w:color w:val="FF0000"/>
          <w:sz w:val="2"/>
          <w:szCs w:val="2"/>
          <w:u w:val="single"/>
        </w:rPr>
      </w:pPr>
    </w:p>
    <w:p w14:paraId="0161FBB1" w14:textId="77777777" w:rsidR="009259C7" w:rsidRPr="00C238C0" w:rsidRDefault="009259C7" w:rsidP="006E6EF8">
      <w:pPr>
        <w:rPr>
          <w:b/>
          <w:bCs/>
          <w:color w:val="FF0000"/>
          <w:sz w:val="2"/>
          <w:szCs w:val="2"/>
          <w:u w:val="single"/>
        </w:rPr>
      </w:pPr>
    </w:p>
    <w:p w14:paraId="0879987C" w14:textId="77777777" w:rsidR="00E2723A" w:rsidRDefault="00E2723A" w:rsidP="00C238C0">
      <w:pPr>
        <w:jc w:val="left"/>
        <w:rPr>
          <w:b/>
          <w:bCs/>
          <w:color w:val="auto"/>
          <w:u w:val="single"/>
        </w:rPr>
        <w:sectPr w:rsidR="00E2723A" w:rsidSect="00500BC9">
          <w:pgSz w:w="11906" w:h="16838"/>
          <w:pgMar w:top="1701" w:right="1304" w:bottom="1418" w:left="1304" w:header="510" w:footer="709" w:gutter="0"/>
          <w:cols w:space="708"/>
          <w:docGrid w:linePitch="360"/>
        </w:sectPr>
      </w:pPr>
    </w:p>
    <w:p w14:paraId="219D8490" w14:textId="2421D395" w:rsidR="00581795" w:rsidRPr="00581795" w:rsidRDefault="00581795" w:rsidP="006E6EF8">
      <w:pPr>
        <w:rPr>
          <w:b/>
          <w:bCs/>
          <w:color w:val="auto"/>
          <w:u w:val="single"/>
        </w:rPr>
      </w:pPr>
      <w:bookmarkStart w:id="370" w:name="_Hlk186202462"/>
      <w:bookmarkStart w:id="371" w:name="_Hlk191218639"/>
      <w:r w:rsidRPr="00581795">
        <w:rPr>
          <w:b/>
          <w:bCs/>
          <w:color w:val="auto"/>
          <w:u w:val="single"/>
        </w:rPr>
        <w:lastRenderedPageBreak/>
        <w:t>VehicleTrackingInfo</w:t>
      </w:r>
      <w:bookmarkEnd w:id="370"/>
    </w:p>
    <w:tbl>
      <w:tblPr>
        <w:tblStyle w:val="TableauGrille4-Accentuation5"/>
        <w:tblW w:w="0" w:type="auto"/>
        <w:tblLook w:val="04A0" w:firstRow="1" w:lastRow="0" w:firstColumn="1" w:lastColumn="0" w:noHBand="0" w:noVBand="1"/>
      </w:tblPr>
      <w:tblGrid>
        <w:gridCol w:w="4601"/>
        <w:gridCol w:w="4571"/>
        <w:gridCol w:w="4546"/>
        <w:tblGridChange w:id="372">
          <w:tblGrid>
            <w:gridCol w:w="4601"/>
            <w:gridCol w:w="4571"/>
            <w:gridCol w:w="4546"/>
          </w:tblGrid>
        </w:tblGridChange>
      </w:tblGrid>
      <w:tr w:rsidR="00F631E3" w:rsidRPr="00581795" w14:paraId="54C39259" w14:textId="1A29A2E7" w:rsidTr="00F63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7DB314FB" w14:textId="0966B2B7" w:rsidR="00F631E3" w:rsidRPr="00581795" w:rsidRDefault="00F631E3" w:rsidP="006E6EF8">
            <w:bookmarkStart w:id="373" w:name="_Hlk191048329"/>
            <w:r w:rsidRPr="00581795">
              <w:t>Champ</w:t>
            </w:r>
          </w:p>
        </w:tc>
        <w:tc>
          <w:tcPr>
            <w:tcW w:w="4571" w:type="dxa"/>
          </w:tcPr>
          <w:p w14:paraId="5A38EC06" w14:textId="0F26255A" w:rsidR="00F631E3" w:rsidRPr="00581795" w:rsidRDefault="00F631E3" w:rsidP="006E6EF8">
            <w:pPr>
              <w:cnfStyle w:val="100000000000" w:firstRow="1" w:lastRow="0" w:firstColumn="0" w:lastColumn="0" w:oddVBand="0" w:evenVBand="0" w:oddHBand="0" w:evenHBand="0" w:firstRowFirstColumn="0" w:firstRowLastColumn="0" w:lastRowFirstColumn="0" w:lastRowLastColumn="0"/>
            </w:pPr>
            <w:r w:rsidRPr="00581795">
              <w:t>Type</w:t>
            </w:r>
          </w:p>
        </w:tc>
        <w:tc>
          <w:tcPr>
            <w:tcW w:w="4546" w:type="dxa"/>
          </w:tcPr>
          <w:p w14:paraId="4A5B3835" w14:textId="4F1A35DF" w:rsidR="00F631E3" w:rsidRPr="00581795" w:rsidRDefault="00F631E3" w:rsidP="006E6EF8">
            <w:pPr>
              <w:cnfStyle w:val="100000000000" w:firstRow="1" w:lastRow="0" w:firstColumn="0" w:lastColumn="0" w:oddVBand="0" w:evenVBand="0" w:oddHBand="0" w:evenHBand="0" w:firstRowFirstColumn="0" w:firstRowLastColumn="0" w:lastRowFirstColumn="0" w:lastRowLastColumn="0"/>
            </w:pPr>
            <w:r>
              <w:t>Taille</w:t>
            </w:r>
          </w:p>
        </w:tc>
      </w:tr>
      <w:tr w:rsidR="00F631E3" w:rsidRPr="00581795" w14:paraId="01D6EC34" w14:textId="28881D40" w:rsidTr="00F6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6DD236F2" w14:textId="0EDDB0AF" w:rsidR="00F631E3" w:rsidRPr="00581795" w:rsidRDefault="00F631E3" w:rsidP="006E6EF8">
            <w:r>
              <w:t>VehicleTrackingInfo(Name)</w:t>
            </w:r>
          </w:p>
        </w:tc>
        <w:tc>
          <w:tcPr>
            <w:tcW w:w="4571" w:type="dxa"/>
          </w:tcPr>
          <w:p w14:paraId="3492E138" w14:textId="1D8B5AE0" w:rsidR="00F631E3" w:rsidRPr="00581795" w:rsidRDefault="00F631E3" w:rsidP="006E6EF8">
            <w:pPr>
              <w:cnfStyle w:val="000000100000" w:firstRow="0" w:lastRow="0" w:firstColumn="0" w:lastColumn="0" w:oddVBand="0" w:evenVBand="0" w:oddHBand="1" w:evenHBand="0" w:firstRowFirstColumn="0" w:firstRowLastColumn="0" w:lastRowFirstColumn="0" w:lastRowLastColumn="0"/>
            </w:pPr>
            <w:r>
              <w:t>Int</w:t>
            </w:r>
          </w:p>
        </w:tc>
        <w:tc>
          <w:tcPr>
            <w:tcW w:w="4546" w:type="dxa"/>
          </w:tcPr>
          <w:p w14:paraId="08D6EB7B" w14:textId="11460BE8" w:rsidR="00F631E3" w:rsidRDefault="00F631E3" w:rsidP="006E6EF8">
            <w:pPr>
              <w:cnfStyle w:val="000000100000" w:firstRow="0" w:lastRow="0" w:firstColumn="0" w:lastColumn="0" w:oddVBand="0" w:evenVBand="0" w:oddHBand="1" w:evenHBand="0" w:firstRowFirstColumn="0" w:firstRowLastColumn="0" w:lastRowFirstColumn="0" w:lastRowLastColumn="0"/>
            </w:pPr>
            <w:r>
              <w:t>1 octet</w:t>
            </w:r>
          </w:p>
        </w:tc>
      </w:tr>
      <w:tr w:rsidR="00F631E3" w:rsidRPr="00581795" w14:paraId="7BBB49F7" w14:textId="38148F3F" w:rsidTr="00F631E3">
        <w:tc>
          <w:tcPr>
            <w:cnfStyle w:val="001000000000" w:firstRow="0" w:lastRow="0" w:firstColumn="1" w:lastColumn="0" w:oddVBand="0" w:evenVBand="0" w:oddHBand="0" w:evenHBand="0" w:firstRowFirstColumn="0" w:firstRowLastColumn="0" w:lastRowFirstColumn="0" w:lastRowLastColumn="0"/>
            <w:tcW w:w="4601" w:type="dxa"/>
          </w:tcPr>
          <w:p w14:paraId="2D30259D" w14:textId="221A8781" w:rsidR="00F631E3" w:rsidRPr="00581795" w:rsidRDefault="00F631E3" w:rsidP="006E6EF8">
            <w:r>
              <w:t>messageId</w:t>
            </w:r>
          </w:p>
        </w:tc>
        <w:tc>
          <w:tcPr>
            <w:tcW w:w="4571" w:type="dxa"/>
          </w:tcPr>
          <w:p w14:paraId="2B1FBDA6" w14:textId="41A43C0F" w:rsidR="00F631E3" w:rsidRPr="00581795" w:rsidRDefault="00F631E3" w:rsidP="006E6EF8">
            <w:pPr>
              <w:cnfStyle w:val="000000000000" w:firstRow="0" w:lastRow="0" w:firstColumn="0" w:lastColumn="0" w:oddVBand="0" w:evenVBand="0" w:oddHBand="0" w:evenHBand="0" w:firstRowFirstColumn="0" w:firstRowLastColumn="0" w:lastRowFirstColumn="0" w:lastRowLastColumn="0"/>
            </w:pPr>
            <w:r>
              <w:t>Int</w:t>
            </w:r>
          </w:p>
        </w:tc>
        <w:tc>
          <w:tcPr>
            <w:tcW w:w="4546" w:type="dxa"/>
          </w:tcPr>
          <w:p w14:paraId="07C83B42" w14:textId="4A04EC66" w:rsidR="00F631E3" w:rsidRDefault="00F631E3" w:rsidP="006E6EF8">
            <w:pPr>
              <w:cnfStyle w:val="000000000000" w:firstRow="0" w:lastRow="0" w:firstColumn="0" w:lastColumn="0" w:oddVBand="0" w:evenVBand="0" w:oddHBand="0" w:evenHBand="0" w:firstRowFirstColumn="0" w:firstRowLastColumn="0" w:lastRowFirstColumn="0" w:lastRowLastColumn="0"/>
            </w:pPr>
            <w:r>
              <w:t>3 octets</w:t>
            </w:r>
          </w:p>
        </w:tc>
      </w:tr>
      <w:tr w:rsidR="00F631E3" w:rsidRPr="00581795" w14:paraId="45A68EEF" w14:textId="2795FE83" w:rsidTr="00FA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5B117F91" w14:textId="7F375FA1" w:rsidR="00F631E3" w:rsidRPr="00581795" w:rsidRDefault="00F631E3" w:rsidP="006E6EF8">
            <w:r>
              <w:t>timeStamp</w:t>
            </w:r>
          </w:p>
        </w:tc>
        <w:tc>
          <w:tcPr>
            <w:tcW w:w="4571" w:type="dxa"/>
            <w:shd w:val="clear" w:color="auto" w:fill="FFC000" w:themeFill="accent4"/>
          </w:tcPr>
          <w:p w14:paraId="4957BAD0" w14:textId="5100A633" w:rsidR="00F631E3" w:rsidRPr="00581795" w:rsidRDefault="00FA675D" w:rsidP="006E6EF8">
            <w:pPr>
              <w:cnfStyle w:val="000000100000" w:firstRow="0" w:lastRow="0" w:firstColumn="0" w:lastColumn="0" w:oddVBand="0" w:evenVBand="0" w:oddHBand="1" w:evenHBand="0" w:firstRowFirstColumn="0" w:firstRowLastColumn="0" w:lastRowFirstColumn="0" w:lastRowLastColumn="0"/>
            </w:pPr>
            <w:r>
              <w:t>Séquencement de 7 entiers</w:t>
            </w:r>
          </w:p>
        </w:tc>
        <w:tc>
          <w:tcPr>
            <w:tcW w:w="4546" w:type="dxa"/>
          </w:tcPr>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AE21BB" w14:paraId="36CCE2EA" w14:textId="77777777" w:rsidTr="00AE21BB">
              <w:tc>
                <w:tcPr>
                  <w:tcW w:w="578" w:type="dxa"/>
                </w:tcPr>
                <w:p w14:paraId="64CF42C1" w14:textId="77777777" w:rsidR="00AE21BB" w:rsidRPr="00A118EC" w:rsidRDefault="00AE21BB" w:rsidP="00AE21BB">
                  <w:pPr>
                    <w:rPr>
                      <w:sz w:val="12"/>
                      <w:szCs w:val="12"/>
                    </w:rPr>
                  </w:pPr>
                  <w:r>
                    <w:rPr>
                      <w:sz w:val="12"/>
                      <w:szCs w:val="12"/>
                    </w:rPr>
                    <w:t>2octets</w:t>
                  </w:r>
                </w:p>
              </w:tc>
              <w:tc>
                <w:tcPr>
                  <w:tcW w:w="531" w:type="dxa"/>
                </w:tcPr>
                <w:p w14:paraId="7E40D5D4" w14:textId="77777777" w:rsidR="00AE21BB" w:rsidRPr="00A118EC" w:rsidRDefault="00AE21BB" w:rsidP="00AE21BB">
                  <w:pPr>
                    <w:rPr>
                      <w:sz w:val="12"/>
                      <w:szCs w:val="12"/>
                    </w:rPr>
                  </w:pPr>
                  <w:r>
                    <w:rPr>
                      <w:sz w:val="12"/>
                      <w:szCs w:val="12"/>
                    </w:rPr>
                    <w:t>1octet</w:t>
                  </w:r>
                </w:p>
              </w:tc>
              <w:tc>
                <w:tcPr>
                  <w:tcW w:w="531" w:type="dxa"/>
                </w:tcPr>
                <w:p w14:paraId="18581F8D" w14:textId="77777777" w:rsidR="00AE21BB" w:rsidRPr="00A118EC" w:rsidRDefault="00AE21BB" w:rsidP="00AE21BB">
                  <w:pPr>
                    <w:rPr>
                      <w:sz w:val="12"/>
                      <w:szCs w:val="12"/>
                    </w:rPr>
                  </w:pPr>
                  <w:r>
                    <w:rPr>
                      <w:sz w:val="12"/>
                      <w:szCs w:val="12"/>
                    </w:rPr>
                    <w:t>1octet</w:t>
                  </w:r>
                </w:p>
              </w:tc>
              <w:tc>
                <w:tcPr>
                  <w:tcW w:w="544" w:type="dxa"/>
                </w:tcPr>
                <w:p w14:paraId="07BF2FAE" w14:textId="77777777" w:rsidR="00AE21BB" w:rsidRPr="00A118EC" w:rsidRDefault="00AE21BB" w:rsidP="00AE21BB">
                  <w:pPr>
                    <w:rPr>
                      <w:sz w:val="12"/>
                      <w:szCs w:val="12"/>
                    </w:rPr>
                  </w:pPr>
                  <w:r>
                    <w:rPr>
                      <w:sz w:val="12"/>
                      <w:szCs w:val="12"/>
                    </w:rPr>
                    <w:t>1octet</w:t>
                  </w:r>
                </w:p>
              </w:tc>
              <w:tc>
                <w:tcPr>
                  <w:tcW w:w="601" w:type="dxa"/>
                </w:tcPr>
                <w:p w14:paraId="4C94D651" w14:textId="77777777" w:rsidR="00AE21BB" w:rsidRPr="00A118EC" w:rsidRDefault="00AE21BB" w:rsidP="00AE21BB">
                  <w:pPr>
                    <w:rPr>
                      <w:sz w:val="12"/>
                      <w:szCs w:val="12"/>
                    </w:rPr>
                  </w:pPr>
                  <w:r>
                    <w:rPr>
                      <w:sz w:val="12"/>
                      <w:szCs w:val="12"/>
                    </w:rPr>
                    <w:t>1 octet</w:t>
                  </w:r>
                </w:p>
              </w:tc>
              <w:tc>
                <w:tcPr>
                  <w:tcW w:w="531" w:type="dxa"/>
                </w:tcPr>
                <w:p w14:paraId="04EEAC6F" w14:textId="77777777" w:rsidR="00AE21BB" w:rsidRPr="00A118EC" w:rsidRDefault="00AE21BB" w:rsidP="00AE21BB">
                  <w:pPr>
                    <w:rPr>
                      <w:sz w:val="12"/>
                      <w:szCs w:val="12"/>
                    </w:rPr>
                  </w:pPr>
                  <w:r>
                    <w:rPr>
                      <w:sz w:val="12"/>
                      <w:szCs w:val="12"/>
                    </w:rPr>
                    <w:t>1octet</w:t>
                  </w:r>
                </w:p>
              </w:tc>
              <w:tc>
                <w:tcPr>
                  <w:tcW w:w="650" w:type="dxa"/>
                  <w:shd w:val="clear" w:color="auto" w:fill="BF8F00" w:themeFill="accent4" w:themeFillShade="BF"/>
                </w:tcPr>
                <w:p w14:paraId="5359CAFB" w14:textId="77777777" w:rsidR="00AE21BB" w:rsidRDefault="00AE21BB" w:rsidP="00AE21BB">
                  <w:pPr>
                    <w:rPr>
                      <w:sz w:val="12"/>
                      <w:szCs w:val="12"/>
                    </w:rPr>
                  </w:pPr>
                  <w:r>
                    <w:rPr>
                      <w:sz w:val="12"/>
                      <w:szCs w:val="12"/>
                    </w:rPr>
                    <w:t>2 octets</w:t>
                  </w:r>
                </w:p>
              </w:tc>
            </w:tr>
          </w:tbl>
          <w:p w14:paraId="4051AF85" w14:textId="77777777" w:rsidR="00F631E3" w:rsidRDefault="00F631E3" w:rsidP="006E6EF8">
            <w:pPr>
              <w:cnfStyle w:val="000000100000" w:firstRow="0" w:lastRow="0" w:firstColumn="0" w:lastColumn="0" w:oddVBand="0" w:evenVBand="0" w:oddHBand="1" w:evenHBand="0" w:firstRowFirstColumn="0" w:firstRowLastColumn="0" w:lastRowFirstColumn="0" w:lastRowLastColumn="0"/>
            </w:pPr>
          </w:p>
        </w:tc>
      </w:tr>
      <w:tr w:rsidR="00F631E3" w:rsidRPr="00581795" w14:paraId="01EC41B4" w14:textId="18C7698B" w:rsidTr="00F631E3">
        <w:tc>
          <w:tcPr>
            <w:cnfStyle w:val="001000000000" w:firstRow="0" w:lastRow="0" w:firstColumn="1" w:lastColumn="0" w:oddVBand="0" w:evenVBand="0" w:oddHBand="0" w:evenHBand="0" w:firstRowFirstColumn="0" w:firstRowLastColumn="0" w:lastRowFirstColumn="0" w:lastRowLastColumn="0"/>
            <w:tcW w:w="4601" w:type="dxa"/>
          </w:tcPr>
          <w:p w14:paraId="21C64AB5" w14:textId="5453BEEA" w:rsidR="00F631E3" w:rsidRPr="00581795" w:rsidRDefault="00F631E3" w:rsidP="006E6EF8">
            <w:r>
              <w:t>sequenceNumber</w:t>
            </w:r>
          </w:p>
        </w:tc>
        <w:tc>
          <w:tcPr>
            <w:tcW w:w="4571" w:type="dxa"/>
          </w:tcPr>
          <w:p w14:paraId="4F2CBA19" w14:textId="1DE6B93F" w:rsidR="00F631E3" w:rsidRPr="00581795" w:rsidRDefault="00F631E3" w:rsidP="006E6EF8">
            <w:pPr>
              <w:cnfStyle w:val="000000000000" w:firstRow="0" w:lastRow="0" w:firstColumn="0" w:lastColumn="0" w:oddVBand="0" w:evenVBand="0" w:oddHBand="0" w:evenHBand="0" w:firstRowFirstColumn="0" w:firstRowLastColumn="0" w:lastRowFirstColumn="0" w:lastRowLastColumn="0"/>
            </w:pPr>
            <w:r>
              <w:t>Int</w:t>
            </w:r>
          </w:p>
        </w:tc>
        <w:tc>
          <w:tcPr>
            <w:tcW w:w="4546" w:type="dxa"/>
          </w:tcPr>
          <w:p w14:paraId="3528C660" w14:textId="4F9EC95A" w:rsidR="00F631E3" w:rsidRDefault="001E25F3" w:rsidP="006E6EF8">
            <w:pPr>
              <w:cnfStyle w:val="000000000000" w:firstRow="0" w:lastRow="0" w:firstColumn="0" w:lastColumn="0" w:oddVBand="0" w:evenVBand="0" w:oddHBand="0" w:evenHBand="0" w:firstRowFirstColumn="0" w:firstRowLastColumn="0" w:lastRowFirstColumn="0" w:lastRowLastColumn="0"/>
            </w:pPr>
            <w:r>
              <w:t>3 octets</w:t>
            </w:r>
          </w:p>
        </w:tc>
      </w:tr>
      <w:tr w:rsidR="00F631E3" w:rsidRPr="00581795" w14:paraId="3C75C6DB" w14:textId="784F1249" w:rsidTr="00F6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5FA14A17" w14:textId="522B5879" w:rsidR="00F631E3" w:rsidRPr="00581795" w:rsidRDefault="00F631E3" w:rsidP="006E6EF8">
            <w:r>
              <w:t>vehicleId</w:t>
            </w:r>
          </w:p>
        </w:tc>
        <w:tc>
          <w:tcPr>
            <w:tcW w:w="4571" w:type="dxa"/>
          </w:tcPr>
          <w:p w14:paraId="49A43AEF" w14:textId="2D195CC9" w:rsidR="00F631E3" w:rsidRPr="00581795" w:rsidRDefault="00F631E3" w:rsidP="006E6EF8">
            <w:pPr>
              <w:cnfStyle w:val="000000100000" w:firstRow="0" w:lastRow="0" w:firstColumn="0" w:lastColumn="0" w:oddVBand="0" w:evenVBand="0" w:oddHBand="1" w:evenHBand="0" w:firstRowFirstColumn="0" w:firstRowLastColumn="0" w:lastRowFirstColumn="0" w:lastRowLastColumn="0"/>
            </w:pPr>
            <w:r>
              <w:t>Int</w:t>
            </w:r>
          </w:p>
        </w:tc>
        <w:tc>
          <w:tcPr>
            <w:tcW w:w="4546" w:type="dxa"/>
          </w:tcPr>
          <w:p w14:paraId="0C7D6A51" w14:textId="74B7C6A5" w:rsidR="00F631E3" w:rsidRDefault="001E25F3" w:rsidP="006E6EF8">
            <w:pPr>
              <w:cnfStyle w:val="000000100000" w:firstRow="0" w:lastRow="0" w:firstColumn="0" w:lastColumn="0" w:oddVBand="0" w:evenVBand="0" w:oddHBand="1" w:evenHBand="0" w:firstRowFirstColumn="0" w:firstRowLastColumn="0" w:lastRowFirstColumn="0" w:lastRowLastColumn="0"/>
            </w:pPr>
            <w:r>
              <w:t>2 octets</w:t>
            </w:r>
          </w:p>
        </w:tc>
      </w:tr>
      <w:tr w:rsidR="00F631E3" w:rsidRPr="00581795" w14:paraId="3887567F" w14:textId="42645934" w:rsidTr="00F631E3">
        <w:tc>
          <w:tcPr>
            <w:cnfStyle w:val="001000000000" w:firstRow="0" w:lastRow="0" w:firstColumn="1" w:lastColumn="0" w:oddVBand="0" w:evenVBand="0" w:oddHBand="0" w:evenHBand="0" w:firstRowFirstColumn="0" w:firstRowLastColumn="0" w:lastRowFirstColumn="0" w:lastRowLastColumn="0"/>
            <w:tcW w:w="4601" w:type="dxa"/>
          </w:tcPr>
          <w:p w14:paraId="0D5A85D8" w14:textId="72C5FAF5" w:rsidR="00F631E3" w:rsidRPr="00581795" w:rsidRDefault="00F631E3" w:rsidP="006E6EF8">
            <w:r>
              <w:t>globalVehicleStatus</w:t>
            </w:r>
          </w:p>
        </w:tc>
        <w:tc>
          <w:tcPr>
            <w:tcW w:w="4571" w:type="dxa"/>
          </w:tcPr>
          <w:p w14:paraId="64CD717B" w14:textId="14F06224" w:rsidR="00F631E3" w:rsidRPr="00581795" w:rsidRDefault="00F631E3" w:rsidP="006E6EF8">
            <w:pPr>
              <w:cnfStyle w:val="000000000000" w:firstRow="0" w:lastRow="0" w:firstColumn="0" w:lastColumn="0" w:oddVBand="0" w:evenVBand="0" w:oddHBand="0" w:evenHBand="0" w:firstRowFirstColumn="0" w:firstRowLastColumn="0" w:lastRowFirstColumn="0" w:lastRowLastColumn="0"/>
            </w:pPr>
            <w:r>
              <w:t>Int (0,1) Ok or NOk</w:t>
            </w:r>
          </w:p>
        </w:tc>
        <w:tc>
          <w:tcPr>
            <w:tcW w:w="4546" w:type="dxa"/>
          </w:tcPr>
          <w:p w14:paraId="1EBEE713" w14:textId="0B7158F6" w:rsidR="00F631E3" w:rsidRDefault="001E25F3" w:rsidP="006E6EF8">
            <w:pPr>
              <w:cnfStyle w:val="000000000000" w:firstRow="0" w:lastRow="0" w:firstColumn="0" w:lastColumn="0" w:oddVBand="0" w:evenVBand="0" w:oddHBand="0" w:evenHBand="0" w:firstRowFirstColumn="0" w:firstRowLastColumn="0" w:lastRowFirstColumn="0" w:lastRowLastColumn="0"/>
            </w:pPr>
            <w:r>
              <w:t>1</w:t>
            </w:r>
            <w:r w:rsidR="00006E6E">
              <w:t xml:space="preserve"> </w:t>
            </w:r>
            <w:r w:rsidRPr="00D907FF">
              <w:rPr>
                <w:shd w:val="clear" w:color="auto" w:fill="F4B083" w:themeFill="accent2" w:themeFillTint="99"/>
              </w:rPr>
              <w:t>octet</w:t>
            </w:r>
          </w:p>
        </w:tc>
      </w:tr>
      <w:tr w:rsidR="00F631E3" w:rsidRPr="00581795" w14:paraId="1BF4A9DB" w14:textId="1CB38CCF" w:rsidTr="00F6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3B0E25AC" w14:textId="43D4B991" w:rsidR="00F631E3" w:rsidRPr="00581795" w:rsidRDefault="00F631E3" w:rsidP="006E6EF8">
            <w:r>
              <w:t>missionStatus</w:t>
            </w:r>
          </w:p>
        </w:tc>
        <w:tc>
          <w:tcPr>
            <w:tcW w:w="4571" w:type="dxa"/>
          </w:tcPr>
          <w:p w14:paraId="28C801AA" w14:textId="4746CFBF" w:rsidR="00F631E3" w:rsidRPr="00581795" w:rsidRDefault="00F631E3" w:rsidP="006E6EF8">
            <w:pPr>
              <w:cnfStyle w:val="000000100000" w:firstRow="0" w:lastRow="0" w:firstColumn="0" w:lastColumn="0" w:oddVBand="0" w:evenVBand="0" w:oddHBand="1" w:evenHBand="0" w:firstRowFirstColumn="0" w:firstRowLastColumn="0" w:lastRowFirstColumn="0" w:lastRowLastColumn="0"/>
            </w:pPr>
            <w:r>
              <w:t xml:space="preserve">Int </w:t>
            </w:r>
          </w:p>
        </w:tc>
        <w:tc>
          <w:tcPr>
            <w:tcW w:w="4546" w:type="dxa"/>
          </w:tcPr>
          <w:p w14:paraId="2F2DB0ED" w14:textId="166E89AC" w:rsidR="00F631E3" w:rsidRDefault="001E25F3" w:rsidP="006E6EF8">
            <w:pPr>
              <w:cnfStyle w:val="000000100000" w:firstRow="0" w:lastRow="0" w:firstColumn="0" w:lastColumn="0" w:oddVBand="0" w:evenVBand="0" w:oddHBand="1" w:evenHBand="0" w:firstRowFirstColumn="0" w:firstRowLastColumn="0" w:lastRowFirstColumn="0" w:lastRowLastColumn="0"/>
            </w:pPr>
            <w:r>
              <w:t>1</w:t>
            </w:r>
            <w:r w:rsidR="00006E6E">
              <w:t xml:space="preserve"> </w:t>
            </w:r>
            <w:r w:rsidRPr="00D907FF">
              <w:rPr>
                <w:shd w:val="clear" w:color="auto" w:fill="F4B083" w:themeFill="accent2" w:themeFillTint="99"/>
              </w:rPr>
              <w:t>octet</w:t>
            </w:r>
          </w:p>
        </w:tc>
      </w:tr>
      <w:tr w:rsidR="00F631E3" w:rsidRPr="00581795" w14:paraId="1D330458" w14:textId="06E931C4" w:rsidTr="00F631E3">
        <w:tc>
          <w:tcPr>
            <w:cnfStyle w:val="001000000000" w:firstRow="0" w:lastRow="0" w:firstColumn="1" w:lastColumn="0" w:oddVBand="0" w:evenVBand="0" w:oddHBand="0" w:evenHBand="0" w:firstRowFirstColumn="0" w:firstRowLastColumn="0" w:lastRowFirstColumn="0" w:lastRowLastColumn="0"/>
            <w:tcW w:w="4601" w:type="dxa"/>
          </w:tcPr>
          <w:p w14:paraId="1424FAE5" w14:textId="09AA8A1F" w:rsidR="00F631E3" w:rsidRPr="00581795" w:rsidRDefault="00F631E3" w:rsidP="006E6EF8">
            <w:r>
              <w:t>executedRequestId</w:t>
            </w:r>
          </w:p>
        </w:tc>
        <w:tc>
          <w:tcPr>
            <w:tcW w:w="4571" w:type="dxa"/>
          </w:tcPr>
          <w:p w14:paraId="69B9EFD7" w14:textId="2097E42D" w:rsidR="00F631E3" w:rsidRPr="00581795" w:rsidRDefault="00F631E3" w:rsidP="006E6EF8">
            <w:pPr>
              <w:cnfStyle w:val="000000000000" w:firstRow="0" w:lastRow="0" w:firstColumn="0" w:lastColumn="0" w:oddVBand="0" w:evenVBand="0" w:oddHBand="0" w:evenHBand="0" w:firstRowFirstColumn="0" w:firstRowLastColumn="0" w:lastRowFirstColumn="0" w:lastRowLastColumn="0"/>
            </w:pPr>
            <w:r>
              <w:t>Int</w:t>
            </w:r>
          </w:p>
        </w:tc>
        <w:tc>
          <w:tcPr>
            <w:tcW w:w="4546" w:type="dxa"/>
          </w:tcPr>
          <w:p w14:paraId="3B26F27D" w14:textId="6097485C" w:rsidR="00F631E3" w:rsidRDefault="001E25F3" w:rsidP="006E6EF8">
            <w:pPr>
              <w:cnfStyle w:val="000000000000" w:firstRow="0" w:lastRow="0" w:firstColumn="0" w:lastColumn="0" w:oddVBand="0" w:evenVBand="0" w:oddHBand="0" w:evenHBand="0" w:firstRowFirstColumn="0" w:firstRowLastColumn="0" w:lastRowFirstColumn="0" w:lastRowLastColumn="0"/>
            </w:pPr>
            <w:r>
              <w:t xml:space="preserve">2 </w:t>
            </w:r>
            <w:r w:rsidR="00BB50A1">
              <w:t>octets</w:t>
            </w:r>
          </w:p>
        </w:tc>
      </w:tr>
      <w:tr w:rsidR="00F631E3" w:rsidRPr="00581795" w14:paraId="1C66094A" w14:textId="6031676C" w:rsidTr="00F63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493A5366" w14:textId="7E31CC8A" w:rsidR="00F631E3" w:rsidRPr="00581795" w:rsidRDefault="00F631E3" w:rsidP="006E6EF8">
            <w:r>
              <w:t>modeUpdateMissionStatus</w:t>
            </w:r>
          </w:p>
        </w:tc>
        <w:tc>
          <w:tcPr>
            <w:tcW w:w="4571" w:type="dxa"/>
          </w:tcPr>
          <w:p w14:paraId="5D9E4911" w14:textId="77DD32B8" w:rsidR="00F631E3" w:rsidRPr="00581795" w:rsidRDefault="00F44BA9" w:rsidP="00F44BA9">
            <w:pPr>
              <w:jc w:val="left"/>
              <w:cnfStyle w:val="000000100000" w:firstRow="0" w:lastRow="0" w:firstColumn="0" w:lastColumn="0" w:oddVBand="0" w:evenVBand="0" w:oddHBand="1" w:evenHBand="0" w:firstRowFirstColumn="0" w:firstRowLastColumn="0" w:lastRowFirstColumn="0" w:lastRowLastColumn="0"/>
            </w:pPr>
            <w:r>
              <w:t>Un séquencement de 2 entiers</w:t>
            </w:r>
            <w:r w:rsidR="00F631E3">
              <w:t xml:space="preserve"> ([Etat d’exécution, id de mission])</w:t>
            </w:r>
          </w:p>
        </w:tc>
        <w:tc>
          <w:tcPr>
            <w:tcW w:w="4546" w:type="dxa"/>
          </w:tcPr>
          <w:tbl>
            <w:tblPr>
              <w:tblStyle w:val="Grilledutableau"/>
              <w:tblW w:w="2134" w:type="dxa"/>
              <w:tblLook w:val="04A0" w:firstRow="1" w:lastRow="0" w:firstColumn="1" w:lastColumn="0" w:noHBand="0" w:noVBand="1"/>
            </w:tblPr>
            <w:tblGrid>
              <w:gridCol w:w="964"/>
              <w:gridCol w:w="1170"/>
            </w:tblGrid>
            <w:tr w:rsidR="001E25F3" w:rsidRPr="004C6ACC" w14:paraId="211AB13F" w14:textId="77777777" w:rsidTr="001E25F3">
              <w:trPr>
                <w:trHeight w:val="295"/>
              </w:trPr>
              <w:tc>
                <w:tcPr>
                  <w:tcW w:w="964" w:type="dxa"/>
                </w:tcPr>
                <w:p w14:paraId="36A9DEED" w14:textId="2585C046" w:rsidR="001E25F3" w:rsidRPr="004C6ACC" w:rsidRDefault="001E25F3" w:rsidP="001E25F3">
                  <w:pPr>
                    <w:jc w:val="left"/>
                    <w:rPr>
                      <w:color w:val="FF0000"/>
                      <w:sz w:val="12"/>
                      <w:szCs w:val="12"/>
                    </w:rPr>
                  </w:pPr>
                  <w:r>
                    <w:rPr>
                      <w:color w:val="FF0000"/>
                      <w:sz w:val="12"/>
                      <w:szCs w:val="12"/>
                    </w:rPr>
                    <w:t>1  octet</w:t>
                  </w:r>
                </w:p>
              </w:tc>
              <w:tc>
                <w:tcPr>
                  <w:tcW w:w="1170" w:type="dxa"/>
                </w:tcPr>
                <w:p w14:paraId="2DDA0C68" w14:textId="4743911A" w:rsidR="001E25F3" w:rsidRPr="004C6ACC" w:rsidRDefault="001E25F3" w:rsidP="001E25F3">
                  <w:pPr>
                    <w:jc w:val="left"/>
                    <w:rPr>
                      <w:color w:val="FF0000"/>
                      <w:sz w:val="12"/>
                      <w:szCs w:val="12"/>
                    </w:rPr>
                  </w:pPr>
                  <w:r>
                    <w:rPr>
                      <w:color w:val="FF0000"/>
                      <w:sz w:val="12"/>
                      <w:szCs w:val="12"/>
                    </w:rPr>
                    <w:t>1 octet</w:t>
                  </w:r>
                </w:p>
              </w:tc>
            </w:tr>
          </w:tbl>
          <w:p w14:paraId="6259750C" w14:textId="77777777" w:rsidR="00F631E3" w:rsidRDefault="00F631E3" w:rsidP="006E6EF8">
            <w:pPr>
              <w:cnfStyle w:val="000000100000" w:firstRow="0" w:lastRow="0" w:firstColumn="0" w:lastColumn="0" w:oddVBand="0" w:evenVBand="0" w:oddHBand="1" w:evenHBand="0" w:firstRowFirstColumn="0" w:firstRowLastColumn="0" w:lastRowFirstColumn="0" w:lastRowLastColumn="0"/>
            </w:pPr>
          </w:p>
        </w:tc>
      </w:tr>
      <w:tr w:rsidR="00F631E3" w:rsidRPr="00581795" w14:paraId="1C808499" w14:textId="1CEC2CE5" w:rsidTr="00F631E3">
        <w:tc>
          <w:tcPr>
            <w:cnfStyle w:val="001000000000" w:firstRow="0" w:lastRow="0" w:firstColumn="1" w:lastColumn="0" w:oddVBand="0" w:evenVBand="0" w:oddHBand="0" w:evenHBand="0" w:firstRowFirstColumn="0" w:firstRowLastColumn="0" w:lastRowFirstColumn="0" w:lastRowLastColumn="0"/>
            <w:tcW w:w="4601" w:type="dxa"/>
          </w:tcPr>
          <w:p w14:paraId="117F15E1" w14:textId="2F94DAE9" w:rsidR="00F631E3" w:rsidRPr="00581795" w:rsidRDefault="00F631E3" w:rsidP="006E6EF8">
            <w:r>
              <w:t>currentVitesse</w:t>
            </w:r>
          </w:p>
        </w:tc>
        <w:tc>
          <w:tcPr>
            <w:tcW w:w="4571" w:type="dxa"/>
          </w:tcPr>
          <w:p w14:paraId="537722D7" w14:textId="5479BD5C" w:rsidR="00F631E3" w:rsidRPr="00581795" w:rsidRDefault="0045741D" w:rsidP="006E6EF8">
            <w:pPr>
              <w:cnfStyle w:val="000000000000" w:firstRow="0" w:lastRow="0" w:firstColumn="0" w:lastColumn="0" w:oddVBand="0" w:evenVBand="0" w:oddHBand="0" w:evenHBand="0" w:firstRowFirstColumn="0" w:firstRowLastColumn="0" w:lastRowFirstColumn="0" w:lastRowLastColumn="0"/>
            </w:pPr>
            <w:r>
              <w:t>int</w:t>
            </w:r>
          </w:p>
        </w:tc>
        <w:tc>
          <w:tcPr>
            <w:tcW w:w="4546" w:type="dxa"/>
          </w:tcPr>
          <w:p w14:paraId="2B83175F" w14:textId="7058CE63" w:rsidR="00F631E3" w:rsidRDefault="001E25F3" w:rsidP="006E6EF8">
            <w:pPr>
              <w:cnfStyle w:val="000000000000" w:firstRow="0" w:lastRow="0" w:firstColumn="0" w:lastColumn="0" w:oddVBand="0" w:evenVBand="0" w:oddHBand="0" w:evenHBand="0" w:firstRowFirstColumn="0" w:firstRowLastColumn="0" w:lastRowFirstColumn="0" w:lastRowLastColumn="0"/>
            </w:pPr>
            <w:r>
              <w:t>2 octets</w:t>
            </w:r>
          </w:p>
        </w:tc>
      </w:tr>
      <w:tr w:rsidR="0045741D" w:rsidRPr="00581795" w14:paraId="1D264D78" w14:textId="77777777" w:rsidTr="00F73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tcPr>
          <w:p w14:paraId="13AA2A96" w14:textId="6DED4AFA" w:rsidR="0045741D" w:rsidRDefault="0045741D" w:rsidP="006E6EF8">
            <w:r>
              <w:t>sectionId</w:t>
            </w:r>
          </w:p>
        </w:tc>
        <w:tc>
          <w:tcPr>
            <w:tcW w:w="4571" w:type="dxa"/>
          </w:tcPr>
          <w:p w14:paraId="023065C8" w14:textId="142BAD06" w:rsidR="0045741D" w:rsidRDefault="0045741D" w:rsidP="006E6EF8">
            <w:pPr>
              <w:cnfStyle w:val="000000100000" w:firstRow="0" w:lastRow="0" w:firstColumn="0" w:lastColumn="0" w:oddVBand="0" w:evenVBand="0" w:oddHBand="1" w:evenHBand="0" w:firstRowFirstColumn="0" w:firstRowLastColumn="0" w:lastRowFirstColumn="0" w:lastRowLastColumn="0"/>
            </w:pPr>
            <w:r>
              <w:t>Int</w:t>
            </w:r>
          </w:p>
        </w:tc>
        <w:tc>
          <w:tcPr>
            <w:tcW w:w="4546" w:type="dxa"/>
            <w:shd w:val="clear" w:color="auto" w:fill="C45911" w:themeFill="accent2" w:themeFillShade="BF"/>
          </w:tcPr>
          <w:p w14:paraId="15BD605B" w14:textId="2F29C105" w:rsidR="0045741D" w:rsidRDefault="00F739E9" w:rsidP="006E6EF8">
            <w:pPr>
              <w:cnfStyle w:val="000000100000" w:firstRow="0" w:lastRow="0" w:firstColumn="0" w:lastColumn="0" w:oddVBand="0" w:evenVBand="0" w:oddHBand="1" w:evenHBand="0" w:firstRowFirstColumn="0" w:firstRowLastColumn="0" w:lastRowFirstColumn="0" w:lastRowLastColumn="0"/>
            </w:pPr>
            <w:r>
              <w:t>2</w:t>
            </w:r>
            <w:r w:rsidR="0045741D">
              <w:t xml:space="preserve"> octet</w:t>
            </w:r>
            <w:r>
              <w:t>s</w:t>
            </w:r>
          </w:p>
        </w:tc>
      </w:tr>
      <w:tr w:rsidR="007C6FD3" w:rsidRPr="00581795" w14:paraId="139EB977" w14:textId="77777777" w:rsidTr="004D2270">
        <w:tblPrEx>
          <w:tblW w:w="0" w:type="auto"/>
          <w:tblPrExChange w:id="374" w:author="MAHMOUD Mohamed-Ali" w:date="2025-05-19T14:33:00Z">
            <w:tblPrEx>
              <w:tblW w:w="0" w:type="auto"/>
            </w:tblPrEx>
          </w:tblPrExChange>
        </w:tblPrEx>
        <w:trPr>
          <w:ins w:id="375" w:author="MAHMOUD Mohamed-Ali" w:date="2025-05-19T14:22:00Z"/>
        </w:trPr>
        <w:tc>
          <w:tcPr>
            <w:cnfStyle w:val="001000000000" w:firstRow="0" w:lastRow="0" w:firstColumn="1" w:lastColumn="0" w:oddVBand="0" w:evenVBand="0" w:oddHBand="0" w:evenHBand="0" w:firstRowFirstColumn="0" w:firstRowLastColumn="0" w:lastRowFirstColumn="0" w:lastRowLastColumn="0"/>
            <w:tcW w:w="4601" w:type="dxa"/>
            <w:tcPrChange w:id="376" w:author="MAHMOUD Mohamed-Ali" w:date="2025-05-19T14:33:00Z">
              <w:tcPr>
                <w:tcW w:w="4601" w:type="dxa"/>
              </w:tcPr>
            </w:tcPrChange>
          </w:tcPr>
          <w:p w14:paraId="400FA912" w14:textId="52F1959F" w:rsidR="007C6FD3" w:rsidRDefault="007C6FD3" w:rsidP="006E6EF8">
            <w:pPr>
              <w:rPr>
                <w:ins w:id="377" w:author="MAHMOUD Mohamed-Ali" w:date="2025-05-19T14:22:00Z"/>
              </w:rPr>
            </w:pPr>
            <w:proofErr w:type="spellStart"/>
            <w:proofErr w:type="gramStart"/>
            <w:ins w:id="378" w:author="MAHMOUD Mohamed-Ali" w:date="2025-05-19T14:22:00Z">
              <w:r>
                <w:t>last</w:t>
              </w:r>
            </w:ins>
            <w:ins w:id="379" w:author="MAHMOUD Mohamed-Ali" w:date="2025-05-19T14:25:00Z">
              <w:r>
                <w:t>S</w:t>
              </w:r>
            </w:ins>
            <w:ins w:id="380" w:author="MAHMOUD Mohamed-Ali" w:date="2025-05-19T14:27:00Z">
              <w:r>
                <w:t>ection</w:t>
              </w:r>
            </w:ins>
            <w:ins w:id="381" w:author="MAHMOUD Mohamed-Ali" w:date="2025-05-19T14:25:00Z">
              <w:r>
                <w:t>Released</w:t>
              </w:r>
            </w:ins>
            <w:proofErr w:type="spellEnd"/>
            <w:proofErr w:type="gramEnd"/>
          </w:p>
        </w:tc>
        <w:tc>
          <w:tcPr>
            <w:tcW w:w="4571" w:type="dxa"/>
            <w:tcPrChange w:id="382" w:author="MAHMOUD Mohamed-Ali" w:date="2025-05-19T14:33:00Z">
              <w:tcPr>
                <w:tcW w:w="4571" w:type="dxa"/>
              </w:tcPr>
            </w:tcPrChange>
          </w:tcPr>
          <w:p w14:paraId="33D5FECB" w14:textId="7CD49432" w:rsidR="007C6FD3" w:rsidRDefault="007C6FD3" w:rsidP="006E6EF8">
            <w:pPr>
              <w:cnfStyle w:val="000000000000" w:firstRow="0" w:lastRow="0" w:firstColumn="0" w:lastColumn="0" w:oddVBand="0" w:evenVBand="0" w:oddHBand="0" w:evenHBand="0" w:firstRowFirstColumn="0" w:firstRowLastColumn="0" w:lastRowFirstColumn="0" w:lastRowLastColumn="0"/>
              <w:rPr>
                <w:ins w:id="383" w:author="MAHMOUD Mohamed-Ali" w:date="2025-05-19T14:22:00Z"/>
              </w:rPr>
            </w:pPr>
            <w:ins w:id="384" w:author="MAHMOUD Mohamed-Ali" w:date="2025-05-19T14:25:00Z">
              <w:r>
                <w:t>Int</w:t>
              </w:r>
            </w:ins>
          </w:p>
        </w:tc>
        <w:tc>
          <w:tcPr>
            <w:tcW w:w="4546" w:type="dxa"/>
            <w:shd w:val="clear" w:color="auto" w:fill="auto"/>
            <w:tcPrChange w:id="385" w:author="MAHMOUD Mohamed-Ali" w:date="2025-05-19T14:33:00Z">
              <w:tcPr>
                <w:tcW w:w="4546" w:type="dxa"/>
                <w:shd w:val="clear" w:color="auto" w:fill="C45911" w:themeFill="accent2" w:themeFillShade="BF"/>
              </w:tcPr>
            </w:tcPrChange>
          </w:tcPr>
          <w:p w14:paraId="339C70C3" w14:textId="6348BC28" w:rsidR="007C6FD3" w:rsidRDefault="007C6FD3" w:rsidP="006E6EF8">
            <w:pPr>
              <w:cnfStyle w:val="000000000000" w:firstRow="0" w:lastRow="0" w:firstColumn="0" w:lastColumn="0" w:oddVBand="0" w:evenVBand="0" w:oddHBand="0" w:evenHBand="0" w:firstRowFirstColumn="0" w:firstRowLastColumn="0" w:lastRowFirstColumn="0" w:lastRowLastColumn="0"/>
              <w:rPr>
                <w:ins w:id="386" w:author="MAHMOUD Mohamed-Ali" w:date="2025-05-19T14:22:00Z"/>
              </w:rPr>
            </w:pPr>
            <w:ins w:id="387" w:author="MAHMOUD Mohamed-Ali" w:date="2025-05-19T14:25:00Z">
              <w:r>
                <w:t xml:space="preserve">2 octets </w:t>
              </w:r>
            </w:ins>
          </w:p>
        </w:tc>
      </w:tr>
      <w:tr w:rsidR="00F631E3" w:rsidRPr="00581795" w14:paraId="468D7A09" w14:textId="5F246A9B" w:rsidTr="00F73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shd w:val="clear" w:color="auto" w:fill="auto"/>
          </w:tcPr>
          <w:p w14:paraId="096BAA0B" w14:textId="6CC538B5" w:rsidR="00F631E3" w:rsidRPr="00581795" w:rsidRDefault="00F631E3" w:rsidP="006E6EF8">
            <w:proofErr w:type="gramStart"/>
            <w:r>
              <w:t>localisation</w:t>
            </w:r>
            <w:proofErr w:type="gramEnd"/>
          </w:p>
        </w:tc>
        <w:tc>
          <w:tcPr>
            <w:tcW w:w="4571" w:type="dxa"/>
            <w:shd w:val="clear" w:color="auto" w:fill="C45911" w:themeFill="accent2" w:themeFillShade="BF"/>
          </w:tcPr>
          <w:p w14:paraId="02670DEA" w14:textId="4BDD2569" w:rsidR="00F631E3" w:rsidRPr="00581795" w:rsidRDefault="00F44BA9" w:rsidP="007A51B7">
            <w:pPr>
              <w:jc w:val="left"/>
              <w:cnfStyle w:val="000000100000" w:firstRow="0" w:lastRow="0" w:firstColumn="0" w:lastColumn="0" w:oddVBand="0" w:evenVBand="0" w:oddHBand="1" w:evenHBand="0" w:firstRowFirstColumn="0" w:firstRowLastColumn="0" w:lastRowFirstColumn="0" w:lastRowLastColumn="0"/>
            </w:pPr>
            <w:r>
              <w:t xml:space="preserve">Un séquencement de </w:t>
            </w:r>
            <w:r w:rsidR="007A51B7">
              <w:t>4 valeurs</w:t>
            </w:r>
            <w:r>
              <w:t>.</w:t>
            </w:r>
            <w:r w:rsidR="007A51B7">
              <w:t xml:space="preserve"> Entier,Entier,</w:t>
            </w:r>
            <w:r w:rsidR="004C535F">
              <w:t>Entier</w:t>
            </w:r>
            <w:r w:rsidR="007A51B7">
              <w:t>,Entier</w:t>
            </w:r>
          </w:p>
        </w:tc>
        <w:tc>
          <w:tcPr>
            <w:tcW w:w="4546" w:type="dxa"/>
            <w:shd w:val="clear" w:color="auto" w:fill="C45911" w:themeFill="accent2" w:themeFillShade="BF"/>
          </w:tcPr>
          <w:tbl>
            <w:tblPr>
              <w:tblStyle w:val="Grilledutableau"/>
              <w:tblW w:w="3740" w:type="dxa"/>
              <w:tblLook w:val="04A0" w:firstRow="1" w:lastRow="0" w:firstColumn="1" w:lastColumn="0" w:noHBand="0" w:noVBand="1"/>
            </w:tblPr>
            <w:tblGrid>
              <w:gridCol w:w="1129"/>
              <w:gridCol w:w="990"/>
              <w:gridCol w:w="991"/>
              <w:gridCol w:w="630"/>
            </w:tblGrid>
            <w:tr w:rsidR="007A51B7" w:rsidRPr="007F1567" w14:paraId="3CF20177" w14:textId="77777777" w:rsidTr="007A51B7">
              <w:tc>
                <w:tcPr>
                  <w:tcW w:w="1129" w:type="dxa"/>
                </w:tcPr>
                <w:p w14:paraId="2128501B" w14:textId="34C61F09" w:rsidR="007A51B7" w:rsidRPr="007F1567" w:rsidRDefault="004C535F" w:rsidP="009F2AC5">
                  <w:pPr>
                    <w:rPr>
                      <w:b/>
                      <w:bCs/>
                      <w:sz w:val="12"/>
                      <w:szCs w:val="12"/>
                    </w:rPr>
                  </w:pPr>
                  <w:r>
                    <w:rPr>
                      <w:b/>
                      <w:bCs/>
                      <w:sz w:val="12"/>
                      <w:szCs w:val="12"/>
                    </w:rPr>
                    <w:t>4</w:t>
                  </w:r>
                  <w:r w:rsidR="007A51B7">
                    <w:rPr>
                      <w:b/>
                      <w:bCs/>
                      <w:sz w:val="12"/>
                      <w:szCs w:val="12"/>
                    </w:rPr>
                    <w:t xml:space="preserve"> octets</w:t>
                  </w:r>
                </w:p>
              </w:tc>
              <w:tc>
                <w:tcPr>
                  <w:tcW w:w="990" w:type="dxa"/>
                </w:tcPr>
                <w:p w14:paraId="2295DE59" w14:textId="5F33F23C" w:rsidR="007A51B7" w:rsidRPr="007F1567" w:rsidRDefault="007A51B7" w:rsidP="009F2AC5">
                  <w:pPr>
                    <w:rPr>
                      <w:b/>
                      <w:bCs/>
                      <w:sz w:val="12"/>
                      <w:szCs w:val="12"/>
                    </w:rPr>
                  </w:pPr>
                  <w:r>
                    <w:rPr>
                      <w:b/>
                      <w:bCs/>
                      <w:sz w:val="12"/>
                      <w:szCs w:val="12"/>
                    </w:rPr>
                    <w:t>2 octet</w:t>
                  </w:r>
                </w:p>
              </w:tc>
              <w:tc>
                <w:tcPr>
                  <w:tcW w:w="991" w:type="dxa"/>
                </w:tcPr>
                <w:p w14:paraId="6A7FBB32" w14:textId="5A99178B" w:rsidR="007A51B7" w:rsidRDefault="007A51B7" w:rsidP="009F2AC5">
                  <w:pPr>
                    <w:rPr>
                      <w:b/>
                      <w:bCs/>
                      <w:sz w:val="12"/>
                      <w:szCs w:val="12"/>
                    </w:rPr>
                  </w:pPr>
                  <w:r>
                    <w:rPr>
                      <w:b/>
                      <w:bCs/>
                      <w:sz w:val="12"/>
                      <w:szCs w:val="12"/>
                    </w:rPr>
                    <w:t>4 octet</w:t>
                  </w:r>
                </w:p>
              </w:tc>
              <w:tc>
                <w:tcPr>
                  <w:tcW w:w="630" w:type="dxa"/>
                </w:tcPr>
                <w:p w14:paraId="413D5637" w14:textId="105CFACE" w:rsidR="007A51B7" w:rsidRPr="007F1567" w:rsidRDefault="007A51B7" w:rsidP="009F2AC5">
                  <w:pPr>
                    <w:rPr>
                      <w:b/>
                      <w:bCs/>
                      <w:sz w:val="12"/>
                      <w:szCs w:val="12"/>
                    </w:rPr>
                  </w:pPr>
                  <w:r>
                    <w:rPr>
                      <w:b/>
                      <w:bCs/>
                      <w:sz w:val="12"/>
                      <w:szCs w:val="12"/>
                    </w:rPr>
                    <w:t>1 octets</w:t>
                  </w:r>
                </w:p>
              </w:tc>
            </w:tr>
          </w:tbl>
          <w:p w14:paraId="131AA702" w14:textId="77777777" w:rsidR="00F631E3" w:rsidRDefault="00F631E3" w:rsidP="006E6EF8">
            <w:pPr>
              <w:cnfStyle w:val="000000100000" w:firstRow="0" w:lastRow="0" w:firstColumn="0" w:lastColumn="0" w:oddVBand="0" w:evenVBand="0" w:oddHBand="1" w:evenHBand="0" w:firstRowFirstColumn="0" w:firstRowLastColumn="0" w:lastRowFirstColumn="0" w:lastRowLastColumn="0"/>
            </w:pPr>
          </w:p>
        </w:tc>
      </w:tr>
      <w:tr w:rsidR="00F631E3" w:rsidRPr="00581795" w14:paraId="69E99DFD" w14:textId="0085C462" w:rsidTr="00F631E3">
        <w:tc>
          <w:tcPr>
            <w:cnfStyle w:val="001000000000" w:firstRow="0" w:lastRow="0" w:firstColumn="1" w:lastColumn="0" w:oddVBand="0" w:evenVBand="0" w:oddHBand="0" w:evenHBand="0" w:firstRowFirstColumn="0" w:firstRowLastColumn="0" w:lastRowFirstColumn="0" w:lastRowLastColumn="0"/>
            <w:tcW w:w="4601" w:type="dxa"/>
          </w:tcPr>
          <w:p w14:paraId="3C8F95AC" w14:textId="75A2C114" w:rsidR="00F631E3" w:rsidRPr="00581795" w:rsidRDefault="00CB315D" w:rsidP="006E6EF8">
            <w:r>
              <w:t>globalStatusLoc </w:t>
            </w:r>
          </w:p>
        </w:tc>
        <w:tc>
          <w:tcPr>
            <w:tcW w:w="4571" w:type="dxa"/>
          </w:tcPr>
          <w:p w14:paraId="6B6DAF43" w14:textId="26EFC113" w:rsidR="00F631E3" w:rsidRPr="003B0AED" w:rsidRDefault="003B0AED" w:rsidP="006E6EF8">
            <w:pPr>
              <w:cnfStyle w:val="000000000000" w:firstRow="0" w:lastRow="0" w:firstColumn="0" w:lastColumn="0" w:oddVBand="0" w:evenVBand="0" w:oddHBand="0" w:evenHBand="0" w:firstRowFirstColumn="0" w:firstRowLastColumn="0" w:lastRowFirstColumn="0" w:lastRowLastColumn="0"/>
            </w:pPr>
            <w:r w:rsidRPr="003B0AED">
              <w:t>I</w:t>
            </w:r>
            <w:r w:rsidR="00F631E3" w:rsidRPr="003B0AED">
              <w:t>nt</w:t>
            </w:r>
            <w:r w:rsidRPr="003B0AED">
              <w:t xml:space="preserve"> (soit AtHub ou AtPC</w:t>
            </w:r>
            <w:r>
              <w:t xml:space="preserve"> ou </w:t>
            </w:r>
            <w:r w:rsidRPr="003B0AED">
              <w:t>AtLine</w:t>
            </w:r>
            <w:r>
              <w:t xml:space="preserve"> ou </w:t>
            </w:r>
            <w:r w:rsidRPr="003B0AED">
              <w:t>AtPA)</w:t>
            </w:r>
          </w:p>
        </w:tc>
        <w:tc>
          <w:tcPr>
            <w:tcW w:w="4546" w:type="dxa"/>
          </w:tcPr>
          <w:p w14:paraId="26CB901C" w14:textId="37CB4DE6" w:rsidR="00F631E3" w:rsidRDefault="006E2B09" w:rsidP="006E6EF8">
            <w:pPr>
              <w:cnfStyle w:val="000000000000" w:firstRow="0" w:lastRow="0" w:firstColumn="0" w:lastColumn="0" w:oddVBand="0" w:evenVBand="0" w:oddHBand="0" w:evenHBand="0" w:firstRowFirstColumn="0" w:firstRowLastColumn="0" w:lastRowFirstColumn="0" w:lastRowLastColumn="0"/>
            </w:pPr>
            <w:r>
              <w:t>1 octet</w:t>
            </w:r>
          </w:p>
        </w:tc>
      </w:tr>
      <w:tr w:rsidR="00235965" w:rsidRPr="00581795" w14:paraId="1F9C557B" w14:textId="77777777" w:rsidTr="00F631E3">
        <w:trPr>
          <w:cnfStyle w:val="000000100000" w:firstRow="0" w:lastRow="0" w:firstColumn="0" w:lastColumn="0" w:oddVBand="0" w:evenVBand="0" w:oddHBand="1" w:evenHBand="0" w:firstRowFirstColumn="0" w:firstRowLastColumn="0" w:lastRowFirstColumn="0" w:lastRowLastColumn="0"/>
          <w:ins w:id="388" w:author="MAHMOUD Mohamed-Ali" w:date="2025-05-19T15:28:00Z"/>
        </w:trPr>
        <w:tc>
          <w:tcPr>
            <w:cnfStyle w:val="001000000000" w:firstRow="0" w:lastRow="0" w:firstColumn="1" w:lastColumn="0" w:oddVBand="0" w:evenVBand="0" w:oddHBand="0" w:evenHBand="0" w:firstRowFirstColumn="0" w:firstRowLastColumn="0" w:lastRowFirstColumn="0" w:lastRowLastColumn="0"/>
            <w:tcW w:w="4601" w:type="dxa"/>
          </w:tcPr>
          <w:p w14:paraId="5DC81AC6" w14:textId="0F745660" w:rsidR="00235965" w:rsidRDefault="00235965" w:rsidP="006E6EF8">
            <w:pPr>
              <w:rPr>
                <w:ins w:id="389" w:author="MAHMOUD Mohamed-Ali" w:date="2025-05-19T15:28:00Z"/>
              </w:rPr>
            </w:pPr>
            <w:proofErr w:type="spellStart"/>
            <w:ins w:id="390" w:author="MAHMOUD Mohamed-Ali" w:date="2025-05-19T15:28:00Z">
              <w:r>
                <w:t>BatteryStatus</w:t>
              </w:r>
              <w:proofErr w:type="spellEnd"/>
            </w:ins>
          </w:p>
        </w:tc>
        <w:tc>
          <w:tcPr>
            <w:tcW w:w="4571" w:type="dxa"/>
          </w:tcPr>
          <w:p w14:paraId="60B802C8" w14:textId="56F437BC" w:rsidR="00235965" w:rsidRPr="003B0AED" w:rsidRDefault="0069723D" w:rsidP="006E6EF8">
            <w:pPr>
              <w:cnfStyle w:val="000000100000" w:firstRow="0" w:lastRow="0" w:firstColumn="0" w:lastColumn="0" w:oddVBand="0" w:evenVBand="0" w:oddHBand="1" w:evenHBand="0" w:firstRowFirstColumn="0" w:firstRowLastColumn="0" w:lastRowFirstColumn="0" w:lastRowLastColumn="0"/>
              <w:rPr>
                <w:ins w:id="391" w:author="MAHMOUD Mohamed-Ali" w:date="2025-05-19T15:28:00Z"/>
              </w:rPr>
            </w:pPr>
            <w:ins w:id="392" w:author="MAHMOUD Mohamed-Ali" w:date="2025-05-19T15:35:00Z">
              <w:r w:rsidRPr="0069723D">
                <w:t>Cette séquence se compose de deux octets : le premier indique si la batterie est en cours de charge (0 = non, 1 = oui), et le second correspond au niveau d’autonomie</w:t>
              </w:r>
            </w:ins>
            <w:ins w:id="393" w:author="MAHMOUD Mohamed-Ali" w:date="2025-05-19T15:32:00Z">
              <w:r>
                <w:t>.</w:t>
              </w:r>
            </w:ins>
          </w:p>
        </w:tc>
        <w:tc>
          <w:tcPr>
            <w:tcW w:w="4546" w:type="dxa"/>
          </w:tcPr>
          <w:tbl>
            <w:tblPr>
              <w:tblStyle w:val="Grilledutableau"/>
              <w:tblW w:w="2134" w:type="dxa"/>
              <w:tblLook w:val="04A0" w:firstRow="1" w:lastRow="0" w:firstColumn="1" w:lastColumn="0" w:noHBand="0" w:noVBand="1"/>
            </w:tblPr>
            <w:tblGrid>
              <w:gridCol w:w="964"/>
              <w:gridCol w:w="1170"/>
            </w:tblGrid>
            <w:tr w:rsidR="0069723D" w:rsidRPr="004C6ACC" w14:paraId="0AB6519F" w14:textId="77777777" w:rsidTr="00A7642D">
              <w:trPr>
                <w:trHeight w:val="295"/>
                <w:ins w:id="394" w:author="MAHMOUD Mohamed-Ali" w:date="2025-05-19T15:35:00Z"/>
              </w:trPr>
              <w:tc>
                <w:tcPr>
                  <w:tcW w:w="964" w:type="dxa"/>
                </w:tcPr>
                <w:p w14:paraId="06B58DE9" w14:textId="74652F96" w:rsidR="0069723D" w:rsidRPr="004C6ACC" w:rsidRDefault="0069723D" w:rsidP="0069723D">
                  <w:pPr>
                    <w:jc w:val="left"/>
                    <w:rPr>
                      <w:ins w:id="395" w:author="MAHMOUD Mohamed-Ali" w:date="2025-05-19T15:35:00Z"/>
                      <w:color w:val="FF0000"/>
                      <w:sz w:val="12"/>
                      <w:szCs w:val="12"/>
                    </w:rPr>
                  </w:pPr>
                  <w:ins w:id="396" w:author="MAHMOUD Mohamed-Ali" w:date="2025-05-19T15:36:00Z">
                    <w:r>
                      <w:rPr>
                        <w:color w:val="FF0000"/>
                        <w:sz w:val="12"/>
                        <w:szCs w:val="12"/>
                      </w:rPr>
                      <w:t>1 octet</w:t>
                    </w:r>
                  </w:ins>
                </w:p>
              </w:tc>
              <w:tc>
                <w:tcPr>
                  <w:tcW w:w="1170" w:type="dxa"/>
                </w:tcPr>
                <w:p w14:paraId="7E11C4C2" w14:textId="77777777" w:rsidR="0069723D" w:rsidRPr="004C6ACC" w:rsidRDefault="0069723D" w:rsidP="0069723D">
                  <w:pPr>
                    <w:jc w:val="left"/>
                    <w:rPr>
                      <w:ins w:id="397" w:author="MAHMOUD Mohamed-Ali" w:date="2025-05-19T15:35:00Z"/>
                      <w:color w:val="FF0000"/>
                      <w:sz w:val="12"/>
                      <w:szCs w:val="12"/>
                    </w:rPr>
                  </w:pPr>
                  <w:ins w:id="398" w:author="MAHMOUD Mohamed-Ali" w:date="2025-05-19T15:35:00Z">
                    <w:r>
                      <w:rPr>
                        <w:color w:val="FF0000"/>
                        <w:sz w:val="12"/>
                        <w:szCs w:val="12"/>
                      </w:rPr>
                      <w:t>1 octet</w:t>
                    </w:r>
                  </w:ins>
                </w:p>
              </w:tc>
            </w:tr>
          </w:tbl>
          <w:p w14:paraId="0E4F9F3B" w14:textId="612B5EF9" w:rsidR="00235965" w:rsidRDefault="00235965" w:rsidP="006E6EF8">
            <w:pPr>
              <w:cnfStyle w:val="000000100000" w:firstRow="0" w:lastRow="0" w:firstColumn="0" w:lastColumn="0" w:oddVBand="0" w:evenVBand="0" w:oddHBand="1" w:evenHBand="0" w:firstRowFirstColumn="0" w:firstRowLastColumn="0" w:lastRowFirstColumn="0" w:lastRowLastColumn="0"/>
              <w:rPr>
                <w:ins w:id="399" w:author="MAHMOUD Mohamed-Ali" w:date="2025-05-19T15:28:00Z"/>
              </w:rPr>
            </w:pPr>
          </w:p>
        </w:tc>
      </w:tr>
      <w:bookmarkEnd w:id="371"/>
      <w:bookmarkEnd w:id="373"/>
    </w:tbl>
    <w:p w14:paraId="33E30B73" w14:textId="77777777" w:rsidR="000F6F8F" w:rsidRDefault="000F6F8F" w:rsidP="006E6EF8">
      <w:pPr>
        <w:rPr>
          <w:b/>
          <w:bCs/>
          <w:color w:val="auto"/>
          <w:u w:val="single"/>
        </w:rPr>
      </w:pPr>
    </w:p>
    <w:p w14:paraId="0806111F" w14:textId="0D027F87" w:rsidR="009259C7" w:rsidRPr="009259C7" w:rsidRDefault="009259C7" w:rsidP="006E6EF8">
      <w:pPr>
        <w:rPr>
          <w:b/>
          <w:bCs/>
          <w:color w:val="auto"/>
          <w:u w:val="single"/>
        </w:rPr>
      </w:pPr>
      <w:r w:rsidRPr="009259C7">
        <w:rPr>
          <w:b/>
          <w:bCs/>
          <w:color w:val="auto"/>
          <w:u w:val="single"/>
        </w:rPr>
        <w:t>Exemple de message</w:t>
      </w:r>
    </w:p>
    <w:tbl>
      <w:tblPr>
        <w:tblStyle w:val="TableauGrille4-Accentuation5"/>
        <w:tblW w:w="16115" w:type="dxa"/>
        <w:tblInd w:w="-1050" w:type="dxa"/>
        <w:tblLayout w:type="fixed"/>
        <w:tblLook w:val="04A0" w:firstRow="1" w:lastRow="0" w:firstColumn="1" w:lastColumn="0" w:noHBand="0" w:noVBand="1"/>
      </w:tblPr>
      <w:tblGrid>
        <w:gridCol w:w="513"/>
        <w:gridCol w:w="747"/>
        <w:gridCol w:w="2975"/>
        <w:gridCol w:w="630"/>
        <w:gridCol w:w="720"/>
        <w:gridCol w:w="900"/>
        <w:gridCol w:w="630"/>
        <w:gridCol w:w="1075"/>
        <w:gridCol w:w="1170"/>
        <w:gridCol w:w="630"/>
        <w:gridCol w:w="2705"/>
        <w:gridCol w:w="630"/>
        <w:gridCol w:w="1170"/>
        <w:gridCol w:w="1620"/>
      </w:tblGrid>
      <w:tr w:rsidR="00296667" w:rsidRPr="00E2723A" w14:paraId="06147C38" w14:textId="77777777" w:rsidTr="00154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 w:type="dxa"/>
          </w:tcPr>
          <w:p w14:paraId="4F8E7F87" w14:textId="7D6CBF2A" w:rsidR="00E2723A" w:rsidRPr="00E2723A" w:rsidRDefault="00E2723A" w:rsidP="006E6EF8">
            <w:pPr>
              <w:rPr>
                <w:sz w:val="12"/>
                <w:szCs w:val="12"/>
              </w:rPr>
            </w:pPr>
            <w:bookmarkStart w:id="400" w:name="_Hlk185284343"/>
            <w:r w:rsidRPr="00E2723A">
              <w:rPr>
                <w:sz w:val="12"/>
                <w:szCs w:val="12"/>
              </w:rPr>
              <w:lastRenderedPageBreak/>
              <w:t>Name</w:t>
            </w:r>
          </w:p>
        </w:tc>
        <w:tc>
          <w:tcPr>
            <w:tcW w:w="747" w:type="dxa"/>
          </w:tcPr>
          <w:p w14:paraId="28BF4F09" w14:textId="123F2BE1"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messageId</w:t>
            </w:r>
          </w:p>
        </w:tc>
        <w:tc>
          <w:tcPr>
            <w:tcW w:w="2975" w:type="dxa"/>
          </w:tcPr>
          <w:p w14:paraId="4E47E2D0" w14:textId="1394C02F"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TimeStamp</w:t>
            </w:r>
          </w:p>
        </w:tc>
        <w:tc>
          <w:tcPr>
            <w:tcW w:w="630" w:type="dxa"/>
          </w:tcPr>
          <w:p w14:paraId="36D51789" w14:textId="1EB7D712"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sequenceNumber</w:t>
            </w:r>
          </w:p>
        </w:tc>
        <w:tc>
          <w:tcPr>
            <w:tcW w:w="720" w:type="dxa"/>
          </w:tcPr>
          <w:p w14:paraId="27F4B1AC" w14:textId="6EBBC928"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vehicleId</w:t>
            </w:r>
          </w:p>
        </w:tc>
        <w:tc>
          <w:tcPr>
            <w:tcW w:w="900" w:type="dxa"/>
          </w:tcPr>
          <w:p w14:paraId="7150D139" w14:textId="2FC7A9C4"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globalVehicleStatus</w:t>
            </w:r>
          </w:p>
        </w:tc>
        <w:tc>
          <w:tcPr>
            <w:tcW w:w="630" w:type="dxa"/>
          </w:tcPr>
          <w:p w14:paraId="44776B52" w14:textId="76C20B4D"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missionStatus</w:t>
            </w:r>
          </w:p>
        </w:tc>
        <w:tc>
          <w:tcPr>
            <w:tcW w:w="1075" w:type="dxa"/>
          </w:tcPr>
          <w:p w14:paraId="345D0D1E" w14:textId="60EFE578"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executedRequestId</w:t>
            </w:r>
          </w:p>
        </w:tc>
        <w:tc>
          <w:tcPr>
            <w:tcW w:w="1170" w:type="dxa"/>
          </w:tcPr>
          <w:p w14:paraId="70CD1A0D" w14:textId="52E2ECC6"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modeUpdateMissionStatus</w:t>
            </w:r>
          </w:p>
        </w:tc>
        <w:tc>
          <w:tcPr>
            <w:tcW w:w="630" w:type="dxa"/>
          </w:tcPr>
          <w:p w14:paraId="076D62FB" w14:textId="3270DE01"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currentVitesse</w:t>
            </w:r>
          </w:p>
        </w:tc>
        <w:tc>
          <w:tcPr>
            <w:tcW w:w="2705" w:type="dxa"/>
          </w:tcPr>
          <w:p w14:paraId="0A7AED36" w14:textId="31FF49F2"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Localisation</w:t>
            </w:r>
          </w:p>
        </w:tc>
        <w:tc>
          <w:tcPr>
            <w:tcW w:w="630" w:type="dxa"/>
          </w:tcPr>
          <w:p w14:paraId="28EAE2AC" w14:textId="42C20609" w:rsidR="00E2723A" w:rsidRPr="00E2723A" w:rsidRDefault="00BE1728" w:rsidP="006E6EF8">
            <w:pPr>
              <w:cnfStyle w:val="100000000000" w:firstRow="1" w:lastRow="0" w:firstColumn="0" w:lastColumn="0" w:oddVBand="0" w:evenVBand="0" w:oddHBand="0" w:evenHBand="0" w:firstRowFirstColumn="0" w:firstRowLastColumn="0" w:lastRowFirstColumn="0" w:lastRowLastColumn="0"/>
              <w:rPr>
                <w:sz w:val="12"/>
                <w:szCs w:val="12"/>
              </w:rPr>
            </w:pPr>
            <w:r w:rsidRPr="00BE1728">
              <w:rPr>
                <w:sz w:val="12"/>
                <w:szCs w:val="12"/>
              </w:rPr>
              <w:t>gloablaStausLoc</w:t>
            </w:r>
          </w:p>
        </w:tc>
        <w:tc>
          <w:tcPr>
            <w:tcW w:w="1170" w:type="dxa"/>
          </w:tcPr>
          <w:p w14:paraId="5606A0D9" w14:textId="1AE2E3D5" w:rsidR="00E2723A" w:rsidRPr="00E2723A" w:rsidRDefault="00E2723A" w:rsidP="00596948">
            <w:pPr>
              <w:jc w:val="left"/>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Version de protocole</w:t>
            </w:r>
          </w:p>
        </w:tc>
        <w:tc>
          <w:tcPr>
            <w:tcW w:w="1620" w:type="dxa"/>
          </w:tcPr>
          <w:p w14:paraId="57557FCB" w14:textId="44CD250C" w:rsidR="00E2723A" w:rsidRPr="00E2723A" w:rsidRDefault="00E2723A" w:rsidP="006E6EF8">
            <w:pPr>
              <w:cnfStyle w:val="100000000000" w:firstRow="1" w:lastRow="0" w:firstColumn="0" w:lastColumn="0" w:oddVBand="0" w:evenVBand="0" w:oddHBand="0" w:evenHBand="0" w:firstRowFirstColumn="0" w:firstRowLastColumn="0" w:lastRowFirstColumn="0" w:lastRowLastColumn="0"/>
              <w:rPr>
                <w:sz w:val="12"/>
                <w:szCs w:val="12"/>
              </w:rPr>
            </w:pPr>
            <w:r w:rsidRPr="00E2723A">
              <w:rPr>
                <w:sz w:val="12"/>
                <w:szCs w:val="12"/>
              </w:rPr>
              <w:t>Séquence de fin de message</w:t>
            </w:r>
          </w:p>
        </w:tc>
      </w:tr>
      <w:tr w:rsidR="00296667" w:rsidRPr="00E2723A" w14:paraId="748F5889" w14:textId="77777777" w:rsidTr="00154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 w:type="dxa"/>
          </w:tcPr>
          <w:p w14:paraId="5AEE3248" w14:textId="09B471C8" w:rsidR="00E2723A" w:rsidRPr="00E2723A" w:rsidRDefault="00E2723A" w:rsidP="006E6EF8">
            <w:pPr>
              <w:rPr>
                <w:sz w:val="16"/>
                <w:szCs w:val="16"/>
              </w:rPr>
            </w:pPr>
            <w:r>
              <w:rPr>
                <w:sz w:val="16"/>
                <w:szCs w:val="16"/>
              </w:rPr>
              <w:t>206</w:t>
            </w:r>
          </w:p>
        </w:tc>
        <w:tc>
          <w:tcPr>
            <w:tcW w:w="747" w:type="dxa"/>
          </w:tcPr>
          <w:p w14:paraId="7F0BC7FF" w14:textId="6A7DB60F"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2975" w:type="dxa"/>
          </w:tcPr>
          <w:tbl>
            <w:tblPr>
              <w:tblStyle w:val="Grilledutableau"/>
              <w:tblW w:w="2772" w:type="dxa"/>
              <w:tblLayout w:type="fixed"/>
              <w:tblLook w:val="04A0" w:firstRow="1" w:lastRow="0" w:firstColumn="1" w:lastColumn="0" w:noHBand="0" w:noVBand="1"/>
            </w:tblPr>
            <w:tblGrid>
              <w:gridCol w:w="522"/>
              <w:gridCol w:w="360"/>
              <w:gridCol w:w="360"/>
              <w:gridCol w:w="270"/>
              <w:gridCol w:w="450"/>
              <w:gridCol w:w="360"/>
              <w:gridCol w:w="450"/>
            </w:tblGrid>
            <w:tr w:rsidR="009B0FA2" w14:paraId="44F3CB7D" w14:textId="77777777" w:rsidTr="00F2475E">
              <w:tc>
                <w:tcPr>
                  <w:tcW w:w="522" w:type="dxa"/>
                </w:tcPr>
                <w:p w14:paraId="14076B57" w14:textId="77777777" w:rsidR="009B0FA2" w:rsidRPr="00A118EC" w:rsidRDefault="009B0FA2" w:rsidP="009B0FA2">
                  <w:pPr>
                    <w:rPr>
                      <w:sz w:val="12"/>
                      <w:szCs w:val="12"/>
                    </w:rPr>
                  </w:pPr>
                  <w:r w:rsidRPr="00A118EC">
                    <w:rPr>
                      <w:sz w:val="12"/>
                      <w:szCs w:val="12"/>
                    </w:rPr>
                    <w:t>2024</w:t>
                  </w:r>
                </w:p>
              </w:tc>
              <w:tc>
                <w:tcPr>
                  <w:tcW w:w="360" w:type="dxa"/>
                </w:tcPr>
                <w:p w14:paraId="7BADA0F3" w14:textId="77777777" w:rsidR="009B0FA2" w:rsidRPr="00A118EC" w:rsidRDefault="009B0FA2" w:rsidP="009B0FA2">
                  <w:pPr>
                    <w:rPr>
                      <w:sz w:val="12"/>
                      <w:szCs w:val="12"/>
                    </w:rPr>
                  </w:pPr>
                  <w:r w:rsidRPr="00A118EC">
                    <w:rPr>
                      <w:sz w:val="12"/>
                      <w:szCs w:val="12"/>
                    </w:rPr>
                    <w:t>11</w:t>
                  </w:r>
                </w:p>
              </w:tc>
              <w:tc>
                <w:tcPr>
                  <w:tcW w:w="360" w:type="dxa"/>
                </w:tcPr>
                <w:p w14:paraId="4F047AE5" w14:textId="77777777" w:rsidR="009B0FA2" w:rsidRPr="00A118EC" w:rsidRDefault="009B0FA2" w:rsidP="009B0FA2">
                  <w:pPr>
                    <w:rPr>
                      <w:sz w:val="12"/>
                      <w:szCs w:val="12"/>
                    </w:rPr>
                  </w:pPr>
                  <w:r w:rsidRPr="00A118EC">
                    <w:rPr>
                      <w:sz w:val="12"/>
                      <w:szCs w:val="12"/>
                    </w:rPr>
                    <w:t>28</w:t>
                  </w:r>
                </w:p>
              </w:tc>
              <w:tc>
                <w:tcPr>
                  <w:tcW w:w="270" w:type="dxa"/>
                </w:tcPr>
                <w:p w14:paraId="79EB7D54" w14:textId="77777777" w:rsidR="009B0FA2" w:rsidRPr="00A118EC" w:rsidRDefault="009B0FA2" w:rsidP="009B0FA2">
                  <w:pPr>
                    <w:rPr>
                      <w:sz w:val="12"/>
                      <w:szCs w:val="12"/>
                    </w:rPr>
                  </w:pPr>
                  <w:r w:rsidRPr="00A118EC">
                    <w:rPr>
                      <w:sz w:val="12"/>
                      <w:szCs w:val="12"/>
                    </w:rPr>
                    <w:t>5</w:t>
                  </w:r>
                </w:p>
              </w:tc>
              <w:tc>
                <w:tcPr>
                  <w:tcW w:w="450" w:type="dxa"/>
                </w:tcPr>
                <w:p w14:paraId="5A33ED0F" w14:textId="77777777" w:rsidR="009B0FA2" w:rsidRPr="00A118EC" w:rsidRDefault="009B0FA2" w:rsidP="009B0FA2">
                  <w:pPr>
                    <w:rPr>
                      <w:sz w:val="12"/>
                      <w:szCs w:val="12"/>
                    </w:rPr>
                  </w:pPr>
                  <w:r w:rsidRPr="00A118EC">
                    <w:rPr>
                      <w:sz w:val="12"/>
                      <w:szCs w:val="12"/>
                    </w:rPr>
                    <w:t>14</w:t>
                  </w:r>
                </w:p>
              </w:tc>
              <w:tc>
                <w:tcPr>
                  <w:tcW w:w="360" w:type="dxa"/>
                </w:tcPr>
                <w:p w14:paraId="151A47DF" w14:textId="77777777" w:rsidR="009B0FA2" w:rsidRPr="00A118EC" w:rsidRDefault="009B0FA2" w:rsidP="009B0FA2">
                  <w:pPr>
                    <w:rPr>
                      <w:sz w:val="12"/>
                      <w:szCs w:val="12"/>
                    </w:rPr>
                  </w:pPr>
                  <w:r w:rsidRPr="00A118EC">
                    <w:rPr>
                      <w:sz w:val="12"/>
                      <w:szCs w:val="12"/>
                    </w:rPr>
                    <w:t>59</w:t>
                  </w:r>
                </w:p>
              </w:tc>
              <w:tc>
                <w:tcPr>
                  <w:tcW w:w="450" w:type="dxa"/>
                </w:tcPr>
                <w:p w14:paraId="2C43ED4F" w14:textId="77777777" w:rsidR="009B0FA2" w:rsidRPr="00A118EC" w:rsidRDefault="009B0FA2" w:rsidP="009B0FA2">
                  <w:pPr>
                    <w:rPr>
                      <w:sz w:val="12"/>
                      <w:szCs w:val="12"/>
                    </w:rPr>
                  </w:pPr>
                  <w:r>
                    <w:rPr>
                      <w:sz w:val="12"/>
                      <w:szCs w:val="12"/>
                    </w:rPr>
                    <w:t>998</w:t>
                  </w:r>
                </w:p>
              </w:tc>
            </w:tr>
          </w:tbl>
          <w:p w14:paraId="02048BA9" w14:textId="77777777"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p>
        </w:tc>
        <w:tc>
          <w:tcPr>
            <w:tcW w:w="630" w:type="dxa"/>
          </w:tcPr>
          <w:p w14:paraId="036E75FD" w14:textId="3D14E30B"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20" w:type="dxa"/>
          </w:tcPr>
          <w:p w14:paraId="3FB1291A" w14:textId="6556EF44"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900" w:type="dxa"/>
          </w:tcPr>
          <w:p w14:paraId="0A82B224" w14:textId="552ACBEB" w:rsidR="00E2723A" w:rsidRPr="00E2723A" w:rsidRDefault="00296667"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630" w:type="dxa"/>
          </w:tcPr>
          <w:p w14:paraId="52F8C241" w14:textId="029CA0C4" w:rsidR="00E2723A" w:rsidRPr="00E2723A" w:rsidRDefault="00296667"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1075" w:type="dxa"/>
          </w:tcPr>
          <w:p w14:paraId="2C4113C7" w14:textId="3B06A3D2" w:rsidR="00E2723A" w:rsidRPr="00E2723A" w:rsidRDefault="00296667"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26</w:t>
            </w:r>
          </w:p>
        </w:tc>
        <w:tc>
          <w:tcPr>
            <w:tcW w:w="1170" w:type="dxa"/>
          </w:tcPr>
          <w:tbl>
            <w:tblPr>
              <w:tblStyle w:val="Grilledutableau"/>
              <w:tblW w:w="970" w:type="dxa"/>
              <w:tblLayout w:type="fixed"/>
              <w:tblLook w:val="04A0" w:firstRow="1" w:lastRow="0" w:firstColumn="1" w:lastColumn="0" w:noHBand="0" w:noVBand="1"/>
            </w:tblPr>
            <w:tblGrid>
              <w:gridCol w:w="323"/>
              <w:gridCol w:w="647"/>
            </w:tblGrid>
            <w:tr w:rsidR="00296667" w:rsidRPr="004C6ACC" w14:paraId="5012843D" w14:textId="77777777" w:rsidTr="00F2475E">
              <w:trPr>
                <w:trHeight w:val="295"/>
              </w:trPr>
              <w:tc>
                <w:tcPr>
                  <w:tcW w:w="323" w:type="dxa"/>
                </w:tcPr>
                <w:p w14:paraId="72628C83" w14:textId="77777777" w:rsidR="00296667" w:rsidRPr="004C6ACC" w:rsidRDefault="00296667" w:rsidP="00296667">
                  <w:pPr>
                    <w:jc w:val="left"/>
                    <w:rPr>
                      <w:color w:val="FF0000"/>
                      <w:sz w:val="12"/>
                      <w:szCs w:val="12"/>
                    </w:rPr>
                  </w:pPr>
                  <w:r>
                    <w:rPr>
                      <w:color w:val="FF0000"/>
                      <w:sz w:val="12"/>
                      <w:szCs w:val="12"/>
                    </w:rPr>
                    <w:t>1</w:t>
                  </w:r>
                </w:p>
              </w:tc>
              <w:tc>
                <w:tcPr>
                  <w:tcW w:w="647" w:type="dxa"/>
                </w:tcPr>
                <w:p w14:paraId="49B56C8F" w14:textId="77777777" w:rsidR="00296667" w:rsidRPr="004C6ACC" w:rsidRDefault="00296667" w:rsidP="00296667">
                  <w:pPr>
                    <w:jc w:val="left"/>
                    <w:rPr>
                      <w:color w:val="FF0000"/>
                      <w:sz w:val="12"/>
                      <w:szCs w:val="12"/>
                    </w:rPr>
                  </w:pPr>
                  <w:r>
                    <w:rPr>
                      <w:color w:val="FF0000"/>
                      <w:sz w:val="12"/>
                      <w:szCs w:val="12"/>
                    </w:rPr>
                    <w:t>12</w:t>
                  </w:r>
                  <w:r w:rsidRPr="004C6ACC">
                    <w:rPr>
                      <w:color w:val="FF0000"/>
                      <w:sz w:val="12"/>
                      <w:szCs w:val="12"/>
                    </w:rPr>
                    <w:t>0</w:t>
                  </w:r>
                </w:p>
              </w:tc>
            </w:tr>
          </w:tbl>
          <w:p w14:paraId="57A07CCD" w14:textId="77777777"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p>
        </w:tc>
        <w:tc>
          <w:tcPr>
            <w:tcW w:w="630" w:type="dxa"/>
          </w:tcPr>
          <w:p w14:paraId="42E0B790" w14:textId="5E70D81A" w:rsidR="00E2723A" w:rsidRPr="00E2723A" w:rsidRDefault="00296667"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40.2</w:t>
            </w:r>
          </w:p>
        </w:tc>
        <w:tc>
          <w:tcPr>
            <w:tcW w:w="2705" w:type="dxa"/>
          </w:tcPr>
          <w:tbl>
            <w:tblPr>
              <w:tblStyle w:val="Grilledutableau"/>
              <w:tblW w:w="2410" w:type="dxa"/>
              <w:tblLayout w:type="fixed"/>
              <w:tblLook w:val="04A0" w:firstRow="1" w:lastRow="0" w:firstColumn="1" w:lastColumn="0" w:noHBand="0" w:noVBand="1"/>
            </w:tblPr>
            <w:tblGrid>
              <w:gridCol w:w="540"/>
              <w:gridCol w:w="520"/>
              <w:gridCol w:w="540"/>
              <w:gridCol w:w="540"/>
              <w:gridCol w:w="270"/>
            </w:tblGrid>
            <w:tr w:rsidR="00596948" w:rsidRPr="007F1567" w14:paraId="123C8F02" w14:textId="77777777" w:rsidTr="00596948">
              <w:tc>
                <w:tcPr>
                  <w:tcW w:w="540" w:type="dxa"/>
                </w:tcPr>
                <w:p w14:paraId="38BE4D87" w14:textId="35AC7346" w:rsidR="00596948" w:rsidRPr="007F1567" w:rsidRDefault="00596948" w:rsidP="00296667">
                  <w:pPr>
                    <w:rPr>
                      <w:b/>
                      <w:bCs/>
                      <w:sz w:val="12"/>
                      <w:szCs w:val="12"/>
                    </w:rPr>
                  </w:pPr>
                  <w:r>
                    <w:rPr>
                      <w:b/>
                      <w:bCs/>
                      <w:sz w:val="12"/>
                      <w:szCs w:val="12"/>
                    </w:rPr>
                    <w:t>100.0</w:t>
                  </w:r>
                </w:p>
              </w:tc>
              <w:tc>
                <w:tcPr>
                  <w:tcW w:w="520" w:type="dxa"/>
                </w:tcPr>
                <w:p w14:paraId="5D299763" w14:textId="133061D5" w:rsidR="00596948" w:rsidRPr="007F1567" w:rsidRDefault="00596948" w:rsidP="00296667">
                  <w:pPr>
                    <w:rPr>
                      <w:b/>
                      <w:bCs/>
                      <w:sz w:val="12"/>
                      <w:szCs w:val="12"/>
                    </w:rPr>
                  </w:pPr>
                  <w:r>
                    <w:rPr>
                      <w:b/>
                      <w:bCs/>
                      <w:sz w:val="12"/>
                      <w:szCs w:val="12"/>
                    </w:rPr>
                    <w:t>25.0</w:t>
                  </w:r>
                </w:p>
              </w:tc>
              <w:tc>
                <w:tcPr>
                  <w:tcW w:w="540" w:type="dxa"/>
                </w:tcPr>
                <w:p w14:paraId="6B2CC4B8" w14:textId="2A8DE751" w:rsidR="00596948" w:rsidRDefault="00596948" w:rsidP="00296667">
                  <w:pPr>
                    <w:rPr>
                      <w:b/>
                      <w:bCs/>
                      <w:sz w:val="12"/>
                      <w:szCs w:val="12"/>
                    </w:rPr>
                  </w:pPr>
                  <w:r>
                    <w:rPr>
                      <w:b/>
                      <w:bCs/>
                      <w:sz w:val="12"/>
                      <w:szCs w:val="12"/>
                    </w:rPr>
                    <w:t>1.0</w:t>
                  </w:r>
                </w:p>
              </w:tc>
              <w:tc>
                <w:tcPr>
                  <w:tcW w:w="540" w:type="dxa"/>
                </w:tcPr>
                <w:p w14:paraId="1FA18FC0" w14:textId="7B724E24" w:rsidR="00596948" w:rsidRPr="007F1567" w:rsidRDefault="00596948" w:rsidP="00296667">
                  <w:pPr>
                    <w:rPr>
                      <w:b/>
                      <w:bCs/>
                      <w:sz w:val="12"/>
                      <w:szCs w:val="12"/>
                    </w:rPr>
                  </w:pPr>
                  <w:r>
                    <w:rPr>
                      <w:b/>
                      <w:bCs/>
                      <w:sz w:val="12"/>
                      <w:szCs w:val="12"/>
                    </w:rPr>
                    <w:t>289.3</w:t>
                  </w:r>
                </w:p>
              </w:tc>
              <w:tc>
                <w:tcPr>
                  <w:tcW w:w="270" w:type="dxa"/>
                </w:tcPr>
                <w:p w14:paraId="72FDEB66" w14:textId="224E1CF1" w:rsidR="00596948" w:rsidRPr="007F1567" w:rsidRDefault="00596948" w:rsidP="00296667">
                  <w:pPr>
                    <w:rPr>
                      <w:b/>
                      <w:bCs/>
                      <w:sz w:val="12"/>
                      <w:szCs w:val="12"/>
                    </w:rPr>
                  </w:pPr>
                  <w:r>
                    <w:rPr>
                      <w:b/>
                      <w:bCs/>
                      <w:sz w:val="12"/>
                      <w:szCs w:val="12"/>
                    </w:rPr>
                    <w:t>1</w:t>
                  </w:r>
                </w:p>
              </w:tc>
            </w:tr>
          </w:tbl>
          <w:p w14:paraId="41EEE927" w14:textId="77777777"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p>
        </w:tc>
        <w:tc>
          <w:tcPr>
            <w:tcW w:w="630" w:type="dxa"/>
          </w:tcPr>
          <w:p w14:paraId="05734ED8" w14:textId="24AF6562" w:rsidR="00E2723A" w:rsidRPr="00E2723A" w:rsidRDefault="00296667" w:rsidP="006E6EF8">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1170" w:type="dxa"/>
            <w:shd w:val="clear" w:color="auto" w:fill="FFFF00"/>
          </w:tcPr>
          <w:p w14:paraId="33A4677F" w14:textId="09A1ACBD" w:rsidR="00E2723A" w:rsidRPr="00E2723A" w:rsidRDefault="00613964" w:rsidP="006E6EF8">
            <w:pPr>
              <w:cnfStyle w:val="000000100000" w:firstRow="0" w:lastRow="0" w:firstColumn="0" w:lastColumn="0" w:oddVBand="0" w:evenVBand="0" w:oddHBand="1" w:evenHBand="0" w:firstRowFirstColumn="0" w:firstRowLastColumn="0" w:lastRowFirstColumn="0" w:lastRowLastColumn="0"/>
              <w:rPr>
                <w:sz w:val="16"/>
                <w:szCs w:val="16"/>
              </w:rPr>
            </w:pPr>
            <w:r>
              <w:rPr>
                <w:color w:val="538135" w:themeColor="accent6" w:themeShade="BF"/>
                <w:sz w:val="16"/>
                <w:szCs w:val="16"/>
              </w:rPr>
              <w:t>41</w:t>
            </w:r>
          </w:p>
        </w:tc>
        <w:tc>
          <w:tcPr>
            <w:tcW w:w="1620" w:type="dxa"/>
          </w:tcPr>
          <w:tbl>
            <w:tblPr>
              <w:tblStyle w:val="Grilledutableau"/>
              <w:tblW w:w="1292" w:type="dxa"/>
              <w:tblLayout w:type="fixed"/>
              <w:tblLook w:val="04A0" w:firstRow="1" w:lastRow="0" w:firstColumn="1" w:lastColumn="0" w:noHBand="0" w:noVBand="1"/>
            </w:tblPr>
            <w:tblGrid>
              <w:gridCol w:w="323"/>
              <w:gridCol w:w="323"/>
              <w:gridCol w:w="323"/>
              <w:gridCol w:w="323"/>
            </w:tblGrid>
            <w:tr w:rsidR="00024823" w:rsidRPr="004C6ACC" w14:paraId="79A6ED00" w14:textId="77777777" w:rsidTr="00024823">
              <w:trPr>
                <w:trHeight w:val="295"/>
              </w:trPr>
              <w:tc>
                <w:tcPr>
                  <w:tcW w:w="323" w:type="dxa"/>
                </w:tcPr>
                <w:p w14:paraId="45A0A0F0" w14:textId="77777777" w:rsidR="00024823" w:rsidRPr="004C6ACC" w:rsidRDefault="00024823" w:rsidP="00296667">
                  <w:pPr>
                    <w:jc w:val="left"/>
                    <w:rPr>
                      <w:color w:val="FF0000"/>
                      <w:sz w:val="12"/>
                      <w:szCs w:val="12"/>
                    </w:rPr>
                  </w:pPr>
                  <w:r w:rsidRPr="004C6ACC">
                    <w:rPr>
                      <w:color w:val="FF0000"/>
                      <w:sz w:val="12"/>
                      <w:szCs w:val="12"/>
                    </w:rPr>
                    <w:t>0</w:t>
                  </w:r>
                </w:p>
              </w:tc>
              <w:tc>
                <w:tcPr>
                  <w:tcW w:w="323" w:type="dxa"/>
                </w:tcPr>
                <w:p w14:paraId="3E4B0269" w14:textId="77777777" w:rsidR="00024823" w:rsidRPr="004C6ACC" w:rsidRDefault="00024823" w:rsidP="00296667">
                  <w:pPr>
                    <w:jc w:val="left"/>
                    <w:rPr>
                      <w:color w:val="FF0000"/>
                      <w:sz w:val="12"/>
                      <w:szCs w:val="12"/>
                    </w:rPr>
                  </w:pPr>
                  <w:r w:rsidRPr="004C6ACC">
                    <w:rPr>
                      <w:color w:val="FF0000"/>
                      <w:sz w:val="12"/>
                      <w:szCs w:val="12"/>
                    </w:rPr>
                    <w:t>0</w:t>
                  </w:r>
                </w:p>
              </w:tc>
              <w:tc>
                <w:tcPr>
                  <w:tcW w:w="323" w:type="dxa"/>
                </w:tcPr>
                <w:p w14:paraId="4EEB217C" w14:textId="2D706C1D" w:rsidR="00024823" w:rsidRPr="004C6ACC" w:rsidRDefault="00024823" w:rsidP="00296667">
                  <w:pPr>
                    <w:jc w:val="left"/>
                    <w:rPr>
                      <w:color w:val="FF0000"/>
                      <w:sz w:val="12"/>
                      <w:szCs w:val="12"/>
                    </w:rPr>
                  </w:pPr>
                  <w:r>
                    <w:rPr>
                      <w:color w:val="FF0000"/>
                      <w:sz w:val="12"/>
                      <w:szCs w:val="12"/>
                    </w:rPr>
                    <w:t>0</w:t>
                  </w:r>
                </w:p>
              </w:tc>
              <w:tc>
                <w:tcPr>
                  <w:tcW w:w="323" w:type="dxa"/>
                </w:tcPr>
                <w:p w14:paraId="5EA84D36" w14:textId="60F26A76" w:rsidR="00024823" w:rsidRPr="004C6ACC" w:rsidRDefault="00024823" w:rsidP="00296667">
                  <w:pPr>
                    <w:jc w:val="left"/>
                    <w:rPr>
                      <w:color w:val="FF0000"/>
                      <w:sz w:val="12"/>
                      <w:szCs w:val="12"/>
                    </w:rPr>
                  </w:pPr>
                  <w:r w:rsidRPr="004C6ACC">
                    <w:rPr>
                      <w:color w:val="FF0000"/>
                      <w:sz w:val="12"/>
                      <w:szCs w:val="12"/>
                    </w:rPr>
                    <w:t>0</w:t>
                  </w:r>
                </w:p>
              </w:tc>
            </w:tr>
          </w:tbl>
          <w:p w14:paraId="4523415D" w14:textId="77777777" w:rsidR="00E2723A" w:rsidRPr="00E2723A" w:rsidRDefault="00E2723A" w:rsidP="006E6EF8">
            <w:pPr>
              <w:cnfStyle w:val="000000100000" w:firstRow="0" w:lastRow="0" w:firstColumn="0" w:lastColumn="0" w:oddVBand="0" w:evenVBand="0" w:oddHBand="1" w:evenHBand="0" w:firstRowFirstColumn="0" w:firstRowLastColumn="0" w:lastRowFirstColumn="0" w:lastRowLastColumn="0"/>
              <w:rPr>
                <w:sz w:val="16"/>
                <w:szCs w:val="16"/>
              </w:rPr>
            </w:pPr>
          </w:p>
        </w:tc>
      </w:tr>
      <w:bookmarkEnd w:id="400"/>
    </w:tbl>
    <w:p w14:paraId="44BEEF29" w14:textId="77777777" w:rsidR="000F6F8F" w:rsidRDefault="000F6F8F" w:rsidP="006E6EF8">
      <w:pPr>
        <w:rPr>
          <w:color w:val="auto"/>
        </w:rPr>
      </w:pPr>
    </w:p>
    <w:p w14:paraId="0481A693" w14:textId="77777777" w:rsidR="000F6F8F" w:rsidRDefault="000F6F8F" w:rsidP="006E6EF8">
      <w:pPr>
        <w:rPr>
          <w:color w:val="auto"/>
        </w:rPr>
      </w:pPr>
    </w:p>
    <w:p w14:paraId="3BAFDB2B" w14:textId="77777777" w:rsidR="000F6F8F" w:rsidRDefault="000F6F8F" w:rsidP="006E6EF8">
      <w:pPr>
        <w:rPr>
          <w:color w:val="auto"/>
        </w:rPr>
      </w:pPr>
    </w:p>
    <w:p w14:paraId="1084F1E3" w14:textId="77777777" w:rsidR="000F6F8F" w:rsidRDefault="000F6F8F" w:rsidP="006E6EF8">
      <w:pPr>
        <w:rPr>
          <w:color w:val="auto"/>
        </w:rPr>
      </w:pPr>
    </w:p>
    <w:p w14:paraId="574056FF" w14:textId="77777777" w:rsidR="000F6F8F" w:rsidRDefault="000F6F8F" w:rsidP="006E6EF8">
      <w:pPr>
        <w:rPr>
          <w:color w:val="auto"/>
        </w:rPr>
        <w:sectPr w:rsidR="000F6F8F" w:rsidSect="00500BC9">
          <w:pgSz w:w="16838" w:h="11906" w:orient="landscape"/>
          <w:pgMar w:top="1310" w:right="1699" w:bottom="1310" w:left="1411" w:header="504" w:footer="706" w:gutter="0"/>
          <w:cols w:space="708"/>
          <w:docGrid w:linePitch="360"/>
        </w:sectPr>
      </w:pPr>
    </w:p>
    <w:p w14:paraId="029B44FF" w14:textId="1DE79895" w:rsidR="00F7247B" w:rsidRDefault="00F7247B" w:rsidP="006E6EF8">
      <w:pPr>
        <w:rPr>
          <w:color w:val="auto"/>
        </w:rPr>
      </w:pPr>
      <w:r>
        <w:rPr>
          <w:color w:val="auto"/>
        </w:rPr>
        <w:lastRenderedPageBreak/>
        <w:t xml:space="preserve">Les valeurs de sens de </w:t>
      </w:r>
      <w:r w:rsidR="00B440DC">
        <w:rPr>
          <w:color w:val="auto"/>
        </w:rPr>
        <w:t>roulage</w:t>
      </w:r>
      <w:r>
        <w:rPr>
          <w:color w:val="auto"/>
        </w:rPr>
        <w:t xml:space="preserve"> par rapport au système métrique</w:t>
      </w:r>
    </w:p>
    <w:tbl>
      <w:tblPr>
        <w:tblStyle w:val="TableauGrille4-Accentuation5"/>
        <w:tblW w:w="0" w:type="auto"/>
        <w:tblLook w:val="04A0" w:firstRow="1" w:lastRow="0" w:firstColumn="1" w:lastColumn="0" w:noHBand="0" w:noVBand="1"/>
      </w:tblPr>
      <w:tblGrid>
        <w:gridCol w:w="4638"/>
        <w:gridCol w:w="4638"/>
      </w:tblGrid>
      <w:tr w:rsidR="00F7247B" w14:paraId="43B24DD0" w14:textId="77777777" w:rsidTr="00F7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8" w:type="dxa"/>
          </w:tcPr>
          <w:p w14:paraId="58D4C31B" w14:textId="111A08BF" w:rsidR="00F7247B" w:rsidRDefault="00F7247B" w:rsidP="006E6EF8">
            <w:pPr>
              <w:rPr>
                <w:color w:val="auto"/>
              </w:rPr>
            </w:pPr>
            <w:r>
              <w:rPr>
                <w:color w:val="auto"/>
              </w:rPr>
              <w:t>Status</w:t>
            </w:r>
          </w:p>
        </w:tc>
        <w:tc>
          <w:tcPr>
            <w:tcW w:w="4638" w:type="dxa"/>
          </w:tcPr>
          <w:p w14:paraId="754DC603" w14:textId="6D370662" w:rsidR="00F7247B" w:rsidRDefault="00F7247B" w:rsidP="006E6EF8">
            <w:pPr>
              <w:cnfStyle w:val="100000000000" w:firstRow="1" w:lastRow="0" w:firstColumn="0" w:lastColumn="0" w:oddVBand="0" w:evenVBand="0" w:oddHBand="0" w:evenHBand="0" w:firstRowFirstColumn="0" w:firstRowLastColumn="0" w:lastRowFirstColumn="0" w:lastRowLastColumn="0"/>
              <w:rPr>
                <w:color w:val="auto"/>
              </w:rPr>
            </w:pPr>
            <w:r>
              <w:rPr>
                <w:color w:val="auto"/>
              </w:rPr>
              <w:t>Valeur</w:t>
            </w:r>
          </w:p>
        </w:tc>
      </w:tr>
      <w:tr w:rsidR="00F7247B" w14:paraId="4E41AF3C" w14:textId="77777777" w:rsidTr="00F7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8" w:type="dxa"/>
          </w:tcPr>
          <w:p w14:paraId="2A5FED9F" w14:textId="75A35755" w:rsidR="00F7247B" w:rsidRDefault="00F7247B" w:rsidP="006E6EF8">
            <w:pPr>
              <w:rPr>
                <w:color w:val="auto"/>
              </w:rPr>
            </w:pPr>
            <w:r>
              <w:rPr>
                <w:color w:val="auto"/>
              </w:rPr>
              <w:t>Ascendant</w:t>
            </w:r>
          </w:p>
        </w:tc>
        <w:tc>
          <w:tcPr>
            <w:tcW w:w="4638" w:type="dxa"/>
          </w:tcPr>
          <w:p w14:paraId="3D2BA40F" w14:textId="165A455A" w:rsidR="00F7247B" w:rsidRDefault="00F7247B"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1</w:t>
            </w:r>
          </w:p>
        </w:tc>
      </w:tr>
      <w:tr w:rsidR="00F7247B" w14:paraId="4E959351" w14:textId="77777777" w:rsidTr="00F7247B">
        <w:tc>
          <w:tcPr>
            <w:cnfStyle w:val="001000000000" w:firstRow="0" w:lastRow="0" w:firstColumn="1" w:lastColumn="0" w:oddVBand="0" w:evenVBand="0" w:oddHBand="0" w:evenHBand="0" w:firstRowFirstColumn="0" w:firstRowLastColumn="0" w:lastRowFirstColumn="0" w:lastRowLastColumn="0"/>
            <w:tcW w:w="4638" w:type="dxa"/>
          </w:tcPr>
          <w:p w14:paraId="48EC7E31" w14:textId="747C3B63" w:rsidR="00F7247B" w:rsidRDefault="00F7247B" w:rsidP="006E6EF8">
            <w:pPr>
              <w:rPr>
                <w:color w:val="auto"/>
              </w:rPr>
            </w:pPr>
            <w:r>
              <w:rPr>
                <w:color w:val="auto"/>
              </w:rPr>
              <w:t>Descendant</w:t>
            </w:r>
          </w:p>
        </w:tc>
        <w:tc>
          <w:tcPr>
            <w:tcW w:w="4638" w:type="dxa"/>
          </w:tcPr>
          <w:p w14:paraId="33B1FF22" w14:textId="5CFF3D13" w:rsidR="00F7247B" w:rsidRDefault="00F7247B" w:rsidP="006E6EF8">
            <w:pPr>
              <w:cnfStyle w:val="000000000000" w:firstRow="0" w:lastRow="0" w:firstColumn="0" w:lastColumn="0" w:oddVBand="0" w:evenVBand="0" w:oddHBand="0" w:evenHBand="0" w:firstRowFirstColumn="0" w:firstRowLastColumn="0" w:lastRowFirstColumn="0" w:lastRowLastColumn="0"/>
              <w:rPr>
                <w:color w:val="auto"/>
              </w:rPr>
            </w:pPr>
            <w:r>
              <w:rPr>
                <w:color w:val="auto"/>
              </w:rPr>
              <w:t>0</w:t>
            </w:r>
          </w:p>
        </w:tc>
      </w:tr>
    </w:tbl>
    <w:p w14:paraId="0B8C88A5" w14:textId="2D784EB8" w:rsidR="00F7247B" w:rsidRDefault="00F7247B" w:rsidP="006E6EF8">
      <w:pPr>
        <w:rPr>
          <w:color w:val="auto"/>
        </w:rPr>
      </w:pPr>
    </w:p>
    <w:p w14:paraId="2D09A65B" w14:textId="5CEE6B62" w:rsidR="00F7247B" w:rsidRDefault="00F7247B" w:rsidP="006E6EF8">
      <w:pPr>
        <w:rPr>
          <w:color w:val="auto"/>
        </w:rPr>
      </w:pPr>
      <w:r>
        <w:rPr>
          <w:color w:val="auto"/>
        </w:rPr>
        <w:t xml:space="preserve">Les valeurs de ‘systemMetric’ </w:t>
      </w:r>
    </w:p>
    <w:tbl>
      <w:tblPr>
        <w:tblStyle w:val="TableauGrille4-Accentuation5"/>
        <w:tblW w:w="0" w:type="auto"/>
        <w:tblLook w:val="04A0" w:firstRow="1" w:lastRow="0" w:firstColumn="1" w:lastColumn="0" w:noHBand="0" w:noVBand="1"/>
      </w:tblPr>
      <w:tblGrid>
        <w:gridCol w:w="2423"/>
        <w:gridCol w:w="2414"/>
        <w:gridCol w:w="2369"/>
        <w:gridCol w:w="2070"/>
      </w:tblGrid>
      <w:tr w:rsidR="00950894" w14:paraId="4CBD0423" w14:textId="4DB04511" w:rsidTr="00950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3DCA1191" w14:textId="37A7E900" w:rsidR="00950894" w:rsidRDefault="00950894" w:rsidP="00296667">
            <w:pPr>
              <w:jc w:val="left"/>
              <w:rPr>
                <w:color w:val="auto"/>
              </w:rPr>
            </w:pPr>
            <w:r>
              <w:rPr>
                <w:color w:val="auto"/>
              </w:rPr>
              <w:t>Charactère</w:t>
            </w:r>
          </w:p>
        </w:tc>
        <w:tc>
          <w:tcPr>
            <w:tcW w:w="2414" w:type="dxa"/>
          </w:tcPr>
          <w:p w14:paraId="4BBFA6DD" w14:textId="56832556" w:rsidR="00950894" w:rsidRDefault="00950894" w:rsidP="00296667">
            <w:pPr>
              <w:jc w:val="left"/>
              <w:cnfStyle w:val="100000000000" w:firstRow="1" w:lastRow="0" w:firstColumn="0" w:lastColumn="0" w:oddVBand="0" w:evenVBand="0" w:oddHBand="0" w:evenHBand="0" w:firstRowFirstColumn="0" w:firstRowLastColumn="0" w:lastRowFirstColumn="0" w:lastRowLastColumn="0"/>
              <w:rPr>
                <w:color w:val="auto"/>
              </w:rPr>
            </w:pPr>
            <w:r>
              <w:rPr>
                <w:color w:val="auto"/>
              </w:rPr>
              <w:t>Valeur de charactère</w:t>
            </w:r>
          </w:p>
        </w:tc>
        <w:tc>
          <w:tcPr>
            <w:tcW w:w="2369" w:type="dxa"/>
          </w:tcPr>
          <w:p w14:paraId="0C10BFB8" w14:textId="159EA37B" w:rsidR="00950894" w:rsidRDefault="00950894" w:rsidP="00296667">
            <w:pPr>
              <w:jc w:val="left"/>
              <w:cnfStyle w:val="100000000000" w:firstRow="1" w:lastRow="0" w:firstColumn="0" w:lastColumn="0" w:oddVBand="0" w:evenVBand="0" w:oddHBand="0" w:evenHBand="0" w:firstRowFirstColumn="0" w:firstRowLastColumn="0" w:lastRowFirstColumn="0" w:lastRowLastColumn="0"/>
              <w:rPr>
                <w:color w:val="auto"/>
              </w:rPr>
            </w:pPr>
            <w:r>
              <w:rPr>
                <w:color w:val="auto"/>
              </w:rPr>
              <w:t>Numéro de système métrique</w:t>
            </w:r>
          </w:p>
        </w:tc>
        <w:tc>
          <w:tcPr>
            <w:tcW w:w="2070" w:type="dxa"/>
          </w:tcPr>
          <w:p w14:paraId="7E566FD1" w14:textId="1BDE4AD4" w:rsidR="00950894" w:rsidRDefault="00950894" w:rsidP="00296667">
            <w:pPr>
              <w:jc w:val="left"/>
              <w:cnfStyle w:val="100000000000" w:firstRow="1" w:lastRow="0" w:firstColumn="0" w:lastColumn="0" w:oddVBand="0" w:evenVBand="0" w:oddHBand="0" w:evenHBand="0" w:firstRowFirstColumn="0" w:firstRowLastColumn="0" w:lastRowFirstColumn="0" w:lastRowLastColumn="0"/>
              <w:rPr>
                <w:color w:val="auto"/>
              </w:rPr>
            </w:pPr>
            <w:r>
              <w:rPr>
                <w:color w:val="auto"/>
              </w:rPr>
              <w:t>Nom de système métrique</w:t>
            </w:r>
          </w:p>
        </w:tc>
      </w:tr>
      <w:tr w:rsidR="00950894" w14:paraId="3BA37AB2" w14:textId="550CB28A"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2B55C66" w14:textId="56C2307A" w:rsidR="00950894" w:rsidRDefault="00950894" w:rsidP="006E6EF8">
            <w:pPr>
              <w:rPr>
                <w:color w:val="auto"/>
              </w:rPr>
            </w:pPr>
            <w:r>
              <w:rPr>
                <w:color w:val="auto"/>
              </w:rPr>
              <w:t>A</w:t>
            </w:r>
          </w:p>
        </w:tc>
        <w:tc>
          <w:tcPr>
            <w:tcW w:w="2414" w:type="dxa"/>
          </w:tcPr>
          <w:p w14:paraId="21C3C6F5" w14:textId="003C2EE9" w:rsidR="00950894" w:rsidRDefault="00950894"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1</w:t>
            </w:r>
          </w:p>
        </w:tc>
        <w:tc>
          <w:tcPr>
            <w:tcW w:w="2369" w:type="dxa"/>
          </w:tcPr>
          <w:p w14:paraId="42A69929" w14:textId="12715B2F" w:rsidR="00950894" w:rsidRDefault="00950894"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632A3DA9" w14:textId="2C2BE7E4" w:rsidR="00950894" w:rsidRDefault="006F2388"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99F7AB5" w14:textId="668C5AF4" w:rsidTr="00950894">
        <w:tc>
          <w:tcPr>
            <w:cnfStyle w:val="001000000000" w:firstRow="0" w:lastRow="0" w:firstColumn="1" w:lastColumn="0" w:oddVBand="0" w:evenVBand="0" w:oddHBand="0" w:evenHBand="0" w:firstRowFirstColumn="0" w:firstRowLastColumn="0" w:lastRowFirstColumn="0" w:lastRowLastColumn="0"/>
            <w:tcW w:w="2423" w:type="dxa"/>
          </w:tcPr>
          <w:p w14:paraId="0A549E64" w14:textId="1F732348" w:rsidR="00950894" w:rsidRDefault="00950894" w:rsidP="00950894">
            <w:pPr>
              <w:rPr>
                <w:color w:val="auto"/>
              </w:rPr>
            </w:pPr>
            <w:r>
              <w:rPr>
                <w:color w:val="auto"/>
              </w:rPr>
              <w:t>B</w:t>
            </w:r>
          </w:p>
        </w:tc>
        <w:tc>
          <w:tcPr>
            <w:tcW w:w="2414" w:type="dxa"/>
          </w:tcPr>
          <w:p w14:paraId="1C50A334" w14:textId="1FE04BE1"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2</w:t>
            </w:r>
          </w:p>
        </w:tc>
        <w:tc>
          <w:tcPr>
            <w:tcW w:w="2369" w:type="dxa"/>
          </w:tcPr>
          <w:p w14:paraId="6B4D167A" w14:textId="6EB47746"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318A2553" w14:textId="1780EA87"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1E732220" w14:textId="1BC69D19"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6334A51" w14:textId="6DAE554A" w:rsidR="00950894" w:rsidRDefault="00950894" w:rsidP="00950894">
            <w:pPr>
              <w:rPr>
                <w:color w:val="auto"/>
              </w:rPr>
            </w:pPr>
            <w:r>
              <w:rPr>
                <w:color w:val="auto"/>
              </w:rPr>
              <w:t>C</w:t>
            </w:r>
          </w:p>
        </w:tc>
        <w:tc>
          <w:tcPr>
            <w:tcW w:w="2414" w:type="dxa"/>
          </w:tcPr>
          <w:p w14:paraId="61BBB135" w14:textId="7ACBC928"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3</w:t>
            </w:r>
          </w:p>
        </w:tc>
        <w:tc>
          <w:tcPr>
            <w:tcW w:w="2369" w:type="dxa"/>
          </w:tcPr>
          <w:p w14:paraId="58B6FA17" w14:textId="5C91D596"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2D85878C" w14:textId="101193BE"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3BBB1D63" w14:textId="76ADD9ED" w:rsidTr="00950894">
        <w:tc>
          <w:tcPr>
            <w:cnfStyle w:val="001000000000" w:firstRow="0" w:lastRow="0" w:firstColumn="1" w:lastColumn="0" w:oddVBand="0" w:evenVBand="0" w:oddHBand="0" w:evenHBand="0" w:firstRowFirstColumn="0" w:firstRowLastColumn="0" w:lastRowFirstColumn="0" w:lastRowLastColumn="0"/>
            <w:tcW w:w="2423" w:type="dxa"/>
          </w:tcPr>
          <w:p w14:paraId="41F0E098" w14:textId="397B431E" w:rsidR="00950894" w:rsidRDefault="00950894" w:rsidP="00950894">
            <w:pPr>
              <w:rPr>
                <w:color w:val="auto"/>
              </w:rPr>
            </w:pPr>
            <w:r>
              <w:rPr>
                <w:color w:val="auto"/>
              </w:rPr>
              <w:t>D</w:t>
            </w:r>
          </w:p>
        </w:tc>
        <w:tc>
          <w:tcPr>
            <w:tcW w:w="2414" w:type="dxa"/>
          </w:tcPr>
          <w:p w14:paraId="695FEDA0" w14:textId="76F10AA0"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4</w:t>
            </w:r>
          </w:p>
        </w:tc>
        <w:tc>
          <w:tcPr>
            <w:tcW w:w="2369" w:type="dxa"/>
          </w:tcPr>
          <w:p w14:paraId="50E4FF2F" w14:textId="788A36A9"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068E51A9" w14:textId="5A88C051"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1ED08EDA" w14:textId="1CDF7DEA"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146323D4" w14:textId="5645CDCC" w:rsidR="00950894" w:rsidRDefault="00950894" w:rsidP="00950894">
            <w:pPr>
              <w:rPr>
                <w:color w:val="auto"/>
              </w:rPr>
            </w:pPr>
            <w:r>
              <w:rPr>
                <w:color w:val="auto"/>
              </w:rPr>
              <w:t>E</w:t>
            </w:r>
          </w:p>
        </w:tc>
        <w:tc>
          <w:tcPr>
            <w:tcW w:w="2414" w:type="dxa"/>
          </w:tcPr>
          <w:p w14:paraId="5120068A" w14:textId="18318926"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5</w:t>
            </w:r>
          </w:p>
        </w:tc>
        <w:tc>
          <w:tcPr>
            <w:tcW w:w="2369" w:type="dxa"/>
          </w:tcPr>
          <w:p w14:paraId="3A622CB8" w14:textId="202BF343"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44EE325B" w14:textId="7589B7D8"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707645D5" w14:textId="010E9751" w:rsidTr="00950894">
        <w:tc>
          <w:tcPr>
            <w:cnfStyle w:val="001000000000" w:firstRow="0" w:lastRow="0" w:firstColumn="1" w:lastColumn="0" w:oddVBand="0" w:evenVBand="0" w:oddHBand="0" w:evenHBand="0" w:firstRowFirstColumn="0" w:firstRowLastColumn="0" w:lastRowFirstColumn="0" w:lastRowLastColumn="0"/>
            <w:tcW w:w="2423" w:type="dxa"/>
          </w:tcPr>
          <w:p w14:paraId="4205018F" w14:textId="7A5D1046" w:rsidR="00950894" w:rsidRDefault="00950894" w:rsidP="00950894">
            <w:pPr>
              <w:rPr>
                <w:color w:val="auto"/>
              </w:rPr>
            </w:pPr>
            <w:r>
              <w:rPr>
                <w:color w:val="auto"/>
              </w:rPr>
              <w:t>F</w:t>
            </w:r>
          </w:p>
        </w:tc>
        <w:tc>
          <w:tcPr>
            <w:tcW w:w="2414" w:type="dxa"/>
          </w:tcPr>
          <w:p w14:paraId="40C92575" w14:textId="3F67355F"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6</w:t>
            </w:r>
          </w:p>
        </w:tc>
        <w:tc>
          <w:tcPr>
            <w:tcW w:w="2369" w:type="dxa"/>
          </w:tcPr>
          <w:p w14:paraId="5519A5E9" w14:textId="54A7B49F"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27CFB221" w14:textId="3868796D"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0AA7EC2F" w14:textId="65F15C33"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461F697" w14:textId="49349DED" w:rsidR="00950894" w:rsidRDefault="00950894" w:rsidP="00950894">
            <w:pPr>
              <w:rPr>
                <w:color w:val="auto"/>
              </w:rPr>
            </w:pPr>
            <w:r>
              <w:rPr>
                <w:color w:val="auto"/>
              </w:rPr>
              <w:t>G</w:t>
            </w:r>
          </w:p>
        </w:tc>
        <w:tc>
          <w:tcPr>
            <w:tcW w:w="2414" w:type="dxa"/>
          </w:tcPr>
          <w:p w14:paraId="707BADD0" w14:textId="75774AAF"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7</w:t>
            </w:r>
          </w:p>
        </w:tc>
        <w:tc>
          <w:tcPr>
            <w:tcW w:w="2369" w:type="dxa"/>
          </w:tcPr>
          <w:p w14:paraId="3D3DBC39" w14:textId="7FAED058"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776B0F6A" w14:textId="7D3E60A6"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09A96F0" w14:textId="613B59D4" w:rsidTr="00950894">
        <w:tc>
          <w:tcPr>
            <w:cnfStyle w:val="001000000000" w:firstRow="0" w:lastRow="0" w:firstColumn="1" w:lastColumn="0" w:oddVBand="0" w:evenVBand="0" w:oddHBand="0" w:evenHBand="0" w:firstRowFirstColumn="0" w:firstRowLastColumn="0" w:lastRowFirstColumn="0" w:lastRowLastColumn="0"/>
            <w:tcW w:w="2423" w:type="dxa"/>
          </w:tcPr>
          <w:p w14:paraId="671C7A06" w14:textId="1F5E014B" w:rsidR="00950894" w:rsidRDefault="00950894" w:rsidP="00950894">
            <w:pPr>
              <w:rPr>
                <w:color w:val="auto"/>
              </w:rPr>
            </w:pPr>
            <w:r>
              <w:rPr>
                <w:color w:val="auto"/>
              </w:rPr>
              <w:t>H</w:t>
            </w:r>
          </w:p>
        </w:tc>
        <w:tc>
          <w:tcPr>
            <w:tcW w:w="2414" w:type="dxa"/>
          </w:tcPr>
          <w:p w14:paraId="37555406" w14:textId="7C791F38"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369" w:type="dxa"/>
          </w:tcPr>
          <w:p w14:paraId="4A8225CD" w14:textId="53C7E97D"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3CF211D4" w14:textId="5C6A76BA"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6A7653B6" w14:textId="2DA2B680"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59D334D" w14:textId="5B75B15B" w:rsidR="00950894" w:rsidRDefault="00950894" w:rsidP="00950894">
            <w:pPr>
              <w:rPr>
                <w:color w:val="auto"/>
              </w:rPr>
            </w:pPr>
            <w:r>
              <w:rPr>
                <w:color w:val="auto"/>
              </w:rPr>
              <w:t>I</w:t>
            </w:r>
          </w:p>
        </w:tc>
        <w:tc>
          <w:tcPr>
            <w:tcW w:w="2414" w:type="dxa"/>
          </w:tcPr>
          <w:p w14:paraId="181ED384" w14:textId="4DAFAD17"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9</w:t>
            </w:r>
          </w:p>
        </w:tc>
        <w:tc>
          <w:tcPr>
            <w:tcW w:w="2369" w:type="dxa"/>
          </w:tcPr>
          <w:p w14:paraId="5AC60110" w14:textId="5F854E6F"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56402716" w14:textId="17B1A75C"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w:t>
            </w:r>
            <w:r>
              <w:rPr>
                <w:color w:val="auto"/>
              </w:rPr>
              <w:lastRenderedPageBreak/>
              <w:t xml:space="preserve">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67AB84D6" w14:textId="762867FB" w:rsidTr="00950894">
        <w:tc>
          <w:tcPr>
            <w:cnfStyle w:val="001000000000" w:firstRow="0" w:lastRow="0" w:firstColumn="1" w:lastColumn="0" w:oddVBand="0" w:evenVBand="0" w:oddHBand="0" w:evenHBand="0" w:firstRowFirstColumn="0" w:firstRowLastColumn="0" w:lastRowFirstColumn="0" w:lastRowLastColumn="0"/>
            <w:tcW w:w="2423" w:type="dxa"/>
          </w:tcPr>
          <w:p w14:paraId="58765E08" w14:textId="0310E187" w:rsidR="00950894" w:rsidRDefault="00950894" w:rsidP="00950894">
            <w:pPr>
              <w:rPr>
                <w:color w:val="auto"/>
              </w:rPr>
            </w:pPr>
            <w:r>
              <w:rPr>
                <w:color w:val="auto"/>
              </w:rPr>
              <w:lastRenderedPageBreak/>
              <w:t>J</w:t>
            </w:r>
          </w:p>
        </w:tc>
        <w:tc>
          <w:tcPr>
            <w:tcW w:w="2414" w:type="dxa"/>
          </w:tcPr>
          <w:p w14:paraId="677A03E1" w14:textId="2142F194"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10</w:t>
            </w:r>
          </w:p>
        </w:tc>
        <w:tc>
          <w:tcPr>
            <w:tcW w:w="2369" w:type="dxa"/>
          </w:tcPr>
          <w:p w14:paraId="50024ED8" w14:textId="71A52499"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072A0518" w14:textId="472509E9"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1E5A6D2" w14:textId="72121566"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3A13ED5E" w14:textId="726A487B" w:rsidR="00950894" w:rsidRDefault="00950894" w:rsidP="00950894">
            <w:pPr>
              <w:rPr>
                <w:color w:val="auto"/>
              </w:rPr>
            </w:pPr>
            <w:r>
              <w:rPr>
                <w:color w:val="auto"/>
              </w:rPr>
              <w:t>K</w:t>
            </w:r>
          </w:p>
        </w:tc>
        <w:tc>
          <w:tcPr>
            <w:tcW w:w="2414" w:type="dxa"/>
          </w:tcPr>
          <w:p w14:paraId="799ECD7F" w14:textId="7E6FFD80"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11</w:t>
            </w:r>
          </w:p>
        </w:tc>
        <w:tc>
          <w:tcPr>
            <w:tcW w:w="2369" w:type="dxa"/>
          </w:tcPr>
          <w:p w14:paraId="29861102" w14:textId="4EF3CA25"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3ACBE649" w14:textId="7EEB78F7"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5A54E07B" w14:textId="3B4E5EA7" w:rsidTr="00950894">
        <w:tc>
          <w:tcPr>
            <w:cnfStyle w:val="001000000000" w:firstRow="0" w:lastRow="0" w:firstColumn="1" w:lastColumn="0" w:oddVBand="0" w:evenVBand="0" w:oddHBand="0" w:evenHBand="0" w:firstRowFirstColumn="0" w:firstRowLastColumn="0" w:lastRowFirstColumn="0" w:lastRowLastColumn="0"/>
            <w:tcW w:w="2423" w:type="dxa"/>
          </w:tcPr>
          <w:p w14:paraId="023D963E" w14:textId="0F46CB2E" w:rsidR="00950894" w:rsidRDefault="00950894" w:rsidP="00950894">
            <w:pPr>
              <w:rPr>
                <w:color w:val="auto"/>
              </w:rPr>
            </w:pPr>
            <w:r>
              <w:rPr>
                <w:color w:val="auto"/>
              </w:rPr>
              <w:t>L</w:t>
            </w:r>
          </w:p>
        </w:tc>
        <w:tc>
          <w:tcPr>
            <w:tcW w:w="2414" w:type="dxa"/>
          </w:tcPr>
          <w:p w14:paraId="642B8167" w14:textId="723DF353"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12</w:t>
            </w:r>
          </w:p>
        </w:tc>
        <w:tc>
          <w:tcPr>
            <w:tcW w:w="2369" w:type="dxa"/>
          </w:tcPr>
          <w:p w14:paraId="0FB974BC" w14:textId="5C3E7C18"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4892083B" w14:textId="3AD5187C"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5B59B8C" w14:textId="255297ED"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534BC3C" w14:textId="58CC0579" w:rsidR="00950894" w:rsidRDefault="00950894" w:rsidP="00950894">
            <w:pPr>
              <w:rPr>
                <w:color w:val="auto"/>
              </w:rPr>
            </w:pPr>
            <w:r>
              <w:rPr>
                <w:color w:val="auto"/>
              </w:rPr>
              <w:t>M</w:t>
            </w:r>
          </w:p>
        </w:tc>
        <w:tc>
          <w:tcPr>
            <w:tcW w:w="2414" w:type="dxa"/>
          </w:tcPr>
          <w:p w14:paraId="2E8F35FF" w14:textId="76BDC752"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13</w:t>
            </w:r>
          </w:p>
        </w:tc>
        <w:tc>
          <w:tcPr>
            <w:tcW w:w="2369" w:type="dxa"/>
          </w:tcPr>
          <w:p w14:paraId="5325EC57" w14:textId="741040B4"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6C9B266D" w14:textId="0C0F82FA"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60AA5160" w14:textId="171E20CE" w:rsidTr="00950894">
        <w:tc>
          <w:tcPr>
            <w:cnfStyle w:val="001000000000" w:firstRow="0" w:lastRow="0" w:firstColumn="1" w:lastColumn="0" w:oddVBand="0" w:evenVBand="0" w:oddHBand="0" w:evenHBand="0" w:firstRowFirstColumn="0" w:firstRowLastColumn="0" w:lastRowFirstColumn="0" w:lastRowLastColumn="0"/>
            <w:tcW w:w="2423" w:type="dxa"/>
          </w:tcPr>
          <w:p w14:paraId="431D1038" w14:textId="3C992144" w:rsidR="00950894" w:rsidRDefault="00950894" w:rsidP="00950894">
            <w:pPr>
              <w:rPr>
                <w:color w:val="auto"/>
              </w:rPr>
            </w:pPr>
            <w:r>
              <w:rPr>
                <w:color w:val="auto"/>
              </w:rPr>
              <w:t>N</w:t>
            </w:r>
          </w:p>
        </w:tc>
        <w:tc>
          <w:tcPr>
            <w:tcW w:w="2414" w:type="dxa"/>
          </w:tcPr>
          <w:p w14:paraId="65050256" w14:textId="042D45B6"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14</w:t>
            </w:r>
          </w:p>
        </w:tc>
        <w:tc>
          <w:tcPr>
            <w:tcW w:w="2369" w:type="dxa"/>
          </w:tcPr>
          <w:p w14:paraId="4D03FD53" w14:textId="4717542C"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79DD4664" w14:textId="2431EC7C"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1ECC396" w14:textId="38E25613"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100BCE6" w14:textId="22CCD80E" w:rsidR="00950894" w:rsidRDefault="00950894" w:rsidP="00950894">
            <w:pPr>
              <w:rPr>
                <w:color w:val="auto"/>
              </w:rPr>
            </w:pPr>
            <w:r>
              <w:rPr>
                <w:color w:val="auto"/>
              </w:rPr>
              <w:t>O</w:t>
            </w:r>
          </w:p>
        </w:tc>
        <w:tc>
          <w:tcPr>
            <w:tcW w:w="2414" w:type="dxa"/>
          </w:tcPr>
          <w:p w14:paraId="47926A48" w14:textId="164658F4"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15</w:t>
            </w:r>
          </w:p>
        </w:tc>
        <w:tc>
          <w:tcPr>
            <w:tcW w:w="2369" w:type="dxa"/>
          </w:tcPr>
          <w:p w14:paraId="145B820C" w14:textId="0C377BBB"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5E0CF888" w14:textId="16F3C5D8"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56FBA1DF" w14:textId="32A76D3F" w:rsidTr="00950894">
        <w:tc>
          <w:tcPr>
            <w:cnfStyle w:val="001000000000" w:firstRow="0" w:lastRow="0" w:firstColumn="1" w:lastColumn="0" w:oddVBand="0" w:evenVBand="0" w:oddHBand="0" w:evenHBand="0" w:firstRowFirstColumn="0" w:firstRowLastColumn="0" w:lastRowFirstColumn="0" w:lastRowLastColumn="0"/>
            <w:tcW w:w="2423" w:type="dxa"/>
          </w:tcPr>
          <w:p w14:paraId="131818B7" w14:textId="23C3E521" w:rsidR="00950894" w:rsidRDefault="00950894" w:rsidP="00950894">
            <w:pPr>
              <w:rPr>
                <w:color w:val="auto"/>
              </w:rPr>
            </w:pPr>
            <w:r>
              <w:rPr>
                <w:color w:val="auto"/>
              </w:rPr>
              <w:t>P</w:t>
            </w:r>
          </w:p>
        </w:tc>
        <w:tc>
          <w:tcPr>
            <w:tcW w:w="2414" w:type="dxa"/>
          </w:tcPr>
          <w:p w14:paraId="57156395" w14:textId="626CE39C"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16</w:t>
            </w:r>
          </w:p>
        </w:tc>
        <w:tc>
          <w:tcPr>
            <w:tcW w:w="2369" w:type="dxa"/>
          </w:tcPr>
          <w:p w14:paraId="1E78DDB1" w14:textId="57043295"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5C16DCAE" w14:textId="76F7FF31"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4236CFEF" w14:textId="741CF465"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E7DD2E6" w14:textId="613DAE33" w:rsidR="00950894" w:rsidRDefault="00950894" w:rsidP="00950894">
            <w:pPr>
              <w:rPr>
                <w:color w:val="auto"/>
              </w:rPr>
            </w:pPr>
            <w:r>
              <w:rPr>
                <w:color w:val="auto"/>
              </w:rPr>
              <w:t>Q</w:t>
            </w:r>
          </w:p>
        </w:tc>
        <w:tc>
          <w:tcPr>
            <w:tcW w:w="2414" w:type="dxa"/>
          </w:tcPr>
          <w:p w14:paraId="3632D3A5" w14:textId="61734F51"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17</w:t>
            </w:r>
          </w:p>
        </w:tc>
        <w:tc>
          <w:tcPr>
            <w:tcW w:w="2369" w:type="dxa"/>
          </w:tcPr>
          <w:p w14:paraId="0C108C7D" w14:textId="6A9A22B8"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15D8CA32" w14:textId="3433CCE0"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68A486C6" w14:textId="38D18B40" w:rsidTr="00950894">
        <w:tc>
          <w:tcPr>
            <w:cnfStyle w:val="001000000000" w:firstRow="0" w:lastRow="0" w:firstColumn="1" w:lastColumn="0" w:oddVBand="0" w:evenVBand="0" w:oddHBand="0" w:evenHBand="0" w:firstRowFirstColumn="0" w:firstRowLastColumn="0" w:lastRowFirstColumn="0" w:lastRowLastColumn="0"/>
            <w:tcW w:w="2423" w:type="dxa"/>
          </w:tcPr>
          <w:p w14:paraId="4BD3D45F" w14:textId="133FE218" w:rsidR="00950894" w:rsidRDefault="00950894" w:rsidP="00950894">
            <w:pPr>
              <w:rPr>
                <w:color w:val="auto"/>
              </w:rPr>
            </w:pPr>
            <w:r>
              <w:rPr>
                <w:color w:val="auto"/>
              </w:rPr>
              <w:t>R</w:t>
            </w:r>
          </w:p>
        </w:tc>
        <w:tc>
          <w:tcPr>
            <w:tcW w:w="2414" w:type="dxa"/>
          </w:tcPr>
          <w:p w14:paraId="0D884E5D" w14:textId="43D915B9"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18</w:t>
            </w:r>
          </w:p>
        </w:tc>
        <w:tc>
          <w:tcPr>
            <w:tcW w:w="2369" w:type="dxa"/>
          </w:tcPr>
          <w:p w14:paraId="18872478" w14:textId="56EE42DF"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59D7DABC" w14:textId="2611FAED"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27210FE3" w14:textId="48EF38E3"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AD35ABC" w14:textId="5454661F" w:rsidR="00950894" w:rsidRDefault="00950894" w:rsidP="00950894">
            <w:pPr>
              <w:rPr>
                <w:color w:val="auto"/>
              </w:rPr>
            </w:pPr>
            <w:r>
              <w:rPr>
                <w:color w:val="auto"/>
              </w:rPr>
              <w:t>S</w:t>
            </w:r>
          </w:p>
        </w:tc>
        <w:tc>
          <w:tcPr>
            <w:tcW w:w="2414" w:type="dxa"/>
          </w:tcPr>
          <w:p w14:paraId="5DCA7767" w14:textId="314EBC07"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19</w:t>
            </w:r>
          </w:p>
        </w:tc>
        <w:tc>
          <w:tcPr>
            <w:tcW w:w="2369" w:type="dxa"/>
          </w:tcPr>
          <w:p w14:paraId="694C9AFD" w14:textId="41330819"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1C662719" w14:textId="55B66499"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51947794" w14:textId="15F69A44" w:rsidTr="00950894">
        <w:tc>
          <w:tcPr>
            <w:cnfStyle w:val="001000000000" w:firstRow="0" w:lastRow="0" w:firstColumn="1" w:lastColumn="0" w:oddVBand="0" w:evenVBand="0" w:oddHBand="0" w:evenHBand="0" w:firstRowFirstColumn="0" w:firstRowLastColumn="0" w:lastRowFirstColumn="0" w:lastRowLastColumn="0"/>
            <w:tcW w:w="2423" w:type="dxa"/>
          </w:tcPr>
          <w:p w14:paraId="3A6B4D69" w14:textId="535A1D2C" w:rsidR="00950894" w:rsidRDefault="00950894" w:rsidP="00950894">
            <w:pPr>
              <w:rPr>
                <w:color w:val="auto"/>
              </w:rPr>
            </w:pPr>
            <w:r>
              <w:rPr>
                <w:color w:val="auto"/>
              </w:rPr>
              <w:t>T</w:t>
            </w:r>
          </w:p>
        </w:tc>
        <w:tc>
          <w:tcPr>
            <w:tcW w:w="2414" w:type="dxa"/>
          </w:tcPr>
          <w:p w14:paraId="12277A0F" w14:textId="188286F4"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20</w:t>
            </w:r>
          </w:p>
        </w:tc>
        <w:tc>
          <w:tcPr>
            <w:tcW w:w="2369" w:type="dxa"/>
          </w:tcPr>
          <w:p w14:paraId="418575BC" w14:textId="3B539FD5"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3088CE50" w14:textId="55AEFB6A"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w:t>
            </w:r>
            <w:r>
              <w:rPr>
                <w:color w:val="auto"/>
              </w:rPr>
              <w:lastRenderedPageBreak/>
              <w:t xml:space="preserve">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8A5CACE" w14:textId="0B5FA1F7"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7BC5231" w14:textId="33C07EE0" w:rsidR="00950894" w:rsidRDefault="00950894" w:rsidP="00950894">
            <w:pPr>
              <w:rPr>
                <w:color w:val="auto"/>
              </w:rPr>
            </w:pPr>
            <w:r>
              <w:rPr>
                <w:color w:val="auto"/>
              </w:rPr>
              <w:lastRenderedPageBreak/>
              <w:t>U</w:t>
            </w:r>
          </w:p>
        </w:tc>
        <w:tc>
          <w:tcPr>
            <w:tcW w:w="2414" w:type="dxa"/>
          </w:tcPr>
          <w:p w14:paraId="163BAB83" w14:textId="6155BC1F"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21</w:t>
            </w:r>
          </w:p>
        </w:tc>
        <w:tc>
          <w:tcPr>
            <w:tcW w:w="2369" w:type="dxa"/>
          </w:tcPr>
          <w:p w14:paraId="1EA9EB15" w14:textId="0F825676"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6ED53E78" w14:textId="078B4175"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7231B8F1" w14:textId="05CA7536" w:rsidTr="00950894">
        <w:tc>
          <w:tcPr>
            <w:cnfStyle w:val="001000000000" w:firstRow="0" w:lastRow="0" w:firstColumn="1" w:lastColumn="0" w:oddVBand="0" w:evenVBand="0" w:oddHBand="0" w:evenHBand="0" w:firstRowFirstColumn="0" w:firstRowLastColumn="0" w:lastRowFirstColumn="0" w:lastRowLastColumn="0"/>
            <w:tcW w:w="2423" w:type="dxa"/>
          </w:tcPr>
          <w:p w14:paraId="7B6208FD" w14:textId="2FA4E392" w:rsidR="00950894" w:rsidRDefault="00950894" w:rsidP="00950894">
            <w:pPr>
              <w:rPr>
                <w:color w:val="auto"/>
              </w:rPr>
            </w:pPr>
            <w:r>
              <w:rPr>
                <w:color w:val="auto"/>
              </w:rPr>
              <w:t>V</w:t>
            </w:r>
          </w:p>
        </w:tc>
        <w:tc>
          <w:tcPr>
            <w:tcW w:w="2414" w:type="dxa"/>
          </w:tcPr>
          <w:p w14:paraId="58AA0BAD" w14:textId="06FAA3C2"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22</w:t>
            </w:r>
          </w:p>
        </w:tc>
        <w:tc>
          <w:tcPr>
            <w:tcW w:w="2369" w:type="dxa"/>
          </w:tcPr>
          <w:p w14:paraId="7AFFCF0A" w14:textId="0A2F6E60"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42FF5695" w14:textId="520604D8"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r w:rsidR="00950894" w14:paraId="0C416795" w14:textId="58A97449"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890D981" w14:textId="156A7303" w:rsidR="00950894" w:rsidRDefault="00950894" w:rsidP="00950894">
            <w:pPr>
              <w:rPr>
                <w:color w:val="auto"/>
              </w:rPr>
            </w:pPr>
            <w:r>
              <w:rPr>
                <w:color w:val="auto"/>
              </w:rPr>
              <w:t>W</w:t>
            </w:r>
          </w:p>
        </w:tc>
        <w:tc>
          <w:tcPr>
            <w:tcW w:w="2414" w:type="dxa"/>
          </w:tcPr>
          <w:p w14:paraId="1722F886" w14:textId="4D35FFE6"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23</w:t>
            </w:r>
          </w:p>
        </w:tc>
        <w:tc>
          <w:tcPr>
            <w:tcW w:w="2369" w:type="dxa"/>
          </w:tcPr>
          <w:p w14:paraId="67F50FB0" w14:textId="0E8ECB89"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77DEEC68" w14:textId="42702D82"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77A50084" w14:textId="3E205475" w:rsidTr="00950894">
        <w:tc>
          <w:tcPr>
            <w:cnfStyle w:val="001000000000" w:firstRow="0" w:lastRow="0" w:firstColumn="1" w:lastColumn="0" w:oddVBand="0" w:evenVBand="0" w:oddHBand="0" w:evenHBand="0" w:firstRowFirstColumn="0" w:firstRowLastColumn="0" w:lastRowFirstColumn="0" w:lastRowLastColumn="0"/>
            <w:tcW w:w="2423" w:type="dxa"/>
          </w:tcPr>
          <w:p w14:paraId="442F7873" w14:textId="4D25791B" w:rsidR="00950894" w:rsidRDefault="00950894" w:rsidP="00950894">
            <w:pPr>
              <w:rPr>
                <w:color w:val="auto"/>
              </w:rPr>
            </w:pPr>
            <w:r>
              <w:rPr>
                <w:color w:val="auto"/>
              </w:rPr>
              <w:t>X</w:t>
            </w:r>
          </w:p>
        </w:tc>
        <w:tc>
          <w:tcPr>
            <w:tcW w:w="2414" w:type="dxa"/>
          </w:tcPr>
          <w:p w14:paraId="5AB907DA" w14:textId="426A30CA"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24</w:t>
            </w:r>
          </w:p>
        </w:tc>
        <w:tc>
          <w:tcPr>
            <w:tcW w:w="2369" w:type="dxa"/>
          </w:tcPr>
          <w:p w14:paraId="6C2CABE4" w14:textId="33A4F789"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7954DDF3" w14:textId="5D7B04BB"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78A6C445" w14:textId="47D39E20" w:rsidTr="0095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1011BAE5" w14:textId="0286D40A" w:rsidR="00950894" w:rsidRDefault="00950894" w:rsidP="00950894">
            <w:pPr>
              <w:rPr>
                <w:color w:val="auto"/>
              </w:rPr>
            </w:pPr>
            <w:r>
              <w:rPr>
                <w:color w:val="auto"/>
              </w:rPr>
              <w:t>Y</w:t>
            </w:r>
          </w:p>
        </w:tc>
        <w:tc>
          <w:tcPr>
            <w:tcW w:w="2414" w:type="dxa"/>
          </w:tcPr>
          <w:p w14:paraId="4D7E9BA5" w14:textId="3BD5C79F"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25</w:t>
            </w:r>
          </w:p>
        </w:tc>
        <w:tc>
          <w:tcPr>
            <w:tcW w:w="2369" w:type="dxa"/>
          </w:tcPr>
          <w:p w14:paraId="133BAF3F" w14:textId="076F222C" w:rsidR="00950894" w:rsidRDefault="00950894"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[1...n]</w:t>
            </w:r>
          </w:p>
        </w:tc>
        <w:tc>
          <w:tcPr>
            <w:tcW w:w="2070" w:type="dxa"/>
          </w:tcPr>
          <w:p w14:paraId="1C660C5E" w14:textId="575A97DA" w:rsidR="00950894" w:rsidRDefault="006F2388" w:rsidP="00950894">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w:t>
            </w:r>
            <w:r>
              <w:rPr>
                <w:rFonts w:ascii="Calibri" w:hAnsi="Calibri" w:cs="Calibri"/>
                <w:color w:val="auto"/>
              </w:rPr>
              <w:t>…</w:t>
            </w:r>
            <w:r>
              <w:rPr>
                <w:color w:val="auto"/>
              </w:rPr>
              <w:t>n]</w:t>
            </w:r>
          </w:p>
        </w:tc>
      </w:tr>
      <w:tr w:rsidR="00950894" w14:paraId="260F9BB4" w14:textId="11F5245B" w:rsidTr="00950894">
        <w:tc>
          <w:tcPr>
            <w:cnfStyle w:val="001000000000" w:firstRow="0" w:lastRow="0" w:firstColumn="1" w:lastColumn="0" w:oddVBand="0" w:evenVBand="0" w:oddHBand="0" w:evenHBand="0" w:firstRowFirstColumn="0" w:firstRowLastColumn="0" w:lastRowFirstColumn="0" w:lastRowLastColumn="0"/>
            <w:tcW w:w="2423" w:type="dxa"/>
          </w:tcPr>
          <w:p w14:paraId="30C48786" w14:textId="467453B9" w:rsidR="00950894" w:rsidRDefault="00950894" w:rsidP="00950894">
            <w:pPr>
              <w:rPr>
                <w:color w:val="auto"/>
              </w:rPr>
            </w:pPr>
            <w:r>
              <w:rPr>
                <w:color w:val="auto"/>
              </w:rPr>
              <w:t>Z</w:t>
            </w:r>
          </w:p>
        </w:tc>
        <w:tc>
          <w:tcPr>
            <w:tcW w:w="2414" w:type="dxa"/>
          </w:tcPr>
          <w:p w14:paraId="016E64D9" w14:textId="2E4E1B9F"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26</w:t>
            </w:r>
          </w:p>
        </w:tc>
        <w:tc>
          <w:tcPr>
            <w:tcW w:w="2369" w:type="dxa"/>
          </w:tcPr>
          <w:p w14:paraId="7E8FEE47" w14:textId="0D25E27C" w:rsidR="00950894" w:rsidRDefault="00950894"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[1...n]</w:t>
            </w:r>
          </w:p>
        </w:tc>
        <w:tc>
          <w:tcPr>
            <w:tcW w:w="2070" w:type="dxa"/>
          </w:tcPr>
          <w:p w14:paraId="04805F00" w14:textId="14CED4ED" w:rsidR="00950894" w:rsidRDefault="006F2388" w:rsidP="00950894">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séquencement de deux valeurs (1 octet par valeur) 1 et x avec x </w:t>
            </w:r>
            <w:r>
              <w:rPr>
                <w:rFonts w:ascii="Cambria Math" w:hAnsi="Cambria Math" w:cs="Cambria Math"/>
                <w:color w:val="auto"/>
              </w:rPr>
              <w:t>∈</w:t>
            </w:r>
            <w:r>
              <w:rPr>
                <w:color w:val="auto"/>
              </w:rPr>
              <w:t xml:space="preserve"> [1…n]</w:t>
            </w:r>
          </w:p>
        </w:tc>
      </w:tr>
    </w:tbl>
    <w:p w14:paraId="5F659D87" w14:textId="6E7D3187" w:rsidR="00F7247B" w:rsidRDefault="00F7247B" w:rsidP="006E6EF8">
      <w:pPr>
        <w:rPr>
          <w:color w:val="auto"/>
        </w:rPr>
      </w:pPr>
    </w:p>
    <w:p w14:paraId="742A9098" w14:textId="77777777" w:rsidR="00F7247B" w:rsidRDefault="00F7247B" w:rsidP="006E6EF8">
      <w:pPr>
        <w:rPr>
          <w:color w:val="auto"/>
        </w:rPr>
      </w:pPr>
    </w:p>
    <w:p w14:paraId="2AAE9CFB" w14:textId="319D8244" w:rsidR="00764138" w:rsidRPr="000F6F8F" w:rsidRDefault="000F6F8F" w:rsidP="006E6EF8">
      <w:pPr>
        <w:rPr>
          <w:color w:val="auto"/>
        </w:rPr>
      </w:pPr>
      <w:r w:rsidRPr="000F6F8F">
        <w:rPr>
          <w:color w:val="auto"/>
        </w:rPr>
        <w:t>Les différentes valeurs d’état « </w:t>
      </w:r>
      <w:r w:rsidR="00764138" w:rsidRPr="000F6F8F">
        <w:rPr>
          <w:color w:val="auto"/>
        </w:rPr>
        <w:t>GlobalStatusLocalisation</w:t>
      </w:r>
      <w:r w:rsidRPr="000F6F8F">
        <w:rPr>
          <w:color w:val="auto"/>
        </w:rPr>
        <w:t> »</w:t>
      </w:r>
    </w:p>
    <w:tbl>
      <w:tblPr>
        <w:tblStyle w:val="TableauGrille4-Accentuation5"/>
        <w:tblW w:w="0" w:type="auto"/>
        <w:tblLook w:val="04A0" w:firstRow="1" w:lastRow="0" w:firstColumn="1" w:lastColumn="0" w:noHBand="0" w:noVBand="1"/>
      </w:tblPr>
      <w:tblGrid>
        <w:gridCol w:w="4776"/>
        <w:gridCol w:w="4512"/>
      </w:tblGrid>
      <w:tr w:rsidR="00764138" w14:paraId="2A6DB195" w14:textId="77777777" w:rsidTr="00764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tcPr>
          <w:p w14:paraId="45E33FFD" w14:textId="662014F1" w:rsidR="00764138" w:rsidRPr="00764138" w:rsidRDefault="00764138" w:rsidP="006E6EF8">
            <w:pPr>
              <w:rPr>
                <w:color w:val="FF0000"/>
              </w:rPr>
            </w:pPr>
            <w:r w:rsidRPr="00764138">
              <w:rPr>
                <w:color w:val="auto"/>
              </w:rPr>
              <w:t>Status</w:t>
            </w:r>
          </w:p>
        </w:tc>
        <w:tc>
          <w:tcPr>
            <w:tcW w:w="6859" w:type="dxa"/>
          </w:tcPr>
          <w:p w14:paraId="3A1A9FB5" w14:textId="24B4FF74" w:rsidR="00764138" w:rsidRPr="00764138" w:rsidRDefault="00764138" w:rsidP="006E6EF8">
            <w:pPr>
              <w:cnfStyle w:val="100000000000" w:firstRow="1" w:lastRow="0" w:firstColumn="0" w:lastColumn="0" w:oddVBand="0" w:evenVBand="0" w:oddHBand="0" w:evenHBand="0" w:firstRowFirstColumn="0" w:firstRowLastColumn="0" w:lastRowFirstColumn="0" w:lastRowLastColumn="0"/>
              <w:rPr>
                <w:color w:val="FF0000"/>
              </w:rPr>
            </w:pPr>
            <w:r w:rsidRPr="00764138">
              <w:rPr>
                <w:color w:val="auto"/>
              </w:rPr>
              <w:t>Val</w:t>
            </w:r>
            <w:r w:rsidR="00F7247B">
              <w:rPr>
                <w:color w:val="auto"/>
              </w:rPr>
              <w:t>eur</w:t>
            </w:r>
          </w:p>
        </w:tc>
      </w:tr>
      <w:tr w:rsidR="00764138" w:rsidRPr="000F6F8F" w14:paraId="121E9CC4" w14:textId="77777777" w:rsidTr="00764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tcPr>
          <w:p w14:paraId="4D4257E7" w14:textId="5C1A066E" w:rsidR="00764138" w:rsidRPr="000F6F8F" w:rsidRDefault="000F6F8F" w:rsidP="006E6EF8">
            <w:pPr>
              <w:rPr>
                <w:color w:val="auto"/>
              </w:rPr>
            </w:pPr>
            <w:r w:rsidRPr="000F6F8F">
              <w:rPr>
                <w:color w:val="auto"/>
              </w:rPr>
              <w:t>AtHub</w:t>
            </w:r>
          </w:p>
        </w:tc>
        <w:tc>
          <w:tcPr>
            <w:tcW w:w="6859" w:type="dxa"/>
          </w:tcPr>
          <w:p w14:paraId="05330A4B" w14:textId="1F453A74" w:rsidR="00764138" w:rsidRPr="000F6F8F" w:rsidRDefault="000F6F8F"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0</w:t>
            </w:r>
          </w:p>
        </w:tc>
      </w:tr>
      <w:tr w:rsidR="00764138" w:rsidRPr="000F6F8F" w14:paraId="67D39C62" w14:textId="77777777" w:rsidTr="00764138">
        <w:tc>
          <w:tcPr>
            <w:cnfStyle w:val="001000000000" w:firstRow="0" w:lastRow="0" w:firstColumn="1" w:lastColumn="0" w:oddVBand="0" w:evenVBand="0" w:oddHBand="0" w:evenHBand="0" w:firstRowFirstColumn="0" w:firstRowLastColumn="0" w:lastRowFirstColumn="0" w:lastRowLastColumn="0"/>
            <w:tcW w:w="6859" w:type="dxa"/>
          </w:tcPr>
          <w:p w14:paraId="3B70C38D" w14:textId="0A910F70" w:rsidR="00764138" w:rsidRPr="000F6F8F" w:rsidRDefault="000F6F8F" w:rsidP="006E6EF8">
            <w:pPr>
              <w:rPr>
                <w:color w:val="auto"/>
              </w:rPr>
            </w:pPr>
            <w:r>
              <w:rPr>
                <w:color w:val="auto"/>
              </w:rPr>
              <w:t>AtPC (plateforme de croisement)</w:t>
            </w:r>
          </w:p>
        </w:tc>
        <w:tc>
          <w:tcPr>
            <w:tcW w:w="6859" w:type="dxa"/>
          </w:tcPr>
          <w:p w14:paraId="700AC279" w14:textId="6B7D8271" w:rsidR="00764138" w:rsidRPr="000F6F8F" w:rsidRDefault="000F6F8F" w:rsidP="006E6EF8">
            <w:pPr>
              <w:cnfStyle w:val="000000000000" w:firstRow="0" w:lastRow="0" w:firstColumn="0" w:lastColumn="0" w:oddVBand="0" w:evenVBand="0" w:oddHBand="0" w:evenHBand="0" w:firstRowFirstColumn="0" w:firstRowLastColumn="0" w:lastRowFirstColumn="0" w:lastRowLastColumn="0"/>
              <w:rPr>
                <w:color w:val="auto"/>
              </w:rPr>
            </w:pPr>
            <w:r>
              <w:rPr>
                <w:color w:val="auto"/>
              </w:rPr>
              <w:t>3</w:t>
            </w:r>
          </w:p>
        </w:tc>
      </w:tr>
      <w:tr w:rsidR="00764138" w:rsidRPr="000F6F8F" w14:paraId="378C14CB" w14:textId="77777777" w:rsidTr="00764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9" w:type="dxa"/>
          </w:tcPr>
          <w:p w14:paraId="3C234254" w14:textId="3C8B6D04" w:rsidR="00764138" w:rsidRPr="000F6F8F" w:rsidRDefault="000F6F8F" w:rsidP="006E6EF8">
            <w:pPr>
              <w:rPr>
                <w:color w:val="auto"/>
              </w:rPr>
            </w:pPr>
            <w:r>
              <w:rPr>
                <w:color w:val="auto"/>
              </w:rPr>
              <w:t xml:space="preserve">AtLine </w:t>
            </w:r>
          </w:p>
        </w:tc>
        <w:tc>
          <w:tcPr>
            <w:tcW w:w="6859" w:type="dxa"/>
          </w:tcPr>
          <w:p w14:paraId="2FB46B7B" w14:textId="490218FE" w:rsidR="00764138" w:rsidRPr="000F6F8F" w:rsidRDefault="000F6F8F" w:rsidP="006E6EF8">
            <w:pPr>
              <w:cnfStyle w:val="000000100000" w:firstRow="0" w:lastRow="0" w:firstColumn="0" w:lastColumn="0" w:oddVBand="0" w:evenVBand="0" w:oddHBand="1" w:evenHBand="0" w:firstRowFirstColumn="0" w:firstRowLastColumn="0" w:lastRowFirstColumn="0" w:lastRowLastColumn="0"/>
              <w:rPr>
                <w:color w:val="auto"/>
              </w:rPr>
            </w:pPr>
            <w:r>
              <w:rPr>
                <w:color w:val="auto"/>
              </w:rPr>
              <w:t>2</w:t>
            </w:r>
          </w:p>
        </w:tc>
      </w:tr>
      <w:tr w:rsidR="00764138" w:rsidRPr="000F6F8F" w14:paraId="0DB65E87" w14:textId="77777777" w:rsidTr="00764138">
        <w:tc>
          <w:tcPr>
            <w:cnfStyle w:val="001000000000" w:firstRow="0" w:lastRow="0" w:firstColumn="1" w:lastColumn="0" w:oddVBand="0" w:evenVBand="0" w:oddHBand="0" w:evenHBand="0" w:firstRowFirstColumn="0" w:firstRowLastColumn="0" w:lastRowFirstColumn="0" w:lastRowLastColumn="0"/>
            <w:tcW w:w="6859" w:type="dxa"/>
          </w:tcPr>
          <w:p w14:paraId="140671B0" w14:textId="15603D26" w:rsidR="00764138" w:rsidRPr="000F6F8F" w:rsidRDefault="000F6F8F" w:rsidP="006E6EF8">
            <w:pPr>
              <w:rPr>
                <w:color w:val="auto"/>
              </w:rPr>
            </w:pPr>
            <w:r>
              <w:rPr>
                <w:color w:val="auto"/>
              </w:rPr>
              <w:t>AtPA (plateforme d’alignement)</w:t>
            </w:r>
          </w:p>
        </w:tc>
        <w:tc>
          <w:tcPr>
            <w:tcW w:w="6859" w:type="dxa"/>
          </w:tcPr>
          <w:p w14:paraId="56441A6B" w14:textId="53D0EB60" w:rsidR="00764138" w:rsidRPr="000F6F8F" w:rsidRDefault="000F6F8F" w:rsidP="006E6EF8">
            <w:pPr>
              <w:cnfStyle w:val="000000000000" w:firstRow="0" w:lastRow="0" w:firstColumn="0" w:lastColumn="0" w:oddVBand="0" w:evenVBand="0" w:oddHBand="0" w:evenHBand="0" w:firstRowFirstColumn="0" w:firstRowLastColumn="0" w:lastRowFirstColumn="0" w:lastRowLastColumn="0"/>
              <w:rPr>
                <w:color w:val="auto"/>
              </w:rPr>
            </w:pPr>
            <w:r>
              <w:rPr>
                <w:color w:val="auto"/>
              </w:rPr>
              <w:t>1</w:t>
            </w:r>
          </w:p>
        </w:tc>
      </w:tr>
    </w:tbl>
    <w:p w14:paraId="7155A6B7" w14:textId="77777777" w:rsidR="00764138" w:rsidRDefault="00764138" w:rsidP="006E6EF8">
      <w:pPr>
        <w:rPr>
          <w:color w:val="FF0000"/>
          <w:u w:val="single"/>
        </w:rPr>
      </w:pPr>
    </w:p>
    <w:p w14:paraId="380BB79F" w14:textId="7FD9D631" w:rsidR="0059030B" w:rsidRPr="0059030B" w:rsidRDefault="0059030B" w:rsidP="006E6EF8">
      <w:pPr>
        <w:rPr>
          <w:color w:val="FF0000"/>
          <w:u w:val="single"/>
        </w:rPr>
      </w:pPr>
      <w:r>
        <w:rPr>
          <w:color w:val="FF0000"/>
          <w:u w:val="single"/>
        </w:rPr>
        <w:t>**</w:t>
      </w:r>
      <w:r w:rsidRPr="0059030B">
        <w:rPr>
          <w:color w:val="FF0000"/>
          <w:u w:val="single"/>
        </w:rPr>
        <w:t>Information version protocole à ne pas oublier</w:t>
      </w:r>
    </w:p>
    <w:p w14:paraId="1AB45F23" w14:textId="77777777" w:rsidR="0059030B" w:rsidRDefault="0059030B" w:rsidP="006E6EF8"/>
    <w:p w14:paraId="2726430B" w14:textId="146C7CFB" w:rsidR="00894097" w:rsidRDefault="00144F82" w:rsidP="006E6EF8">
      <w:commentRangeStart w:id="401"/>
      <w:r>
        <w:t>****</w:t>
      </w:r>
      <w:commentRangeEnd w:id="401"/>
      <w:r>
        <w:rPr>
          <w:rStyle w:val="Marquedecommentaire"/>
        </w:rPr>
        <w:commentReference w:id="401"/>
      </w:r>
      <w:r w:rsidR="00890D62">
        <w:t xml:space="preserve"> </w:t>
      </w:r>
    </w:p>
    <w:p w14:paraId="1A2EA3C0" w14:textId="77777777" w:rsidR="00890D62" w:rsidRDefault="00890D62" w:rsidP="006E6EF8"/>
    <w:p w14:paraId="394B2826" w14:textId="7E4C94E5" w:rsidR="00890D62" w:rsidRDefault="00890D62" w:rsidP="00890D62">
      <w:pPr>
        <w:pStyle w:val="Titre1"/>
      </w:pPr>
      <w:bookmarkStart w:id="402" w:name="_Toc193750221"/>
      <w:r>
        <w:lastRenderedPageBreak/>
        <w:t>Exigences</w:t>
      </w:r>
      <w:bookmarkEnd w:id="402"/>
    </w:p>
    <w:p w14:paraId="32A34A5B" w14:textId="77777777" w:rsidR="00890D62" w:rsidRDefault="00890D62" w:rsidP="00890D62"/>
    <w:p w14:paraId="7C219F7C" w14:textId="77777777" w:rsidR="00856294" w:rsidRDefault="00856294" w:rsidP="00890D62"/>
    <w:p w14:paraId="7B178DBB" w14:textId="77777777" w:rsidR="00856294" w:rsidRDefault="00856294" w:rsidP="00856294"/>
    <w:p w14:paraId="51A5473A" w14:textId="77777777" w:rsidR="00856294" w:rsidRDefault="00856294" w:rsidP="00856294"/>
    <w:tbl>
      <w:tblPr>
        <w:tblStyle w:val="Grilledutableau"/>
        <w:tblpPr w:leftFromText="141" w:rightFromText="141" w:vertAnchor="page" w:horzAnchor="margin" w:tblpY="3066"/>
        <w:tblW w:w="0" w:type="auto"/>
        <w:tblLook w:val="04A0" w:firstRow="1" w:lastRow="0" w:firstColumn="1" w:lastColumn="0" w:noHBand="0" w:noVBand="1"/>
      </w:tblPr>
      <w:tblGrid>
        <w:gridCol w:w="9288"/>
      </w:tblGrid>
      <w:tr w:rsidR="00856294" w:rsidRPr="00464467" w14:paraId="4004826B" w14:textId="77777777" w:rsidTr="002869B4">
        <w:tc>
          <w:tcPr>
            <w:tcW w:w="9288" w:type="dxa"/>
          </w:tcPr>
          <w:p w14:paraId="4CAA657E" w14:textId="3FE2EEA2" w:rsidR="00856294" w:rsidRPr="00464467" w:rsidRDefault="00856294" w:rsidP="002869B4">
            <w:pPr>
              <w:rPr>
                <w:b/>
                <w:bCs/>
              </w:rPr>
            </w:pPr>
            <w:r>
              <w:rPr>
                <w:b/>
                <w:bCs/>
              </w:rPr>
              <w:t>Id : EX-</w:t>
            </w:r>
            <w:r>
              <w:t xml:space="preserve"> FP1.4.9.1</w:t>
            </w:r>
            <w:ins w:id="403" w:author="MAHMOUD Mohamed-Ali" w:date="2025-05-19T13:07:00Z">
              <w:r w:rsidR="00624681">
                <w:t>#1</w:t>
              </w:r>
            </w:ins>
          </w:p>
        </w:tc>
      </w:tr>
      <w:tr w:rsidR="00856294" w:rsidRPr="005E7F0B" w14:paraId="51AB1B53" w14:textId="77777777" w:rsidTr="002869B4">
        <w:tc>
          <w:tcPr>
            <w:tcW w:w="9288" w:type="dxa"/>
          </w:tcPr>
          <w:p w14:paraId="080C0F14" w14:textId="77777777" w:rsidR="00856294" w:rsidRPr="005E7F0B" w:rsidRDefault="00856294" w:rsidP="002869B4">
            <w:pPr>
              <w:rPr>
                <w:rFonts w:ascii="Aptos" w:hAnsi="Aptos"/>
              </w:rPr>
            </w:pPr>
            <w:r w:rsidRPr="00AE79AA">
              <w:rPr>
                <w:b/>
                <w:bCs/>
              </w:rPr>
              <w:t xml:space="preserve">Exigence : </w:t>
            </w:r>
            <w:r w:rsidRPr="00E523A5">
              <w:rPr>
                <w:b/>
                <w:bCs/>
              </w:rPr>
              <w:t>Le</w:t>
            </w:r>
            <w:r>
              <w:rPr>
                <w:b/>
                <w:bCs/>
              </w:rPr>
              <w:t>s</w:t>
            </w:r>
            <w:r w:rsidRPr="00E523A5">
              <w:rPr>
                <w:b/>
                <w:bCs/>
              </w:rPr>
              <w:t xml:space="preserve"> </w:t>
            </w:r>
            <w:r>
              <w:rPr>
                <w:b/>
                <w:bCs/>
              </w:rPr>
              <w:t>messages envoyés par les véhicules doivent respecter les structures définis dans la spécification de protocole d’échange.</w:t>
            </w:r>
          </w:p>
        </w:tc>
      </w:tr>
      <w:tr w:rsidR="00856294" w:rsidRPr="00092890" w14:paraId="73B6DC91" w14:textId="77777777" w:rsidTr="002869B4">
        <w:tc>
          <w:tcPr>
            <w:tcW w:w="9288" w:type="dxa"/>
          </w:tcPr>
          <w:p w14:paraId="2C442DAC" w14:textId="77777777" w:rsidR="00856294" w:rsidRPr="00092890" w:rsidRDefault="00856294" w:rsidP="002869B4">
            <w:r w:rsidRPr="00464467">
              <w:rPr>
                <w:b/>
                <w:bCs/>
              </w:rPr>
              <w:t>Description :</w:t>
            </w:r>
            <w:r>
              <w:rPr>
                <w:b/>
                <w:bCs/>
              </w:rPr>
              <w:t xml:space="preserve"> </w:t>
            </w:r>
            <w:r w:rsidRPr="00D96380">
              <w:t>Le</w:t>
            </w:r>
            <w:r>
              <w:t>s</w:t>
            </w:r>
            <w:r w:rsidRPr="00D96380">
              <w:t xml:space="preserve"> </w:t>
            </w:r>
            <w:r>
              <w:t>messages :</w:t>
            </w:r>
          </w:p>
          <w:p w14:paraId="4E98F640" w14:textId="77777777" w:rsidR="00856294" w:rsidRDefault="00856294" w:rsidP="00856294">
            <w:pPr>
              <w:pStyle w:val="Paragraphedeliste"/>
              <w:numPr>
                <w:ilvl w:val="0"/>
                <w:numId w:val="25"/>
              </w:numPr>
            </w:pPr>
            <w:r>
              <w:t>‘InscriptionMessage’</w:t>
            </w:r>
          </w:p>
          <w:p w14:paraId="5D2BDC20" w14:textId="77777777" w:rsidR="00856294" w:rsidRDefault="00856294" w:rsidP="00856294">
            <w:pPr>
              <w:pStyle w:val="Paragraphedeliste"/>
              <w:numPr>
                <w:ilvl w:val="0"/>
                <w:numId w:val="25"/>
              </w:numPr>
            </w:pPr>
            <w:r>
              <w:t>‘CheckStatusResponse’</w:t>
            </w:r>
          </w:p>
          <w:p w14:paraId="76A8A086" w14:textId="77777777" w:rsidR="00856294" w:rsidRDefault="00856294" w:rsidP="00856294">
            <w:pPr>
              <w:pStyle w:val="Paragraphedeliste"/>
              <w:numPr>
                <w:ilvl w:val="0"/>
                <w:numId w:val="25"/>
              </w:numPr>
            </w:pPr>
            <w:r>
              <w:t>‘MissionAssignmentResponse’</w:t>
            </w:r>
          </w:p>
          <w:p w14:paraId="3E2319E9" w14:textId="77777777" w:rsidR="00856294" w:rsidRDefault="00856294" w:rsidP="00856294">
            <w:pPr>
              <w:pStyle w:val="Paragraphedeliste"/>
              <w:numPr>
                <w:ilvl w:val="0"/>
                <w:numId w:val="25"/>
              </w:numPr>
            </w:pPr>
            <w:r>
              <w:t>‘ISAuthorizationRequest’</w:t>
            </w:r>
          </w:p>
          <w:p w14:paraId="63A5C267" w14:textId="77777777" w:rsidR="00856294" w:rsidRDefault="00856294" w:rsidP="00856294">
            <w:pPr>
              <w:pStyle w:val="Paragraphedeliste"/>
              <w:numPr>
                <w:ilvl w:val="0"/>
                <w:numId w:val="25"/>
              </w:numPr>
            </w:pPr>
            <w:r>
              <w:t>‘ISReleaseRequest’</w:t>
            </w:r>
          </w:p>
          <w:p w14:paraId="691FE38D" w14:textId="77777777" w:rsidR="00856294" w:rsidRDefault="00856294" w:rsidP="00856294">
            <w:pPr>
              <w:pStyle w:val="Paragraphedeliste"/>
              <w:numPr>
                <w:ilvl w:val="0"/>
                <w:numId w:val="25"/>
              </w:numPr>
            </w:pPr>
            <w:r>
              <w:t>‘VehicleTrackingInfo’</w:t>
            </w:r>
          </w:p>
          <w:p w14:paraId="076974EA" w14:textId="77777777" w:rsidR="00856294" w:rsidRPr="00092890" w:rsidRDefault="00856294" w:rsidP="002869B4">
            <w:r>
              <w:t>Doivent respecter les structures définies corresponds à chaque message.</w:t>
            </w:r>
          </w:p>
        </w:tc>
      </w:tr>
      <w:tr w:rsidR="00856294" w:rsidRPr="00176744" w14:paraId="1CDCDDB2" w14:textId="77777777" w:rsidTr="002869B4">
        <w:tc>
          <w:tcPr>
            <w:tcW w:w="9288" w:type="dxa"/>
          </w:tcPr>
          <w:p w14:paraId="4938A348" w14:textId="77777777" w:rsidR="00856294" w:rsidRPr="00464467" w:rsidRDefault="00856294" w:rsidP="002869B4">
            <w:pPr>
              <w:rPr>
                <w:b/>
                <w:bCs/>
              </w:rPr>
            </w:pPr>
            <w:r>
              <w:rPr>
                <w:b/>
                <w:bCs/>
              </w:rPr>
              <w:t xml:space="preserve">Inputs : </w:t>
            </w:r>
            <w:r>
              <w:t>Messages à vérifier</w:t>
            </w:r>
          </w:p>
        </w:tc>
      </w:tr>
      <w:tr w:rsidR="00856294" w:rsidRPr="00176744" w14:paraId="6E12A626" w14:textId="77777777" w:rsidTr="002869B4">
        <w:tc>
          <w:tcPr>
            <w:tcW w:w="9288" w:type="dxa"/>
          </w:tcPr>
          <w:p w14:paraId="6031B5A7" w14:textId="77777777" w:rsidR="00856294" w:rsidRPr="00464467" w:rsidRDefault="00856294" w:rsidP="002869B4">
            <w:pPr>
              <w:rPr>
                <w:b/>
                <w:bCs/>
              </w:rPr>
            </w:pPr>
            <w:r>
              <w:rPr>
                <w:b/>
                <w:bCs/>
              </w:rPr>
              <w:t>Outputs :</w:t>
            </w:r>
            <w:r>
              <w:t xml:space="preserve"> Messages vérifiés</w:t>
            </w:r>
          </w:p>
        </w:tc>
      </w:tr>
      <w:tr w:rsidR="00856294" w:rsidRPr="00103583" w14:paraId="621A6C4D" w14:textId="77777777" w:rsidTr="002869B4">
        <w:tc>
          <w:tcPr>
            <w:tcW w:w="9288" w:type="dxa"/>
          </w:tcPr>
          <w:p w14:paraId="5C7D01E1" w14:textId="77777777" w:rsidR="00856294" w:rsidRDefault="00856294" w:rsidP="002869B4">
            <w:pPr>
              <w:rPr>
                <w:b/>
                <w:bCs/>
              </w:rPr>
            </w:pPr>
            <w:r>
              <w:rPr>
                <w:b/>
                <w:bCs/>
              </w:rPr>
              <w:t>Sub-exigences</w:t>
            </w:r>
            <w:r w:rsidRPr="00633452">
              <w:rPr>
                <w:b/>
                <w:bCs/>
              </w:rPr>
              <w:t xml:space="preserve"> : </w:t>
            </w:r>
          </w:p>
          <w:p w14:paraId="42BDFB2A"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0D595FB7" w14:textId="77777777" w:rsidR="00856294" w:rsidRDefault="00856294" w:rsidP="00856294">
            <w:pPr>
              <w:pStyle w:val="Paragraphedeliste"/>
              <w:numPr>
                <w:ilvl w:val="0"/>
                <w:numId w:val="22"/>
              </w:numPr>
              <w:spacing w:after="0"/>
            </w:pPr>
            <w:r w:rsidRPr="0093026F">
              <w:t xml:space="preserve"> </w:t>
            </w:r>
          </w:p>
          <w:p w14:paraId="38B9A0B6" w14:textId="77777777" w:rsidR="00856294" w:rsidRPr="00094A97" w:rsidRDefault="00856294" w:rsidP="00856294">
            <w:pPr>
              <w:pStyle w:val="Paragraphedeliste"/>
              <w:numPr>
                <w:ilvl w:val="0"/>
                <w:numId w:val="22"/>
              </w:numPr>
              <w:rPr>
                <w:b/>
                <w:bCs/>
              </w:rPr>
            </w:pPr>
            <w:r w:rsidRPr="00094A97">
              <w:rPr>
                <w:b/>
                <w:bCs/>
              </w:rPr>
              <w:t xml:space="preserve">Non fonctionnelles : </w:t>
            </w:r>
          </w:p>
          <w:p w14:paraId="4457268E"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5E6EF784" w14:textId="77777777" w:rsidR="00856294" w:rsidRPr="00103583" w:rsidRDefault="00856294" w:rsidP="00856294">
            <w:pPr>
              <w:pStyle w:val="Paragraphedeliste"/>
              <w:numPr>
                <w:ilvl w:val="1"/>
                <w:numId w:val="22"/>
              </w:numPr>
              <w:rPr>
                <w:noProof/>
              </w:rPr>
            </w:pPr>
          </w:p>
        </w:tc>
      </w:tr>
      <w:tr w:rsidR="00856294" w:rsidRPr="00A61000" w14:paraId="306DE6A1" w14:textId="77777777" w:rsidTr="002869B4">
        <w:tc>
          <w:tcPr>
            <w:tcW w:w="9288" w:type="dxa"/>
          </w:tcPr>
          <w:p w14:paraId="2AB9AEA6" w14:textId="77777777" w:rsidR="00856294" w:rsidRPr="00A61000" w:rsidRDefault="00856294" w:rsidP="002869B4">
            <w:pPr>
              <w:rPr>
                <w:b/>
                <w:bCs/>
              </w:rPr>
            </w:pPr>
            <w:r>
              <w:rPr>
                <w:b/>
                <w:bCs/>
              </w:rPr>
              <w:t xml:space="preserve">Contraintes : à ajouter par l’équipe ‘safety’ </w:t>
            </w:r>
          </w:p>
        </w:tc>
      </w:tr>
    </w:tbl>
    <w:p w14:paraId="03357D8B" w14:textId="77777777" w:rsidR="00856294" w:rsidRDefault="00856294" w:rsidP="00856294"/>
    <w:p w14:paraId="361DE2D0" w14:textId="77777777" w:rsidR="00856294" w:rsidRDefault="00856294" w:rsidP="00856294"/>
    <w:p w14:paraId="33930A93" w14:textId="77777777" w:rsidR="00856294" w:rsidRDefault="00856294" w:rsidP="00856294"/>
    <w:tbl>
      <w:tblPr>
        <w:tblStyle w:val="Grilledutableau"/>
        <w:tblpPr w:leftFromText="141" w:rightFromText="141" w:vertAnchor="page" w:horzAnchor="margin" w:tblpY="1752"/>
        <w:tblW w:w="0" w:type="auto"/>
        <w:tblLook w:val="04A0" w:firstRow="1" w:lastRow="0" w:firstColumn="1" w:lastColumn="0" w:noHBand="0" w:noVBand="1"/>
        <w:tblPrChange w:id="404" w:author="MAHMOUD Mohamed-Ali" w:date="2025-05-19T13:07:00Z">
          <w:tblPr>
            <w:tblStyle w:val="Grilledutableau"/>
            <w:tblpPr w:leftFromText="141" w:rightFromText="141" w:vertAnchor="page" w:horzAnchor="margin" w:tblpY="969"/>
            <w:tblW w:w="0" w:type="auto"/>
            <w:tblLook w:val="04A0" w:firstRow="1" w:lastRow="0" w:firstColumn="1" w:lastColumn="0" w:noHBand="0" w:noVBand="1"/>
          </w:tblPr>
        </w:tblPrChange>
      </w:tblPr>
      <w:tblGrid>
        <w:gridCol w:w="9288"/>
        <w:tblGridChange w:id="405">
          <w:tblGrid>
            <w:gridCol w:w="9288"/>
          </w:tblGrid>
        </w:tblGridChange>
      </w:tblGrid>
      <w:tr w:rsidR="00856294" w:rsidRPr="00464467" w14:paraId="265BBA70" w14:textId="77777777" w:rsidTr="00624681">
        <w:tc>
          <w:tcPr>
            <w:tcW w:w="9288" w:type="dxa"/>
            <w:tcPrChange w:id="406" w:author="MAHMOUD Mohamed-Ali" w:date="2025-05-19T13:07:00Z">
              <w:tcPr>
                <w:tcW w:w="9288" w:type="dxa"/>
              </w:tcPr>
            </w:tcPrChange>
          </w:tcPr>
          <w:p w14:paraId="2B097F0C" w14:textId="6E9A9848" w:rsidR="00856294" w:rsidRPr="00464467" w:rsidRDefault="00856294" w:rsidP="00624681">
            <w:pPr>
              <w:rPr>
                <w:b/>
                <w:bCs/>
              </w:rPr>
            </w:pPr>
            <w:r>
              <w:rPr>
                <w:b/>
                <w:bCs/>
              </w:rPr>
              <w:lastRenderedPageBreak/>
              <w:t>Id : EX-</w:t>
            </w:r>
            <w:r>
              <w:t xml:space="preserve"> FS1.4.9.1.1</w:t>
            </w:r>
            <w:ins w:id="407" w:author="MAHMOUD Mohamed-Ali" w:date="2025-05-19T13:07:00Z">
              <w:r w:rsidR="00624681">
                <w:t>#1</w:t>
              </w:r>
            </w:ins>
          </w:p>
        </w:tc>
      </w:tr>
      <w:tr w:rsidR="00856294" w:rsidRPr="005E7F0B" w14:paraId="774DB074" w14:textId="77777777" w:rsidTr="00624681">
        <w:tc>
          <w:tcPr>
            <w:tcW w:w="9288" w:type="dxa"/>
            <w:tcPrChange w:id="408" w:author="MAHMOUD Mohamed-Ali" w:date="2025-05-19T13:07:00Z">
              <w:tcPr>
                <w:tcW w:w="9288" w:type="dxa"/>
              </w:tcPr>
            </w:tcPrChange>
          </w:tcPr>
          <w:p w14:paraId="280C34AE" w14:textId="77777777" w:rsidR="00856294" w:rsidRPr="005E7F0B" w:rsidRDefault="00856294" w:rsidP="00624681">
            <w:pPr>
              <w:rPr>
                <w:rFonts w:ascii="Aptos" w:hAnsi="Aptos"/>
              </w:rPr>
            </w:pPr>
            <w:r w:rsidRPr="00AE79AA">
              <w:rPr>
                <w:b/>
                <w:bCs/>
              </w:rPr>
              <w:t xml:space="preserve">Exigence : </w:t>
            </w:r>
            <w:r w:rsidRPr="00E523A5">
              <w:rPr>
                <w:b/>
                <w:bCs/>
              </w:rPr>
              <w:t xml:space="preserve">Le </w:t>
            </w:r>
            <w:r>
              <w:rPr>
                <w:b/>
                <w:bCs/>
              </w:rPr>
              <w:t>message ‘</w:t>
            </w:r>
            <w:r w:rsidRPr="009B11CE">
              <w:rPr>
                <w:b/>
                <w:bCs/>
              </w:rPr>
              <w:t>InscriptionMessage</w:t>
            </w:r>
            <w:r>
              <w:rPr>
                <w:b/>
                <w:bCs/>
              </w:rPr>
              <w:t>’</w:t>
            </w:r>
            <w:r w:rsidRPr="009B11CE">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770FF643" w14:textId="77777777" w:rsidTr="00624681">
        <w:tc>
          <w:tcPr>
            <w:tcW w:w="9288" w:type="dxa"/>
            <w:tcPrChange w:id="409" w:author="MAHMOUD Mohamed-Ali" w:date="2025-05-19T13:07:00Z">
              <w:tcPr>
                <w:tcW w:w="9288" w:type="dxa"/>
              </w:tcPr>
            </w:tcPrChange>
          </w:tcPr>
          <w:p w14:paraId="7A7749A6" w14:textId="77777777" w:rsidR="00856294" w:rsidRDefault="00856294" w:rsidP="00624681">
            <w:r w:rsidRPr="00464467">
              <w:rPr>
                <w:b/>
                <w:bCs/>
              </w:rPr>
              <w:t>Description :</w:t>
            </w:r>
            <w:r>
              <w:rPr>
                <w:b/>
                <w:bCs/>
              </w:rPr>
              <w:t xml:space="preserve"> </w:t>
            </w:r>
            <w:r w:rsidRPr="00D96380">
              <w:t xml:space="preserve">Le </w:t>
            </w:r>
            <w:r>
              <w:t>message ‘</w:t>
            </w:r>
            <w:r w:rsidRPr="00590635">
              <w:t>InscriptionMessage</w:t>
            </w:r>
            <w:r>
              <w:t xml:space="preserve">’ doit respecter ce format : </w:t>
            </w:r>
          </w:p>
          <w:p w14:paraId="4D515AB8" w14:textId="536598F0" w:rsidR="00856294" w:rsidRDefault="00856294" w:rsidP="00624681">
            <w:pPr>
              <w:pStyle w:val="Paragraphedeliste"/>
              <w:numPr>
                <w:ilvl w:val="0"/>
                <w:numId w:val="24"/>
              </w:numPr>
            </w:pPr>
            <w:r>
              <w:t>‘Name’</w:t>
            </w:r>
            <w:r w:rsidR="00142BE8">
              <w:t> : Un entier dont</w:t>
            </w:r>
            <w:r>
              <w:t xml:space="preserve"> la valeur 201 codé sur 1 octet</w:t>
            </w:r>
          </w:p>
          <w:p w14:paraId="45121099" w14:textId="42A38AC9" w:rsidR="00856294" w:rsidRDefault="00856294" w:rsidP="00624681">
            <w:pPr>
              <w:pStyle w:val="Paragraphedeliste"/>
              <w:numPr>
                <w:ilvl w:val="0"/>
                <w:numId w:val="24"/>
              </w:numPr>
            </w:pPr>
            <w:r>
              <w:t>‘messageId’</w:t>
            </w:r>
            <w:r w:rsidR="00142BE8">
              <w:t> : U</w:t>
            </w:r>
            <w:r>
              <w:t xml:space="preserve">n entier codé sur 1 octet </w:t>
            </w:r>
          </w:p>
          <w:p w14:paraId="6113898F" w14:textId="6681E235" w:rsidR="00856294" w:rsidRPr="008E1139" w:rsidRDefault="00856294" w:rsidP="00624681">
            <w:pPr>
              <w:pStyle w:val="Paragraphedeliste"/>
              <w:numPr>
                <w:ilvl w:val="0"/>
                <w:numId w:val="24"/>
              </w:numPr>
            </w:pPr>
            <w:r>
              <w:t xml:space="preserve">Timestamp : </w:t>
            </w:r>
            <w:r w:rsidR="00142BE8">
              <w:t>U</w:t>
            </w:r>
            <w:r>
              <w:t>n</w:t>
            </w:r>
            <w:r w:rsidR="00142BE8">
              <w:t>e</w:t>
            </w:r>
            <w:r>
              <w:t xml:space="preserv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208A0EC0" w14:textId="77777777" w:rsidTr="002869B4">
              <w:tc>
                <w:tcPr>
                  <w:tcW w:w="578" w:type="dxa"/>
                </w:tcPr>
                <w:p w14:paraId="459113D5"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2octets</w:t>
                  </w:r>
                </w:p>
              </w:tc>
              <w:tc>
                <w:tcPr>
                  <w:tcW w:w="531" w:type="dxa"/>
                </w:tcPr>
                <w:p w14:paraId="69B2A6E5"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1octet</w:t>
                  </w:r>
                </w:p>
              </w:tc>
              <w:tc>
                <w:tcPr>
                  <w:tcW w:w="531" w:type="dxa"/>
                </w:tcPr>
                <w:p w14:paraId="05B99B34"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1octet</w:t>
                  </w:r>
                </w:p>
              </w:tc>
              <w:tc>
                <w:tcPr>
                  <w:tcW w:w="544" w:type="dxa"/>
                </w:tcPr>
                <w:p w14:paraId="3C83BE9B"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1octet</w:t>
                  </w:r>
                </w:p>
              </w:tc>
              <w:tc>
                <w:tcPr>
                  <w:tcW w:w="601" w:type="dxa"/>
                </w:tcPr>
                <w:p w14:paraId="25341A4D"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1 octet</w:t>
                  </w:r>
                </w:p>
              </w:tc>
              <w:tc>
                <w:tcPr>
                  <w:tcW w:w="531" w:type="dxa"/>
                </w:tcPr>
                <w:p w14:paraId="5AE1B537"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1octet</w:t>
                  </w:r>
                </w:p>
              </w:tc>
              <w:tc>
                <w:tcPr>
                  <w:tcW w:w="650" w:type="dxa"/>
                </w:tcPr>
                <w:p w14:paraId="1FF1F67E" w14:textId="77777777" w:rsidR="00856294" w:rsidRPr="00092890" w:rsidRDefault="00856294" w:rsidP="00624681">
                  <w:pPr>
                    <w:framePr w:hSpace="141" w:wrap="around" w:vAnchor="page" w:hAnchor="margin" w:y="1752"/>
                    <w:rPr>
                      <w:sz w:val="12"/>
                      <w:szCs w:val="12"/>
                      <w:lang w:val="en-US"/>
                    </w:rPr>
                  </w:pPr>
                  <w:r w:rsidRPr="00092890">
                    <w:rPr>
                      <w:sz w:val="12"/>
                      <w:szCs w:val="12"/>
                      <w:lang w:val="en-US"/>
                    </w:rPr>
                    <w:t>2 octets</w:t>
                  </w:r>
                </w:p>
              </w:tc>
            </w:tr>
          </w:tbl>
          <w:p w14:paraId="6B64A075" w14:textId="06FECB19" w:rsidR="00856294" w:rsidRDefault="00856294" w:rsidP="00624681">
            <w:pPr>
              <w:pStyle w:val="Paragraphedeliste"/>
              <w:numPr>
                <w:ilvl w:val="0"/>
                <w:numId w:val="25"/>
              </w:numPr>
            </w:pPr>
            <w:r w:rsidRPr="00092890">
              <w:t xml:space="preserve">sequencNumber : </w:t>
            </w:r>
            <w:r w:rsidR="00142BE8">
              <w:t>U</w:t>
            </w:r>
            <w:r w:rsidRPr="00092890">
              <w:t>n entier codé s</w:t>
            </w:r>
            <w:r>
              <w:t xml:space="preserve">ur 3 octets </w:t>
            </w:r>
          </w:p>
          <w:p w14:paraId="0E6C9800" w14:textId="77C242F0" w:rsidR="00856294" w:rsidRPr="00092890" w:rsidRDefault="00856294" w:rsidP="00624681">
            <w:pPr>
              <w:pStyle w:val="Paragraphedeliste"/>
              <w:numPr>
                <w:ilvl w:val="0"/>
                <w:numId w:val="25"/>
              </w:numPr>
            </w:pPr>
            <w:r>
              <w:t>vehicleId : n entier codé sur 2 octets</w:t>
            </w:r>
          </w:p>
        </w:tc>
      </w:tr>
      <w:tr w:rsidR="00856294" w:rsidRPr="00176744" w14:paraId="2BCF1212" w14:textId="77777777" w:rsidTr="00624681">
        <w:tc>
          <w:tcPr>
            <w:tcW w:w="9288" w:type="dxa"/>
            <w:tcPrChange w:id="410" w:author="MAHMOUD Mohamed-Ali" w:date="2025-05-19T13:07:00Z">
              <w:tcPr>
                <w:tcW w:w="9288" w:type="dxa"/>
              </w:tcPr>
            </w:tcPrChange>
          </w:tcPr>
          <w:p w14:paraId="3A67665F" w14:textId="77777777" w:rsidR="00856294" w:rsidRPr="00464467" w:rsidRDefault="00856294" w:rsidP="00624681">
            <w:pPr>
              <w:rPr>
                <w:b/>
                <w:bCs/>
              </w:rPr>
            </w:pPr>
            <w:r>
              <w:rPr>
                <w:b/>
                <w:bCs/>
              </w:rPr>
              <w:t xml:space="preserve">Inputs : </w:t>
            </w:r>
            <w:r w:rsidRPr="00215045">
              <w:t>Données</w:t>
            </w:r>
            <w:r>
              <w:t xml:space="preserve"> composant le message ‘insciptionMessage’ à vérifier.</w:t>
            </w:r>
          </w:p>
        </w:tc>
      </w:tr>
      <w:tr w:rsidR="00856294" w:rsidRPr="00176744" w14:paraId="6F579C37" w14:textId="77777777" w:rsidTr="00624681">
        <w:tc>
          <w:tcPr>
            <w:tcW w:w="9288" w:type="dxa"/>
            <w:tcPrChange w:id="411" w:author="MAHMOUD Mohamed-Ali" w:date="2025-05-19T13:07:00Z">
              <w:tcPr>
                <w:tcW w:w="9288" w:type="dxa"/>
              </w:tcPr>
            </w:tcPrChange>
          </w:tcPr>
          <w:p w14:paraId="41F501EC" w14:textId="77777777" w:rsidR="00856294" w:rsidRPr="00464467" w:rsidRDefault="00856294" w:rsidP="00624681">
            <w:pPr>
              <w:rPr>
                <w:b/>
                <w:bCs/>
              </w:rPr>
            </w:pPr>
            <w:r>
              <w:rPr>
                <w:b/>
                <w:bCs/>
              </w:rPr>
              <w:t>Outputs :</w:t>
            </w:r>
            <w:r>
              <w:t xml:space="preserve"> </w:t>
            </w:r>
            <w:r w:rsidRPr="0026301D">
              <w:t>Le</w:t>
            </w:r>
            <w:r>
              <w:t>s données de message vérifiées</w:t>
            </w:r>
          </w:p>
        </w:tc>
      </w:tr>
      <w:tr w:rsidR="00856294" w:rsidRPr="00103583" w14:paraId="3FB7A09F" w14:textId="77777777" w:rsidTr="00624681">
        <w:tc>
          <w:tcPr>
            <w:tcW w:w="9288" w:type="dxa"/>
            <w:tcPrChange w:id="412" w:author="MAHMOUD Mohamed-Ali" w:date="2025-05-19T13:07:00Z">
              <w:tcPr>
                <w:tcW w:w="9288" w:type="dxa"/>
              </w:tcPr>
            </w:tcPrChange>
          </w:tcPr>
          <w:p w14:paraId="0F10CFE3" w14:textId="77777777" w:rsidR="00856294" w:rsidRDefault="00856294" w:rsidP="00624681">
            <w:pPr>
              <w:rPr>
                <w:b/>
                <w:bCs/>
              </w:rPr>
            </w:pPr>
            <w:r>
              <w:rPr>
                <w:b/>
                <w:bCs/>
              </w:rPr>
              <w:t>Sub-exigences</w:t>
            </w:r>
            <w:r w:rsidRPr="00633452">
              <w:rPr>
                <w:b/>
                <w:bCs/>
              </w:rPr>
              <w:t xml:space="preserve"> : </w:t>
            </w:r>
          </w:p>
          <w:p w14:paraId="1303EC24" w14:textId="77777777" w:rsidR="00856294" w:rsidRPr="00FD5082" w:rsidRDefault="00856294" w:rsidP="00624681">
            <w:pPr>
              <w:pStyle w:val="Paragraphedeliste"/>
              <w:numPr>
                <w:ilvl w:val="0"/>
                <w:numId w:val="23"/>
              </w:numPr>
              <w:spacing w:after="0"/>
              <w:rPr>
                <w:noProof/>
              </w:rPr>
            </w:pPr>
            <w:r w:rsidRPr="00FD5082">
              <w:rPr>
                <w:b/>
                <w:bCs/>
              </w:rPr>
              <w:t xml:space="preserve">Fonctionnelles : </w:t>
            </w:r>
          </w:p>
          <w:p w14:paraId="1886EF28" w14:textId="77777777" w:rsidR="00856294" w:rsidRDefault="00856294" w:rsidP="00624681">
            <w:pPr>
              <w:pStyle w:val="Paragraphedeliste"/>
              <w:numPr>
                <w:ilvl w:val="0"/>
                <w:numId w:val="22"/>
              </w:numPr>
              <w:spacing w:after="0"/>
            </w:pPr>
            <w:r w:rsidRPr="0093026F">
              <w:t xml:space="preserve"> </w:t>
            </w:r>
          </w:p>
          <w:p w14:paraId="0B918F5A" w14:textId="77777777" w:rsidR="00856294" w:rsidRPr="00094A97" w:rsidRDefault="00856294" w:rsidP="00624681">
            <w:pPr>
              <w:pStyle w:val="Paragraphedeliste"/>
              <w:numPr>
                <w:ilvl w:val="0"/>
                <w:numId w:val="22"/>
              </w:numPr>
              <w:rPr>
                <w:b/>
                <w:bCs/>
              </w:rPr>
            </w:pPr>
            <w:r w:rsidRPr="00094A97">
              <w:rPr>
                <w:b/>
                <w:bCs/>
              </w:rPr>
              <w:t xml:space="preserve">Non fonctionnelles : </w:t>
            </w:r>
          </w:p>
          <w:p w14:paraId="6A351D8D" w14:textId="77777777" w:rsidR="00856294" w:rsidRPr="00A61000" w:rsidRDefault="00856294" w:rsidP="00624681">
            <w:pPr>
              <w:pStyle w:val="Paragraphedeliste"/>
              <w:numPr>
                <w:ilvl w:val="0"/>
                <w:numId w:val="22"/>
              </w:numPr>
              <w:rPr>
                <w:b/>
                <w:bCs/>
              </w:rPr>
            </w:pPr>
            <w:r>
              <w:rPr>
                <w:b/>
                <w:bCs/>
              </w:rPr>
              <w:t xml:space="preserve">De performance : temps de traitement </w:t>
            </w:r>
          </w:p>
          <w:p w14:paraId="12BB8A5C" w14:textId="77777777" w:rsidR="00856294" w:rsidRPr="00103583" w:rsidRDefault="00856294" w:rsidP="00624681">
            <w:pPr>
              <w:pStyle w:val="Paragraphedeliste"/>
              <w:numPr>
                <w:ilvl w:val="1"/>
                <w:numId w:val="22"/>
              </w:numPr>
              <w:rPr>
                <w:noProof/>
              </w:rPr>
            </w:pPr>
          </w:p>
        </w:tc>
      </w:tr>
      <w:tr w:rsidR="00856294" w:rsidRPr="00A61000" w14:paraId="613DA0F1" w14:textId="77777777" w:rsidTr="00624681">
        <w:tc>
          <w:tcPr>
            <w:tcW w:w="9288" w:type="dxa"/>
            <w:tcPrChange w:id="413" w:author="MAHMOUD Mohamed-Ali" w:date="2025-05-19T13:07:00Z">
              <w:tcPr>
                <w:tcW w:w="9288" w:type="dxa"/>
              </w:tcPr>
            </w:tcPrChange>
          </w:tcPr>
          <w:p w14:paraId="0299CC42" w14:textId="77777777" w:rsidR="00856294" w:rsidRPr="00A61000" w:rsidRDefault="00856294" w:rsidP="00624681">
            <w:pPr>
              <w:rPr>
                <w:b/>
                <w:bCs/>
              </w:rPr>
            </w:pPr>
            <w:r>
              <w:rPr>
                <w:b/>
                <w:bCs/>
              </w:rPr>
              <w:t xml:space="preserve">Contraintes : à ajouter par l’équipe ‘safety’ </w:t>
            </w:r>
          </w:p>
        </w:tc>
      </w:tr>
    </w:tbl>
    <w:p w14:paraId="14543AC3" w14:textId="77777777" w:rsidR="00856294" w:rsidRDefault="00856294" w:rsidP="00856294"/>
    <w:p w14:paraId="7E5F02F5" w14:textId="77777777" w:rsidR="00856294" w:rsidRDefault="00856294" w:rsidP="00856294"/>
    <w:tbl>
      <w:tblPr>
        <w:tblStyle w:val="Grilledutableau"/>
        <w:tblpPr w:leftFromText="141" w:rightFromText="141" w:vertAnchor="page" w:horzAnchor="margin" w:tblpY="9262"/>
        <w:tblW w:w="0" w:type="auto"/>
        <w:tblLook w:val="04A0" w:firstRow="1" w:lastRow="0" w:firstColumn="1" w:lastColumn="0" w:noHBand="0" w:noVBand="1"/>
      </w:tblPr>
      <w:tblGrid>
        <w:gridCol w:w="9288"/>
      </w:tblGrid>
      <w:tr w:rsidR="00856294" w:rsidRPr="00464467" w14:paraId="38A8ACB2" w14:textId="77777777" w:rsidTr="002869B4">
        <w:tc>
          <w:tcPr>
            <w:tcW w:w="9288" w:type="dxa"/>
          </w:tcPr>
          <w:p w14:paraId="1E017315" w14:textId="3AD89C56" w:rsidR="00856294" w:rsidRPr="00464467" w:rsidRDefault="00856294" w:rsidP="002869B4">
            <w:pPr>
              <w:rPr>
                <w:b/>
                <w:bCs/>
              </w:rPr>
            </w:pPr>
            <w:r>
              <w:rPr>
                <w:b/>
                <w:bCs/>
              </w:rPr>
              <w:lastRenderedPageBreak/>
              <w:t>Id : EX-</w:t>
            </w:r>
            <w:r>
              <w:t xml:space="preserve"> FS1.4.9.1.2</w:t>
            </w:r>
            <w:ins w:id="414" w:author="MAHMOUD Mohamed-Ali" w:date="2025-05-19T13:08:00Z">
              <w:r w:rsidR="00624681">
                <w:t>#1</w:t>
              </w:r>
            </w:ins>
          </w:p>
        </w:tc>
      </w:tr>
      <w:tr w:rsidR="00856294" w:rsidRPr="005E7F0B" w14:paraId="29C8AEB5" w14:textId="77777777" w:rsidTr="002869B4">
        <w:tc>
          <w:tcPr>
            <w:tcW w:w="9288" w:type="dxa"/>
          </w:tcPr>
          <w:p w14:paraId="39F5E7C1" w14:textId="77777777" w:rsidR="00856294" w:rsidRPr="005E7F0B" w:rsidRDefault="00856294" w:rsidP="002869B4">
            <w:pPr>
              <w:rPr>
                <w:rFonts w:ascii="Aptos" w:hAnsi="Aptos"/>
              </w:rPr>
            </w:pPr>
            <w:r w:rsidRPr="00AE79AA">
              <w:rPr>
                <w:b/>
                <w:bCs/>
              </w:rPr>
              <w:t xml:space="preserve">Exigence : </w:t>
            </w:r>
            <w:r w:rsidRPr="00E523A5">
              <w:rPr>
                <w:b/>
                <w:bCs/>
              </w:rPr>
              <w:t xml:space="preserve">Le </w:t>
            </w:r>
            <w:r>
              <w:rPr>
                <w:b/>
                <w:bCs/>
              </w:rPr>
              <w:t>message ‘</w:t>
            </w:r>
            <w:r>
              <w:t xml:space="preserve"> </w:t>
            </w:r>
            <w:r w:rsidRPr="000A43AC">
              <w:rPr>
                <w:b/>
                <w:bCs/>
              </w:rPr>
              <w:t>CheckStatusResponse</w:t>
            </w:r>
            <w:r>
              <w:rPr>
                <w:b/>
                <w:bCs/>
              </w:rPr>
              <w:t>’</w:t>
            </w:r>
            <w:r w:rsidRPr="000A43AC">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71C40612" w14:textId="77777777" w:rsidTr="002869B4">
        <w:tc>
          <w:tcPr>
            <w:tcW w:w="9288" w:type="dxa"/>
          </w:tcPr>
          <w:p w14:paraId="12E31632" w14:textId="77777777" w:rsidR="00856294" w:rsidRDefault="00856294" w:rsidP="002869B4">
            <w:r w:rsidRPr="00464467">
              <w:rPr>
                <w:b/>
                <w:bCs/>
              </w:rPr>
              <w:t>Description :</w:t>
            </w:r>
            <w:r>
              <w:rPr>
                <w:b/>
                <w:bCs/>
              </w:rPr>
              <w:t xml:space="preserve"> </w:t>
            </w:r>
            <w:r w:rsidRPr="00D96380">
              <w:t xml:space="preserve">Le </w:t>
            </w:r>
            <w:r>
              <w:t>message ‘</w:t>
            </w:r>
            <w:r w:rsidRPr="00590635">
              <w:t xml:space="preserve"> CheckStatusResponse</w:t>
            </w:r>
            <w:r>
              <w:t xml:space="preserve">’ doit respecter ce format : </w:t>
            </w:r>
          </w:p>
          <w:p w14:paraId="2CD737BC" w14:textId="077AB748" w:rsidR="00856294" w:rsidRDefault="00856294" w:rsidP="00856294">
            <w:pPr>
              <w:pStyle w:val="Paragraphedeliste"/>
              <w:numPr>
                <w:ilvl w:val="0"/>
                <w:numId w:val="24"/>
              </w:numPr>
            </w:pPr>
            <w:r>
              <w:t>‘Name’</w:t>
            </w:r>
            <w:r w:rsidR="002E16C4">
              <w:t> : Un entier dont</w:t>
            </w:r>
            <w:r>
              <w:t xml:space="preserve"> la valeur 202 codé sur 1 octet</w:t>
            </w:r>
          </w:p>
          <w:p w14:paraId="5781EA48" w14:textId="78FE5506" w:rsidR="00856294" w:rsidRDefault="00856294" w:rsidP="00856294">
            <w:pPr>
              <w:pStyle w:val="Paragraphedeliste"/>
              <w:numPr>
                <w:ilvl w:val="0"/>
                <w:numId w:val="24"/>
              </w:numPr>
            </w:pPr>
            <w:r>
              <w:t>‘messageId’</w:t>
            </w:r>
            <w:r w:rsidR="002E16C4">
              <w:t> : Un</w:t>
            </w:r>
            <w:r>
              <w:t xml:space="preserve"> entier codé sur 1 octet</w:t>
            </w:r>
          </w:p>
          <w:p w14:paraId="2E05B4D5" w14:textId="6BE48FC7" w:rsidR="00856294" w:rsidRPr="008E1139" w:rsidRDefault="00856294" w:rsidP="00856294">
            <w:pPr>
              <w:pStyle w:val="Paragraphedeliste"/>
              <w:numPr>
                <w:ilvl w:val="0"/>
                <w:numId w:val="24"/>
              </w:numPr>
            </w:pPr>
            <w:r>
              <w:t xml:space="preserve">Timestamp : </w:t>
            </w:r>
            <w:r w:rsidR="006F3D58">
              <w:t>Une</w:t>
            </w:r>
            <w:r>
              <w:t xml:space="preserve"> séquenc</w:t>
            </w:r>
            <w:r w:rsidR="006F3D58">
              <w:t>e</w:t>
            </w:r>
            <w:r>
              <w:t xml:space="preserv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15745DF9" w14:textId="77777777" w:rsidTr="002869B4">
              <w:tc>
                <w:tcPr>
                  <w:tcW w:w="578" w:type="dxa"/>
                </w:tcPr>
                <w:p w14:paraId="2BF71FB4"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2octets</w:t>
                  </w:r>
                </w:p>
              </w:tc>
              <w:tc>
                <w:tcPr>
                  <w:tcW w:w="531" w:type="dxa"/>
                </w:tcPr>
                <w:p w14:paraId="42880B71"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1octet</w:t>
                  </w:r>
                </w:p>
              </w:tc>
              <w:tc>
                <w:tcPr>
                  <w:tcW w:w="531" w:type="dxa"/>
                </w:tcPr>
                <w:p w14:paraId="782BB9BA"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1octet</w:t>
                  </w:r>
                </w:p>
              </w:tc>
              <w:tc>
                <w:tcPr>
                  <w:tcW w:w="544" w:type="dxa"/>
                </w:tcPr>
                <w:p w14:paraId="4080FFF1"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1octet</w:t>
                  </w:r>
                </w:p>
              </w:tc>
              <w:tc>
                <w:tcPr>
                  <w:tcW w:w="601" w:type="dxa"/>
                </w:tcPr>
                <w:p w14:paraId="2FE7A5A1"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1 octet</w:t>
                  </w:r>
                </w:p>
              </w:tc>
              <w:tc>
                <w:tcPr>
                  <w:tcW w:w="531" w:type="dxa"/>
                </w:tcPr>
                <w:p w14:paraId="64C9EC99"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1octet</w:t>
                  </w:r>
                </w:p>
              </w:tc>
              <w:tc>
                <w:tcPr>
                  <w:tcW w:w="650" w:type="dxa"/>
                </w:tcPr>
                <w:p w14:paraId="3186A4FD" w14:textId="77777777" w:rsidR="00856294" w:rsidRPr="00092890" w:rsidRDefault="00856294" w:rsidP="009B4C05">
                  <w:pPr>
                    <w:framePr w:hSpace="141" w:wrap="around" w:vAnchor="page" w:hAnchor="margin" w:y="9262"/>
                    <w:rPr>
                      <w:sz w:val="12"/>
                      <w:szCs w:val="12"/>
                      <w:lang w:val="en-US"/>
                    </w:rPr>
                  </w:pPr>
                  <w:r w:rsidRPr="00092890">
                    <w:rPr>
                      <w:sz w:val="12"/>
                      <w:szCs w:val="12"/>
                      <w:lang w:val="en-US"/>
                    </w:rPr>
                    <w:t>2 octets</w:t>
                  </w:r>
                </w:p>
              </w:tc>
            </w:tr>
          </w:tbl>
          <w:p w14:paraId="2C45C7B0" w14:textId="1AD190B5" w:rsidR="00856294" w:rsidRDefault="00856294" w:rsidP="00856294">
            <w:pPr>
              <w:pStyle w:val="Paragraphedeliste"/>
              <w:numPr>
                <w:ilvl w:val="0"/>
                <w:numId w:val="25"/>
              </w:numPr>
            </w:pPr>
            <w:r w:rsidRPr="00092890">
              <w:t xml:space="preserve">sequencNumber : </w:t>
            </w:r>
            <w:r w:rsidR="00142BE8">
              <w:t>Un</w:t>
            </w:r>
            <w:r w:rsidRPr="00092890">
              <w:t xml:space="preserve"> entier codé s</w:t>
            </w:r>
            <w:r>
              <w:t xml:space="preserve">ur 3 octets </w:t>
            </w:r>
          </w:p>
          <w:p w14:paraId="0C0A878D" w14:textId="7C809559" w:rsidR="00856294" w:rsidRDefault="00856294" w:rsidP="00856294">
            <w:pPr>
              <w:pStyle w:val="Paragraphedeliste"/>
              <w:numPr>
                <w:ilvl w:val="0"/>
                <w:numId w:val="25"/>
              </w:numPr>
            </w:pPr>
            <w:r>
              <w:t xml:space="preserve">response : </w:t>
            </w:r>
            <w:r w:rsidR="00142BE8">
              <w:t xml:space="preserve">Un entier codé sur </w:t>
            </w:r>
            <w:r>
              <w:t xml:space="preserve">1 </w:t>
            </w:r>
            <w:r w:rsidR="00D907FF">
              <w:t>octet</w:t>
            </w:r>
            <w:r>
              <w:t xml:space="preserve"> (1 ou 0)</w:t>
            </w:r>
          </w:p>
          <w:p w14:paraId="0AFEF32F" w14:textId="74026619" w:rsidR="00856294" w:rsidRPr="00092890" w:rsidRDefault="00856294" w:rsidP="00856294">
            <w:pPr>
              <w:pStyle w:val="Paragraphedeliste"/>
              <w:numPr>
                <w:ilvl w:val="0"/>
                <w:numId w:val="25"/>
              </w:numPr>
            </w:pPr>
            <w:r>
              <w:t xml:space="preserve">vehicleId : </w:t>
            </w:r>
            <w:r w:rsidR="00142BE8">
              <w:t>Un</w:t>
            </w:r>
            <w:r>
              <w:t xml:space="preserve"> entier codé sur 2 octets</w:t>
            </w:r>
          </w:p>
        </w:tc>
      </w:tr>
      <w:tr w:rsidR="00856294" w:rsidRPr="00176744" w14:paraId="49F5E6E4" w14:textId="77777777" w:rsidTr="002869B4">
        <w:tc>
          <w:tcPr>
            <w:tcW w:w="9288" w:type="dxa"/>
          </w:tcPr>
          <w:p w14:paraId="0829E2FE" w14:textId="77777777" w:rsidR="00856294" w:rsidRPr="00464467" w:rsidRDefault="00856294" w:rsidP="002869B4">
            <w:pPr>
              <w:rPr>
                <w:b/>
                <w:bCs/>
              </w:rPr>
            </w:pPr>
            <w:r>
              <w:rPr>
                <w:b/>
                <w:bCs/>
              </w:rPr>
              <w:t xml:space="preserve">Inputs : </w:t>
            </w:r>
            <w:r w:rsidRPr="00215045">
              <w:t>Données</w:t>
            </w:r>
            <w:r>
              <w:t xml:space="preserve"> composant le message ‘</w:t>
            </w:r>
            <w:r w:rsidRPr="00590635">
              <w:t>CheckStatusResponse</w:t>
            </w:r>
            <w:r>
              <w:t>’ à vérifier.</w:t>
            </w:r>
          </w:p>
        </w:tc>
      </w:tr>
      <w:tr w:rsidR="00856294" w:rsidRPr="00176744" w14:paraId="2C64DF49" w14:textId="77777777" w:rsidTr="002869B4">
        <w:tc>
          <w:tcPr>
            <w:tcW w:w="9288" w:type="dxa"/>
          </w:tcPr>
          <w:p w14:paraId="79A790A4" w14:textId="77777777" w:rsidR="00856294" w:rsidRPr="00464467" w:rsidRDefault="00856294" w:rsidP="002869B4">
            <w:pPr>
              <w:rPr>
                <w:b/>
                <w:bCs/>
              </w:rPr>
            </w:pPr>
            <w:r>
              <w:rPr>
                <w:b/>
                <w:bCs/>
              </w:rPr>
              <w:t>Outputs :</w:t>
            </w:r>
            <w:r>
              <w:t xml:space="preserve"> </w:t>
            </w:r>
            <w:r w:rsidRPr="0026301D">
              <w:t>Le</w:t>
            </w:r>
            <w:r>
              <w:t>s données vérifiées</w:t>
            </w:r>
          </w:p>
        </w:tc>
      </w:tr>
      <w:tr w:rsidR="00856294" w:rsidRPr="00103583" w14:paraId="6FE9CD94" w14:textId="77777777" w:rsidTr="002869B4">
        <w:tc>
          <w:tcPr>
            <w:tcW w:w="9288" w:type="dxa"/>
          </w:tcPr>
          <w:p w14:paraId="34D6C92A" w14:textId="77777777" w:rsidR="00856294" w:rsidRDefault="00856294" w:rsidP="002869B4">
            <w:pPr>
              <w:rPr>
                <w:b/>
                <w:bCs/>
              </w:rPr>
            </w:pPr>
            <w:r>
              <w:rPr>
                <w:b/>
                <w:bCs/>
              </w:rPr>
              <w:t>Sub-exigences</w:t>
            </w:r>
            <w:r w:rsidRPr="00633452">
              <w:rPr>
                <w:b/>
                <w:bCs/>
              </w:rPr>
              <w:t xml:space="preserve"> : </w:t>
            </w:r>
          </w:p>
          <w:p w14:paraId="2EF01B56"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4C558C3B" w14:textId="77777777" w:rsidR="00856294" w:rsidRDefault="00856294" w:rsidP="00856294">
            <w:pPr>
              <w:pStyle w:val="Paragraphedeliste"/>
              <w:numPr>
                <w:ilvl w:val="0"/>
                <w:numId w:val="22"/>
              </w:numPr>
              <w:spacing w:after="0"/>
            </w:pPr>
            <w:r w:rsidRPr="0093026F">
              <w:t xml:space="preserve"> </w:t>
            </w:r>
          </w:p>
          <w:p w14:paraId="08F1930C" w14:textId="77777777" w:rsidR="00856294" w:rsidRPr="00094A97" w:rsidRDefault="00856294" w:rsidP="00856294">
            <w:pPr>
              <w:pStyle w:val="Paragraphedeliste"/>
              <w:numPr>
                <w:ilvl w:val="0"/>
                <w:numId w:val="22"/>
              </w:numPr>
              <w:rPr>
                <w:b/>
                <w:bCs/>
              </w:rPr>
            </w:pPr>
            <w:r w:rsidRPr="00094A97">
              <w:rPr>
                <w:b/>
                <w:bCs/>
              </w:rPr>
              <w:lastRenderedPageBreak/>
              <w:t xml:space="preserve">Non fonctionnelles : </w:t>
            </w:r>
          </w:p>
          <w:p w14:paraId="36A2DE25"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2131006B" w14:textId="77777777" w:rsidR="00856294" w:rsidRPr="00103583" w:rsidRDefault="00856294" w:rsidP="00856294">
            <w:pPr>
              <w:pStyle w:val="Paragraphedeliste"/>
              <w:numPr>
                <w:ilvl w:val="1"/>
                <w:numId w:val="22"/>
              </w:numPr>
              <w:rPr>
                <w:noProof/>
              </w:rPr>
            </w:pPr>
          </w:p>
        </w:tc>
      </w:tr>
      <w:tr w:rsidR="00856294" w:rsidRPr="00A61000" w14:paraId="1B11469C" w14:textId="77777777" w:rsidTr="002869B4">
        <w:tc>
          <w:tcPr>
            <w:tcW w:w="9288" w:type="dxa"/>
          </w:tcPr>
          <w:p w14:paraId="77809641" w14:textId="77777777" w:rsidR="00856294" w:rsidRPr="00A61000" w:rsidRDefault="00856294" w:rsidP="002869B4">
            <w:pPr>
              <w:rPr>
                <w:b/>
                <w:bCs/>
              </w:rPr>
            </w:pPr>
            <w:r>
              <w:rPr>
                <w:b/>
                <w:bCs/>
              </w:rPr>
              <w:lastRenderedPageBreak/>
              <w:t xml:space="preserve">Contraintes : à ajouter par l’équipe ‘safety’ </w:t>
            </w:r>
          </w:p>
        </w:tc>
      </w:tr>
    </w:tbl>
    <w:p w14:paraId="00CE800E" w14:textId="77777777" w:rsidR="00856294" w:rsidRDefault="00856294" w:rsidP="00856294"/>
    <w:tbl>
      <w:tblPr>
        <w:tblStyle w:val="Grilledutableau"/>
        <w:tblpPr w:leftFromText="141" w:rightFromText="141" w:vertAnchor="page" w:horzAnchor="margin" w:tblpY="5485"/>
        <w:tblW w:w="0" w:type="auto"/>
        <w:tblLook w:val="04A0" w:firstRow="1" w:lastRow="0" w:firstColumn="1" w:lastColumn="0" w:noHBand="0" w:noVBand="1"/>
      </w:tblPr>
      <w:tblGrid>
        <w:gridCol w:w="9288"/>
      </w:tblGrid>
      <w:tr w:rsidR="00856294" w:rsidRPr="00464467" w14:paraId="36B535C6" w14:textId="77777777" w:rsidTr="002869B4">
        <w:tc>
          <w:tcPr>
            <w:tcW w:w="9288" w:type="dxa"/>
          </w:tcPr>
          <w:p w14:paraId="0D13411A" w14:textId="01C5D5A4" w:rsidR="00856294" w:rsidRPr="00464467" w:rsidRDefault="00856294" w:rsidP="002869B4">
            <w:pPr>
              <w:rPr>
                <w:b/>
                <w:bCs/>
              </w:rPr>
            </w:pPr>
            <w:r>
              <w:rPr>
                <w:b/>
                <w:bCs/>
              </w:rPr>
              <w:t>Id : EX-</w:t>
            </w:r>
            <w:r>
              <w:t xml:space="preserve"> FS1.4.9.1.3</w:t>
            </w:r>
            <w:ins w:id="415" w:author="MAHMOUD Mohamed-Ali" w:date="2025-05-19T13:08:00Z">
              <w:r w:rsidR="00624681">
                <w:t>#1</w:t>
              </w:r>
            </w:ins>
          </w:p>
        </w:tc>
      </w:tr>
      <w:tr w:rsidR="00856294" w:rsidRPr="005E7F0B" w14:paraId="0F2B8781" w14:textId="77777777" w:rsidTr="002869B4">
        <w:tc>
          <w:tcPr>
            <w:tcW w:w="9288" w:type="dxa"/>
          </w:tcPr>
          <w:p w14:paraId="60DCBC2A" w14:textId="77777777" w:rsidR="00856294" w:rsidRPr="005E7F0B" w:rsidRDefault="00856294" w:rsidP="002869B4">
            <w:pPr>
              <w:rPr>
                <w:rFonts w:ascii="Aptos" w:hAnsi="Aptos"/>
              </w:rPr>
            </w:pPr>
            <w:r w:rsidRPr="00AE79AA">
              <w:rPr>
                <w:b/>
                <w:bCs/>
              </w:rPr>
              <w:t xml:space="preserve">Exigence : </w:t>
            </w:r>
            <w:r w:rsidRPr="00E523A5">
              <w:rPr>
                <w:b/>
                <w:bCs/>
              </w:rPr>
              <w:t xml:space="preserve">Le </w:t>
            </w:r>
            <w:r>
              <w:rPr>
                <w:b/>
                <w:bCs/>
              </w:rPr>
              <w:t>message ‘</w:t>
            </w:r>
            <w:r w:rsidRPr="000A43AC">
              <w:rPr>
                <w:b/>
                <w:bCs/>
              </w:rPr>
              <w:t>MissionAssignmentResponse’</w:t>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0E6C1A0C" w14:textId="77777777" w:rsidTr="002869B4">
        <w:tc>
          <w:tcPr>
            <w:tcW w:w="9288" w:type="dxa"/>
          </w:tcPr>
          <w:p w14:paraId="13FA1717" w14:textId="77777777" w:rsidR="00856294" w:rsidRDefault="00856294" w:rsidP="002869B4">
            <w:r w:rsidRPr="00464467">
              <w:rPr>
                <w:b/>
                <w:bCs/>
              </w:rPr>
              <w:t>Description :</w:t>
            </w:r>
            <w:r>
              <w:rPr>
                <w:b/>
                <w:bCs/>
              </w:rPr>
              <w:t xml:space="preserve"> </w:t>
            </w:r>
            <w:r w:rsidRPr="00D96380">
              <w:t xml:space="preserve">Le </w:t>
            </w:r>
            <w:r>
              <w:t>message ‘</w:t>
            </w:r>
            <w:r w:rsidRPr="00590635">
              <w:t xml:space="preserve"> </w:t>
            </w:r>
            <w:r>
              <w:t xml:space="preserve">MissionAssignmentResponse’ doit respecter ce format : </w:t>
            </w:r>
          </w:p>
          <w:p w14:paraId="7C547BCF" w14:textId="1F1AD2A7" w:rsidR="00856294" w:rsidRDefault="00856294" w:rsidP="00856294">
            <w:pPr>
              <w:pStyle w:val="Paragraphedeliste"/>
              <w:numPr>
                <w:ilvl w:val="0"/>
                <w:numId w:val="24"/>
              </w:numPr>
            </w:pPr>
            <w:r>
              <w:t>‘Name’</w:t>
            </w:r>
            <w:r w:rsidR="00FB1075">
              <w:t> : Un entier dont</w:t>
            </w:r>
            <w:r>
              <w:t xml:space="preserve"> la valeur 203 codé sur 1 octet</w:t>
            </w:r>
          </w:p>
          <w:p w14:paraId="501EA5B7" w14:textId="4C45742C" w:rsidR="00856294" w:rsidRDefault="00856294" w:rsidP="00856294">
            <w:pPr>
              <w:pStyle w:val="Paragraphedeliste"/>
              <w:numPr>
                <w:ilvl w:val="0"/>
                <w:numId w:val="24"/>
              </w:numPr>
            </w:pPr>
            <w:r>
              <w:t>‘messageId’</w:t>
            </w:r>
            <w:r w:rsidR="00FB1075">
              <w:t> : Un</w:t>
            </w:r>
            <w:r>
              <w:t xml:space="preserve"> entier codé sur 1 octet </w:t>
            </w:r>
          </w:p>
          <w:p w14:paraId="42C83E83" w14:textId="6A2A8FDC" w:rsidR="00856294" w:rsidRPr="008E1139" w:rsidRDefault="00856294" w:rsidP="00856294">
            <w:pPr>
              <w:pStyle w:val="Paragraphedeliste"/>
              <w:numPr>
                <w:ilvl w:val="0"/>
                <w:numId w:val="24"/>
              </w:numPr>
            </w:pPr>
            <w:r>
              <w:t xml:space="preserve">Timestamp : </w:t>
            </w:r>
            <w:r w:rsidR="001E5BFE">
              <w:t>Une</w:t>
            </w:r>
            <w:r>
              <w:t xml:space="preserv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0587BF5F" w14:textId="77777777" w:rsidTr="002869B4">
              <w:tc>
                <w:tcPr>
                  <w:tcW w:w="578" w:type="dxa"/>
                </w:tcPr>
                <w:p w14:paraId="17130A0C"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2octets</w:t>
                  </w:r>
                </w:p>
              </w:tc>
              <w:tc>
                <w:tcPr>
                  <w:tcW w:w="531" w:type="dxa"/>
                </w:tcPr>
                <w:p w14:paraId="50753BC2"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1octet</w:t>
                  </w:r>
                </w:p>
              </w:tc>
              <w:tc>
                <w:tcPr>
                  <w:tcW w:w="531" w:type="dxa"/>
                </w:tcPr>
                <w:p w14:paraId="3C8273AB"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1octet</w:t>
                  </w:r>
                </w:p>
              </w:tc>
              <w:tc>
                <w:tcPr>
                  <w:tcW w:w="544" w:type="dxa"/>
                </w:tcPr>
                <w:p w14:paraId="739C3A10"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1octet</w:t>
                  </w:r>
                </w:p>
              </w:tc>
              <w:tc>
                <w:tcPr>
                  <w:tcW w:w="601" w:type="dxa"/>
                </w:tcPr>
                <w:p w14:paraId="4B6C7AF0"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1 octet</w:t>
                  </w:r>
                </w:p>
              </w:tc>
              <w:tc>
                <w:tcPr>
                  <w:tcW w:w="531" w:type="dxa"/>
                </w:tcPr>
                <w:p w14:paraId="1BB51E3C"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1octet</w:t>
                  </w:r>
                </w:p>
              </w:tc>
              <w:tc>
                <w:tcPr>
                  <w:tcW w:w="650" w:type="dxa"/>
                </w:tcPr>
                <w:p w14:paraId="0E559D7F" w14:textId="77777777" w:rsidR="00856294" w:rsidRPr="00092890" w:rsidRDefault="00856294" w:rsidP="009B4C05">
                  <w:pPr>
                    <w:framePr w:hSpace="141" w:wrap="around" w:vAnchor="page" w:hAnchor="margin" w:y="5485"/>
                    <w:rPr>
                      <w:sz w:val="12"/>
                      <w:szCs w:val="12"/>
                      <w:lang w:val="en-US"/>
                    </w:rPr>
                  </w:pPr>
                  <w:r w:rsidRPr="00092890">
                    <w:rPr>
                      <w:sz w:val="12"/>
                      <w:szCs w:val="12"/>
                      <w:lang w:val="en-US"/>
                    </w:rPr>
                    <w:t>2 octets</w:t>
                  </w:r>
                </w:p>
              </w:tc>
            </w:tr>
          </w:tbl>
          <w:p w14:paraId="43C555C3" w14:textId="41D48FB9" w:rsidR="00856294" w:rsidRDefault="00856294" w:rsidP="00856294">
            <w:pPr>
              <w:pStyle w:val="Paragraphedeliste"/>
              <w:numPr>
                <w:ilvl w:val="0"/>
                <w:numId w:val="25"/>
              </w:numPr>
            </w:pPr>
            <w:r w:rsidRPr="00092890">
              <w:t xml:space="preserve">sequencNumber : </w:t>
            </w:r>
            <w:r w:rsidR="001E5BFE">
              <w:t>Un</w:t>
            </w:r>
            <w:r w:rsidRPr="00092890">
              <w:t xml:space="preserve"> entier codé s</w:t>
            </w:r>
            <w:r>
              <w:t xml:space="preserve">ur 3 octets </w:t>
            </w:r>
          </w:p>
          <w:p w14:paraId="0477E0CD" w14:textId="4312E2FE" w:rsidR="00856294" w:rsidRDefault="00856294" w:rsidP="00856294">
            <w:pPr>
              <w:pStyle w:val="Paragraphedeliste"/>
              <w:numPr>
                <w:ilvl w:val="0"/>
                <w:numId w:val="25"/>
              </w:numPr>
            </w:pPr>
            <w:r>
              <w:t xml:space="preserve">response : </w:t>
            </w:r>
            <w:r w:rsidR="001E5BFE">
              <w:t xml:space="preserve">Un entier codé sur </w:t>
            </w:r>
            <w:r>
              <w:t xml:space="preserve">1 </w:t>
            </w:r>
            <w:r w:rsidR="00D907FF">
              <w:t>octet</w:t>
            </w:r>
            <w:r>
              <w:t xml:space="preserve"> (1 ou 0)</w:t>
            </w:r>
          </w:p>
          <w:p w14:paraId="05F7CC7A" w14:textId="0C1283E0" w:rsidR="00856294" w:rsidRPr="00092890" w:rsidRDefault="00856294" w:rsidP="00856294">
            <w:pPr>
              <w:pStyle w:val="Paragraphedeliste"/>
              <w:numPr>
                <w:ilvl w:val="0"/>
                <w:numId w:val="25"/>
              </w:numPr>
            </w:pPr>
            <w:r>
              <w:t xml:space="preserve">vehicleId : </w:t>
            </w:r>
            <w:r w:rsidR="001E5BFE">
              <w:t>Un</w:t>
            </w:r>
            <w:r>
              <w:t xml:space="preserve"> entier codé sur 2 octets</w:t>
            </w:r>
          </w:p>
        </w:tc>
      </w:tr>
      <w:tr w:rsidR="00856294" w:rsidRPr="00176744" w14:paraId="1FB940C5" w14:textId="77777777" w:rsidTr="002869B4">
        <w:tc>
          <w:tcPr>
            <w:tcW w:w="9288" w:type="dxa"/>
          </w:tcPr>
          <w:p w14:paraId="642FFAE6" w14:textId="77777777" w:rsidR="00856294" w:rsidRPr="00464467" w:rsidRDefault="00856294" w:rsidP="002869B4">
            <w:pPr>
              <w:rPr>
                <w:b/>
                <w:bCs/>
              </w:rPr>
            </w:pPr>
            <w:r>
              <w:rPr>
                <w:b/>
                <w:bCs/>
              </w:rPr>
              <w:t xml:space="preserve">Inputs : </w:t>
            </w:r>
            <w:r w:rsidRPr="00215045">
              <w:t>Données</w:t>
            </w:r>
            <w:r>
              <w:t xml:space="preserve"> composant le message ‘MissionAssignmentResponse’ à vérifier.</w:t>
            </w:r>
          </w:p>
        </w:tc>
      </w:tr>
      <w:tr w:rsidR="00856294" w:rsidRPr="00176744" w14:paraId="2A800D51" w14:textId="77777777" w:rsidTr="002869B4">
        <w:tc>
          <w:tcPr>
            <w:tcW w:w="9288" w:type="dxa"/>
          </w:tcPr>
          <w:p w14:paraId="20F678AB" w14:textId="77777777" w:rsidR="00856294" w:rsidRPr="00464467" w:rsidRDefault="00856294" w:rsidP="002869B4">
            <w:pPr>
              <w:rPr>
                <w:b/>
                <w:bCs/>
              </w:rPr>
            </w:pPr>
            <w:r>
              <w:rPr>
                <w:b/>
                <w:bCs/>
              </w:rPr>
              <w:t>Outputs :</w:t>
            </w:r>
            <w:r>
              <w:t xml:space="preserve"> </w:t>
            </w:r>
            <w:r w:rsidRPr="0026301D">
              <w:t>Le</w:t>
            </w:r>
            <w:r>
              <w:t>s données vérifiées</w:t>
            </w:r>
          </w:p>
        </w:tc>
      </w:tr>
      <w:tr w:rsidR="00856294" w:rsidRPr="00103583" w14:paraId="0F30AF5B" w14:textId="77777777" w:rsidTr="002869B4">
        <w:tc>
          <w:tcPr>
            <w:tcW w:w="9288" w:type="dxa"/>
          </w:tcPr>
          <w:p w14:paraId="0D8BA410" w14:textId="77777777" w:rsidR="00856294" w:rsidRDefault="00856294" w:rsidP="002869B4">
            <w:pPr>
              <w:rPr>
                <w:b/>
                <w:bCs/>
              </w:rPr>
            </w:pPr>
            <w:r>
              <w:rPr>
                <w:b/>
                <w:bCs/>
              </w:rPr>
              <w:t>Sub-exigences</w:t>
            </w:r>
            <w:r w:rsidRPr="00633452">
              <w:rPr>
                <w:b/>
                <w:bCs/>
              </w:rPr>
              <w:t xml:space="preserve"> : </w:t>
            </w:r>
          </w:p>
          <w:p w14:paraId="41219FCD"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41FC58D5" w14:textId="77777777" w:rsidR="00856294" w:rsidRDefault="00856294" w:rsidP="00856294">
            <w:pPr>
              <w:pStyle w:val="Paragraphedeliste"/>
              <w:numPr>
                <w:ilvl w:val="0"/>
                <w:numId w:val="22"/>
              </w:numPr>
              <w:spacing w:after="0"/>
            </w:pPr>
            <w:r w:rsidRPr="0093026F">
              <w:t xml:space="preserve"> </w:t>
            </w:r>
          </w:p>
          <w:p w14:paraId="08E8C9A9" w14:textId="77777777" w:rsidR="00856294" w:rsidRPr="00094A97" w:rsidRDefault="00856294" w:rsidP="00856294">
            <w:pPr>
              <w:pStyle w:val="Paragraphedeliste"/>
              <w:numPr>
                <w:ilvl w:val="0"/>
                <w:numId w:val="22"/>
              </w:numPr>
              <w:rPr>
                <w:b/>
                <w:bCs/>
              </w:rPr>
            </w:pPr>
            <w:r w:rsidRPr="00094A97">
              <w:rPr>
                <w:b/>
                <w:bCs/>
              </w:rPr>
              <w:t xml:space="preserve">Non fonctionnelles : </w:t>
            </w:r>
          </w:p>
          <w:p w14:paraId="658D098C"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6EB41FB1" w14:textId="77777777" w:rsidR="00856294" w:rsidRPr="00103583" w:rsidRDefault="00856294" w:rsidP="00856294">
            <w:pPr>
              <w:pStyle w:val="Paragraphedeliste"/>
              <w:numPr>
                <w:ilvl w:val="1"/>
                <w:numId w:val="22"/>
              </w:numPr>
              <w:rPr>
                <w:noProof/>
              </w:rPr>
            </w:pPr>
          </w:p>
        </w:tc>
      </w:tr>
      <w:tr w:rsidR="00856294" w:rsidRPr="00A61000" w14:paraId="4E2D640F" w14:textId="77777777" w:rsidTr="002869B4">
        <w:tc>
          <w:tcPr>
            <w:tcW w:w="9288" w:type="dxa"/>
          </w:tcPr>
          <w:p w14:paraId="59C3F8D2" w14:textId="77777777" w:rsidR="00856294" w:rsidRPr="00A61000" w:rsidRDefault="00856294" w:rsidP="002869B4">
            <w:pPr>
              <w:rPr>
                <w:b/>
                <w:bCs/>
              </w:rPr>
            </w:pPr>
            <w:r>
              <w:rPr>
                <w:b/>
                <w:bCs/>
              </w:rPr>
              <w:t xml:space="preserve">Contraintes : à ajouter par l’équipe ‘safety’ </w:t>
            </w:r>
          </w:p>
        </w:tc>
      </w:tr>
    </w:tbl>
    <w:p w14:paraId="3E647023" w14:textId="77777777" w:rsidR="00856294" w:rsidRPr="00215045" w:rsidRDefault="00856294" w:rsidP="00856294"/>
    <w:p w14:paraId="2E2EBCA4" w14:textId="77777777" w:rsidR="00856294" w:rsidRDefault="00856294" w:rsidP="00856294"/>
    <w:p w14:paraId="5207B5D2" w14:textId="77777777" w:rsidR="00856294" w:rsidRPr="000A43AC" w:rsidRDefault="00856294" w:rsidP="00856294"/>
    <w:p w14:paraId="0CD715C1" w14:textId="77777777" w:rsidR="00856294" w:rsidRPr="000A43AC" w:rsidRDefault="00856294" w:rsidP="00856294"/>
    <w:p w14:paraId="326A4623" w14:textId="77777777" w:rsidR="00856294" w:rsidRDefault="00856294" w:rsidP="00856294"/>
    <w:p w14:paraId="7ED6B00F" w14:textId="77777777" w:rsidR="00856294" w:rsidRDefault="00856294" w:rsidP="00856294"/>
    <w:p w14:paraId="18DD732D" w14:textId="77777777" w:rsidR="00856294" w:rsidRDefault="00856294" w:rsidP="00856294"/>
    <w:p w14:paraId="28523F97" w14:textId="77777777" w:rsidR="00856294" w:rsidRDefault="00856294" w:rsidP="00856294"/>
    <w:p w14:paraId="185AF699" w14:textId="77777777" w:rsidR="00856294" w:rsidRDefault="00856294" w:rsidP="00856294"/>
    <w:p w14:paraId="14B8940D" w14:textId="77777777" w:rsidR="00856294" w:rsidRDefault="00856294" w:rsidP="00856294"/>
    <w:p w14:paraId="144060EC" w14:textId="77777777" w:rsidR="00856294" w:rsidRDefault="00856294" w:rsidP="00856294"/>
    <w:tbl>
      <w:tblPr>
        <w:tblStyle w:val="Grilledutableau"/>
        <w:tblpPr w:leftFromText="141" w:rightFromText="141" w:vertAnchor="page" w:horzAnchor="margin" w:tblpY="3856"/>
        <w:tblW w:w="0" w:type="auto"/>
        <w:tblLook w:val="04A0" w:firstRow="1" w:lastRow="0" w:firstColumn="1" w:lastColumn="0" w:noHBand="0" w:noVBand="1"/>
      </w:tblPr>
      <w:tblGrid>
        <w:gridCol w:w="9288"/>
      </w:tblGrid>
      <w:tr w:rsidR="00856294" w:rsidRPr="00464467" w14:paraId="60F45A57" w14:textId="77777777" w:rsidTr="00856294">
        <w:tc>
          <w:tcPr>
            <w:tcW w:w="9288" w:type="dxa"/>
          </w:tcPr>
          <w:p w14:paraId="321168F5" w14:textId="7CB54509" w:rsidR="00856294" w:rsidRPr="00464467" w:rsidRDefault="00856294" w:rsidP="00856294">
            <w:pPr>
              <w:rPr>
                <w:b/>
                <w:bCs/>
              </w:rPr>
            </w:pPr>
            <w:r>
              <w:rPr>
                <w:b/>
                <w:bCs/>
              </w:rPr>
              <w:t>Id : EX-</w:t>
            </w:r>
            <w:r>
              <w:t xml:space="preserve"> FS1.4.9.1.4</w:t>
            </w:r>
            <w:ins w:id="416" w:author="MAHMOUD Mohamed-Ali" w:date="2025-05-19T13:08:00Z">
              <w:r w:rsidR="00624681">
                <w:t>#1</w:t>
              </w:r>
            </w:ins>
          </w:p>
        </w:tc>
      </w:tr>
      <w:tr w:rsidR="00856294" w:rsidRPr="005E7F0B" w14:paraId="79EE0C47" w14:textId="77777777" w:rsidTr="00856294">
        <w:tc>
          <w:tcPr>
            <w:tcW w:w="9288" w:type="dxa"/>
          </w:tcPr>
          <w:p w14:paraId="193AA58F" w14:textId="77777777" w:rsidR="00856294" w:rsidRPr="005E7F0B" w:rsidRDefault="00856294" w:rsidP="00856294">
            <w:pPr>
              <w:rPr>
                <w:rFonts w:ascii="Aptos" w:hAnsi="Aptos"/>
              </w:rPr>
            </w:pPr>
            <w:r w:rsidRPr="00AE79AA">
              <w:rPr>
                <w:b/>
                <w:bCs/>
              </w:rPr>
              <w:t xml:space="preserve">Exigence : </w:t>
            </w:r>
            <w:r w:rsidRPr="00E523A5">
              <w:rPr>
                <w:b/>
                <w:bCs/>
              </w:rPr>
              <w:t xml:space="preserve">Le </w:t>
            </w:r>
            <w:r>
              <w:rPr>
                <w:b/>
                <w:bCs/>
              </w:rPr>
              <w:t>message ‘</w:t>
            </w:r>
            <w:r w:rsidRPr="00A041C2">
              <w:rPr>
                <w:b/>
                <w:bCs/>
              </w:rPr>
              <w:t>ISAuthorizationRequest’</w:t>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011B68A1" w14:textId="77777777" w:rsidTr="00856294">
        <w:tc>
          <w:tcPr>
            <w:tcW w:w="9288" w:type="dxa"/>
          </w:tcPr>
          <w:p w14:paraId="3C59FBE0" w14:textId="77777777" w:rsidR="00856294" w:rsidRDefault="00856294" w:rsidP="00856294">
            <w:r w:rsidRPr="00464467">
              <w:rPr>
                <w:b/>
                <w:bCs/>
              </w:rPr>
              <w:t>Description :</w:t>
            </w:r>
            <w:r>
              <w:rPr>
                <w:b/>
                <w:bCs/>
              </w:rPr>
              <w:t xml:space="preserve"> </w:t>
            </w:r>
            <w:r w:rsidRPr="00D96380">
              <w:t xml:space="preserve">Le </w:t>
            </w:r>
            <w:r>
              <w:t xml:space="preserve">message ‘ISAuthorizationRequest’ doit respecter ce format : </w:t>
            </w:r>
          </w:p>
          <w:p w14:paraId="6320926B" w14:textId="12BEB59F" w:rsidR="00856294" w:rsidRDefault="00856294" w:rsidP="00856294">
            <w:pPr>
              <w:pStyle w:val="Paragraphedeliste"/>
              <w:numPr>
                <w:ilvl w:val="0"/>
                <w:numId w:val="24"/>
              </w:numPr>
            </w:pPr>
            <w:r>
              <w:t>‘Name’</w:t>
            </w:r>
            <w:r w:rsidR="004A6E91">
              <w:t> : Un entier dont</w:t>
            </w:r>
            <w:r>
              <w:t xml:space="preserve"> la valeur 204 codé sur 1 octet</w:t>
            </w:r>
          </w:p>
          <w:p w14:paraId="739E0F19" w14:textId="6AB6031C" w:rsidR="00856294" w:rsidRDefault="00856294" w:rsidP="00856294">
            <w:pPr>
              <w:pStyle w:val="Paragraphedeliste"/>
              <w:numPr>
                <w:ilvl w:val="0"/>
                <w:numId w:val="24"/>
              </w:numPr>
            </w:pPr>
            <w:r>
              <w:t>‘messageId’</w:t>
            </w:r>
            <w:r w:rsidR="004A6E91">
              <w:t> : Un</w:t>
            </w:r>
            <w:r>
              <w:t xml:space="preserve"> entier codé sur 1 octet </w:t>
            </w:r>
          </w:p>
          <w:p w14:paraId="11B6386E" w14:textId="77777777" w:rsidR="00856294" w:rsidRPr="008E1139" w:rsidRDefault="00856294" w:rsidP="00856294">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374044C1" w14:textId="77777777" w:rsidTr="002869B4">
              <w:tc>
                <w:tcPr>
                  <w:tcW w:w="578" w:type="dxa"/>
                </w:tcPr>
                <w:p w14:paraId="169FA1AA"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2octets</w:t>
                  </w:r>
                </w:p>
              </w:tc>
              <w:tc>
                <w:tcPr>
                  <w:tcW w:w="531" w:type="dxa"/>
                </w:tcPr>
                <w:p w14:paraId="0509B819"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1octet</w:t>
                  </w:r>
                </w:p>
              </w:tc>
              <w:tc>
                <w:tcPr>
                  <w:tcW w:w="531" w:type="dxa"/>
                </w:tcPr>
                <w:p w14:paraId="60E8598B"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1octet</w:t>
                  </w:r>
                </w:p>
              </w:tc>
              <w:tc>
                <w:tcPr>
                  <w:tcW w:w="544" w:type="dxa"/>
                </w:tcPr>
                <w:p w14:paraId="4CC007C1"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1octet</w:t>
                  </w:r>
                </w:p>
              </w:tc>
              <w:tc>
                <w:tcPr>
                  <w:tcW w:w="601" w:type="dxa"/>
                </w:tcPr>
                <w:p w14:paraId="7DF66448"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1 octet</w:t>
                  </w:r>
                </w:p>
              </w:tc>
              <w:tc>
                <w:tcPr>
                  <w:tcW w:w="531" w:type="dxa"/>
                </w:tcPr>
                <w:p w14:paraId="707210F2"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1octet</w:t>
                  </w:r>
                </w:p>
              </w:tc>
              <w:tc>
                <w:tcPr>
                  <w:tcW w:w="650" w:type="dxa"/>
                </w:tcPr>
                <w:p w14:paraId="6300F83E" w14:textId="77777777" w:rsidR="00856294" w:rsidRPr="00092890" w:rsidRDefault="00856294" w:rsidP="009B4C05">
                  <w:pPr>
                    <w:framePr w:hSpace="141" w:wrap="around" w:vAnchor="page" w:hAnchor="margin" w:y="3856"/>
                    <w:rPr>
                      <w:sz w:val="12"/>
                      <w:szCs w:val="12"/>
                      <w:lang w:val="en-US"/>
                    </w:rPr>
                  </w:pPr>
                  <w:r w:rsidRPr="00092890">
                    <w:rPr>
                      <w:sz w:val="12"/>
                      <w:szCs w:val="12"/>
                      <w:lang w:val="en-US"/>
                    </w:rPr>
                    <w:t>2 octets</w:t>
                  </w:r>
                </w:p>
              </w:tc>
            </w:tr>
          </w:tbl>
          <w:p w14:paraId="379A7EF9" w14:textId="77777777" w:rsidR="00856294" w:rsidRDefault="00856294" w:rsidP="00856294">
            <w:pPr>
              <w:pStyle w:val="Paragraphedeliste"/>
              <w:numPr>
                <w:ilvl w:val="0"/>
                <w:numId w:val="25"/>
              </w:numPr>
            </w:pPr>
            <w:r w:rsidRPr="00092890">
              <w:t>sequencNumber : un entier codé s</w:t>
            </w:r>
            <w:r>
              <w:t xml:space="preserve">ur 3 octets </w:t>
            </w:r>
          </w:p>
          <w:p w14:paraId="3D05EEA6" w14:textId="77777777" w:rsidR="00856294" w:rsidRDefault="00856294" w:rsidP="00856294">
            <w:pPr>
              <w:pStyle w:val="Paragraphedeliste"/>
              <w:numPr>
                <w:ilvl w:val="0"/>
                <w:numId w:val="25"/>
              </w:numPr>
            </w:pPr>
            <w:r>
              <w:t>sectionId : un entier codé sur 2 octets</w:t>
            </w:r>
          </w:p>
          <w:p w14:paraId="27A12821" w14:textId="1440F8D6" w:rsidR="00856294" w:rsidRDefault="00856294" w:rsidP="00856294">
            <w:pPr>
              <w:pStyle w:val="Paragraphedeliste"/>
              <w:numPr>
                <w:ilvl w:val="0"/>
                <w:numId w:val="25"/>
              </w:numPr>
            </w:pPr>
            <w:r>
              <w:t xml:space="preserve">direction : 1 </w:t>
            </w:r>
            <w:r w:rsidR="00D907FF">
              <w:t>octet</w:t>
            </w:r>
            <w:r>
              <w:t xml:space="preserve"> (1 ou 0)</w:t>
            </w:r>
          </w:p>
          <w:p w14:paraId="6C8D3AF3" w14:textId="77777777" w:rsidR="00856294" w:rsidRPr="00092890" w:rsidRDefault="00856294" w:rsidP="00856294">
            <w:pPr>
              <w:pStyle w:val="Paragraphedeliste"/>
              <w:numPr>
                <w:ilvl w:val="0"/>
                <w:numId w:val="25"/>
              </w:numPr>
            </w:pPr>
            <w:r>
              <w:t>vehicleId : un entier codé sur 2 octets</w:t>
            </w:r>
          </w:p>
        </w:tc>
      </w:tr>
      <w:tr w:rsidR="00856294" w:rsidRPr="00176744" w14:paraId="1F373B2B" w14:textId="77777777" w:rsidTr="00856294">
        <w:tc>
          <w:tcPr>
            <w:tcW w:w="9288" w:type="dxa"/>
          </w:tcPr>
          <w:p w14:paraId="13898EC8" w14:textId="77777777" w:rsidR="00856294" w:rsidRPr="00464467" w:rsidRDefault="00856294" w:rsidP="00856294">
            <w:pPr>
              <w:rPr>
                <w:b/>
                <w:bCs/>
              </w:rPr>
            </w:pPr>
            <w:r>
              <w:rPr>
                <w:b/>
                <w:bCs/>
              </w:rPr>
              <w:t xml:space="preserve">Inputs : </w:t>
            </w:r>
            <w:r w:rsidRPr="00215045">
              <w:t>Données</w:t>
            </w:r>
            <w:r>
              <w:t xml:space="preserve"> composant le message ‘ISAuthorizationRequest’ à vérifier.</w:t>
            </w:r>
          </w:p>
        </w:tc>
      </w:tr>
      <w:tr w:rsidR="00856294" w:rsidRPr="00176744" w14:paraId="178D57E4" w14:textId="77777777" w:rsidTr="00856294">
        <w:tc>
          <w:tcPr>
            <w:tcW w:w="9288" w:type="dxa"/>
          </w:tcPr>
          <w:p w14:paraId="24E59B8E" w14:textId="77777777" w:rsidR="00856294" w:rsidRPr="00464467" w:rsidRDefault="00856294" w:rsidP="00856294">
            <w:pPr>
              <w:rPr>
                <w:b/>
                <w:bCs/>
              </w:rPr>
            </w:pPr>
            <w:r>
              <w:rPr>
                <w:b/>
                <w:bCs/>
              </w:rPr>
              <w:t>Outputs :</w:t>
            </w:r>
            <w:r>
              <w:t xml:space="preserve"> </w:t>
            </w:r>
            <w:r w:rsidRPr="0026301D">
              <w:t>Le</w:t>
            </w:r>
            <w:r>
              <w:t>s données vérifiées</w:t>
            </w:r>
          </w:p>
        </w:tc>
      </w:tr>
      <w:tr w:rsidR="00856294" w:rsidRPr="00103583" w14:paraId="532FC0F8" w14:textId="77777777" w:rsidTr="00856294">
        <w:tc>
          <w:tcPr>
            <w:tcW w:w="9288" w:type="dxa"/>
          </w:tcPr>
          <w:p w14:paraId="247171A0" w14:textId="77777777" w:rsidR="00856294" w:rsidRDefault="00856294" w:rsidP="00856294">
            <w:pPr>
              <w:rPr>
                <w:b/>
                <w:bCs/>
              </w:rPr>
            </w:pPr>
            <w:r>
              <w:rPr>
                <w:b/>
                <w:bCs/>
              </w:rPr>
              <w:t>Sub-exigences</w:t>
            </w:r>
            <w:r w:rsidRPr="00633452">
              <w:rPr>
                <w:b/>
                <w:bCs/>
              </w:rPr>
              <w:t xml:space="preserve"> : </w:t>
            </w:r>
          </w:p>
          <w:p w14:paraId="2F20D444"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197BFB53" w14:textId="77777777" w:rsidR="00856294" w:rsidRDefault="00856294" w:rsidP="00856294">
            <w:pPr>
              <w:pStyle w:val="Paragraphedeliste"/>
              <w:numPr>
                <w:ilvl w:val="0"/>
                <w:numId w:val="22"/>
              </w:numPr>
              <w:spacing w:after="0"/>
            </w:pPr>
            <w:r w:rsidRPr="0093026F">
              <w:t xml:space="preserve"> </w:t>
            </w:r>
          </w:p>
          <w:p w14:paraId="44656D57" w14:textId="77777777" w:rsidR="00856294" w:rsidRPr="00094A97" w:rsidRDefault="00856294" w:rsidP="00856294">
            <w:pPr>
              <w:pStyle w:val="Paragraphedeliste"/>
              <w:numPr>
                <w:ilvl w:val="0"/>
                <w:numId w:val="22"/>
              </w:numPr>
              <w:rPr>
                <w:b/>
                <w:bCs/>
              </w:rPr>
            </w:pPr>
            <w:r w:rsidRPr="00094A97">
              <w:rPr>
                <w:b/>
                <w:bCs/>
              </w:rPr>
              <w:t xml:space="preserve">Non fonctionnelles : </w:t>
            </w:r>
          </w:p>
          <w:p w14:paraId="02207E0F"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3390C058" w14:textId="77777777" w:rsidR="00856294" w:rsidRPr="00103583" w:rsidRDefault="00856294" w:rsidP="00856294">
            <w:pPr>
              <w:pStyle w:val="Paragraphedeliste"/>
              <w:numPr>
                <w:ilvl w:val="1"/>
                <w:numId w:val="22"/>
              </w:numPr>
              <w:rPr>
                <w:noProof/>
              </w:rPr>
            </w:pPr>
          </w:p>
        </w:tc>
      </w:tr>
      <w:tr w:rsidR="00856294" w:rsidRPr="00A61000" w14:paraId="39C67C9A" w14:textId="77777777" w:rsidTr="00856294">
        <w:tc>
          <w:tcPr>
            <w:tcW w:w="9288" w:type="dxa"/>
          </w:tcPr>
          <w:p w14:paraId="6A0AC222" w14:textId="77777777" w:rsidR="00856294" w:rsidRPr="00A61000" w:rsidRDefault="00856294" w:rsidP="00856294">
            <w:pPr>
              <w:rPr>
                <w:b/>
                <w:bCs/>
              </w:rPr>
            </w:pPr>
            <w:r>
              <w:rPr>
                <w:b/>
                <w:bCs/>
              </w:rPr>
              <w:t xml:space="preserve">Contraintes : à ajouter par l’équipe ‘safety’ </w:t>
            </w:r>
          </w:p>
        </w:tc>
      </w:tr>
    </w:tbl>
    <w:p w14:paraId="0EA6E927" w14:textId="77777777" w:rsidR="00856294" w:rsidRPr="000A43AC" w:rsidRDefault="00856294" w:rsidP="00856294"/>
    <w:tbl>
      <w:tblPr>
        <w:tblStyle w:val="Grilledutableau"/>
        <w:tblpPr w:leftFromText="141" w:rightFromText="141" w:vertAnchor="page" w:horzAnchor="margin" w:tblpY="1545"/>
        <w:tblW w:w="0" w:type="auto"/>
        <w:tblLook w:val="04A0" w:firstRow="1" w:lastRow="0" w:firstColumn="1" w:lastColumn="0" w:noHBand="0" w:noVBand="1"/>
      </w:tblPr>
      <w:tblGrid>
        <w:gridCol w:w="9288"/>
      </w:tblGrid>
      <w:tr w:rsidR="00856294" w:rsidRPr="00464467" w14:paraId="463F3CF7" w14:textId="77777777" w:rsidTr="002869B4">
        <w:tc>
          <w:tcPr>
            <w:tcW w:w="9288" w:type="dxa"/>
          </w:tcPr>
          <w:p w14:paraId="344B4267" w14:textId="30ACC502" w:rsidR="00856294" w:rsidRPr="00464467" w:rsidRDefault="00856294" w:rsidP="002869B4">
            <w:pPr>
              <w:rPr>
                <w:b/>
                <w:bCs/>
              </w:rPr>
            </w:pPr>
            <w:r>
              <w:rPr>
                <w:b/>
                <w:bCs/>
              </w:rPr>
              <w:lastRenderedPageBreak/>
              <w:t>Id : EX-</w:t>
            </w:r>
            <w:r>
              <w:t xml:space="preserve"> FS1.4.9.1.5</w:t>
            </w:r>
            <w:ins w:id="417" w:author="MAHMOUD Mohamed-Ali" w:date="2025-05-19T13:08:00Z">
              <w:r w:rsidR="00624681">
                <w:t>#1</w:t>
              </w:r>
            </w:ins>
          </w:p>
        </w:tc>
      </w:tr>
      <w:tr w:rsidR="00856294" w:rsidRPr="005E7F0B" w14:paraId="7B4B56E0" w14:textId="77777777" w:rsidTr="002869B4">
        <w:tc>
          <w:tcPr>
            <w:tcW w:w="9288" w:type="dxa"/>
          </w:tcPr>
          <w:p w14:paraId="03129784" w14:textId="77777777" w:rsidR="00856294" w:rsidRPr="005E7F0B" w:rsidRDefault="00856294" w:rsidP="002869B4">
            <w:pPr>
              <w:rPr>
                <w:rFonts w:ascii="Aptos" w:hAnsi="Aptos"/>
              </w:rPr>
            </w:pPr>
            <w:r w:rsidRPr="00AE79AA">
              <w:rPr>
                <w:b/>
                <w:bCs/>
              </w:rPr>
              <w:t xml:space="preserve">Exigence : </w:t>
            </w:r>
            <w:r w:rsidRPr="00E523A5">
              <w:rPr>
                <w:b/>
                <w:bCs/>
              </w:rPr>
              <w:t xml:space="preserve">Le </w:t>
            </w:r>
            <w:r>
              <w:rPr>
                <w:b/>
                <w:bCs/>
              </w:rPr>
              <w:t>message ‘</w:t>
            </w:r>
            <w:r w:rsidRPr="00A041C2">
              <w:rPr>
                <w:b/>
                <w:bCs/>
              </w:rPr>
              <w:t>IS</w:t>
            </w:r>
            <w:r>
              <w:rPr>
                <w:b/>
                <w:bCs/>
              </w:rPr>
              <w:t>Release</w:t>
            </w:r>
            <w:r w:rsidRPr="00A041C2">
              <w:rPr>
                <w:b/>
                <w:bCs/>
              </w:rPr>
              <w:t>Request’</w:t>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665A9C65" w14:textId="77777777" w:rsidTr="002869B4">
        <w:tc>
          <w:tcPr>
            <w:tcW w:w="9288" w:type="dxa"/>
          </w:tcPr>
          <w:p w14:paraId="1450CADD" w14:textId="77777777" w:rsidR="00856294" w:rsidRDefault="00856294" w:rsidP="002869B4">
            <w:r w:rsidRPr="00464467">
              <w:rPr>
                <w:b/>
                <w:bCs/>
              </w:rPr>
              <w:t>Description :</w:t>
            </w:r>
            <w:r>
              <w:rPr>
                <w:b/>
                <w:bCs/>
              </w:rPr>
              <w:t xml:space="preserve"> </w:t>
            </w:r>
            <w:r w:rsidRPr="00D96380">
              <w:t xml:space="preserve">Le </w:t>
            </w:r>
            <w:r>
              <w:t xml:space="preserve">message ‘ISReleaseRequest’ doit respecter ce format : </w:t>
            </w:r>
          </w:p>
          <w:p w14:paraId="7A8331A9" w14:textId="0C48C73B" w:rsidR="00856294" w:rsidRDefault="00856294" w:rsidP="00856294">
            <w:pPr>
              <w:pStyle w:val="Paragraphedeliste"/>
              <w:numPr>
                <w:ilvl w:val="0"/>
                <w:numId w:val="24"/>
              </w:numPr>
            </w:pPr>
            <w:r>
              <w:t>‘Name’</w:t>
            </w:r>
            <w:r w:rsidR="006238ED">
              <w:t> : Un entier dont</w:t>
            </w:r>
            <w:r>
              <w:t xml:space="preserve"> la valeur 205 codé sur 1 octet</w:t>
            </w:r>
          </w:p>
          <w:p w14:paraId="16151523" w14:textId="76E05467" w:rsidR="00856294" w:rsidRDefault="00856294" w:rsidP="00856294">
            <w:pPr>
              <w:pStyle w:val="Paragraphedeliste"/>
              <w:numPr>
                <w:ilvl w:val="0"/>
                <w:numId w:val="24"/>
              </w:numPr>
            </w:pPr>
            <w:r>
              <w:t>‘messageId’</w:t>
            </w:r>
            <w:r w:rsidR="008444EE">
              <w:t> : U</w:t>
            </w:r>
            <w:r>
              <w:t xml:space="preserve">n entier codé sur 1 octet </w:t>
            </w:r>
          </w:p>
          <w:p w14:paraId="41D89331" w14:textId="0CF69EAF" w:rsidR="00856294" w:rsidRPr="008E1139" w:rsidRDefault="00856294" w:rsidP="00856294">
            <w:pPr>
              <w:pStyle w:val="Paragraphedeliste"/>
              <w:numPr>
                <w:ilvl w:val="0"/>
                <w:numId w:val="24"/>
              </w:numPr>
            </w:pPr>
            <w:r>
              <w:t xml:space="preserve">Timestamp : </w:t>
            </w:r>
            <w:r w:rsidR="00394DF7">
              <w:t>U</w:t>
            </w:r>
            <w:r>
              <w:t>n</w:t>
            </w:r>
            <w:r w:rsidR="00394DF7">
              <w:t>e</w:t>
            </w:r>
            <w:r>
              <w:t xml:space="preserv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31C5FE72" w14:textId="77777777" w:rsidTr="002869B4">
              <w:tc>
                <w:tcPr>
                  <w:tcW w:w="578" w:type="dxa"/>
                </w:tcPr>
                <w:p w14:paraId="2C939079"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2octets</w:t>
                  </w:r>
                </w:p>
              </w:tc>
              <w:tc>
                <w:tcPr>
                  <w:tcW w:w="531" w:type="dxa"/>
                </w:tcPr>
                <w:p w14:paraId="341A4B59"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1octet</w:t>
                  </w:r>
                </w:p>
              </w:tc>
              <w:tc>
                <w:tcPr>
                  <w:tcW w:w="531" w:type="dxa"/>
                </w:tcPr>
                <w:p w14:paraId="6FC9638E"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1octet</w:t>
                  </w:r>
                </w:p>
              </w:tc>
              <w:tc>
                <w:tcPr>
                  <w:tcW w:w="544" w:type="dxa"/>
                </w:tcPr>
                <w:p w14:paraId="1BFD30B4"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1octet</w:t>
                  </w:r>
                </w:p>
              </w:tc>
              <w:tc>
                <w:tcPr>
                  <w:tcW w:w="601" w:type="dxa"/>
                </w:tcPr>
                <w:p w14:paraId="5B423571"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1 octet</w:t>
                  </w:r>
                </w:p>
              </w:tc>
              <w:tc>
                <w:tcPr>
                  <w:tcW w:w="531" w:type="dxa"/>
                </w:tcPr>
                <w:p w14:paraId="160917E7"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1octet</w:t>
                  </w:r>
                </w:p>
              </w:tc>
              <w:tc>
                <w:tcPr>
                  <w:tcW w:w="650" w:type="dxa"/>
                </w:tcPr>
                <w:p w14:paraId="75E6C950" w14:textId="77777777" w:rsidR="00856294" w:rsidRPr="00092890" w:rsidRDefault="00856294" w:rsidP="009B4C05">
                  <w:pPr>
                    <w:framePr w:hSpace="141" w:wrap="around" w:vAnchor="page" w:hAnchor="margin" w:y="1545"/>
                    <w:rPr>
                      <w:sz w:val="12"/>
                      <w:szCs w:val="12"/>
                      <w:lang w:val="en-US"/>
                    </w:rPr>
                  </w:pPr>
                  <w:r w:rsidRPr="00092890">
                    <w:rPr>
                      <w:sz w:val="12"/>
                      <w:szCs w:val="12"/>
                      <w:lang w:val="en-US"/>
                    </w:rPr>
                    <w:t>2 octets</w:t>
                  </w:r>
                </w:p>
              </w:tc>
            </w:tr>
          </w:tbl>
          <w:p w14:paraId="13BF22F9" w14:textId="0DF747CE" w:rsidR="00856294" w:rsidRDefault="00856294" w:rsidP="00856294">
            <w:pPr>
              <w:pStyle w:val="Paragraphedeliste"/>
              <w:numPr>
                <w:ilvl w:val="0"/>
                <w:numId w:val="25"/>
              </w:numPr>
            </w:pPr>
            <w:r w:rsidRPr="00092890">
              <w:t xml:space="preserve">sequencNumber : </w:t>
            </w:r>
            <w:r w:rsidR="00475E77">
              <w:t>Un</w:t>
            </w:r>
            <w:r w:rsidRPr="00092890">
              <w:t xml:space="preserve"> entier codé s</w:t>
            </w:r>
            <w:r>
              <w:t xml:space="preserve">ur 3 octets </w:t>
            </w:r>
          </w:p>
          <w:p w14:paraId="26AD6FD8" w14:textId="13CC8F39" w:rsidR="00856294" w:rsidRDefault="00856294" w:rsidP="00856294">
            <w:pPr>
              <w:pStyle w:val="Paragraphedeliste"/>
              <w:numPr>
                <w:ilvl w:val="0"/>
                <w:numId w:val="25"/>
              </w:numPr>
            </w:pPr>
            <w:r>
              <w:t xml:space="preserve">sectionId : </w:t>
            </w:r>
            <w:r w:rsidR="00475E77">
              <w:t>Un</w:t>
            </w:r>
            <w:r>
              <w:t xml:space="preserve"> entier codé sur 2 octets</w:t>
            </w:r>
          </w:p>
          <w:p w14:paraId="66A86C96" w14:textId="029A9349" w:rsidR="00856294" w:rsidRPr="00092890" w:rsidRDefault="00856294" w:rsidP="00856294">
            <w:pPr>
              <w:pStyle w:val="Paragraphedeliste"/>
              <w:numPr>
                <w:ilvl w:val="0"/>
                <w:numId w:val="25"/>
              </w:numPr>
            </w:pPr>
            <w:r>
              <w:t xml:space="preserve">vehicleId : </w:t>
            </w:r>
            <w:r w:rsidR="00475E77">
              <w:t>Un</w:t>
            </w:r>
            <w:r>
              <w:t xml:space="preserve"> entier codé sur 2 octets</w:t>
            </w:r>
          </w:p>
        </w:tc>
      </w:tr>
      <w:tr w:rsidR="00856294" w:rsidRPr="00176744" w14:paraId="42323902" w14:textId="77777777" w:rsidTr="002869B4">
        <w:tc>
          <w:tcPr>
            <w:tcW w:w="9288" w:type="dxa"/>
          </w:tcPr>
          <w:p w14:paraId="3D2EA9BB" w14:textId="77777777" w:rsidR="00856294" w:rsidRPr="00464467" w:rsidRDefault="00856294" w:rsidP="002869B4">
            <w:pPr>
              <w:rPr>
                <w:b/>
                <w:bCs/>
              </w:rPr>
            </w:pPr>
            <w:r>
              <w:rPr>
                <w:b/>
                <w:bCs/>
              </w:rPr>
              <w:t xml:space="preserve">Inputs : </w:t>
            </w:r>
            <w:r w:rsidRPr="00215045">
              <w:t>Données</w:t>
            </w:r>
            <w:r>
              <w:t xml:space="preserve"> composant le message ‘ISReleaseRequest’ à vérifier.</w:t>
            </w:r>
          </w:p>
        </w:tc>
      </w:tr>
      <w:tr w:rsidR="00856294" w:rsidRPr="00176744" w14:paraId="789DC97F" w14:textId="77777777" w:rsidTr="002869B4">
        <w:tc>
          <w:tcPr>
            <w:tcW w:w="9288" w:type="dxa"/>
          </w:tcPr>
          <w:p w14:paraId="1BC1E5E9" w14:textId="77777777" w:rsidR="00856294" w:rsidRPr="00464467" w:rsidRDefault="00856294" w:rsidP="002869B4">
            <w:pPr>
              <w:rPr>
                <w:b/>
                <w:bCs/>
              </w:rPr>
            </w:pPr>
            <w:r>
              <w:rPr>
                <w:b/>
                <w:bCs/>
              </w:rPr>
              <w:t>Outputs :</w:t>
            </w:r>
            <w:r>
              <w:t xml:space="preserve"> </w:t>
            </w:r>
            <w:r w:rsidRPr="0026301D">
              <w:t>Le</w:t>
            </w:r>
            <w:r>
              <w:t>s données vérifiées</w:t>
            </w:r>
          </w:p>
        </w:tc>
      </w:tr>
      <w:tr w:rsidR="00856294" w:rsidRPr="00103583" w14:paraId="431B559F" w14:textId="77777777" w:rsidTr="002869B4">
        <w:tc>
          <w:tcPr>
            <w:tcW w:w="9288" w:type="dxa"/>
          </w:tcPr>
          <w:p w14:paraId="584813A2" w14:textId="77777777" w:rsidR="00856294" w:rsidRDefault="00856294" w:rsidP="002869B4">
            <w:pPr>
              <w:rPr>
                <w:b/>
                <w:bCs/>
              </w:rPr>
            </w:pPr>
            <w:r>
              <w:rPr>
                <w:b/>
                <w:bCs/>
              </w:rPr>
              <w:t>Sub-exigences</w:t>
            </w:r>
            <w:r w:rsidRPr="00633452">
              <w:rPr>
                <w:b/>
                <w:bCs/>
              </w:rPr>
              <w:t xml:space="preserve"> : </w:t>
            </w:r>
          </w:p>
          <w:p w14:paraId="6026097D"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2E46DFDF" w14:textId="77777777" w:rsidR="00856294" w:rsidRDefault="00856294" w:rsidP="00856294">
            <w:pPr>
              <w:pStyle w:val="Paragraphedeliste"/>
              <w:numPr>
                <w:ilvl w:val="0"/>
                <w:numId w:val="22"/>
              </w:numPr>
              <w:spacing w:after="0"/>
            </w:pPr>
            <w:r w:rsidRPr="0093026F">
              <w:t xml:space="preserve"> </w:t>
            </w:r>
          </w:p>
          <w:p w14:paraId="70073138" w14:textId="77777777" w:rsidR="00856294" w:rsidRPr="00094A97" w:rsidRDefault="00856294" w:rsidP="00856294">
            <w:pPr>
              <w:pStyle w:val="Paragraphedeliste"/>
              <w:numPr>
                <w:ilvl w:val="0"/>
                <w:numId w:val="22"/>
              </w:numPr>
              <w:rPr>
                <w:b/>
                <w:bCs/>
              </w:rPr>
            </w:pPr>
            <w:r w:rsidRPr="00094A97">
              <w:rPr>
                <w:b/>
                <w:bCs/>
              </w:rPr>
              <w:t xml:space="preserve">Non fonctionnelles : </w:t>
            </w:r>
          </w:p>
          <w:p w14:paraId="5EF82EEC"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722CFE0E" w14:textId="77777777" w:rsidR="00856294" w:rsidRPr="00103583" w:rsidRDefault="00856294" w:rsidP="00856294">
            <w:pPr>
              <w:pStyle w:val="Paragraphedeliste"/>
              <w:numPr>
                <w:ilvl w:val="1"/>
                <w:numId w:val="22"/>
              </w:numPr>
              <w:rPr>
                <w:noProof/>
              </w:rPr>
            </w:pPr>
          </w:p>
        </w:tc>
      </w:tr>
      <w:tr w:rsidR="00856294" w:rsidRPr="00A61000" w14:paraId="346C63D2" w14:textId="77777777" w:rsidTr="002869B4">
        <w:tc>
          <w:tcPr>
            <w:tcW w:w="9288" w:type="dxa"/>
          </w:tcPr>
          <w:p w14:paraId="0AB09C64" w14:textId="77777777" w:rsidR="00856294" w:rsidRPr="00A61000" w:rsidRDefault="00856294" w:rsidP="002869B4">
            <w:pPr>
              <w:rPr>
                <w:b/>
                <w:bCs/>
              </w:rPr>
            </w:pPr>
            <w:r>
              <w:rPr>
                <w:b/>
                <w:bCs/>
              </w:rPr>
              <w:t xml:space="preserve">Contraintes : à ajouter par l’équipe ‘safety’ </w:t>
            </w:r>
          </w:p>
        </w:tc>
      </w:tr>
    </w:tbl>
    <w:p w14:paraId="3D3E51AC" w14:textId="77777777" w:rsidR="00856294" w:rsidRPr="000A43AC" w:rsidRDefault="00856294" w:rsidP="00856294"/>
    <w:p w14:paraId="1ACFF9EB" w14:textId="77777777" w:rsidR="00856294" w:rsidRDefault="00856294" w:rsidP="00856294"/>
    <w:p w14:paraId="4AACC024" w14:textId="77777777" w:rsidR="00856294" w:rsidRPr="000A43AC" w:rsidRDefault="00856294" w:rsidP="00856294"/>
    <w:p w14:paraId="60541120" w14:textId="77777777" w:rsidR="00856294" w:rsidRPr="000A43AC" w:rsidRDefault="00856294" w:rsidP="00856294"/>
    <w:p w14:paraId="1421CF9F" w14:textId="77777777" w:rsidR="00856294" w:rsidRPr="000A43AC" w:rsidRDefault="00856294" w:rsidP="00856294"/>
    <w:p w14:paraId="7026B5D0" w14:textId="77777777" w:rsidR="00856294" w:rsidRPr="000A43AC" w:rsidRDefault="00856294" w:rsidP="00856294"/>
    <w:p w14:paraId="1819EF77" w14:textId="77777777" w:rsidR="00856294" w:rsidRPr="000A43AC" w:rsidRDefault="00856294" w:rsidP="00856294"/>
    <w:p w14:paraId="3604684C" w14:textId="77777777" w:rsidR="00856294" w:rsidRPr="000A43AC" w:rsidRDefault="00856294" w:rsidP="00856294"/>
    <w:p w14:paraId="6221EAB2" w14:textId="77777777" w:rsidR="00856294" w:rsidRPr="000A43AC" w:rsidRDefault="00856294" w:rsidP="00856294"/>
    <w:p w14:paraId="4A35AC9E" w14:textId="77777777" w:rsidR="00856294" w:rsidRPr="000A43AC" w:rsidRDefault="00856294" w:rsidP="00856294"/>
    <w:p w14:paraId="082C1034" w14:textId="77777777" w:rsidR="00856294" w:rsidRPr="000A43AC" w:rsidRDefault="00856294" w:rsidP="00856294"/>
    <w:p w14:paraId="1D765676" w14:textId="77777777" w:rsidR="00856294" w:rsidRPr="000A43AC" w:rsidRDefault="00856294" w:rsidP="00856294"/>
    <w:p w14:paraId="5FDFAFDA" w14:textId="77777777" w:rsidR="00856294" w:rsidRPr="000A43AC" w:rsidRDefault="00856294" w:rsidP="00856294"/>
    <w:p w14:paraId="236A26DF" w14:textId="77777777" w:rsidR="00856294" w:rsidRPr="000A43AC" w:rsidRDefault="00856294" w:rsidP="00856294"/>
    <w:p w14:paraId="3A620956" w14:textId="77777777" w:rsidR="00856294" w:rsidRPr="000A43AC" w:rsidRDefault="00856294" w:rsidP="00856294"/>
    <w:tbl>
      <w:tblPr>
        <w:tblStyle w:val="Grilledutableau"/>
        <w:tblpPr w:leftFromText="141" w:rightFromText="141" w:vertAnchor="page" w:horzAnchor="page" w:tblpX="616" w:tblpY="2461"/>
        <w:tblW w:w="0" w:type="auto"/>
        <w:tblLook w:val="04A0" w:firstRow="1" w:lastRow="0" w:firstColumn="1" w:lastColumn="0" w:noHBand="0" w:noVBand="1"/>
      </w:tblPr>
      <w:tblGrid>
        <w:gridCol w:w="9288"/>
      </w:tblGrid>
      <w:tr w:rsidR="00856294" w:rsidRPr="00464467" w14:paraId="7B9DB865" w14:textId="77777777" w:rsidTr="00856294">
        <w:tc>
          <w:tcPr>
            <w:tcW w:w="9288" w:type="dxa"/>
          </w:tcPr>
          <w:p w14:paraId="2BC69062" w14:textId="633FF3EE" w:rsidR="00856294" w:rsidRPr="00464467" w:rsidRDefault="00856294" w:rsidP="00856294">
            <w:pPr>
              <w:rPr>
                <w:b/>
                <w:bCs/>
              </w:rPr>
            </w:pPr>
            <w:r>
              <w:rPr>
                <w:b/>
                <w:bCs/>
              </w:rPr>
              <w:lastRenderedPageBreak/>
              <w:t>Id : EX-</w:t>
            </w:r>
            <w:r>
              <w:t xml:space="preserve"> FS1.4.9.1.6</w:t>
            </w:r>
            <w:ins w:id="418" w:author="MAHMOUD Mohamed-Ali" w:date="2025-05-19T13:08:00Z">
              <w:r w:rsidR="00624681">
                <w:t>#1</w:t>
              </w:r>
            </w:ins>
          </w:p>
        </w:tc>
      </w:tr>
      <w:tr w:rsidR="00856294" w:rsidRPr="005E7F0B" w14:paraId="674F49E3" w14:textId="77777777" w:rsidTr="00856294">
        <w:tc>
          <w:tcPr>
            <w:tcW w:w="9288" w:type="dxa"/>
          </w:tcPr>
          <w:p w14:paraId="6CB7EEC1" w14:textId="77777777" w:rsidR="00856294" w:rsidRPr="005E7F0B" w:rsidRDefault="00856294" w:rsidP="00856294">
            <w:pPr>
              <w:rPr>
                <w:rFonts w:ascii="Aptos" w:hAnsi="Aptos"/>
              </w:rPr>
            </w:pPr>
            <w:r w:rsidRPr="00AE79AA">
              <w:rPr>
                <w:b/>
                <w:bCs/>
              </w:rPr>
              <w:t xml:space="preserve">Exigence : </w:t>
            </w:r>
            <w:r w:rsidRPr="00E523A5">
              <w:rPr>
                <w:b/>
                <w:bCs/>
              </w:rPr>
              <w:t xml:space="preserve">Le </w:t>
            </w:r>
            <w:r>
              <w:rPr>
                <w:b/>
                <w:bCs/>
              </w:rPr>
              <w:t xml:space="preserve">message ‘VehicleTrackingInfo </w:t>
            </w:r>
            <w:r w:rsidRPr="00E523A5">
              <w:rPr>
                <w:b/>
                <w:bCs/>
              </w:rPr>
              <w:t>doit</w:t>
            </w:r>
            <w:r>
              <w:rPr>
                <w:b/>
                <w:bCs/>
              </w:rPr>
              <w:t xml:space="preserve"> respecter la structure définie dans la spécification de protocole d’échange de messagerie</w:t>
            </w:r>
            <w:r w:rsidRPr="008045E7">
              <w:rPr>
                <w:b/>
                <w:bCs/>
              </w:rPr>
              <w:t>.</w:t>
            </w:r>
          </w:p>
        </w:tc>
      </w:tr>
      <w:tr w:rsidR="00856294" w:rsidRPr="00092890" w14:paraId="459F8816" w14:textId="77777777" w:rsidTr="00856294">
        <w:tc>
          <w:tcPr>
            <w:tcW w:w="9288" w:type="dxa"/>
          </w:tcPr>
          <w:p w14:paraId="67D27955" w14:textId="77777777" w:rsidR="00856294" w:rsidRDefault="00856294" w:rsidP="00856294">
            <w:r w:rsidRPr="00464467">
              <w:rPr>
                <w:b/>
                <w:bCs/>
              </w:rPr>
              <w:t>Description :</w:t>
            </w:r>
            <w:r>
              <w:rPr>
                <w:b/>
                <w:bCs/>
              </w:rPr>
              <w:t xml:space="preserve"> </w:t>
            </w:r>
            <w:r w:rsidRPr="00D96380">
              <w:t xml:space="preserve">Le </w:t>
            </w:r>
            <w:r>
              <w:t xml:space="preserve">message ‘VehicleTrackingInfo’ doit respecter ce format : </w:t>
            </w:r>
          </w:p>
          <w:p w14:paraId="108592FD" w14:textId="1C9819C5" w:rsidR="00856294" w:rsidRDefault="00856294" w:rsidP="00856294">
            <w:pPr>
              <w:pStyle w:val="Paragraphedeliste"/>
              <w:numPr>
                <w:ilvl w:val="0"/>
                <w:numId w:val="24"/>
              </w:numPr>
            </w:pPr>
            <w:r>
              <w:t>‘Name’</w:t>
            </w:r>
            <w:r w:rsidR="00421CD5">
              <w:t> : Un entier dont</w:t>
            </w:r>
            <w:r>
              <w:t xml:space="preserve"> la valeur 205 codé sur 1 octet</w:t>
            </w:r>
          </w:p>
          <w:p w14:paraId="6F64B6F8" w14:textId="1EB08CD2" w:rsidR="00856294" w:rsidRDefault="00856294" w:rsidP="00856294">
            <w:pPr>
              <w:pStyle w:val="Paragraphedeliste"/>
              <w:numPr>
                <w:ilvl w:val="0"/>
                <w:numId w:val="24"/>
              </w:numPr>
            </w:pPr>
            <w:r>
              <w:t>‘messageId’</w:t>
            </w:r>
            <w:r w:rsidR="00421CD5">
              <w:t> : U</w:t>
            </w:r>
            <w:r>
              <w:t xml:space="preserve">n entier codé sur 3 octets </w:t>
            </w:r>
          </w:p>
          <w:p w14:paraId="05CC37BE" w14:textId="44B09FD8" w:rsidR="00856294" w:rsidRPr="008E1139" w:rsidRDefault="00856294" w:rsidP="00856294">
            <w:pPr>
              <w:pStyle w:val="Paragraphedeliste"/>
              <w:numPr>
                <w:ilvl w:val="0"/>
                <w:numId w:val="24"/>
              </w:numPr>
            </w:pPr>
            <w:r>
              <w:t xml:space="preserve">Timestamp : </w:t>
            </w:r>
            <w:r w:rsidR="00421CD5">
              <w:t>Une</w:t>
            </w:r>
            <w:r>
              <w:t xml:space="preserv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56294" w:rsidRPr="00092890" w14:paraId="5B7E2C1D" w14:textId="77777777" w:rsidTr="002869B4">
              <w:tc>
                <w:tcPr>
                  <w:tcW w:w="578" w:type="dxa"/>
                </w:tcPr>
                <w:p w14:paraId="06831A04"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2octets</w:t>
                  </w:r>
                </w:p>
              </w:tc>
              <w:tc>
                <w:tcPr>
                  <w:tcW w:w="531" w:type="dxa"/>
                </w:tcPr>
                <w:p w14:paraId="6E89C273"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1octet</w:t>
                  </w:r>
                </w:p>
              </w:tc>
              <w:tc>
                <w:tcPr>
                  <w:tcW w:w="531" w:type="dxa"/>
                </w:tcPr>
                <w:p w14:paraId="35F59C0E"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1octet</w:t>
                  </w:r>
                </w:p>
              </w:tc>
              <w:tc>
                <w:tcPr>
                  <w:tcW w:w="544" w:type="dxa"/>
                </w:tcPr>
                <w:p w14:paraId="2A709CAE"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1octet</w:t>
                  </w:r>
                </w:p>
              </w:tc>
              <w:tc>
                <w:tcPr>
                  <w:tcW w:w="601" w:type="dxa"/>
                </w:tcPr>
                <w:p w14:paraId="3D377FA6"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1 octet</w:t>
                  </w:r>
                </w:p>
              </w:tc>
              <w:tc>
                <w:tcPr>
                  <w:tcW w:w="531" w:type="dxa"/>
                </w:tcPr>
                <w:p w14:paraId="1528E53D"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1octet</w:t>
                  </w:r>
                </w:p>
              </w:tc>
              <w:tc>
                <w:tcPr>
                  <w:tcW w:w="650" w:type="dxa"/>
                </w:tcPr>
                <w:p w14:paraId="5CEF1825" w14:textId="77777777" w:rsidR="00856294" w:rsidRPr="00092890" w:rsidRDefault="00856294" w:rsidP="009B4C05">
                  <w:pPr>
                    <w:framePr w:hSpace="141" w:wrap="around" w:vAnchor="page" w:hAnchor="page" w:x="616" w:y="2461"/>
                    <w:rPr>
                      <w:sz w:val="12"/>
                      <w:szCs w:val="12"/>
                      <w:lang w:val="en-US"/>
                    </w:rPr>
                  </w:pPr>
                  <w:r w:rsidRPr="00092890">
                    <w:rPr>
                      <w:sz w:val="12"/>
                      <w:szCs w:val="12"/>
                      <w:lang w:val="en-US"/>
                    </w:rPr>
                    <w:t>2 octets</w:t>
                  </w:r>
                </w:p>
              </w:tc>
            </w:tr>
          </w:tbl>
          <w:p w14:paraId="126F4B3A" w14:textId="06FC3735" w:rsidR="00856294" w:rsidRDefault="00856294" w:rsidP="00856294">
            <w:pPr>
              <w:pStyle w:val="Paragraphedeliste"/>
              <w:numPr>
                <w:ilvl w:val="0"/>
                <w:numId w:val="25"/>
              </w:numPr>
            </w:pPr>
            <w:r w:rsidRPr="00092890">
              <w:t xml:space="preserve">sequencNumber : </w:t>
            </w:r>
            <w:r w:rsidR="00167EF2">
              <w:t>Un</w:t>
            </w:r>
            <w:r w:rsidRPr="00092890">
              <w:t xml:space="preserve"> entier codé s</w:t>
            </w:r>
            <w:r>
              <w:t xml:space="preserve">ur 3 octets </w:t>
            </w:r>
          </w:p>
          <w:p w14:paraId="52A598C1" w14:textId="64635AAD" w:rsidR="00856294" w:rsidRDefault="00856294" w:rsidP="00856294">
            <w:pPr>
              <w:pStyle w:val="Paragraphedeliste"/>
              <w:numPr>
                <w:ilvl w:val="0"/>
                <w:numId w:val="25"/>
              </w:numPr>
            </w:pPr>
            <w:r>
              <w:t xml:space="preserve">vehicleId : </w:t>
            </w:r>
            <w:r w:rsidR="00167EF2">
              <w:t>Un</w:t>
            </w:r>
            <w:r>
              <w:t xml:space="preserve"> entier codé sur 2 octets</w:t>
            </w:r>
          </w:p>
          <w:p w14:paraId="35E21628" w14:textId="2CCEC9F9" w:rsidR="00856294" w:rsidRDefault="00856294" w:rsidP="00856294">
            <w:pPr>
              <w:pStyle w:val="Paragraphedeliste"/>
              <w:numPr>
                <w:ilvl w:val="0"/>
                <w:numId w:val="25"/>
              </w:numPr>
            </w:pPr>
            <w:r>
              <w:t>globalVehicleStatus </w:t>
            </w:r>
            <w:r w:rsidRPr="0043507F">
              <w:t xml:space="preserve">:  </w:t>
            </w:r>
            <w:r w:rsidR="00167EF2">
              <w:t>Un</w:t>
            </w:r>
            <w:r w:rsidRPr="0043507F">
              <w:t xml:space="preserve"> entier pouvant avoir la valeur 0 ou 1, codé sur 1 </w:t>
            </w:r>
            <w:r w:rsidR="00D907FF">
              <w:t>octet</w:t>
            </w:r>
            <w:r>
              <w:t>. ( vehicleOK, vehicleNotOK)</w:t>
            </w:r>
          </w:p>
          <w:p w14:paraId="3D78C18A" w14:textId="1F5EBC71" w:rsidR="00856294" w:rsidRDefault="00856294" w:rsidP="00856294">
            <w:pPr>
              <w:pStyle w:val="Paragraphedeliste"/>
              <w:numPr>
                <w:ilvl w:val="0"/>
                <w:numId w:val="25"/>
              </w:numPr>
            </w:pPr>
            <w:r>
              <w:t xml:space="preserve">missionStatus : </w:t>
            </w:r>
            <w:r w:rsidR="00167EF2">
              <w:t>Un</w:t>
            </w:r>
            <w:r w:rsidRPr="0043507F">
              <w:t xml:space="preserve"> entier pouvant avoir la valeur 0 ou 1, codé sur 1 </w:t>
            </w:r>
            <w:r w:rsidR="00D907FF">
              <w:t>octet</w:t>
            </w:r>
            <w:r w:rsidRPr="0043507F">
              <w:t>.</w:t>
            </w:r>
            <w:r>
              <w:t xml:space="preserve"> (missionOk in progress = 1, missionStopped = 0)</w:t>
            </w:r>
          </w:p>
          <w:p w14:paraId="5CA5B022" w14:textId="5BEA5290" w:rsidR="00856294" w:rsidRDefault="00856294" w:rsidP="00856294">
            <w:pPr>
              <w:pStyle w:val="Paragraphedeliste"/>
              <w:numPr>
                <w:ilvl w:val="0"/>
                <w:numId w:val="25"/>
              </w:numPr>
            </w:pPr>
            <w:r>
              <w:t xml:space="preserve">executedRequestId : </w:t>
            </w:r>
            <w:r w:rsidR="00167EF2">
              <w:t>Un</w:t>
            </w:r>
            <w:r>
              <w:t xml:space="preserve"> entier codé sur 2 octets.</w:t>
            </w:r>
          </w:p>
          <w:p w14:paraId="5B6302DC" w14:textId="24A546E4" w:rsidR="00856294" w:rsidRDefault="00856294" w:rsidP="00856294">
            <w:pPr>
              <w:pStyle w:val="Paragraphedeliste"/>
              <w:numPr>
                <w:ilvl w:val="0"/>
                <w:numId w:val="25"/>
              </w:numPr>
            </w:pPr>
            <w:r>
              <w:t>modeUpdateMissionStatus :</w:t>
            </w:r>
            <w:r w:rsidRPr="0043507F">
              <w:t xml:space="preserve"> </w:t>
            </w:r>
            <w:r w:rsidR="00167EF2">
              <w:t>Une</w:t>
            </w:r>
            <w:r w:rsidRPr="0043507F">
              <w:t xml:space="preserve"> séquence de deux entiers, chacun codé sur 1 octet.</w:t>
            </w:r>
          </w:p>
          <w:p w14:paraId="1F0618A9" w14:textId="7CB5C732" w:rsidR="0045741D" w:rsidRDefault="0045741D" w:rsidP="00856294">
            <w:pPr>
              <w:pStyle w:val="Paragraphedeliste"/>
              <w:numPr>
                <w:ilvl w:val="0"/>
                <w:numId w:val="25"/>
              </w:numPr>
              <w:rPr>
                <w:ins w:id="419" w:author="MAHMOUD Mohamed-Ali" w:date="2025-05-19T14:36:00Z"/>
              </w:rPr>
            </w:pPr>
            <w:proofErr w:type="gramStart"/>
            <w:r>
              <w:t>sectionId</w:t>
            </w:r>
            <w:proofErr w:type="gramEnd"/>
            <w:r>
              <w:t xml:space="preserve"> : l’identifiant de la section où le véhicule </w:t>
            </w:r>
          </w:p>
          <w:p w14:paraId="1DD0D874" w14:textId="57649FF7" w:rsidR="00282C1B" w:rsidRDefault="00282C1B" w:rsidP="00856294">
            <w:pPr>
              <w:pStyle w:val="Paragraphedeliste"/>
              <w:numPr>
                <w:ilvl w:val="0"/>
                <w:numId w:val="25"/>
              </w:numPr>
            </w:pPr>
            <w:proofErr w:type="spellStart"/>
            <w:proofErr w:type="gramStart"/>
            <w:ins w:id="420" w:author="MAHMOUD Mohamed-Ali" w:date="2025-05-19T14:36:00Z">
              <w:r>
                <w:t>lastSectionReleased</w:t>
              </w:r>
              <w:proofErr w:type="spellEnd"/>
              <w:proofErr w:type="gramEnd"/>
              <w:r>
                <w:t xml:space="preserve"> : l’identifiant de la dernière section libéré </w:t>
              </w:r>
            </w:ins>
            <w:ins w:id="421" w:author="MAHMOUD Mohamed-Ali" w:date="2025-05-19T14:37:00Z">
              <w:r>
                <w:t>codé sur 2 octets.</w:t>
              </w:r>
            </w:ins>
          </w:p>
          <w:p w14:paraId="00718B17" w14:textId="7020A987" w:rsidR="00856294" w:rsidRDefault="00856294" w:rsidP="00856294">
            <w:pPr>
              <w:pStyle w:val="Paragraphedeliste"/>
              <w:numPr>
                <w:ilvl w:val="0"/>
                <w:numId w:val="25"/>
              </w:numPr>
            </w:pPr>
            <w:proofErr w:type="gramStart"/>
            <w:r>
              <w:t>currentVitesse</w:t>
            </w:r>
            <w:proofErr w:type="gramEnd"/>
            <w:r>
              <w:t xml:space="preserve"> :  </w:t>
            </w:r>
            <w:r w:rsidR="00167EF2">
              <w:t>Un</w:t>
            </w:r>
            <w:r w:rsidRPr="00546C88">
              <w:t xml:space="preserve"> entier codé sur 2 octets (</w:t>
            </w:r>
            <w:r>
              <w:t>U</w:t>
            </w:r>
            <w:r w:rsidRPr="00546C88">
              <w:t>ne vérification du format si une exigence spécifique est définie par la norme ferroviaire</w:t>
            </w:r>
            <w:r>
              <w:t xml:space="preserve"> doit être faite</w:t>
            </w:r>
            <w:r w:rsidRPr="00546C88">
              <w:t>).</w:t>
            </w:r>
          </w:p>
          <w:p w14:paraId="1EF1AAAE" w14:textId="6149484E" w:rsidR="00856294" w:rsidRDefault="00856294" w:rsidP="00856294">
            <w:pPr>
              <w:pStyle w:val="Paragraphedeliste"/>
              <w:numPr>
                <w:ilvl w:val="0"/>
                <w:numId w:val="25"/>
              </w:numPr>
            </w:pPr>
            <w:r>
              <w:t xml:space="preserve">Localisation : </w:t>
            </w:r>
            <w:r w:rsidR="0045741D">
              <w:t>Une séquence</w:t>
            </w:r>
            <w:r>
              <w:t xml:space="preserve"> de 4 entiers, codés respectivement en 2,2,3,1 octet.</w:t>
            </w:r>
          </w:p>
          <w:p w14:paraId="382D86F7" w14:textId="1DC3627D" w:rsidR="00856294" w:rsidRPr="00092890" w:rsidRDefault="00CB315D" w:rsidP="00856294">
            <w:pPr>
              <w:pStyle w:val="Paragraphedeliste"/>
              <w:numPr>
                <w:ilvl w:val="0"/>
                <w:numId w:val="25"/>
              </w:numPr>
            </w:pPr>
            <w:r>
              <w:t>globalStatusLoc</w:t>
            </w:r>
            <w:r w:rsidR="00856294">
              <w:t xml:space="preserve"> :  </w:t>
            </w:r>
            <w:r w:rsidR="00856294" w:rsidRPr="00546C88">
              <w:t>Un entier codé sur 1 octet (une correction orthographique sera appliquée dans la version vérifiée 0.4).</w:t>
            </w:r>
            <w:r w:rsidR="00856294">
              <w:t xml:space="preserve"> </w:t>
            </w:r>
          </w:p>
        </w:tc>
      </w:tr>
      <w:tr w:rsidR="00856294" w:rsidRPr="00176744" w14:paraId="3E492087" w14:textId="77777777" w:rsidTr="00856294">
        <w:tc>
          <w:tcPr>
            <w:tcW w:w="9288" w:type="dxa"/>
          </w:tcPr>
          <w:p w14:paraId="143487C4" w14:textId="77777777" w:rsidR="00856294" w:rsidRPr="00464467" w:rsidRDefault="00856294" w:rsidP="00856294">
            <w:pPr>
              <w:rPr>
                <w:b/>
                <w:bCs/>
              </w:rPr>
            </w:pPr>
            <w:r>
              <w:rPr>
                <w:b/>
                <w:bCs/>
              </w:rPr>
              <w:t xml:space="preserve">Inputs : </w:t>
            </w:r>
            <w:r w:rsidRPr="00215045">
              <w:t>Données</w:t>
            </w:r>
            <w:r>
              <w:t xml:space="preserve"> composant le message ‘VehicleTrackingInfo’ à vérifier.</w:t>
            </w:r>
          </w:p>
        </w:tc>
      </w:tr>
      <w:tr w:rsidR="00856294" w:rsidRPr="00176744" w14:paraId="216C0857" w14:textId="77777777" w:rsidTr="00856294">
        <w:tc>
          <w:tcPr>
            <w:tcW w:w="9288" w:type="dxa"/>
          </w:tcPr>
          <w:p w14:paraId="1671A8F9" w14:textId="77777777" w:rsidR="00856294" w:rsidRPr="00464467" w:rsidRDefault="00856294" w:rsidP="00856294">
            <w:pPr>
              <w:rPr>
                <w:b/>
                <w:bCs/>
              </w:rPr>
            </w:pPr>
            <w:r>
              <w:rPr>
                <w:b/>
                <w:bCs/>
              </w:rPr>
              <w:t>Outputs :</w:t>
            </w:r>
            <w:r>
              <w:t xml:space="preserve"> </w:t>
            </w:r>
            <w:r w:rsidRPr="0026301D">
              <w:t>Le</w:t>
            </w:r>
            <w:r>
              <w:t>s données vérifiées</w:t>
            </w:r>
          </w:p>
        </w:tc>
      </w:tr>
      <w:tr w:rsidR="00856294" w:rsidRPr="00103583" w14:paraId="1B0B882B" w14:textId="77777777" w:rsidTr="00856294">
        <w:tc>
          <w:tcPr>
            <w:tcW w:w="9288" w:type="dxa"/>
          </w:tcPr>
          <w:p w14:paraId="4888A7B4" w14:textId="77777777" w:rsidR="00856294" w:rsidRDefault="00856294" w:rsidP="00856294">
            <w:pPr>
              <w:rPr>
                <w:b/>
                <w:bCs/>
              </w:rPr>
            </w:pPr>
            <w:r>
              <w:rPr>
                <w:b/>
                <w:bCs/>
              </w:rPr>
              <w:t>Sub-exigences</w:t>
            </w:r>
            <w:r w:rsidRPr="00633452">
              <w:rPr>
                <w:b/>
                <w:bCs/>
              </w:rPr>
              <w:t xml:space="preserve"> : </w:t>
            </w:r>
          </w:p>
          <w:p w14:paraId="3D9683C6" w14:textId="77777777" w:rsidR="00856294" w:rsidRPr="00FD5082" w:rsidRDefault="00856294" w:rsidP="00856294">
            <w:pPr>
              <w:pStyle w:val="Paragraphedeliste"/>
              <w:numPr>
                <w:ilvl w:val="0"/>
                <w:numId w:val="23"/>
              </w:numPr>
              <w:spacing w:after="0"/>
              <w:rPr>
                <w:noProof/>
              </w:rPr>
            </w:pPr>
            <w:r w:rsidRPr="00FD5082">
              <w:rPr>
                <w:b/>
                <w:bCs/>
              </w:rPr>
              <w:t xml:space="preserve">Fonctionnelles : </w:t>
            </w:r>
          </w:p>
          <w:p w14:paraId="524A2589" w14:textId="77777777" w:rsidR="00856294" w:rsidRDefault="00856294" w:rsidP="00856294">
            <w:pPr>
              <w:pStyle w:val="Paragraphedeliste"/>
              <w:numPr>
                <w:ilvl w:val="0"/>
                <w:numId w:val="22"/>
              </w:numPr>
              <w:spacing w:after="0"/>
            </w:pPr>
            <w:r w:rsidRPr="0093026F">
              <w:t xml:space="preserve"> </w:t>
            </w:r>
          </w:p>
          <w:p w14:paraId="018ED41C" w14:textId="77777777" w:rsidR="00856294" w:rsidRPr="00094A97" w:rsidRDefault="00856294" w:rsidP="00856294">
            <w:pPr>
              <w:pStyle w:val="Paragraphedeliste"/>
              <w:numPr>
                <w:ilvl w:val="0"/>
                <w:numId w:val="22"/>
              </w:numPr>
              <w:rPr>
                <w:b/>
                <w:bCs/>
              </w:rPr>
            </w:pPr>
            <w:r w:rsidRPr="00094A97">
              <w:rPr>
                <w:b/>
                <w:bCs/>
              </w:rPr>
              <w:t xml:space="preserve">Non fonctionnelles : </w:t>
            </w:r>
          </w:p>
          <w:p w14:paraId="5F6BF9C1" w14:textId="77777777" w:rsidR="00856294" w:rsidRPr="00A61000" w:rsidRDefault="00856294" w:rsidP="00856294">
            <w:pPr>
              <w:pStyle w:val="Paragraphedeliste"/>
              <w:numPr>
                <w:ilvl w:val="0"/>
                <w:numId w:val="22"/>
              </w:numPr>
              <w:rPr>
                <w:b/>
                <w:bCs/>
              </w:rPr>
            </w:pPr>
            <w:r>
              <w:rPr>
                <w:b/>
                <w:bCs/>
              </w:rPr>
              <w:t xml:space="preserve">De performance : temps de traitement </w:t>
            </w:r>
          </w:p>
          <w:p w14:paraId="4C595B2C" w14:textId="77777777" w:rsidR="00856294" w:rsidRPr="00103583" w:rsidRDefault="00856294" w:rsidP="00856294">
            <w:pPr>
              <w:pStyle w:val="Paragraphedeliste"/>
              <w:numPr>
                <w:ilvl w:val="1"/>
                <w:numId w:val="22"/>
              </w:numPr>
              <w:rPr>
                <w:noProof/>
              </w:rPr>
            </w:pPr>
          </w:p>
        </w:tc>
      </w:tr>
      <w:tr w:rsidR="00856294" w:rsidRPr="00A61000" w14:paraId="035A02D5" w14:textId="77777777" w:rsidTr="00856294">
        <w:tc>
          <w:tcPr>
            <w:tcW w:w="9288" w:type="dxa"/>
          </w:tcPr>
          <w:p w14:paraId="2473A3A7" w14:textId="77777777" w:rsidR="00856294" w:rsidRPr="00A61000" w:rsidRDefault="00856294" w:rsidP="00856294">
            <w:pPr>
              <w:rPr>
                <w:b/>
                <w:bCs/>
              </w:rPr>
            </w:pPr>
            <w:r>
              <w:rPr>
                <w:b/>
                <w:bCs/>
              </w:rPr>
              <w:t xml:space="preserve">Contraintes : à ajouter par l’équipe ‘safety’ </w:t>
            </w:r>
          </w:p>
        </w:tc>
      </w:tr>
    </w:tbl>
    <w:p w14:paraId="5E0CF74A" w14:textId="77777777" w:rsidR="00856294" w:rsidRPr="000A43AC" w:rsidRDefault="00856294" w:rsidP="00856294"/>
    <w:p w14:paraId="3277C3ED" w14:textId="77777777" w:rsidR="00856294" w:rsidRPr="000A43AC" w:rsidRDefault="00856294" w:rsidP="00856294"/>
    <w:p w14:paraId="1108CEE5" w14:textId="77777777" w:rsidR="00856294" w:rsidRDefault="00856294" w:rsidP="00890D62"/>
    <w:p w14:paraId="06BA1687" w14:textId="77777777" w:rsidR="00856294" w:rsidRDefault="00856294" w:rsidP="00890D62"/>
    <w:p w14:paraId="37302448" w14:textId="77777777" w:rsidR="00856294" w:rsidRDefault="00856294" w:rsidP="00890D62"/>
    <w:p w14:paraId="1C767753" w14:textId="77777777" w:rsidR="00856294" w:rsidRDefault="00856294" w:rsidP="00890D62"/>
    <w:p w14:paraId="6459C6F0" w14:textId="77777777" w:rsidR="00856294" w:rsidRDefault="00856294" w:rsidP="00890D62"/>
    <w:p w14:paraId="4EFA7C8B" w14:textId="77777777" w:rsidR="00856294" w:rsidRDefault="00856294" w:rsidP="00890D62"/>
    <w:p w14:paraId="16CA5DB3" w14:textId="77777777" w:rsidR="00856294" w:rsidRDefault="00856294" w:rsidP="00890D62"/>
    <w:p w14:paraId="3D80DFFA" w14:textId="77777777" w:rsidR="00856294" w:rsidRDefault="00856294" w:rsidP="00890D62"/>
    <w:p w14:paraId="6A046447" w14:textId="77777777" w:rsidR="00856294" w:rsidRDefault="00856294" w:rsidP="00890D62"/>
    <w:p w14:paraId="1A2BC9E3" w14:textId="77777777" w:rsidR="00856294" w:rsidRDefault="00856294" w:rsidP="00890D62"/>
    <w:p w14:paraId="5A485B3D" w14:textId="77777777" w:rsidR="00856294" w:rsidRDefault="00856294" w:rsidP="00890D62"/>
    <w:p w14:paraId="24EBBD6A" w14:textId="77777777" w:rsidR="00856294" w:rsidRDefault="00856294" w:rsidP="00890D62"/>
    <w:p w14:paraId="7FA80919" w14:textId="77777777" w:rsidR="00856294" w:rsidRDefault="00856294" w:rsidP="00890D62"/>
    <w:p w14:paraId="4410F3A1" w14:textId="77777777" w:rsidR="00856294" w:rsidRDefault="00856294" w:rsidP="00890D62"/>
    <w:p w14:paraId="578C4370" w14:textId="77777777" w:rsidR="00856294" w:rsidRDefault="00856294" w:rsidP="00890D62"/>
    <w:p w14:paraId="4A7125E9" w14:textId="77777777" w:rsidR="00856294" w:rsidRDefault="00856294" w:rsidP="00890D62"/>
    <w:p w14:paraId="713FB033" w14:textId="77777777" w:rsidR="00856294" w:rsidRDefault="00856294" w:rsidP="00890D62"/>
    <w:p w14:paraId="1B8536EA" w14:textId="77777777" w:rsidR="00856294" w:rsidRDefault="00856294" w:rsidP="00890D62"/>
    <w:p w14:paraId="08A3D370" w14:textId="77777777" w:rsidR="00856294" w:rsidRDefault="00856294" w:rsidP="00890D62"/>
    <w:p w14:paraId="4FC57032" w14:textId="77777777" w:rsidR="00856294" w:rsidRDefault="00856294" w:rsidP="00890D62"/>
    <w:p w14:paraId="77B983F8" w14:textId="77777777" w:rsidR="00856294" w:rsidRDefault="00856294" w:rsidP="00890D62"/>
    <w:p w14:paraId="6AAB63F7" w14:textId="77777777" w:rsidR="00856294" w:rsidRDefault="00856294" w:rsidP="00890D62"/>
    <w:p w14:paraId="29027160" w14:textId="77777777" w:rsidR="00856294" w:rsidRDefault="00856294" w:rsidP="00890D62"/>
    <w:p w14:paraId="5BDA4CA7" w14:textId="77777777" w:rsidR="00856294" w:rsidRDefault="00856294" w:rsidP="00890D62"/>
    <w:p w14:paraId="452F5756" w14:textId="77777777" w:rsidR="00856294" w:rsidRDefault="00856294" w:rsidP="00890D62"/>
    <w:p w14:paraId="708EC712" w14:textId="77777777" w:rsidR="00856294" w:rsidRDefault="00856294" w:rsidP="00890D62"/>
    <w:p w14:paraId="4042A74B" w14:textId="77777777" w:rsidR="00856294" w:rsidRDefault="00856294" w:rsidP="00890D62"/>
    <w:p w14:paraId="5579A5C5" w14:textId="77777777" w:rsidR="00856294" w:rsidRDefault="00856294" w:rsidP="00890D62"/>
    <w:p w14:paraId="06E2BFEC" w14:textId="77777777" w:rsidR="00856294" w:rsidRDefault="00856294" w:rsidP="00890D62"/>
    <w:p w14:paraId="7CC362F0" w14:textId="77777777" w:rsidR="00856294" w:rsidRDefault="00856294" w:rsidP="00890D62"/>
    <w:p w14:paraId="3FFFE266" w14:textId="77777777" w:rsidR="00856294" w:rsidRDefault="00856294" w:rsidP="00890D62"/>
    <w:p w14:paraId="5A2E3D5D" w14:textId="77777777" w:rsidR="00856294" w:rsidRDefault="00856294" w:rsidP="00890D62"/>
    <w:p w14:paraId="224E4602" w14:textId="77777777" w:rsidR="00810A4E" w:rsidRDefault="00810A4E" w:rsidP="00890D62"/>
    <w:p w14:paraId="5420C253" w14:textId="77777777" w:rsidR="00810A4E" w:rsidRDefault="00810A4E" w:rsidP="00890D62"/>
    <w:p w14:paraId="2EB4DE40" w14:textId="77777777" w:rsidR="00810A4E" w:rsidRDefault="00810A4E" w:rsidP="00890D62"/>
    <w:p w14:paraId="1967A740" w14:textId="77777777" w:rsidR="00810A4E" w:rsidRDefault="00810A4E" w:rsidP="00890D62"/>
    <w:p w14:paraId="553517DC" w14:textId="77777777" w:rsidR="00810A4E" w:rsidRDefault="00810A4E" w:rsidP="00890D62"/>
    <w:p w14:paraId="18487EE7" w14:textId="77777777" w:rsidR="00810A4E" w:rsidRPr="000A43AC" w:rsidRDefault="00810A4E" w:rsidP="00810A4E"/>
    <w:p w14:paraId="30392482" w14:textId="77777777" w:rsidR="00810A4E" w:rsidRPr="000A43AC" w:rsidRDefault="00810A4E" w:rsidP="00810A4E"/>
    <w:tbl>
      <w:tblPr>
        <w:tblStyle w:val="Grilledutableau"/>
        <w:tblpPr w:leftFromText="141" w:rightFromText="141" w:vertAnchor="page" w:horzAnchor="margin" w:tblpY="3066"/>
        <w:tblW w:w="0" w:type="auto"/>
        <w:tblLook w:val="04A0" w:firstRow="1" w:lastRow="0" w:firstColumn="1" w:lastColumn="0" w:noHBand="0" w:noVBand="1"/>
      </w:tblPr>
      <w:tblGrid>
        <w:gridCol w:w="9288"/>
      </w:tblGrid>
      <w:tr w:rsidR="00810A4E" w:rsidRPr="00464467" w14:paraId="286ADF0B" w14:textId="77777777" w:rsidTr="002869B4">
        <w:tc>
          <w:tcPr>
            <w:tcW w:w="9288" w:type="dxa"/>
          </w:tcPr>
          <w:p w14:paraId="1B3A58BC" w14:textId="2B9CCA5E" w:rsidR="00810A4E" w:rsidRPr="00464467" w:rsidRDefault="00810A4E" w:rsidP="002869B4">
            <w:pPr>
              <w:rPr>
                <w:b/>
                <w:bCs/>
              </w:rPr>
            </w:pPr>
            <w:r>
              <w:rPr>
                <w:b/>
                <w:bCs/>
              </w:rPr>
              <w:t>Id : EX-</w:t>
            </w:r>
            <w:r>
              <w:t xml:space="preserve"> FP1.4.9.2</w:t>
            </w:r>
            <w:ins w:id="422" w:author="MAHMOUD Mohamed-Ali" w:date="2025-05-19T13:08:00Z">
              <w:r w:rsidR="00624681">
                <w:t>#1</w:t>
              </w:r>
            </w:ins>
          </w:p>
        </w:tc>
      </w:tr>
      <w:tr w:rsidR="00810A4E" w:rsidRPr="005E7F0B" w14:paraId="166D44BB" w14:textId="77777777" w:rsidTr="002869B4">
        <w:tc>
          <w:tcPr>
            <w:tcW w:w="9288" w:type="dxa"/>
          </w:tcPr>
          <w:p w14:paraId="26FB6C0F" w14:textId="77777777" w:rsidR="00810A4E" w:rsidRPr="005E7F0B" w:rsidRDefault="00810A4E" w:rsidP="002869B4">
            <w:pPr>
              <w:rPr>
                <w:rFonts w:ascii="Aptos" w:hAnsi="Aptos"/>
              </w:rPr>
            </w:pPr>
            <w:r w:rsidRPr="00AE79AA">
              <w:rPr>
                <w:b/>
                <w:bCs/>
              </w:rPr>
              <w:t xml:space="preserve">Exigence : </w:t>
            </w:r>
            <w:r w:rsidRPr="00E523A5">
              <w:rPr>
                <w:b/>
                <w:bCs/>
              </w:rPr>
              <w:t>Le</w:t>
            </w:r>
            <w:r>
              <w:rPr>
                <w:b/>
                <w:bCs/>
              </w:rPr>
              <w:t>s</w:t>
            </w:r>
            <w:r w:rsidRPr="00E523A5">
              <w:rPr>
                <w:b/>
                <w:bCs/>
              </w:rPr>
              <w:t xml:space="preserve"> </w:t>
            </w:r>
            <w:r>
              <w:rPr>
                <w:b/>
                <w:bCs/>
              </w:rPr>
              <w:t>messages envoyés par la supervision doivent respecter les structures définis dans la spécification de protocole d’échange.</w:t>
            </w:r>
          </w:p>
        </w:tc>
      </w:tr>
      <w:tr w:rsidR="00810A4E" w:rsidRPr="00092890" w14:paraId="6BDBD4D5" w14:textId="77777777" w:rsidTr="002869B4">
        <w:tc>
          <w:tcPr>
            <w:tcW w:w="9288" w:type="dxa"/>
          </w:tcPr>
          <w:p w14:paraId="78F28622" w14:textId="77777777" w:rsidR="00810A4E" w:rsidRPr="00092890" w:rsidRDefault="00810A4E" w:rsidP="002869B4">
            <w:r w:rsidRPr="00464467">
              <w:rPr>
                <w:b/>
                <w:bCs/>
              </w:rPr>
              <w:t>Description :</w:t>
            </w:r>
            <w:r>
              <w:rPr>
                <w:b/>
                <w:bCs/>
              </w:rPr>
              <w:t xml:space="preserve"> </w:t>
            </w:r>
            <w:r w:rsidRPr="00D96380">
              <w:t>Le</w:t>
            </w:r>
            <w:r>
              <w:t>s</w:t>
            </w:r>
            <w:r w:rsidRPr="00D96380">
              <w:t xml:space="preserve"> </w:t>
            </w:r>
            <w:r>
              <w:t>messages :</w:t>
            </w:r>
          </w:p>
          <w:p w14:paraId="0B10BC24" w14:textId="77777777" w:rsidR="00810A4E" w:rsidRDefault="00810A4E" w:rsidP="00810A4E">
            <w:pPr>
              <w:pStyle w:val="Paragraphedeliste"/>
              <w:numPr>
                <w:ilvl w:val="0"/>
                <w:numId w:val="25"/>
              </w:numPr>
            </w:pPr>
            <w:r>
              <w:t>InscriptionMessageResponse</w:t>
            </w:r>
          </w:p>
          <w:p w14:paraId="1C0E793D" w14:textId="77777777" w:rsidR="00810A4E" w:rsidRDefault="00810A4E" w:rsidP="00810A4E">
            <w:pPr>
              <w:pStyle w:val="Paragraphedeliste"/>
              <w:numPr>
                <w:ilvl w:val="0"/>
                <w:numId w:val="25"/>
              </w:numPr>
            </w:pPr>
            <w:r>
              <w:t>CheckStatus</w:t>
            </w:r>
          </w:p>
          <w:p w14:paraId="724DC990" w14:textId="77777777" w:rsidR="00810A4E" w:rsidRDefault="00810A4E" w:rsidP="00810A4E">
            <w:pPr>
              <w:pStyle w:val="Paragraphedeliste"/>
              <w:numPr>
                <w:ilvl w:val="0"/>
                <w:numId w:val="25"/>
              </w:numPr>
            </w:pPr>
            <w:r>
              <w:t>MissionAssignment</w:t>
            </w:r>
          </w:p>
          <w:p w14:paraId="2D3A8031" w14:textId="77777777" w:rsidR="00810A4E" w:rsidRDefault="00810A4E" w:rsidP="00810A4E">
            <w:pPr>
              <w:pStyle w:val="Paragraphedeliste"/>
              <w:numPr>
                <w:ilvl w:val="0"/>
                <w:numId w:val="25"/>
              </w:numPr>
            </w:pPr>
            <w:r>
              <w:t>ISAuthorization</w:t>
            </w:r>
          </w:p>
          <w:p w14:paraId="38549A6A" w14:textId="77777777" w:rsidR="00810A4E" w:rsidRDefault="00810A4E" w:rsidP="00810A4E">
            <w:pPr>
              <w:pStyle w:val="Paragraphedeliste"/>
              <w:numPr>
                <w:ilvl w:val="0"/>
                <w:numId w:val="25"/>
              </w:numPr>
            </w:pPr>
            <w:r>
              <w:t>ISStopCommand</w:t>
            </w:r>
          </w:p>
          <w:p w14:paraId="20B49A58" w14:textId="77777777" w:rsidR="00810A4E" w:rsidRDefault="00810A4E" w:rsidP="00810A4E">
            <w:pPr>
              <w:pStyle w:val="Paragraphedeliste"/>
              <w:numPr>
                <w:ilvl w:val="0"/>
                <w:numId w:val="25"/>
              </w:numPr>
            </w:pPr>
            <w:r>
              <w:t>ISLMTVCommand</w:t>
            </w:r>
          </w:p>
          <w:p w14:paraId="4B91E089" w14:textId="77777777" w:rsidR="00810A4E" w:rsidRDefault="00810A4E" w:rsidP="00810A4E">
            <w:pPr>
              <w:pStyle w:val="Paragraphedeliste"/>
              <w:numPr>
                <w:ilvl w:val="0"/>
                <w:numId w:val="25"/>
              </w:numPr>
            </w:pPr>
            <w:r>
              <w:t>ISUpdateMission</w:t>
            </w:r>
          </w:p>
          <w:p w14:paraId="365FB4F2" w14:textId="662196E8" w:rsidR="00810A4E" w:rsidRDefault="00810A4E" w:rsidP="00810A4E">
            <w:pPr>
              <w:numPr>
                <w:ilvl w:val="0"/>
                <w:numId w:val="25"/>
              </w:numPr>
            </w:pPr>
            <w:r>
              <w:t>ISAnnulationReservation</w:t>
            </w:r>
          </w:p>
          <w:p w14:paraId="3CA45254" w14:textId="6DD7E6EE" w:rsidR="00AB589C" w:rsidRDefault="00AB589C" w:rsidP="00810A4E">
            <w:pPr>
              <w:numPr>
                <w:ilvl w:val="0"/>
                <w:numId w:val="25"/>
              </w:numPr>
            </w:pPr>
            <w:r w:rsidRPr="00AB589C">
              <w:t>ISAcknowledge </w:t>
            </w:r>
          </w:p>
          <w:p w14:paraId="7755703C" w14:textId="23BFA95B" w:rsidR="00AB589C" w:rsidRDefault="00AB589C" w:rsidP="00810A4E">
            <w:pPr>
              <w:numPr>
                <w:ilvl w:val="0"/>
                <w:numId w:val="25"/>
              </w:numPr>
            </w:pPr>
            <w:r w:rsidRPr="00AB589C">
              <w:t>ResumeMission </w:t>
            </w:r>
          </w:p>
          <w:p w14:paraId="10AD8534" w14:textId="77777777" w:rsidR="00810A4E" w:rsidRPr="00092890" w:rsidRDefault="00810A4E" w:rsidP="002869B4">
            <w:pPr>
              <w:ind w:left="360"/>
            </w:pPr>
            <w:r>
              <w:t>Doivent respecter les structures définies corresponds à chaque message.</w:t>
            </w:r>
          </w:p>
        </w:tc>
      </w:tr>
      <w:tr w:rsidR="00810A4E" w:rsidRPr="00176744" w14:paraId="4CB8F5C5" w14:textId="77777777" w:rsidTr="002869B4">
        <w:tc>
          <w:tcPr>
            <w:tcW w:w="9288" w:type="dxa"/>
          </w:tcPr>
          <w:p w14:paraId="6B80F161" w14:textId="77777777" w:rsidR="00810A4E" w:rsidRPr="00464467" w:rsidRDefault="00810A4E" w:rsidP="002869B4">
            <w:pPr>
              <w:rPr>
                <w:b/>
                <w:bCs/>
              </w:rPr>
            </w:pPr>
            <w:r>
              <w:rPr>
                <w:b/>
                <w:bCs/>
              </w:rPr>
              <w:t xml:space="preserve">Inputs : </w:t>
            </w:r>
            <w:r>
              <w:t>Messages à vérifier</w:t>
            </w:r>
          </w:p>
        </w:tc>
      </w:tr>
      <w:tr w:rsidR="00810A4E" w:rsidRPr="00176744" w14:paraId="5C1E2023" w14:textId="77777777" w:rsidTr="002869B4">
        <w:tc>
          <w:tcPr>
            <w:tcW w:w="9288" w:type="dxa"/>
          </w:tcPr>
          <w:p w14:paraId="6EB9772E" w14:textId="77777777" w:rsidR="00810A4E" w:rsidRPr="00464467" w:rsidRDefault="00810A4E" w:rsidP="002869B4">
            <w:pPr>
              <w:rPr>
                <w:b/>
                <w:bCs/>
              </w:rPr>
            </w:pPr>
            <w:r>
              <w:rPr>
                <w:b/>
                <w:bCs/>
              </w:rPr>
              <w:t>Outputs :</w:t>
            </w:r>
            <w:r>
              <w:t xml:space="preserve"> Messages vérifiés</w:t>
            </w:r>
          </w:p>
        </w:tc>
      </w:tr>
      <w:tr w:rsidR="00810A4E" w:rsidRPr="00103583" w14:paraId="7A9D688C" w14:textId="77777777" w:rsidTr="002869B4">
        <w:tc>
          <w:tcPr>
            <w:tcW w:w="9288" w:type="dxa"/>
          </w:tcPr>
          <w:p w14:paraId="0AC3C572" w14:textId="77777777" w:rsidR="00810A4E" w:rsidRDefault="00810A4E" w:rsidP="002869B4">
            <w:pPr>
              <w:rPr>
                <w:b/>
                <w:bCs/>
              </w:rPr>
            </w:pPr>
            <w:r>
              <w:rPr>
                <w:b/>
                <w:bCs/>
              </w:rPr>
              <w:t>Sub-exigences</w:t>
            </w:r>
            <w:r w:rsidRPr="00633452">
              <w:rPr>
                <w:b/>
                <w:bCs/>
              </w:rPr>
              <w:t xml:space="preserve"> : </w:t>
            </w:r>
          </w:p>
          <w:p w14:paraId="137A5B04"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58026F8F" w14:textId="77777777" w:rsidR="00810A4E" w:rsidRDefault="00810A4E" w:rsidP="00810A4E">
            <w:pPr>
              <w:pStyle w:val="Paragraphedeliste"/>
              <w:numPr>
                <w:ilvl w:val="0"/>
                <w:numId w:val="22"/>
              </w:numPr>
              <w:spacing w:after="0"/>
            </w:pPr>
            <w:r w:rsidRPr="0093026F">
              <w:t xml:space="preserve"> </w:t>
            </w:r>
          </w:p>
          <w:p w14:paraId="707EA93F"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462FD018"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334F0C73" w14:textId="77777777" w:rsidR="00810A4E" w:rsidRPr="00103583" w:rsidRDefault="00810A4E" w:rsidP="00810A4E">
            <w:pPr>
              <w:pStyle w:val="Paragraphedeliste"/>
              <w:numPr>
                <w:ilvl w:val="1"/>
                <w:numId w:val="22"/>
              </w:numPr>
              <w:rPr>
                <w:noProof/>
              </w:rPr>
            </w:pPr>
          </w:p>
        </w:tc>
      </w:tr>
      <w:tr w:rsidR="00810A4E" w:rsidRPr="00A61000" w14:paraId="13EE5B3C" w14:textId="77777777" w:rsidTr="002869B4">
        <w:tc>
          <w:tcPr>
            <w:tcW w:w="9288" w:type="dxa"/>
          </w:tcPr>
          <w:p w14:paraId="03C0BBB9" w14:textId="77777777" w:rsidR="00810A4E" w:rsidRPr="00A61000" w:rsidRDefault="00810A4E" w:rsidP="002869B4">
            <w:pPr>
              <w:rPr>
                <w:b/>
                <w:bCs/>
              </w:rPr>
            </w:pPr>
            <w:r>
              <w:rPr>
                <w:b/>
                <w:bCs/>
              </w:rPr>
              <w:t xml:space="preserve">Contraintes : à ajouter par l’équipe ‘safety’ </w:t>
            </w:r>
          </w:p>
        </w:tc>
      </w:tr>
    </w:tbl>
    <w:p w14:paraId="3A2EDB06" w14:textId="77777777" w:rsidR="00810A4E" w:rsidRPr="000A43AC" w:rsidRDefault="00810A4E" w:rsidP="00810A4E"/>
    <w:p w14:paraId="329540EF" w14:textId="77777777" w:rsidR="00810A4E" w:rsidRPr="000A43AC" w:rsidRDefault="00810A4E" w:rsidP="00810A4E"/>
    <w:p w14:paraId="22E8DCCE" w14:textId="77777777" w:rsidR="00810A4E" w:rsidRPr="000A43AC" w:rsidRDefault="00810A4E" w:rsidP="00810A4E"/>
    <w:p w14:paraId="5A6B855B" w14:textId="77777777" w:rsidR="00810A4E" w:rsidRPr="000A43AC" w:rsidRDefault="00810A4E" w:rsidP="00810A4E"/>
    <w:tbl>
      <w:tblPr>
        <w:tblStyle w:val="Grilledutableau"/>
        <w:tblpPr w:leftFromText="141" w:rightFromText="141" w:vertAnchor="page" w:horzAnchor="margin" w:tblpY="1756"/>
        <w:tblW w:w="0" w:type="auto"/>
        <w:tblLook w:val="04A0" w:firstRow="1" w:lastRow="0" w:firstColumn="1" w:lastColumn="0" w:noHBand="0" w:noVBand="1"/>
      </w:tblPr>
      <w:tblGrid>
        <w:gridCol w:w="9288"/>
      </w:tblGrid>
      <w:tr w:rsidR="00810A4E" w:rsidRPr="00464467" w14:paraId="7C06AB68" w14:textId="77777777" w:rsidTr="00810A4E">
        <w:tc>
          <w:tcPr>
            <w:tcW w:w="9288" w:type="dxa"/>
          </w:tcPr>
          <w:p w14:paraId="69E7C893" w14:textId="774CC338" w:rsidR="00810A4E" w:rsidRPr="00464467" w:rsidRDefault="00810A4E" w:rsidP="00810A4E">
            <w:pPr>
              <w:rPr>
                <w:b/>
                <w:bCs/>
              </w:rPr>
            </w:pPr>
            <w:r>
              <w:rPr>
                <w:b/>
                <w:bCs/>
              </w:rPr>
              <w:t>Id : EX-</w:t>
            </w:r>
            <w:r>
              <w:t xml:space="preserve"> FS1.4.9.2.1</w:t>
            </w:r>
            <w:ins w:id="423" w:author="MAHMOUD Mohamed-Ali" w:date="2025-05-19T13:09:00Z">
              <w:r w:rsidR="00624681">
                <w:t>#1</w:t>
              </w:r>
            </w:ins>
          </w:p>
        </w:tc>
      </w:tr>
      <w:tr w:rsidR="00810A4E" w:rsidRPr="005E7F0B" w14:paraId="12F7B2D9" w14:textId="77777777" w:rsidTr="00810A4E">
        <w:tc>
          <w:tcPr>
            <w:tcW w:w="9288" w:type="dxa"/>
          </w:tcPr>
          <w:p w14:paraId="26EAA639"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604736">
              <w:rPr>
                <w:b/>
                <w:bCs/>
              </w:rPr>
              <w:t>InscriptionMessageResponse</w:t>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4AA2AF38" w14:textId="77777777" w:rsidTr="00810A4E">
        <w:tc>
          <w:tcPr>
            <w:tcW w:w="9288" w:type="dxa"/>
          </w:tcPr>
          <w:p w14:paraId="4394F604" w14:textId="77777777" w:rsidR="00810A4E" w:rsidRDefault="00810A4E" w:rsidP="00810A4E">
            <w:r w:rsidRPr="00464467">
              <w:rPr>
                <w:b/>
                <w:bCs/>
              </w:rPr>
              <w:t>Description :</w:t>
            </w:r>
            <w:r>
              <w:rPr>
                <w:b/>
                <w:bCs/>
              </w:rPr>
              <w:t xml:space="preserve"> </w:t>
            </w:r>
            <w:r w:rsidRPr="00D96380">
              <w:t xml:space="preserve">Le </w:t>
            </w:r>
            <w:r>
              <w:t xml:space="preserve">message ‘ </w:t>
            </w:r>
            <w:r w:rsidRPr="00604736">
              <w:t>InscriptionMessageResponse</w:t>
            </w:r>
            <w:r>
              <w:t xml:space="preserve">’ doit respecter ce format : </w:t>
            </w:r>
          </w:p>
          <w:p w14:paraId="44AEC05C" w14:textId="77777777" w:rsidR="00810A4E" w:rsidRDefault="00810A4E" w:rsidP="00810A4E">
            <w:pPr>
              <w:pStyle w:val="Paragraphedeliste"/>
              <w:numPr>
                <w:ilvl w:val="0"/>
                <w:numId w:val="24"/>
              </w:numPr>
            </w:pPr>
            <w:r>
              <w:t>‘Name’ : Un entier dont la valeur 1 codé sur 1 octet</w:t>
            </w:r>
          </w:p>
          <w:p w14:paraId="7F165924" w14:textId="77777777" w:rsidR="00810A4E" w:rsidRDefault="00810A4E" w:rsidP="00810A4E">
            <w:pPr>
              <w:pStyle w:val="Paragraphedeliste"/>
              <w:numPr>
                <w:ilvl w:val="0"/>
                <w:numId w:val="24"/>
              </w:numPr>
            </w:pPr>
            <w:r>
              <w:t>‘messageId’ : Un entier codé sur 1 octet (</w:t>
            </w:r>
            <w:r w:rsidRPr="00092890">
              <w:rPr>
                <w:sz w:val="16"/>
                <w:szCs w:val="16"/>
              </w:rPr>
              <w:t>L'hypothèse est que le véhicule ne peut pas effectuer plus de 255 inscriptions par jour d'exploitation.</w:t>
            </w:r>
            <w:r>
              <w:t>)</w:t>
            </w:r>
          </w:p>
          <w:p w14:paraId="1766C479" w14:textId="77777777" w:rsidR="00810A4E" w:rsidRPr="008E1139" w:rsidRDefault="00810A4E" w:rsidP="00810A4E">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0A446D23" w14:textId="77777777" w:rsidTr="002869B4">
              <w:tc>
                <w:tcPr>
                  <w:tcW w:w="578" w:type="dxa"/>
                </w:tcPr>
                <w:p w14:paraId="5C8C1C50"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2octets</w:t>
                  </w:r>
                </w:p>
              </w:tc>
              <w:tc>
                <w:tcPr>
                  <w:tcW w:w="531" w:type="dxa"/>
                </w:tcPr>
                <w:p w14:paraId="06271869"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1octet</w:t>
                  </w:r>
                </w:p>
              </w:tc>
              <w:tc>
                <w:tcPr>
                  <w:tcW w:w="531" w:type="dxa"/>
                </w:tcPr>
                <w:p w14:paraId="24E0247A"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1octet</w:t>
                  </w:r>
                </w:p>
              </w:tc>
              <w:tc>
                <w:tcPr>
                  <w:tcW w:w="544" w:type="dxa"/>
                </w:tcPr>
                <w:p w14:paraId="45E415DD"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1octet</w:t>
                  </w:r>
                </w:p>
              </w:tc>
              <w:tc>
                <w:tcPr>
                  <w:tcW w:w="601" w:type="dxa"/>
                </w:tcPr>
                <w:p w14:paraId="5A27AC4E"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1 octet</w:t>
                  </w:r>
                </w:p>
              </w:tc>
              <w:tc>
                <w:tcPr>
                  <w:tcW w:w="531" w:type="dxa"/>
                </w:tcPr>
                <w:p w14:paraId="3F0A1131"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1octet</w:t>
                  </w:r>
                </w:p>
              </w:tc>
              <w:tc>
                <w:tcPr>
                  <w:tcW w:w="650" w:type="dxa"/>
                </w:tcPr>
                <w:p w14:paraId="00424B03" w14:textId="77777777" w:rsidR="00810A4E" w:rsidRPr="00092890" w:rsidRDefault="00810A4E" w:rsidP="009B4C05">
                  <w:pPr>
                    <w:framePr w:hSpace="141" w:wrap="around" w:vAnchor="page" w:hAnchor="margin" w:y="1756"/>
                    <w:rPr>
                      <w:sz w:val="12"/>
                      <w:szCs w:val="12"/>
                      <w:lang w:val="en-US"/>
                    </w:rPr>
                  </w:pPr>
                  <w:r w:rsidRPr="00092890">
                    <w:rPr>
                      <w:sz w:val="12"/>
                      <w:szCs w:val="12"/>
                      <w:lang w:val="en-US"/>
                    </w:rPr>
                    <w:t>2 octets</w:t>
                  </w:r>
                </w:p>
              </w:tc>
            </w:tr>
          </w:tbl>
          <w:p w14:paraId="7E1B9049" w14:textId="77777777" w:rsidR="00810A4E" w:rsidRDefault="00810A4E" w:rsidP="00810A4E">
            <w:pPr>
              <w:pStyle w:val="Paragraphedeliste"/>
              <w:numPr>
                <w:ilvl w:val="0"/>
                <w:numId w:val="25"/>
              </w:numPr>
            </w:pPr>
            <w:r>
              <w:t>sequenceNumber</w:t>
            </w:r>
            <w:r w:rsidRPr="00092890">
              <w:t xml:space="preserve"> : </w:t>
            </w:r>
            <w:r>
              <w:t>U</w:t>
            </w:r>
            <w:r w:rsidRPr="00092890">
              <w:t>n entier codé s</w:t>
            </w:r>
            <w:r>
              <w:t xml:space="preserve">ur 3 octets </w:t>
            </w:r>
          </w:p>
          <w:p w14:paraId="027B2E0F" w14:textId="08AB395B" w:rsidR="00810A4E" w:rsidRPr="00092890" w:rsidRDefault="00810A4E" w:rsidP="00810A4E">
            <w:pPr>
              <w:pStyle w:val="Paragraphedeliste"/>
              <w:numPr>
                <w:ilvl w:val="0"/>
                <w:numId w:val="25"/>
              </w:numPr>
            </w:pPr>
            <w:r>
              <w:t xml:space="preserve">Response : </w:t>
            </w:r>
            <w:r w:rsidRPr="0043507F">
              <w:t xml:space="preserve"> </w:t>
            </w:r>
            <w:r>
              <w:t>U</w:t>
            </w:r>
            <w:r w:rsidRPr="0043507F">
              <w:t xml:space="preserve">n entier pouvant avoir la valeur 0 ou 1, codé sur 1 </w:t>
            </w:r>
            <w:r w:rsidR="00D907FF">
              <w:t>octet</w:t>
            </w:r>
            <w:r w:rsidRPr="0043507F">
              <w:t>.</w:t>
            </w:r>
          </w:p>
        </w:tc>
      </w:tr>
      <w:tr w:rsidR="00810A4E" w:rsidRPr="00176744" w14:paraId="5F2FFDC6" w14:textId="77777777" w:rsidTr="00810A4E">
        <w:tc>
          <w:tcPr>
            <w:tcW w:w="9288" w:type="dxa"/>
          </w:tcPr>
          <w:p w14:paraId="5E28D2E8" w14:textId="77777777" w:rsidR="00810A4E" w:rsidRPr="00464467" w:rsidRDefault="00810A4E" w:rsidP="00810A4E">
            <w:pPr>
              <w:rPr>
                <w:b/>
                <w:bCs/>
              </w:rPr>
            </w:pPr>
            <w:r>
              <w:rPr>
                <w:b/>
                <w:bCs/>
              </w:rPr>
              <w:t xml:space="preserve">Inputs : </w:t>
            </w:r>
            <w:r w:rsidRPr="00215045">
              <w:t>Données</w:t>
            </w:r>
            <w:r>
              <w:t xml:space="preserve"> composant le message ‘</w:t>
            </w:r>
            <w:r w:rsidRPr="00604736">
              <w:t>InscriptionMessageResponse</w:t>
            </w:r>
            <w:r>
              <w:t>’ à vérifier.</w:t>
            </w:r>
          </w:p>
        </w:tc>
      </w:tr>
      <w:tr w:rsidR="00810A4E" w:rsidRPr="00176744" w14:paraId="386F3A9E" w14:textId="77777777" w:rsidTr="00810A4E">
        <w:tc>
          <w:tcPr>
            <w:tcW w:w="9288" w:type="dxa"/>
          </w:tcPr>
          <w:p w14:paraId="4F27798F"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0D0BE936" w14:textId="77777777" w:rsidTr="00810A4E">
        <w:tc>
          <w:tcPr>
            <w:tcW w:w="9288" w:type="dxa"/>
          </w:tcPr>
          <w:p w14:paraId="1E2886CF" w14:textId="77777777" w:rsidR="00810A4E" w:rsidRDefault="00810A4E" w:rsidP="00810A4E">
            <w:pPr>
              <w:rPr>
                <w:b/>
                <w:bCs/>
              </w:rPr>
            </w:pPr>
            <w:r>
              <w:rPr>
                <w:b/>
                <w:bCs/>
              </w:rPr>
              <w:t>Sub-exigences</w:t>
            </w:r>
            <w:r w:rsidRPr="00633452">
              <w:rPr>
                <w:b/>
                <w:bCs/>
              </w:rPr>
              <w:t xml:space="preserve"> : </w:t>
            </w:r>
          </w:p>
          <w:p w14:paraId="13C86AA6"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0AB025AB" w14:textId="77777777" w:rsidR="00810A4E" w:rsidRDefault="00810A4E" w:rsidP="00810A4E">
            <w:pPr>
              <w:pStyle w:val="Paragraphedeliste"/>
              <w:numPr>
                <w:ilvl w:val="0"/>
                <w:numId w:val="22"/>
              </w:numPr>
              <w:spacing w:after="0"/>
            </w:pPr>
            <w:r w:rsidRPr="0093026F">
              <w:t xml:space="preserve"> </w:t>
            </w:r>
          </w:p>
          <w:p w14:paraId="22A1CFEA"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34B1FFBA"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2BAC537F" w14:textId="77777777" w:rsidR="00810A4E" w:rsidRPr="00103583" w:rsidRDefault="00810A4E" w:rsidP="00810A4E">
            <w:pPr>
              <w:pStyle w:val="Paragraphedeliste"/>
              <w:numPr>
                <w:ilvl w:val="1"/>
                <w:numId w:val="22"/>
              </w:numPr>
              <w:rPr>
                <w:noProof/>
              </w:rPr>
            </w:pPr>
          </w:p>
        </w:tc>
      </w:tr>
      <w:tr w:rsidR="00810A4E" w:rsidRPr="00A61000" w14:paraId="66CEC985" w14:textId="77777777" w:rsidTr="00810A4E">
        <w:tc>
          <w:tcPr>
            <w:tcW w:w="9288" w:type="dxa"/>
          </w:tcPr>
          <w:p w14:paraId="1CFE6754" w14:textId="77777777" w:rsidR="00810A4E" w:rsidRPr="00A61000" w:rsidRDefault="00810A4E" w:rsidP="00810A4E">
            <w:pPr>
              <w:rPr>
                <w:b/>
                <w:bCs/>
              </w:rPr>
            </w:pPr>
            <w:r>
              <w:rPr>
                <w:b/>
                <w:bCs/>
              </w:rPr>
              <w:t xml:space="preserve">Contraintes : à ajouter par l’équipe ‘safety’ </w:t>
            </w:r>
          </w:p>
        </w:tc>
      </w:tr>
    </w:tbl>
    <w:p w14:paraId="2615E283" w14:textId="77777777" w:rsidR="00810A4E" w:rsidRPr="000A43AC" w:rsidRDefault="00810A4E" w:rsidP="00810A4E"/>
    <w:p w14:paraId="309F8459" w14:textId="77777777" w:rsidR="00810A4E" w:rsidRDefault="00810A4E" w:rsidP="00810A4E"/>
    <w:tbl>
      <w:tblPr>
        <w:tblStyle w:val="Grilledutableau"/>
        <w:tblpPr w:leftFromText="141" w:rightFromText="141" w:vertAnchor="page" w:horzAnchor="margin" w:tblpY="1711"/>
        <w:tblW w:w="0" w:type="auto"/>
        <w:tblLook w:val="04A0" w:firstRow="1" w:lastRow="0" w:firstColumn="1" w:lastColumn="0" w:noHBand="0" w:noVBand="1"/>
      </w:tblPr>
      <w:tblGrid>
        <w:gridCol w:w="9288"/>
      </w:tblGrid>
      <w:tr w:rsidR="00810A4E" w:rsidRPr="00464467" w14:paraId="40CEC72C" w14:textId="77777777" w:rsidTr="00810A4E">
        <w:tc>
          <w:tcPr>
            <w:tcW w:w="9288" w:type="dxa"/>
          </w:tcPr>
          <w:p w14:paraId="72A50C1E" w14:textId="5DC4E53B" w:rsidR="00810A4E" w:rsidRPr="00464467" w:rsidRDefault="00810A4E" w:rsidP="00810A4E">
            <w:pPr>
              <w:rPr>
                <w:b/>
                <w:bCs/>
              </w:rPr>
            </w:pPr>
            <w:r>
              <w:rPr>
                <w:b/>
                <w:bCs/>
              </w:rPr>
              <w:lastRenderedPageBreak/>
              <w:t>Id : EX-</w:t>
            </w:r>
            <w:r>
              <w:t xml:space="preserve"> FS1.4.9.2.2</w:t>
            </w:r>
            <w:ins w:id="424" w:author="MAHMOUD Mohamed-Ali" w:date="2025-05-19T13:09:00Z">
              <w:r w:rsidR="00624681">
                <w:t>#1</w:t>
              </w:r>
            </w:ins>
          </w:p>
        </w:tc>
      </w:tr>
      <w:tr w:rsidR="00810A4E" w:rsidRPr="005E7F0B" w14:paraId="553F9F3E" w14:textId="77777777" w:rsidTr="00810A4E">
        <w:tc>
          <w:tcPr>
            <w:tcW w:w="9288" w:type="dxa"/>
          </w:tcPr>
          <w:p w14:paraId="57BBA897"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t xml:space="preserve"> </w:t>
            </w:r>
            <w:r w:rsidRPr="009D5812">
              <w:rPr>
                <w:b/>
                <w:bCs/>
              </w:rPr>
              <w:t>CheckStatus</w:t>
            </w:r>
            <w:r>
              <w:rPr>
                <w:b/>
                <w:bCs/>
              </w:rPr>
              <w:t>’</w:t>
            </w:r>
            <w:r w:rsidRPr="009D5812">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06E8B36E" w14:textId="77777777" w:rsidTr="00810A4E">
        <w:tc>
          <w:tcPr>
            <w:tcW w:w="9288" w:type="dxa"/>
          </w:tcPr>
          <w:p w14:paraId="04CCE711" w14:textId="77777777" w:rsidR="00810A4E" w:rsidRDefault="00810A4E" w:rsidP="00810A4E">
            <w:r w:rsidRPr="00464467">
              <w:rPr>
                <w:b/>
                <w:bCs/>
              </w:rPr>
              <w:t>Description :</w:t>
            </w:r>
            <w:r>
              <w:rPr>
                <w:b/>
                <w:bCs/>
              </w:rPr>
              <w:t xml:space="preserve"> </w:t>
            </w:r>
            <w:r w:rsidRPr="00D96380">
              <w:t xml:space="preserve">Le </w:t>
            </w:r>
            <w:r>
              <w:t>message ‘</w:t>
            </w:r>
            <w:r w:rsidRPr="009D5812">
              <w:t>CheckStatus</w:t>
            </w:r>
            <w:r>
              <w:t>’</w:t>
            </w:r>
            <w:r w:rsidRPr="009D5812">
              <w:t xml:space="preserve"> </w:t>
            </w:r>
            <w:r>
              <w:t xml:space="preserve">doit respecter ce format : </w:t>
            </w:r>
          </w:p>
          <w:p w14:paraId="43C92CF9" w14:textId="77777777" w:rsidR="00810A4E" w:rsidRDefault="00810A4E" w:rsidP="00810A4E">
            <w:pPr>
              <w:pStyle w:val="Paragraphedeliste"/>
              <w:numPr>
                <w:ilvl w:val="0"/>
                <w:numId w:val="24"/>
              </w:numPr>
            </w:pPr>
            <w:r>
              <w:t>‘Name’ = la valeur 2 codé sur 1 octet</w:t>
            </w:r>
          </w:p>
          <w:p w14:paraId="17CF3655" w14:textId="77777777" w:rsidR="00810A4E" w:rsidRDefault="00810A4E" w:rsidP="00810A4E">
            <w:pPr>
              <w:pStyle w:val="Paragraphedeliste"/>
              <w:numPr>
                <w:ilvl w:val="0"/>
                <w:numId w:val="24"/>
              </w:numPr>
            </w:pPr>
            <w:r>
              <w:t xml:space="preserve">‘messageId’ un entier codé sur 1 octet </w:t>
            </w:r>
          </w:p>
          <w:p w14:paraId="0364279C" w14:textId="77777777" w:rsidR="00810A4E" w:rsidRPr="008E1139" w:rsidRDefault="00810A4E" w:rsidP="00810A4E">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4F7311F5" w14:textId="77777777" w:rsidTr="002869B4">
              <w:tc>
                <w:tcPr>
                  <w:tcW w:w="578" w:type="dxa"/>
                </w:tcPr>
                <w:p w14:paraId="34503F26"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2octets</w:t>
                  </w:r>
                </w:p>
              </w:tc>
              <w:tc>
                <w:tcPr>
                  <w:tcW w:w="531" w:type="dxa"/>
                </w:tcPr>
                <w:p w14:paraId="0593667B"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1octet</w:t>
                  </w:r>
                </w:p>
              </w:tc>
              <w:tc>
                <w:tcPr>
                  <w:tcW w:w="531" w:type="dxa"/>
                </w:tcPr>
                <w:p w14:paraId="02CF2FB7"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1octet</w:t>
                  </w:r>
                </w:p>
              </w:tc>
              <w:tc>
                <w:tcPr>
                  <w:tcW w:w="544" w:type="dxa"/>
                </w:tcPr>
                <w:p w14:paraId="61662757"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1octet</w:t>
                  </w:r>
                </w:p>
              </w:tc>
              <w:tc>
                <w:tcPr>
                  <w:tcW w:w="601" w:type="dxa"/>
                </w:tcPr>
                <w:p w14:paraId="270026BA"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1 octet</w:t>
                  </w:r>
                </w:p>
              </w:tc>
              <w:tc>
                <w:tcPr>
                  <w:tcW w:w="531" w:type="dxa"/>
                </w:tcPr>
                <w:p w14:paraId="4BDA6A30"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1octet</w:t>
                  </w:r>
                </w:p>
              </w:tc>
              <w:tc>
                <w:tcPr>
                  <w:tcW w:w="650" w:type="dxa"/>
                </w:tcPr>
                <w:p w14:paraId="15288B42" w14:textId="77777777" w:rsidR="00810A4E" w:rsidRPr="00092890" w:rsidRDefault="00810A4E" w:rsidP="009B4C05">
                  <w:pPr>
                    <w:framePr w:hSpace="141" w:wrap="around" w:vAnchor="page" w:hAnchor="margin" w:y="1711"/>
                    <w:rPr>
                      <w:sz w:val="12"/>
                      <w:szCs w:val="12"/>
                      <w:lang w:val="en-US"/>
                    </w:rPr>
                  </w:pPr>
                  <w:r w:rsidRPr="00092890">
                    <w:rPr>
                      <w:sz w:val="12"/>
                      <w:szCs w:val="12"/>
                      <w:lang w:val="en-US"/>
                    </w:rPr>
                    <w:t>2 octets</w:t>
                  </w:r>
                </w:p>
              </w:tc>
            </w:tr>
          </w:tbl>
          <w:p w14:paraId="0C84B993" w14:textId="77777777" w:rsidR="00810A4E" w:rsidRDefault="00810A4E" w:rsidP="00810A4E">
            <w:pPr>
              <w:pStyle w:val="Paragraphedeliste"/>
              <w:numPr>
                <w:ilvl w:val="0"/>
                <w:numId w:val="25"/>
              </w:numPr>
            </w:pPr>
            <w:r>
              <w:t>sequenceNumber</w:t>
            </w:r>
            <w:r w:rsidRPr="00092890">
              <w:t xml:space="preserve"> : un entier codé s</w:t>
            </w:r>
            <w:r>
              <w:t xml:space="preserve">ur 3 octets </w:t>
            </w:r>
          </w:p>
          <w:p w14:paraId="5AD00083" w14:textId="77777777" w:rsidR="00810A4E" w:rsidRDefault="00810A4E" w:rsidP="00810A4E">
            <w:pPr>
              <w:pStyle w:val="Paragraphedeliste"/>
              <w:numPr>
                <w:ilvl w:val="0"/>
                <w:numId w:val="25"/>
              </w:numPr>
            </w:pPr>
            <w:r>
              <w:t>IdTopo : un entier codé sur 2 octets</w:t>
            </w:r>
          </w:p>
          <w:p w14:paraId="78B07FB2" w14:textId="77777777" w:rsidR="00810A4E" w:rsidRDefault="00810A4E" w:rsidP="00810A4E">
            <w:pPr>
              <w:pStyle w:val="Paragraphedeliste"/>
              <w:numPr>
                <w:ilvl w:val="0"/>
                <w:numId w:val="25"/>
              </w:numPr>
            </w:pPr>
            <w:r>
              <w:t>missionId : un entier codé sur 2 octets</w:t>
            </w:r>
          </w:p>
          <w:p w14:paraId="261FD543" w14:textId="77777777" w:rsidR="00810A4E" w:rsidRDefault="00810A4E" w:rsidP="00810A4E">
            <w:pPr>
              <w:pStyle w:val="Paragraphedeliste"/>
              <w:numPr>
                <w:ilvl w:val="0"/>
                <w:numId w:val="25"/>
              </w:numPr>
            </w:pPr>
            <w:r>
              <w:t>TripNumber : un entier codé sur 1 octets</w:t>
            </w:r>
          </w:p>
          <w:p w14:paraId="2E454016" w14:textId="77777777" w:rsidR="00810A4E" w:rsidRDefault="00810A4E" w:rsidP="00810A4E">
            <w:pPr>
              <w:pStyle w:val="Paragraphedeliste"/>
              <w:numPr>
                <w:ilvl w:val="0"/>
                <w:numId w:val="25"/>
              </w:numPr>
            </w:pPr>
            <w:r>
              <w:t>NodesByTrip : un entier codé sur 2 octets</w:t>
            </w:r>
          </w:p>
          <w:p w14:paraId="31B8502E" w14:textId="77777777" w:rsidR="00810A4E" w:rsidRPr="00092890" w:rsidRDefault="00810A4E" w:rsidP="00810A4E">
            <w:pPr>
              <w:pStyle w:val="Paragraphedeliste"/>
              <w:numPr>
                <w:ilvl w:val="0"/>
                <w:numId w:val="25"/>
              </w:numPr>
            </w:pPr>
            <w:r>
              <w:t>Liste des nœuds : Un séquencement des entiers (TripNumber*NodesByTrip) chaque entier est codé sur 2 octets.</w:t>
            </w:r>
          </w:p>
        </w:tc>
      </w:tr>
      <w:tr w:rsidR="00810A4E" w:rsidRPr="00176744" w14:paraId="0FBE162A" w14:textId="77777777" w:rsidTr="00810A4E">
        <w:tc>
          <w:tcPr>
            <w:tcW w:w="9288" w:type="dxa"/>
          </w:tcPr>
          <w:p w14:paraId="283837B6" w14:textId="77777777" w:rsidR="00810A4E" w:rsidRPr="00464467" w:rsidRDefault="00810A4E" w:rsidP="00810A4E">
            <w:pPr>
              <w:rPr>
                <w:b/>
                <w:bCs/>
              </w:rPr>
            </w:pPr>
            <w:r>
              <w:rPr>
                <w:b/>
                <w:bCs/>
              </w:rPr>
              <w:t xml:space="preserve">Inputs : </w:t>
            </w:r>
            <w:r w:rsidRPr="00215045">
              <w:t>Données</w:t>
            </w:r>
            <w:r>
              <w:t xml:space="preserve"> composant le message ‘ </w:t>
            </w:r>
            <w:r w:rsidRPr="009D5812">
              <w:t>CheckStatus</w:t>
            </w:r>
            <w:r>
              <w:t>’</w:t>
            </w:r>
            <w:r w:rsidRPr="009D5812">
              <w:t xml:space="preserve"> </w:t>
            </w:r>
            <w:r>
              <w:t>à vérifier.</w:t>
            </w:r>
          </w:p>
        </w:tc>
      </w:tr>
      <w:tr w:rsidR="00810A4E" w:rsidRPr="00176744" w14:paraId="602F1F3C" w14:textId="77777777" w:rsidTr="00810A4E">
        <w:tc>
          <w:tcPr>
            <w:tcW w:w="9288" w:type="dxa"/>
          </w:tcPr>
          <w:p w14:paraId="0A6502F5"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228D41C5" w14:textId="77777777" w:rsidTr="00810A4E">
        <w:tc>
          <w:tcPr>
            <w:tcW w:w="9288" w:type="dxa"/>
          </w:tcPr>
          <w:p w14:paraId="0ACE1D69" w14:textId="77777777" w:rsidR="00810A4E" w:rsidRDefault="00810A4E" w:rsidP="00810A4E">
            <w:pPr>
              <w:rPr>
                <w:b/>
                <w:bCs/>
              </w:rPr>
            </w:pPr>
            <w:r>
              <w:rPr>
                <w:b/>
                <w:bCs/>
              </w:rPr>
              <w:t>Sub-exigences</w:t>
            </w:r>
            <w:r w:rsidRPr="00633452">
              <w:rPr>
                <w:b/>
                <w:bCs/>
              </w:rPr>
              <w:t xml:space="preserve"> : </w:t>
            </w:r>
          </w:p>
          <w:p w14:paraId="204B0C1B"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7A1C1BCE" w14:textId="77777777" w:rsidR="00810A4E" w:rsidRDefault="00810A4E" w:rsidP="00810A4E">
            <w:pPr>
              <w:pStyle w:val="Paragraphedeliste"/>
              <w:numPr>
                <w:ilvl w:val="0"/>
                <w:numId w:val="22"/>
              </w:numPr>
              <w:spacing w:after="0"/>
            </w:pPr>
            <w:r w:rsidRPr="0093026F">
              <w:t xml:space="preserve"> </w:t>
            </w:r>
          </w:p>
          <w:p w14:paraId="2363B04A"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426EC380"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2E4EDD51" w14:textId="77777777" w:rsidR="00810A4E" w:rsidRPr="00103583" w:rsidRDefault="00810A4E" w:rsidP="00810A4E">
            <w:pPr>
              <w:pStyle w:val="Paragraphedeliste"/>
              <w:numPr>
                <w:ilvl w:val="1"/>
                <w:numId w:val="22"/>
              </w:numPr>
              <w:rPr>
                <w:noProof/>
              </w:rPr>
            </w:pPr>
          </w:p>
        </w:tc>
      </w:tr>
      <w:tr w:rsidR="00810A4E" w:rsidRPr="00A61000" w14:paraId="2BDC1AD4" w14:textId="77777777" w:rsidTr="00810A4E">
        <w:tc>
          <w:tcPr>
            <w:tcW w:w="9288" w:type="dxa"/>
          </w:tcPr>
          <w:p w14:paraId="2020F823" w14:textId="77777777" w:rsidR="00810A4E" w:rsidRPr="00A61000" w:rsidRDefault="00810A4E" w:rsidP="00810A4E">
            <w:pPr>
              <w:rPr>
                <w:b/>
                <w:bCs/>
              </w:rPr>
            </w:pPr>
            <w:r>
              <w:rPr>
                <w:b/>
                <w:bCs/>
              </w:rPr>
              <w:t xml:space="preserve">Contraintes : à ajouter par l’équipe ‘safety’ </w:t>
            </w:r>
          </w:p>
        </w:tc>
      </w:tr>
    </w:tbl>
    <w:p w14:paraId="35FDEEC3" w14:textId="77777777" w:rsidR="00810A4E" w:rsidRPr="000A43AC" w:rsidRDefault="00810A4E" w:rsidP="00810A4E"/>
    <w:p w14:paraId="69BD8E12" w14:textId="77777777" w:rsidR="00810A4E" w:rsidRPr="000A43AC" w:rsidRDefault="00810A4E" w:rsidP="00810A4E"/>
    <w:tbl>
      <w:tblPr>
        <w:tblStyle w:val="Grilledutableau"/>
        <w:tblpPr w:leftFromText="141" w:rightFromText="141" w:vertAnchor="page" w:horzAnchor="margin" w:tblpY="1741"/>
        <w:tblW w:w="0" w:type="auto"/>
        <w:tblLook w:val="04A0" w:firstRow="1" w:lastRow="0" w:firstColumn="1" w:lastColumn="0" w:noHBand="0" w:noVBand="1"/>
      </w:tblPr>
      <w:tblGrid>
        <w:gridCol w:w="9288"/>
      </w:tblGrid>
      <w:tr w:rsidR="00810A4E" w:rsidRPr="00464467" w14:paraId="2D2D1B9F" w14:textId="77777777" w:rsidTr="00810A4E">
        <w:tc>
          <w:tcPr>
            <w:tcW w:w="9288" w:type="dxa"/>
          </w:tcPr>
          <w:p w14:paraId="28004393" w14:textId="52AD0DC9" w:rsidR="00810A4E" w:rsidRPr="00464467" w:rsidRDefault="00810A4E" w:rsidP="00810A4E">
            <w:pPr>
              <w:rPr>
                <w:b/>
                <w:bCs/>
              </w:rPr>
            </w:pPr>
            <w:r>
              <w:rPr>
                <w:b/>
                <w:bCs/>
              </w:rPr>
              <w:lastRenderedPageBreak/>
              <w:t>Id : EX-</w:t>
            </w:r>
            <w:r>
              <w:t xml:space="preserve"> FS1.4.9.2.3</w:t>
            </w:r>
            <w:ins w:id="425" w:author="MAHMOUD Mohamed-Ali" w:date="2025-05-19T13:09:00Z">
              <w:r w:rsidR="00624681">
                <w:t>#1</w:t>
              </w:r>
            </w:ins>
          </w:p>
        </w:tc>
      </w:tr>
      <w:tr w:rsidR="00810A4E" w:rsidRPr="005E7F0B" w14:paraId="500B7952" w14:textId="77777777" w:rsidTr="00810A4E">
        <w:tc>
          <w:tcPr>
            <w:tcW w:w="9288" w:type="dxa"/>
          </w:tcPr>
          <w:p w14:paraId="36896599"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17495C">
              <w:rPr>
                <w:b/>
                <w:bCs/>
              </w:rPr>
              <w:t>MissionAssignment</w:t>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0825113B" w14:textId="77777777" w:rsidTr="00810A4E">
        <w:tc>
          <w:tcPr>
            <w:tcW w:w="9288" w:type="dxa"/>
          </w:tcPr>
          <w:p w14:paraId="633A175A" w14:textId="77777777" w:rsidR="00810A4E" w:rsidRDefault="00810A4E" w:rsidP="00810A4E">
            <w:r w:rsidRPr="00464467">
              <w:rPr>
                <w:b/>
                <w:bCs/>
              </w:rPr>
              <w:t>Description :</w:t>
            </w:r>
            <w:r>
              <w:rPr>
                <w:b/>
                <w:bCs/>
              </w:rPr>
              <w:t xml:space="preserve"> </w:t>
            </w:r>
            <w:r w:rsidRPr="00D96380">
              <w:t xml:space="preserve">Le </w:t>
            </w:r>
            <w:r>
              <w:t>message ‘</w:t>
            </w:r>
            <w:r w:rsidRPr="0017495C">
              <w:t>MissionAssignment</w:t>
            </w:r>
            <w:r>
              <w:t xml:space="preserve">’ doit respecter ce format : </w:t>
            </w:r>
          </w:p>
          <w:p w14:paraId="469ECC5C" w14:textId="77777777" w:rsidR="00810A4E" w:rsidRDefault="00810A4E" w:rsidP="00810A4E">
            <w:pPr>
              <w:pStyle w:val="Paragraphedeliste"/>
              <w:numPr>
                <w:ilvl w:val="0"/>
                <w:numId w:val="24"/>
              </w:numPr>
            </w:pPr>
            <w:r>
              <w:t>‘Name’ = Un entier dont la valeur 3 codé sur 1 octet</w:t>
            </w:r>
          </w:p>
          <w:p w14:paraId="5512B824" w14:textId="77777777" w:rsidR="00810A4E" w:rsidRDefault="00810A4E" w:rsidP="00810A4E">
            <w:pPr>
              <w:pStyle w:val="Paragraphedeliste"/>
              <w:numPr>
                <w:ilvl w:val="0"/>
                <w:numId w:val="24"/>
              </w:numPr>
            </w:pPr>
            <w:r>
              <w:t>‘messageId’ : Un entier codé sur 1 octet (</w:t>
            </w:r>
            <w:r w:rsidRPr="00092890">
              <w:rPr>
                <w:sz w:val="16"/>
                <w:szCs w:val="16"/>
              </w:rPr>
              <w:t xml:space="preserve">L'hypothèse est que le véhicule ne peut pas effectuer plus de 255 </w:t>
            </w:r>
            <w:r>
              <w:rPr>
                <w:sz w:val="16"/>
                <w:szCs w:val="16"/>
              </w:rPr>
              <w:t>missions</w:t>
            </w:r>
            <w:r w:rsidRPr="00092890">
              <w:rPr>
                <w:sz w:val="16"/>
                <w:szCs w:val="16"/>
              </w:rPr>
              <w:t xml:space="preserve"> par jour d'exploitation.</w:t>
            </w:r>
            <w:r>
              <w:t>)</w:t>
            </w:r>
          </w:p>
          <w:p w14:paraId="4A2F2B4C" w14:textId="77777777" w:rsidR="00810A4E" w:rsidRPr="008E1139" w:rsidRDefault="00810A4E" w:rsidP="00810A4E">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23B1EF6E" w14:textId="77777777" w:rsidTr="002869B4">
              <w:tc>
                <w:tcPr>
                  <w:tcW w:w="578" w:type="dxa"/>
                </w:tcPr>
                <w:p w14:paraId="0E9CE3DF"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2octets</w:t>
                  </w:r>
                </w:p>
              </w:tc>
              <w:tc>
                <w:tcPr>
                  <w:tcW w:w="531" w:type="dxa"/>
                </w:tcPr>
                <w:p w14:paraId="33DE8CA6"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1octet</w:t>
                  </w:r>
                </w:p>
              </w:tc>
              <w:tc>
                <w:tcPr>
                  <w:tcW w:w="531" w:type="dxa"/>
                </w:tcPr>
                <w:p w14:paraId="7BC67D57"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1octet</w:t>
                  </w:r>
                </w:p>
              </w:tc>
              <w:tc>
                <w:tcPr>
                  <w:tcW w:w="544" w:type="dxa"/>
                </w:tcPr>
                <w:p w14:paraId="08C365EC"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1octet</w:t>
                  </w:r>
                </w:p>
              </w:tc>
              <w:tc>
                <w:tcPr>
                  <w:tcW w:w="601" w:type="dxa"/>
                </w:tcPr>
                <w:p w14:paraId="4B29D731"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1 octet</w:t>
                  </w:r>
                </w:p>
              </w:tc>
              <w:tc>
                <w:tcPr>
                  <w:tcW w:w="531" w:type="dxa"/>
                </w:tcPr>
                <w:p w14:paraId="1F313F15"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1octet</w:t>
                  </w:r>
                </w:p>
              </w:tc>
              <w:tc>
                <w:tcPr>
                  <w:tcW w:w="650" w:type="dxa"/>
                </w:tcPr>
                <w:p w14:paraId="3F4DB8A9" w14:textId="77777777" w:rsidR="00810A4E" w:rsidRPr="00092890" w:rsidRDefault="00810A4E" w:rsidP="009B4C05">
                  <w:pPr>
                    <w:framePr w:hSpace="141" w:wrap="around" w:vAnchor="page" w:hAnchor="margin" w:y="1741"/>
                    <w:rPr>
                      <w:sz w:val="12"/>
                      <w:szCs w:val="12"/>
                      <w:lang w:val="en-US"/>
                    </w:rPr>
                  </w:pPr>
                  <w:r w:rsidRPr="00092890">
                    <w:rPr>
                      <w:sz w:val="12"/>
                      <w:szCs w:val="12"/>
                      <w:lang w:val="en-US"/>
                    </w:rPr>
                    <w:t>2 octets</w:t>
                  </w:r>
                </w:p>
              </w:tc>
            </w:tr>
          </w:tbl>
          <w:p w14:paraId="7C3B2619" w14:textId="77777777" w:rsidR="00810A4E" w:rsidRDefault="00810A4E" w:rsidP="00810A4E">
            <w:pPr>
              <w:pStyle w:val="Paragraphedeliste"/>
              <w:numPr>
                <w:ilvl w:val="0"/>
                <w:numId w:val="25"/>
              </w:numPr>
            </w:pPr>
            <w:r>
              <w:t>sequenceNumber</w:t>
            </w:r>
            <w:r w:rsidRPr="00092890">
              <w:t xml:space="preserve"> : </w:t>
            </w:r>
            <w:r>
              <w:t>U</w:t>
            </w:r>
            <w:r w:rsidRPr="00092890">
              <w:t>n entier codé s</w:t>
            </w:r>
            <w:r>
              <w:t xml:space="preserve">ur 3 octets </w:t>
            </w:r>
          </w:p>
          <w:p w14:paraId="043196CE" w14:textId="77777777" w:rsidR="00810A4E" w:rsidRDefault="00810A4E" w:rsidP="00810A4E">
            <w:pPr>
              <w:pStyle w:val="Paragraphedeliste"/>
              <w:numPr>
                <w:ilvl w:val="0"/>
                <w:numId w:val="25"/>
              </w:numPr>
            </w:pPr>
            <w:r w:rsidRPr="00921D58">
              <w:t>checkStatusResponseMessageId</w:t>
            </w:r>
            <w:r>
              <w:t xml:space="preserve"> : Un entier codé sur 1 octet</w:t>
            </w:r>
          </w:p>
          <w:p w14:paraId="7D730AEA" w14:textId="77777777" w:rsidR="00810A4E" w:rsidRDefault="00810A4E" w:rsidP="00810A4E">
            <w:pPr>
              <w:pStyle w:val="Paragraphedeliste"/>
              <w:numPr>
                <w:ilvl w:val="0"/>
                <w:numId w:val="25"/>
              </w:numPr>
            </w:pPr>
            <w:r>
              <w:t>missionId : Un entier codé sur 2 octets</w:t>
            </w:r>
          </w:p>
          <w:p w14:paraId="4176A80C" w14:textId="77777777" w:rsidR="00810A4E" w:rsidRDefault="00810A4E" w:rsidP="00810A4E">
            <w:pPr>
              <w:pStyle w:val="Paragraphedeliste"/>
              <w:numPr>
                <w:ilvl w:val="0"/>
                <w:numId w:val="25"/>
              </w:numPr>
            </w:pPr>
            <w:r>
              <w:t xml:space="preserve">TripNumber : Un entier codé sur 1 octet </w:t>
            </w:r>
          </w:p>
          <w:p w14:paraId="0019A3B6" w14:textId="77777777" w:rsidR="00810A4E" w:rsidRDefault="00810A4E" w:rsidP="00810A4E">
            <w:pPr>
              <w:pStyle w:val="Paragraphedeliste"/>
              <w:numPr>
                <w:ilvl w:val="0"/>
                <w:numId w:val="25"/>
              </w:numPr>
            </w:pPr>
            <w:r>
              <w:t>NodesByTrip : Un entier codé sur 2 octets</w:t>
            </w:r>
          </w:p>
          <w:p w14:paraId="72AA3E4D" w14:textId="77777777" w:rsidR="00810A4E" w:rsidRPr="00092890" w:rsidRDefault="00810A4E" w:rsidP="00810A4E">
            <w:pPr>
              <w:pStyle w:val="Paragraphedeliste"/>
              <w:numPr>
                <w:ilvl w:val="0"/>
                <w:numId w:val="25"/>
              </w:numPr>
            </w:pPr>
            <w:r>
              <w:t xml:space="preserve">Liste des nœuds :  </w:t>
            </w:r>
            <w:r w:rsidRPr="00740627">
              <w:t>Un séquencement des entiers (TripNumber*NodesByTrip) chaque entier est codé sur 2 octets.</w:t>
            </w:r>
          </w:p>
        </w:tc>
      </w:tr>
      <w:tr w:rsidR="00810A4E" w:rsidRPr="00176744" w14:paraId="145A4C03" w14:textId="77777777" w:rsidTr="00810A4E">
        <w:tc>
          <w:tcPr>
            <w:tcW w:w="9288" w:type="dxa"/>
          </w:tcPr>
          <w:p w14:paraId="1112ABED" w14:textId="77777777" w:rsidR="00810A4E" w:rsidRPr="00464467" w:rsidRDefault="00810A4E" w:rsidP="00810A4E">
            <w:pPr>
              <w:rPr>
                <w:b/>
                <w:bCs/>
              </w:rPr>
            </w:pPr>
            <w:r>
              <w:rPr>
                <w:b/>
                <w:bCs/>
              </w:rPr>
              <w:t xml:space="preserve">Inputs : </w:t>
            </w:r>
            <w:r w:rsidRPr="00215045">
              <w:t>Données</w:t>
            </w:r>
            <w:r>
              <w:t xml:space="preserve"> composant le message ‘ </w:t>
            </w:r>
            <w:r w:rsidRPr="0017495C">
              <w:t>MissionAssignment</w:t>
            </w:r>
            <w:r>
              <w:t>’ à vérifier.</w:t>
            </w:r>
          </w:p>
        </w:tc>
      </w:tr>
      <w:tr w:rsidR="00810A4E" w:rsidRPr="00176744" w14:paraId="3C91BAB5" w14:textId="77777777" w:rsidTr="00810A4E">
        <w:tc>
          <w:tcPr>
            <w:tcW w:w="9288" w:type="dxa"/>
          </w:tcPr>
          <w:p w14:paraId="6722C94F"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6323436B" w14:textId="77777777" w:rsidTr="00810A4E">
        <w:tc>
          <w:tcPr>
            <w:tcW w:w="9288" w:type="dxa"/>
          </w:tcPr>
          <w:p w14:paraId="3DB497E2" w14:textId="77777777" w:rsidR="00810A4E" w:rsidRDefault="00810A4E" w:rsidP="00810A4E">
            <w:pPr>
              <w:rPr>
                <w:b/>
                <w:bCs/>
              </w:rPr>
            </w:pPr>
            <w:r>
              <w:rPr>
                <w:b/>
                <w:bCs/>
              </w:rPr>
              <w:t>Sub-exigences</w:t>
            </w:r>
            <w:r w:rsidRPr="00633452">
              <w:rPr>
                <w:b/>
                <w:bCs/>
              </w:rPr>
              <w:t xml:space="preserve"> : </w:t>
            </w:r>
          </w:p>
          <w:p w14:paraId="543382AE"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57293549" w14:textId="77777777" w:rsidR="00810A4E" w:rsidRDefault="00810A4E" w:rsidP="00810A4E">
            <w:pPr>
              <w:pStyle w:val="Paragraphedeliste"/>
              <w:numPr>
                <w:ilvl w:val="0"/>
                <w:numId w:val="22"/>
              </w:numPr>
              <w:spacing w:after="0"/>
            </w:pPr>
            <w:r w:rsidRPr="0093026F">
              <w:t xml:space="preserve"> </w:t>
            </w:r>
          </w:p>
          <w:p w14:paraId="62EE16D2"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62EE664E"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6ED7AD61" w14:textId="77777777" w:rsidR="00810A4E" w:rsidRPr="00103583" w:rsidRDefault="00810A4E" w:rsidP="00810A4E">
            <w:pPr>
              <w:pStyle w:val="Paragraphedeliste"/>
              <w:numPr>
                <w:ilvl w:val="1"/>
                <w:numId w:val="22"/>
              </w:numPr>
              <w:rPr>
                <w:noProof/>
              </w:rPr>
            </w:pPr>
          </w:p>
        </w:tc>
      </w:tr>
      <w:tr w:rsidR="00810A4E" w:rsidRPr="00A61000" w14:paraId="1DBCE5BC" w14:textId="77777777" w:rsidTr="00810A4E">
        <w:tc>
          <w:tcPr>
            <w:tcW w:w="9288" w:type="dxa"/>
          </w:tcPr>
          <w:p w14:paraId="5ADE5056" w14:textId="77777777" w:rsidR="00810A4E" w:rsidRPr="00A61000" w:rsidRDefault="00810A4E" w:rsidP="00810A4E">
            <w:pPr>
              <w:rPr>
                <w:b/>
                <w:bCs/>
              </w:rPr>
            </w:pPr>
            <w:r>
              <w:rPr>
                <w:b/>
                <w:bCs/>
              </w:rPr>
              <w:t xml:space="preserve">Contraintes : à ajouter par l’équipe ‘safety’ </w:t>
            </w:r>
          </w:p>
        </w:tc>
      </w:tr>
    </w:tbl>
    <w:p w14:paraId="72C625C0" w14:textId="77777777" w:rsidR="00810A4E" w:rsidRDefault="00810A4E" w:rsidP="00810A4E"/>
    <w:p w14:paraId="36A32964" w14:textId="77777777" w:rsidR="00810A4E" w:rsidRDefault="00810A4E" w:rsidP="00810A4E"/>
    <w:p w14:paraId="2C77B7DF" w14:textId="77777777" w:rsidR="00810A4E" w:rsidRDefault="00810A4E" w:rsidP="00810A4E"/>
    <w:tbl>
      <w:tblPr>
        <w:tblStyle w:val="Grilledutableau"/>
        <w:tblpPr w:leftFromText="141" w:rightFromText="141" w:vertAnchor="page" w:horzAnchor="margin" w:tblpY="2101"/>
        <w:tblW w:w="0" w:type="auto"/>
        <w:tblLook w:val="04A0" w:firstRow="1" w:lastRow="0" w:firstColumn="1" w:lastColumn="0" w:noHBand="0" w:noVBand="1"/>
      </w:tblPr>
      <w:tblGrid>
        <w:gridCol w:w="9288"/>
      </w:tblGrid>
      <w:tr w:rsidR="00810A4E" w:rsidRPr="00464467" w14:paraId="2D000D73" w14:textId="77777777" w:rsidTr="00810A4E">
        <w:tc>
          <w:tcPr>
            <w:tcW w:w="9288" w:type="dxa"/>
          </w:tcPr>
          <w:p w14:paraId="07D5B7FD" w14:textId="04A86371" w:rsidR="00810A4E" w:rsidRPr="00464467" w:rsidRDefault="00810A4E" w:rsidP="00810A4E">
            <w:pPr>
              <w:rPr>
                <w:b/>
                <w:bCs/>
              </w:rPr>
            </w:pPr>
            <w:r>
              <w:rPr>
                <w:b/>
                <w:bCs/>
              </w:rPr>
              <w:lastRenderedPageBreak/>
              <w:t>Id : EX-</w:t>
            </w:r>
            <w:r>
              <w:t xml:space="preserve"> FS1.4.9.2.4</w:t>
            </w:r>
            <w:ins w:id="426" w:author="MAHMOUD Mohamed-Ali" w:date="2025-05-19T13:09:00Z">
              <w:r w:rsidR="00624681">
                <w:t>#1</w:t>
              </w:r>
            </w:ins>
          </w:p>
        </w:tc>
      </w:tr>
      <w:tr w:rsidR="00810A4E" w:rsidRPr="005E7F0B" w14:paraId="799D6590" w14:textId="77777777" w:rsidTr="00810A4E">
        <w:tc>
          <w:tcPr>
            <w:tcW w:w="9288" w:type="dxa"/>
          </w:tcPr>
          <w:p w14:paraId="7610B284"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740627">
              <w:rPr>
                <w:b/>
                <w:bCs/>
              </w:rPr>
              <w:t>ISAuthorization</w:t>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74FCA961" w14:textId="77777777" w:rsidTr="00810A4E">
        <w:tc>
          <w:tcPr>
            <w:tcW w:w="9288" w:type="dxa"/>
          </w:tcPr>
          <w:p w14:paraId="264E5002" w14:textId="77777777" w:rsidR="00810A4E" w:rsidRDefault="00810A4E" w:rsidP="00810A4E">
            <w:r w:rsidRPr="00464467">
              <w:rPr>
                <w:b/>
                <w:bCs/>
              </w:rPr>
              <w:t>Description :</w:t>
            </w:r>
            <w:r>
              <w:rPr>
                <w:b/>
                <w:bCs/>
              </w:rPr>
              <w:t xml:space="preserve"> </w:t>
            </w:r>
            <w:r w:rsidRPr="00D96380">
              <w:t xml:space="preserve">Le </w:t>
            </w:r>
            <w:r>
              <w:t>message ‘</w:t>
            </w:r>
            <w:r w:rsidRPr="00740627">
              <w:t>ISAuthorization</w:t>
            </w:r>
            <w:r>
              <w:t>’</w:t>
            </w:r>
            <w:r w:rsidRPr="00740627">
              <w:t xml:space="preserve"> </w:t>
            </w:r>
            <w:r>
              <w:t xml:space="preserve">doit respecter ce format : </w:t>
            </w:r>
          </w:p>
          <w:p w14:paraId="25601899" w14:textId="77777777" w:rsidR="00810A4E" w:rsidRDefault="00810A4E" w:rsidP="00810A4E">
            <w:pPr>
              <w:pStyle w:val="Paragraphedeliste"/>
              <w:numPr>
                <w:ilvl w:val="0"/>
                <w:numId w:val="24"/>
              </w:numPr>
            </w:pPr>
            <w:r>
              <w:t>‘Name’ : Un entier dont la valeur 4 codé sur 1 octet</w:t>
            </w:r>
          </w:p>
          <w:p w14:paraId="729C5E13" w14:textId="77777777" w:rsidR="00810A4E" w:rsidRDefault="00810A4E" w:rsidP="00810A4E">
            <w:pPr>
              <w:pStyle w:val="Paragraphedeliste"/>
              <w:numPr>
                <w:ilvl w:val="0"/>
                <w:numId w:val="24"/>
              </w:numPr>
            </w:pPr>
            <w:r>
              <w:t xml:space="preserve">‘messageId’ : Un entier codé sur 2 octet </w:t>
            </w:r>
          </w:p>
          <w:p w14:paraId="73D1FD74" w14:textId="77777777" w:rsidR="00810A4E" w:rsidRPr="008E1139" w:rsidRDefault="00810A4E" w:rsidP="00810A4E">
            <w:pPr>
              <w:pStyle w:val="Paragraphedeliste"/>
              <w:numPr>
                <w:ilvl w:val="0"/>
                <w:numId w:val="24"/>
              </w:numPr>
            </w:pPr>
            <w:r>
              <w:t xml:space="preserve">Timestamp :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17E6A9EF" w14:textId="77777777" w:rsidTr="002869B4">
              <w:tc>
                <w:tcPr>
                  <w:tcW w:w="578" w:type="dxa"/>
                </w:tcPr>
                <w:p w14:paraId="59F54366"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2octets</w:t>
                  </w:r>
                </w:p>
              </w:tc>
              <w:tc>
                <w:tcPr>
                  <w:tcW w:w="531" w:type="dxa"/>
                </w:tcPr>
                <w:p w14:paraId="31278E6D"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1octet</w:t>
                  </w:r>
                </w:p>
              </w:tc>
              <w:tc>
                <w:tcPr>
                  <w:tcW w:w="531" w:type="dxa"/>
                </w:tcPr>
                <w:p w14:paraId="558FB46D"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1octet</w:t>
                  </w:r>
                </w:p>
              </w:tc>
              <w:tc>
                <w:tcPr>
                  <w:tcW w:w="544" w:type="dxa"/>
                </w:tcPr>
                <w:p w14:paraId="0509A8B8"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1octet</w:t>
                  </w:r>
                </w:p>
              </w:tc>
              <w:tc>
                <w:tcPr>
                  <w:tcW w:w="601" w:type="dxa"/>
                </w:tcPr>
                <w:p w14:paraId="5E9A5CA1"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1 octet</w:t>
                  </w:r>
                </w:p>
              </w:tc>
              <w:tc>
                <w:tcPr>
                  <w:tcW w:w="531" w:type="dxa"/>
                </w:tcPr>
                <w:p w14:paraId="62E078C2"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1octet</w:t>
                  </w:r>
                </w:p>
              </w:tc>
              <w:tc>
                <w:tcPr>
                  <w:tcW w:w="650" w:type="dxa"/>
                </w:tcPr>
                <w:p w14:paraId="5885965F" w14:textId="77777777" w:rsidR="00810A4E" w:rsidRPr="00092890" w:rsidRDefault="00810A4E" w:rsidP="009B4C05">
                  <w:pPr>
                    <w:framePr w:hSpace="141" w:wrap="around" w:vAnchor="page" w:hAnchor="margin" w:y="2101"/>
                    <w:rPr>
                      <w:sz w:val="12"/>
                      <w:szCs w:val="12"/>
                      <w:lang w:val="en-US"/>
                    </w:rPr>
                  </w:pPr>
                  <w:r w:rsidRPr="00092890">
                    <w:rPr>
                      <w:sz w:val="12"/>
                      <w:szCs w:val="12"/>
                      <w:lang w:val="en-US"/>
                    </w:rPr>
                    <w:t>2 octets</w:t>
                  </w:r>
                </w:p>
              </w:tc>
            </w:tr>
          </w:tbl>
          <w:p w14:paraId="0711ED20" w14:textId="77777777" w:rsidR="00810A4E" w:rsidRDefault="00810A4E" w:rsidP="00810A4E">
            <w:pPr>
              <w:pStyle w:val="Paragraphedeliste"/>
              <w:numPr>
                <w:ilvl w:val="0"/>
                <w:numId w:val="25"/>
              </w:numPr>
            </w:pPr>
            <w:r>
              <w:t>sequenceNumber</w:t>
            </w:r>
            <w:r w:rsidRPr="00092890">
              <w:t xml:space="preserve"> : </w:t>
            </w:r>
            <w:r>
              <w:t>U</w:t>
            </w:r>
            <w:r w:rsidRPr="00092890">
              <w:t>n entier codé s</w:t>
            </w:r>
            <w:r>
              <w:t xml:space="preserve">ur 3 octets </w:t>
            </w:r>
          </w:p>
          <w:p w14:paraId="55C29A0C" w14:textId="77777777" w:rsidR="00810A4E" w:rsidRDefault="00810A4E" w:rsidP="00810A4E">
            <w:pPr>
              <w:pStyle w:val="Paragraphedeliste"/>
              <w:numPr>
                <w:ilvl w:val="0"/>
                <w:numId w:val="25"/>
              </w:numPr>
            </w:pPr>
            <w:r>
              <w:t>requestMessageId : Un entier codé sur 2 octets</w:t>
            </w:r>
          </w:p>
          <w:p w14:paraId="259CABC2" w14:textId="77777777" w:rsidR="00810A4E" w:rsidRDefault="00810A4E" w:rsidP="00810A4E">
            <w:pPr>
              <w:pStyle w:val="Paragraphedeliste"/>
              <w:numPr>
                <w:ilvl w:val="0"/>
                <w:numId w:val="25"/>
              </w:numPr>
            </w:pPr>
            <w:r>
              <w:t>sectionId : Un entier codé sur 2 octets</w:t>
            </w:r>
          </w:p>
          <w:p w14:paraId="0675EC73" w14:textId="4CB15D54" w:rsidR="00810A4E" w:rsidRPr="00092890" w:rsidRDefault="00810A4E" w:rsidP="00810A4E">
            <w:pPr>
              <w:pStyle w:val="Paragraphedeliste"/>
              <w:numPr>
                <w:ilvl w:val="0"/>
                <w:numId w:val="25"/>
              </w:numPr>
            </w:pPr>
            <w:r>
              <w:t xml:space="preserve">response : Un entier codé sur 1 </w:t>
            </w:r>
            <w:r w:rsidR="00D907FF">
              <w:t>octet</w:t>
            </w:r>
          </w:p>
        </w:tc>
      </w:tr>
      <w:tr w:rsidR="00810A4E" w:rsidRPr="00176744" w14:paraId="0044A8B9" w14:textId="77777777" w:rsidTr="00810A4E">
        <w:tc>
          <w:tcPr>
            <w:tcW w:w="9288" w:type="dxa"/>
          </w:tcPr>
          <w:p w14:paraId="1BFAD185" w14:textId="77777777" w:rsidR="00810A4E" w:rsidRPr="00464467" w:rsidRDefault="00810A4E" w:rsidP="00810A4E">
            <w:pPr>
              <w:rPr>
                <w:b/>
                <w:bCs/>
              </w:rPr>
            </w:pPr>
            <w:r>
              <w:rPr>
                <w:b/>
                <w:bCs/>
              </w:rPr>
              <w:t xml:space="preserve">Inputs : </w:t>
            </w:r>
            <w:r w:rsidRPr="00215045">
              <w:t>Données</w:t>
            </w:r>
            <w:r>
              <w:t xml:space="preserve"> composant le message ‘ </w:t>
            </w:r>
            <w:r w:rsidRPr="00740627">
              <w:t xml:space="preserve">ISAuthorization’ </w:t>
            </w:r>
            <w:r>
              <w:t>à vérifier.</w:t>
            </w:r>
          </w:p>
        </w:tc>
      </w:tr>
      <w:tr w:rsidR="00810A4E" w:rsidRPr="00176744" w14:paraId="34B4A76F" w14:textId="77777777" w:rsidTr="00810A4E">
        <w:tc>
          <w:tcPr>
            <w:tcW w:w="9288" w:type="dxa"/>
          </w:tcPr>
          <w:p w14:paraId="650966AB"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38FC0FF2" w14:textId="77777777" w:rsidTr="00810A4E">
        <w:tc>
          <w:tcPr>
            <w:tcW w:w="9288" w:type="dxa"/>
          </w:tcPr>
          <w:p w14:paraId="1188121D" w14:textId="77777777" w:rsidR="00810A4E" w:rsidRDefault="00810A4E" w:rsidP="00810A4E">
            <w:pPr>
              <w:rPr>
                <w:b/>
                <w:bCs/>
              </w:rPr>
            </w:pPr>
            <w:r>
              <w:rPr>
                <w:b/>
                <w:bCs/>
              </w:rPr>
              <w:t>Sub-exigences</w:t>
            </w:r>
            <w:r w:rsidRPr="00633452">
              <w:rPr>
                <w:b/>
                <w:bCs/>
              </w:rPr>
              <w:t xml:space="preserve"> : </w:t>
            </w:r>
          </w:p>
          <w:p w14:paraId="2C2B8C46"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1DB11394" w14:textId="77777777" w:rsidR="00810A4E" w:rsidRDefault="00810A4E" w:rsidP="00810A4E">
            <w:pPr>
              <w:pStyle w:val="Paragraphedeliste"/>
              <w:numPr>
                <w:ilvl w:val="0"/>
                <w:numId w:val="22"/>
              </w:numPr>
              <w:spacing w:after="0"/>
            </w:pPr>
            <w:r w:rsidRPr="0093026F">
              <w:t xml:space="preserve"> </w:t>
            </w:r>
          </w:p>
          <w:p w14:paraId="2D48C672"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5BF1C74C"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65779E2D" w14:textId="77777777" w:rsidR="00810A4E" w:rsidRPr="00103583" w:rsidRDefault="00810A4E" w:rsidP="00810A4E">
            <w:pPr>
              <w:pStyle w:val="Paragraphedeliste"/>
              <w:numPr>
                <w:ilvl w:val="1"/>
                <w:numId w:val="22"/>
              </w:numPr>
              <w:rPr>
                <w:noProof/>
              </w:rPr>
            </w:pPr>
          </w:p>
        </w:tc>
      </w:tr>
      <w:tr w:rsidR="00810A4E" w:rsidRPr="00A61000" w14:paraId="4B5898A6" w14:textId="77777777" w:rsidTr="00810A4E">
        <w:tc>
          <w:tcPr>
            <w:tcW w:w="9288" w:type="dxa"/>
          </w:tcPr>
          <w:p w14:paraId="38FC8A76" w14:textId="77777777" w:rsidR="00810A4E" w:rsidRPr="00A61000" w:rsidRDefault="00810A4E" w:rsidP="00810A4E">
            <w:pPr>
              <w:rPr>
                <w:b/>
                <w:bCs/>
              </w:rPr>
            </w:pPr>
            <w:r>
              <w:rPr>
                <w:b/>
                <w:bCs/>
              </w:rPr>
              <w:t xml:space="preserve">Contraintes : à ajouter par l’équipe ‘safety’ </w:t>
            </w:r>
          </w:p>
        </w:tc>
      </w:tr>
    </w:tbl>
    <w:p w14:paraId="20E4F298" w14:textId="77777777" w:rsidR="00810A4E" w:rsidRDefault="00810A4E" w:rsidP="00810A4E"/>
    <w:p w14:paraId="0A3B8657" w14:textId="77777777" w:rsidR="00810A4E" w:rsidRDefault="00810A4E" w:rsidP="00810A4E"/>
    <w:tbl>
      <w:tblPr>
        <w:tblStyle w:val="Grilledutableau"/>
        <w:tblpPr w:leftFromText="141" w:rightFromText="141" w:vertAnchor="page" w:horzAnchor="margin" w:tblpY="1936"/>
        <w:tblW w:w="0" w:type="auto"/>
        <w:tblLook w:val="04A0" w:firstRow="1" w:lastRow="0" w:firstColumn="1" w:lastColumn="0" w:noHBand="0" w:noVBand="1"/>
      </w:tblPr>
      <w:tblGrid>
        <w:gridCol w:w="9288"/>
      </w:tblGrid>
      <w:tr w:rsidR="00810A4E" w:rsidRPr="00464467" w14:paraId="3C1BBF8A" w14:textId="77777777" w:rsidTr="00810A4E">
        <w:tc>
          <w:tcPr>
            <w:tcW w:w="9288" w:type="dxa"/>
          </w:tcPr>
          <w:p w14:paraId="289D7845" w14:textId="66801275" w:rsidR="00810A4E" w:rsidRPr="00464467" w:rsidRDefault="00810A4E" w:rsidP="00810A4E">
            <w:pPr>
              <w:rPr>
                <w:b/>
                <w:bCs/>
              </w:rPr>
            </w:pPr>
            <w:r>
              <w:rPr>
                <w:b/>
                <w:bCs/>
              </w:rPr>
              <w:lastRenderedPageBreak/>
              <w:t>Id : EX-</w:t>
            </w:r>
            <w:r>
              <w:t xml:space="preserve"> FS1.4.9.2.5</w:t>
            </w:r>
            <w:ins w:id="427" w:author="MAHMOUD Mohamed-Ali" w:date="2025-05-19T13:09:00Z">
              <w:r w:rsidR="00624681">
                <w:t>#1</w:t>
              </w:r>
            </w:ins>
          </w:p>
        </w:tc>
      </w:tr>
      <w:tr w:rsidR="00810A4E" w:rsidRPr="005E7F0B" w14:paraId="1FAEDEB3" w14:textId="77777777" w:rsidTr="00810A4E">
        <w:tc>
          <w:tcPr>
            <w:tcW w:w="9288" w:type="dxa"/>
          </w:tcPr>
          <w:p w14:paraId="0F8FEE1F"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2652FD">
              <w:rPr>
                <w:b/>
                <w:bCs/>
              </w:rPr>
              <w:t>ISStopCommand</w:t>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1C6EA033" w14:textId="77777777" w:rsidTr="00810A4E">
        <w:tc>
          <w:tcPr>
            <w:tcW w:w="9288" w:type="dxa"/>
          </w:tcPr>
          <w:p w14:paraId="12A23ECA" w14:textId="77777777" w:rsidR="00810A4E" w:rsidRDefault="00810A4E" w:rsidP="00810A4E">
            <w:r w:rsidRPr="00464467">
              <w:rPr>
                <w:b/>
                <w:bCs/>
              </w:rPr>
              <w:t>Description :</w:t>
            </w:r>
            <w:r>
              <w:rPr>
                <w:b/>
                <w:bCs/>
              </w:rPr>
              <w:t xml:space="preserve"> </w:t>
            </w:r>
            <w:r w:rsidRPr="00D96380">
              <w:t xml:space="preserve">Le </w:t>
            </w:r>
            <w:r>
              <w:t>message ‘</w:t>
            </w:r>
            <w:r w:rsidRPr="002652FD">
              <w:t>ISStopCommand</w:t>
            </w:r>
            <w:r>
              <w:t>’</w:t>
            </w:r>
            <w:r w:rsidRPr="002652FD">
              <w:t xml:space="preserve"> </w:t>
            </w:r>
            <w:r>
              <w:t xml:space="preserve">doit respecter ce format : </w:t>
            </w:r>
          </w:p>
          <w:p w14:paraId="754F82FA" w14:textId="77777777" w:rsidR="00810A4E" w:rsidRDefault="00810A4E" w:rsidP="00810A4E">
            <w:pPr>
              <w:pStyle w:val="Paragraphedeliste"/>
              <w:numPr>
                <w:ilvl w:val="0"/>
                <w:numId w:val="24"/>
              </w:numPr>
            </w:pPr>
            <w:r>
              <w:t>‘Name’ : Un entier dont la valeur 5 codé sur 1 octet</w:t>
            </w:r>
          </w:p>
          <w:p w14:paraId="0660A87C" w14:textId="77777777" w:rsidR="00810A4E" w:rsidRDefault="00810A4E" w:rsidP="00810A4E">
            <w:pPr>
              <w:pStyle w:val="Paragraphedeliste"/>
              <w:numPr>
                <w:ilvl w:val="0"/>
                <w:numId w:val="24"/>
              </w:numPr>
            </w:pPr>
            <w:r>
              <w:t xml:space="preserve">‘messageId’ : Un entier codé sur 2 octet </w:t>
            </w:r>
          </w:p>
          <w:p w14:paraId="452C53AB" w14:textId="77777777" w:rsidR="00810A4E" w:rsidRPr="008E1139" w:rsidRDefault="00810A4E" w:rsidP="00810A4E">
            <w:pPr>
              <w:pStyle w:val="Paragraphedeliste"/>
              <w:numPr>
                <w:ilvl w:val="0"/>
                <w:numId w:val="24"/>
              </w:numPr>
            </w:pPr>
            <w:r>
              <w:t xml:space="preserve">Timestamp : une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0DFA7C6A" w14:textId="77777777" w:rsidTr="002869B4">
              <w:tc>
                <w:tcPr>
                  <w:tcW w:w="578" w:type="dxa"/>
                </w:tcPr>
                <w:p w14:paraId="5092B0EB"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2octets</w:t>
                  </w:r>
                </w:p>
              </w:tc>
              <w:tc>
                <w:tcPr>
                  <w:tcW w:w="531" w:type="dxa"/>
                </w:tcPr>
                <w:p w14:paraId="269A137F"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1octet</w:t>
                  </w:r>
                </w:p>
              </w:tc>
              <w:tc>
                <w:tcPr>
                  <w:tcW w:w="531" w:type="dxa"/>
                </w:tcPr>
                <w:p w14:paraId="7FEAA6BB"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1octet</w:t>
                  </w:r>
                </w:p>
              </w:tc>
              <w:tc>
                <w:tcPr>
                  <w:tcW w:w="544" w:type="dxa"/>
                </w:tcPr>
                <w:p w14:paraId="680B4B98"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1octet</w:t>
                  </w:r>
                </w:p>
              </w:tc>
              <w:tc>
                <w:tcPr>
                  <w:tcW w:w="601" w:type="dxa"/>
                </w:tcPr>
                <w:p w14:paraId="145FE335"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1 octet</w:t>
                  </w:r>
                </w:p>
              </w:tc>
              <w:tc>
                <w:tcPr>
                  <w:tcW w:w="531" w:type="dxa"/>
                </w:tcPr>
                <w:p w14:paraId="3D9C2BB1"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1octet</w:t>
                  </w:r>
                </w:p>
              </w:tc>
              <w:tc>
                <w:tcPr>
                  <w:tcW w:w="650" w:type="dxa"/>
                </w:tcPr>
                <w:p w14:paraId="2B44EB10" w14:textId="77777777" w:rsidR="00810A4E" w:rsidRPr="00092890" w:rsidRDefault="00810A4E" w:rsidP="009B4C05">
                  <w:pPr>
                    <w:framePr w:hSpace="141" w:wrap="around" w:vAnchor="page" w:hAnchor="margin" w:y="1936"/>
                    <w:rPr>
                      <w:sz w:val="12"/>
                      <w:szCs w:val="12"/>
                      <w:lang w:val="en-US"/>
                    </w:rPr>
                  </w:pPr>
                  <w:r w:rsidRPr="00092890">
                    <w:rPr>
                      <w:sz w:val="12"/>
                      <w:szCs w:val="12"/>
                      <w:lang w:val="en-US"/>
                    </w:rPr>
                    <w:t>2 octets</w:t>
                  </w:r>
                </w:p>
              </w:tc>
            </w:tr>
          </w:tbl>
          <w:p w14:paraId="5D839971" w14:textId="77777777" w:rsidR="00810A4E" w:rsidRDefault="00810A4E" w:rsidP="00810A4E">
            <w:pPr>
              <w:pStyle w:val="Paragraphedeliste"/>
              <w:numPr>
                <w:ilvl w:val="0"/>
                <w:numId w:val="25"/>
              </w:numPr>
            </w:pPr>
            <w:r>
              <w:t>sequenceNumber</w:t>
            </w:r>
            <w:r w:rsidRPr="00092890">
              <w:t xml:space="preserve"> : </w:t>
            </w:r>
            <w:r>
              <w:t>U</w:t>
            </w:r>
            <w:r w:rsidRPr="00092890">
              <w:t>n entier codé s</w:t>
            </w:r>
            <w:r>
              <w:t xml:space="preserve">ur 3 octets </w:t>
            </w:r>
          </w:p>
          <w:p w14:paraId="1CA260F7" w14:textId="3341888F" w:rsidR="00810A4E" w:rsidRPr="00092890" w:rsidRDefault="00810A4E" w:rsidP="00810A4E">
            <w:pPr>
              <w:pStyle w:val="Paragraphedeliste"/>
              <w:numPr>
                <w:ilvl w:val="0"/>
                <w:numId w:val="25"/>
              </w:numPr>
            </w:pPr>
            <w:r>
              <w:t xml:space="preserve">stopCommand : Un entier codé sur 1 </w:t>
            </w:r>
            <w:r w:rsidR="00D907FF">
              <w:t>octet</w:t>
            </w:r>
            <w:r>
              <w:t xml:space="preserve"> </w:t>
            </w:r>
          </w:p>
        </w:tc>
      </w:tr>
      <w:tr w:rsidR="00810A4E" w:rsidRPr="00176744" w14:paraId="58D8095E" w14:textId="77777777" w:rsidTr="00810A4E">
        <w:tc>
          <w:tcPr>
            <w:tcW w:w="9288" w:type="dxa"/>
          </w:tcPr>
          <w:p w14:paraId="5B048E68" w14:textId="77777777" w:rsidR="00810A4E" w:rsidRPr="00464467" w:rsidRDefault="00810A4E" w:rsidP="00810A4E">
            <w:pPr>
              <w:rPr>
                <w:b/>
                <w:bCs/>
              </w:rPr>
            </w:pPr>
            <w:r>
              <w:rPr>
                <w:b/>
                <w:bCs/>
              </w:rPr>
              <w:t xml:space="preserve">Inputs : </w:t>
            </w:r>
            <w:r w:rsidRPr="00215045">
              <w:t>Données</w:t>
            </w:r>
            <w:r>
              <w:t xml:space="preserve"> composant le message ‘</w:t>
            </w:r>
            <w:r w:rsidRPr="002652FD">
              <w:t>ISStopCommand</w:t>
            </w:r>
            <w:r>
              <w:t>’</w:t>
            </w:r>
            <w:r w:rsidRPr="002652FD">
              <w:t xml:space="preserve"> </w:t>
            </w:r>
            <w:r>
              <w:t>à vérifier.</w:t>
            </w:r>
          </w:p>
        </w:tc>
      </w:tr>
      <w:tr w:rsidR="00810A4E" w:rsidRPr="00176744" w14:paraId="69F9083F" w14:textId="77777777" w:rsidTr="00810A4E">
        <w:tc>
          <w:tcPr>
            <w:tcW w:w="9288" w:type="dxa"/>
          </w:tcPr>
          <w:p w14:paraId="72EC2FF7"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2B072B3D" w14:textId="77777777" w:rsidTr="00810A4E">
        <w:tc>
          <w:tcPr>
            <w:tcW w:w="9288" w:type="dxa"/>
          </w:tcPr>
          <w:p w14:paraId="11BE39EC" w14:textId="77777777" w:rsidR="00810A4E" w:rsidRDefault="00810A4E" w:rsidP="00810A4E">
            <w:pPr>
              <w:rPr>
                <w:b/>
                <w:bCs/>
              </w:rPr>
            </w:pPr>
            <w:r>
              <w:rPr>
                <w:b/>
                <w:bCs/>
              </w:rPr>
              <w:t>Sub-exigences</w:t>
            </w:r>
            <w:r w:rsidRPr="00633452">
              <w:rPr>
                <w:b/>
                <w:bCs/>
              </w:rPr>
              <w:t xml:space="preserve"> : </w:t>
            </w:r>
          </w:p>
          <w:p w14:paraId="49C0CED4"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04CB686C" w14:textId="77777777" w:rsidR="00810A4E" w:rsidRDefault="00810A4E" w:rsidP="00810A4E">
            <w:pPr>
              <w:pStyle w:val="Paragraphedeliste"/>
              <w:numPr>
                <w:ilvl w:val="0"/>
                <w:numId w:val="22"/>
              </w:numPr>
              <w:spacing w:after="0"/>
            </w:pPr>
            <w:r w:rsidRPr="0093026F">
              <w:t xml:space="preserve"> </w:t>
            </w:r>
          </w:p>
          <w:p w14:paraId="0A719CB4"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439551F9"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52769A38" w14:textId="77777777" w:rsidR="00810A4E" w:rsidRPr="00103583" w:rsidRDefault="00810A4E" w:rsidP="00810A4E">
            <w:pPr>
              <w:pStyle w:val="Paragraphedeliste"/>
              <w:numPr>
                <w:ilvl w:val="1"/>
                <w:numId w:val="22"/>
              </w:numPr>
              <w:rPr>
                <w:noProof/>
              </w:rPr>
            </w:pPr>
          </w:p>
        </w:tc>
      </w:tr>
      <w:tr w:rsidR="00810A4E" w:rsidRPr="00A61000" w14:paraId="5CF5C7FE" w14:textId="77777777" w:rsidTr="00810A4E">
        <w:tc>
          <w:tcPr>
            <w:tcW w:w="9288" w:type="dxa"/>
          </w:tcPr>
          <w:p w14:paraId="4D129548" w14:textId="77777777" w:rsidR="00810A4E" w:rsidRPr="00A61000" w:rsidRDefault="00810A4E" w:rsidP="00810A4E">
            <w:pPr>
              <w:rPr>
                <w:b/>
                <w:bCs/>
              </w:rPr>
            </w:pPr>
            <w:r>
              <w:rPr>
                <w:b/>
                <w:bCs/>
              </w:rPr>
              <w:t xml:space="preserve">Contraintes : à ajouter par l’équipe ‘safety’ </w:t>
            </w:r>
          </w:p>
        </w:tc>
      </w:tr>
    </w:tbl>
    <w:p w14:paraId="5C063722" w14:textId="77777777" w:rsidR="00810A4E" w:rsidRDefault="00810A4E" w:rsidP="00810A4E"/>
    <w:p w14:paraId="757E07B6" w14:textId="77777777" w:rsidR="00810A4E" w:rsidRDefault="00810A4E" w:rsidP="00810A4E"/>
    <w:tbl>
      <w:tblPr>
        <w:tblStyle w:val="Grilledutableau"/>
        <w:tblpPr w:leftFromText="141" w:rightFromText="141" w:vertAnchor="page" w:horzAnchor="margin" w:tblpY="2026"/>
        <w:tblW w:w="0" w:type="auto"/>
        <w:tblLook w:val="04A0" w:firstRow="1" w:lastRow="0" w:firstColumn="1" w:lastColumn="0" w:noHBand="0" w:noVBand="1"/>
      </w:tblPr>
      <w:tblGrid>
        <w:gridCol w:w="9288"/>
      </w:tblGrid>
      <w:tr w:rsidR="00810A4E" w:rsidRPr="00464467" w14:paraId="77BE62A3" w14:textId="77777777" w:rsidTr="00810A4E">
        <w:tc>
          <w:tcPr>
            <w:tcW w:w="9288" w:type="dxa"/>
          </w:tcPr>
          <w:p w14:paraId="7EFAD4B0" w14:textId="6CBA861C" w:rsidR="00810A4E" w:rsidRPr="00464467" w:rsidRDefault="00810A4E" w:rsidP="00810A4E">
            <w:pPr>
              <w:rPr>
                <w:b/>
                <w:bCs/>
              </w:rPr>
            </w:pPr>
            <w:r>
              <w:rPr>
                <w:b/>
                <w:bCs/>
              </w:rPr>
              <w:lastRenderedPageBreak/>
              <w:t>Id : EX-</w:t>
            </w:r>
            <w:r>
              <w:t xml:space="preserve"> FS1.4.9.2.6</w:t>
            </w:r>
            <w:ins w:id="428" w:author="MAHMOUD Mohamed-Ali" w:date="2025-05-19T13:11:00Z">
              <w:r w:rsidR="00624681">
                <w:t>#1</w:t>
              </w:r>
            </w:ins>
          </w:p>
        </w:tc>
      </w:tr>
      <w:tr w:rsidR="00810A4E" w:rsidRPr="005E7F0B" w14:paraId="379E5B46" w14:textId="77777777" w:rsidTr="00810A4E">
        <w:tc>
          <w:tcPr>
            <w:tcW w:w="9288" w:type="dxa"/>
          </w:tcPr>
          <w:p w14:paraId="5DDB0D69"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726D85">
              <w:rPr>
                <w:b/>
                <w:bCs/>
              </w:rPr>
              <w:t>ISLMTVCommand</w:t>
            </w:r>
            <w:r w:rsidRPr="00726D85">
              <w:rPr>
                <w:b/>
                <w:bCs/>
              </w:rPr>
              <w:cr/>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10A3BA05" w14:textId="77777777" w:rsidTr="00810A4E">
        <w:tc>
          <w:tcPr>
            <w:tcW w:w="9288" w:type="dxa"/>
          </w:tcPr>
          <w:p w14:paraId="51205602" w14:textId="77777777" w:rsidR="00810A4E" w:rsidRDefault="00810A4E" w:rsidP="00810A4E">
            <w:r w:rsidRPr="00464467">
              <w:rPr>
                <w:b/>
                <w:bCs/>
              </w:rPr>
              <w:t>Description :</w:t>
            </w:r>
            <w:r>
              <w:rPr>
                <w:b/>
                <w:bCs/>
              </w:rPr>
              <w:t xml:space="preserve"> </w:t>
            </w:r>
            <w:r w:rsidRPr="00D96380">
              <w:t xml:space="preserve">Le </w:t>
            </w:r>
            <w:r>
              <w:t>message ‘</w:t>
            </w:r>
            <w:r w:rsidRPr="00726D85">
              <w:t>ISLMTVCommand</w:t>
            </w:r>
            <w:r>
              <w:t xml:space="preserve">’ doit respecter ce format : </w:t>
            </w:r>
          </w:p>
          <w:p w14:paraId="609072CD" w14:textId="77777777" w:rsidR="00810A4E" w:rsidRDefault="00810A4E" w:rsidP="00810A4E">
            <w:pPr>
              <w:pStyle w:val="Paragraphedeliste"/>
              <w:numPr>
                <w:ilvl w:val="0"/>
                <w:numId w:val="24"/>
              </w:numPr>
            </w:pPr>
            <w:r>
              <w:t>‘Name’ : Un entier dont la valeur 6 codé sur 1 octet</w:t>
            </w:r>
          </w:p>
          <w:p w14:paraId="209107C7" w14:textId="77777777" w:rsidR="00810A4E" w:rsidRDefault="00810A4E" w:rsidP="00810A4E">
            <w:pPr>
              <w:pStyle w:val="Paragraphedeliste"/>
              <w:numPr>
                <w:ilvl w:val="0"/>
                <w:numId w:val="24"/>
              </w:numPr>
            </w:pPr>
            <w:r>
              <w:t xml:space="preserve">‘messageId’ : Un entier codé sur 2 octet </w:t>
            </w:r>
          </w:p>
          <w:p w14:paraId="76E426F2" w14:textId="77777777" w:rsidR="00810A4E" w:rsidRPr="008E1139" w:rsidRDefault="00810A4E" w:rsidP="00810A4E">
            <w:pPr>
              <w:pStyle w:val="Paragraphedeliste"/>
              <w:numPr>
                <w:ilvl w:val="0"/>
                <w:numId w:val="24"/>
              </w:numPr>
            </w:pPr>
            <w:r>
              <w:t xml:space="preserve">Timestamp : Une séquence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5C7E3F4E" w14:textId="77777777" w:rsidTr="002869B4">
              <w:tc>
                <w:tcPr>
                  <w:tcW w:w="578" w:type="dxa"/>
                </w:tcPr>
                <w:p w14:paraId="29B700F6"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2octets</w:t>
                  </w:r>
                </w:p>
              </w:tc>
              <w:tc>
                <w:tcPr>
                  <w:tcW w:w="531" w:type="dxa"/>
                </w:tcPr>
                <w:p w14:paraId="6CAC9855"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1octet</w:t>
                  </w:r>
                </w:p>
              </w:tc>
              <w:tc>
                <w:tcPr>
                  <w:tcW w:w="531" w:type="dxa"/>
                </w:tcPr>
                <w:p w14:paraId="345CF336"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1octet</w:t>
                  </w:r>
                </w:p>
              </w:tc>
              <w:tc>
                <w:tcPr>
                  <w:tcW w:w="544" w:type="dxa"/>
                </w:tcPr>
                <w:p w14:paraId="6CEB1BAE"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1octet</w:t>
                  </w:r>
                </w:p>
              </w:tc>
              <w:tc>
                <w:tcPr>
                  <w:tcW w:w="601" w:type="dxa"/>
                </w:tcPr>
                <w:p w14:paraId="1291E3D7"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1 octet</w:t>
                  </w:r>
                </w:p>
              </w:tc>
              <w:tc>
                <w:tcPr>
                  <w:tcW w:w="531" w:type="dxa"/>
                </w:tcPr>
                <w:p w14:paraId="01DE6BE0"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1octet</w:t>
                  </w:r>
                </w:p>
              </w:tc>
              <w:tc>
                <w:tcPr>
                  <w:tcW w:w="650" w:type="dxa"/>
                </w:tcPr>
                <w:p w14:paraId="4CDD2FC4" w14:textId="77777777" w:rsidR="00810A4E" w:rsidRPr="00092890" w:rsidRDefault="00810A4E" w:rsidP="009B4C05">
                  <w:pPr>
                    <w:framePr w:hSpace="141" w:wrap="around" w:vAnchor="page" w:hAnchor="margin" w:y="2026"/>
                    <w:rPr>
                      <w:sz w:val="12"/>
                      <w:szCs w:val="12"/>
                      <w:lang w:val="en-US"/>
                    </w:rPr>
                  </w:pPr>
                  <w:r w:rsidRPr="00092890">
                    <w:rPr>
                      <w:sz w:val="12"/>
                      <w:szCs w:val="12"/>
                      <w:lang w:val="en-US"/>
                    </w:rPr>
                    <w:t>2 octets</w:t>
                  </w:r>
                </w:p>
              </w:tc>
            </w:tr>
          </w:tbl>
          <w:p w14:paraId="724F80A7" w14:textId="77777777" w:rsidR="00810A4E" w:rsidRDefault="00810A4E" w:rsidP="00810A4E">
            <w:pPr>
              <w:pStyle w:val="Paragraphedeliste"/>
              <w:numPr>
                <w:ilvl w:val="0"/>
                <w:numId w:val="25"/>
              </w:numPr>
            </w:pPr>
            <w:r w:rsidRPr="00092890">
              <w:t>sequenc</w:t>
            </w:r>
            <w:r>
              <w:t>e</w:t>
            </w:r>
            <w:r w:rsidRPr="00092890">
              <w:t xml:space="preserve">Number : </w:t>
            </w:r>
            <w:r>
              <w:t>Un</w:t>
            </w:r>
            <w:r w:rsidRPr="00092890">
              <w:t xml:space="preserve"> entier codé s</w:t>
            </w:r>
            <w:r>
              <w:t xml:space="preserve">ur 3 octets </w:t>
            </w:r>
          </w:p>
          <w:p w14:paraId="6F078764" w14:textId="77777777" w:rsidR="00810A4E" w:rsidRDefault="00810A4E" w:rsidP="00810A4E">
            <w:pPr>
              <w:pStyle w:val="Paragraphedeliste"/>
              <w:numPr>
                <w:ilvl w:val="0"/>
                <w:numId w:val="25"/>
              </w:numPr>
            </w:pPr>
            <w:r>
              <w:t>velocityCmd : Un entier codé sur 2 octets</w:t>
            </w:r>
          </w:p>
          <w:p w14:paraId="0EE209EE" w14:textId="77777777" w:rsidR="00810A4E" w:rsidRPr="00092890" w:rsidRDefault="00810A4E" w:rsidP="00810A4E">
            <w:pPr>
              <w:pStyle w:val="Paragraphedeliste"/>
              <w:numPr>
                <w:ilvl w:val="0"/>
                <w:numId w:val="25"/>
              </w:numPr>
            </w:pPr>
            <w:r>
              <w:t xml:space="preserve">Zone :  </w:t>
            </w:r>
            <w:r w:rsidRPr="00726D85">
              <w:t>Une séquence de deux entiers, chacun codé sur 2 octets.</w:t>
            </w:r>
          </w:p>
        </w:tc>
      </w:tr>
      <w:tr w:rsidR="00810A4E" w:rsidRPr="00176744" w14:paraId="236211A3" w14:textId="77777777" w:rsidTr="00810A4E">
        <w:tc>
          <w:tcPr>
            <w:tcW w:w="9288" w:type="dxa"/>
          </w:tcPr>
          <w:p w14:paraId="7423FB06" w14:textId="77777777" w:rsidR="00810A4E" w:rsidRPr="00464467" w:rsidRDefault="00810A4E" w:rsidP="00810A4E">
            <w:pPr>
              <w:rPr>
                <w:b/>
                <w:bCs/>
              </w:rPr>
            </w:pPr>
            <w:r>
              <w:rPr>
                <w:b/>
                <w:bCs/>
              </w:rPr>
              <w:t xml:space="preserve">Inputs : </w:t>
            </w:r>
            <w:r w:rsidRPr="00215045">
              <w:t>Données</w:t>
            </w:r>
            <w:r>
              <w:t xml:space="preserve"> composant le message ‘</w:t>
            </w:r>
            <w:r w:rsidRPr="00726D85">
              <w:t>ISLMTVCommand</w:t>
            </w:r>
            <w:r>
              <w:t>’ à vérifier.</w:t>
            </w:r>
          </w:p>
        </w:tc>
      </w:tr>
      <w:tr w:rsidR="00810A4E" w:rsidRPr="00176744" w14:paraId="5C00E228" w14:textId="77777777" w:rsidTr="00810A4E">
        <w:tc>
          <w:tcPr>
            <w:tcW w:w="9288" w:type="dxa"/>
          </w:tcPr>
          <w:p w14:paraId="044B68D2"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0FD9EB8F" w14:textId="77777777" w:rsidTr="00810A4E">
        <w:tc>
          <w:tcPr>
            <w:tcW w:w="9288" w:type="dxa"/>
          </w:tcPr>
          <w:p w14:paraId="28F0F645" w14:textId="77777777" w:rsidR="00810A4E" w:rsidRDefault="00810A4E" w:rsidP="00810A4E">
            <w:pPr>
              <w:rPr>
                <w:b/>
                <w:bCs/>
              </w:rPr>
            </w:pPr>
            <w:r>
              <w:rPr>
                <w:b/>
                <w:bCs/>
              </w:rPr>
              <w:t>Sub-exigences</w:t>
            </w:r>
            <w:r w:rsidRPr="00633452">
              <w:rPr>
                <w:b/>
                <w:bCs/>
              </w:rPr>
              <w:t xml:space="preserve"> : </w:t>
            </w:r>
          </w:p>
          <w:p w14:paraId="3F247176"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74217EC6" w14:textId="77777777" w:rsidR="00810A4E" w:rsidRDefault="00810A4E" w:rsidP="00810A4E">
            <w:pPr>
              <w:pStyle w:val="Paragraphedeliste"/>
              <w:numPr>
                <w:ilvl w:val="0"/>
                <w:numId w:val="22"/>
              </w:numPr>
              <w:spacing w:after="0"/>
            </w:pPr>
            <w:r w:rsidRPr="0093026F">
              <w:t xml:space="preserve"> </w:t>
            </w:r>
          </w:p>
          <w:p w14:paraId="44097A00"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3A9A2672"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46C1B217" w14:textId="77777777" w:rsidR="00810A4E" w:rsidRPr="00103583" w:rsidRDefault="00810A4E" w:rsidP="00810A4E">
            <w:pPr>
              <w:pStyle w:val="Paragraphedeliste"/>
              <w:numPr>
                <w:ilvl w:val="1"/>
                <w:numId w:val="22"/>
              </w:numPr>
              <w:rPr>
                <w:noProof/>
              </w:rPr>
            </w:pPr>
          </w:p>
        </w:tc>
      </w:tr>
      <w:tr w:rsidR="00810A4E" w:rsidRPr="00A61000" w14:paraId="30F907A9" w14:textId="77777777" w:rsidTr="00810A4E">
        <w:tc>
          <w:tcPr>
            <w:tcW w:w="9288" w:type="dxa"/>
          </w:tcPr>
          <w:p w14:paraId="362E8033" w14:textId="77777777" w:rsidR="00810A4E" w:rsidRPr="00A61000" w:rsidRDefault="00810A4E" w:rsidP="00810A4E">
            <w:pPr>
              <w:rPr>
                <w:b/>
                <w:bCs/>
              </w:rPr>
            </w:pPr>
            <w:r>
              <w:rPr>
                <w:b/>
                <w:bCs/>
              </w:rPr>
              <w:t xml:space="preserve">Contraintes : à ajouter par l’équipe ‘safety’ </w:t>
            </w:r>
          </w:p>
        </w:tc>
      </w:tr>
    </w:tbl>
    <w:p w14:paraId="5CA79DC8" w14:textId="77777777" w:rsidR="00810A4E" w:rsidRDefault="00810A4E" w:rsidP="00810A4E"/>
    <w:p w14:paraId="255CF51F" w14:textId="77777777" w:rsidR="00810A4E" w:rsidRDefault="00810A4E" w:rsidP="00810A4E"/>
    <w:tbl>
      <w:tblPr>
        <w:tblStyle w:val="Grilledutableau"/>
        <w:tblpPr w:leftFromText="141" w:rightFromText="141" w:vertAnchor="page" w:horzAnchor="margin" w:tblpY="2086"/>
        <w:tblW w:w="0" w:type="auto"/>
        <w:tblLook w:val="04A0" w:firstRow="1" w:lastRow="0" w:firstColumn="1" w:lastColumn="0" w:noHBand="0" w:noVBand="1"/>
      </w:tblPr>
      <w:tblGrid>
        <w:gridCol w:w="9288"/>
      </w:tblGrid>
      <w:tr w:rsidR="00810A4E" w:rsidRPr="00464467" w14:paraId="4A9C1D32" w14:textId="77777777" w:rsidTr="00810A4E">
        <w:tc>
          <w:tcPr>
            <w:tcW w:w="9288" w:type="dxa"/>
          </w:tcPr>
          <w:p w14:paraId="7A347C93" w14:textId="1BF75178" w:rsidR="00810A4E" w:rsidRPr="00464467" w:rsidRDefault="00810A4E" w:rsidP="00810A4E">
            <w:pPr>
              <w:rPr>
                <w:b/>
                <w:bCs/>
              </w:rPr>
            </w:pPr>
            <w:r>
              <w:rPr>
                <w:b/>
                <w:bCs/>
              </w:rPr>
              <w:lastRenderedPageBreak/>
              <w:t>Id : EX-</w:t>
            </w:r>
            <w:r>
              <w:t xml:space="preserve"> FS1.4.9.2.7</w:t>
            </w:r>
            <w:ins w:id="429" w:author="MAHMOUD Mohamed-Ali" w:date="2025-05-19T13:11:00Z">
              <w:r w:rsidR="00624681">
                <w:t>#1</w:t>
              </w:r>
            </w:ins>
          </w:p>
        </w:tc>
      </w:tr>
      <w:tr w:rsidR="00810A4E" w:rsidRPr="005E7F0B" w14:paraId="6FB63272" w14:textId="77777777" w:rsidTr="00810A4E">
        <w:tc>
          <w:tcPr>
            <w:tcW w:w="9288" w:type="dxa"/>
          </w:tcPr>
          <w:p w14:paraId="6218E280" w14:textId="77777777" w:rsidR="00810A4E" w:rsidRPr="005E7F0B" w:rsidRDefault="00810A4E" w:rsidP="00810A4E">
            <w:pPr>
              <w:rPr>
                <w:rFonts w:ascii="Aptos" w:hAnsi="Aptos"/>
              </w:rPr>
            </w:pPr>
            <w:r w:rsidRPr="00AE79AA">
              <w:rPr>
                <w:b/>
                <w:bCs/>
              </w:rPr>
              <w:t xml:space="preserve">Exigence : </w:t>
            </w:r>
            <w:r w:rsidRPr="00E523A5">
              <w:rPr>
                <w:b/>
                <w:bCs/>
              </w:rPr>
              <w:t xml:space="preserve">Le </w:t>
            </w:r>
            <w:r>
              <w:rPr>
                <w:b/>
                <w:bCs/>
              </w:rPr>
              <w:t>message ‘</w:t>
            </w:r>
            <w:r w:rsidRPr="00B01406">
              <w:rPr>
                <w:b/>
                <w:bCs/>
              </w:rPr>
              <w:t>ISUpdateMission</w:t>
            </w:r>
            <w:r w:rsidRPr="00726D85">
              <w:rPr>
                <w:b/>
                <w:bCs/>
              </w:rPr>
              <w:cr/>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10A4E" w:rsidRPr="00092890" w14:paraId="026FA95C" w14:textId="77777777" w:rsidTr="00810A4E">
        <w:tc>
          <w:tcPr>
            <w:tcW w:w="9288" w:type="dxa"/>
          </w:tcPr>
          <w:p w14:paraId="3BBA3979" w14:textId="77777777" w:rsidR="00810A4E" w:rsidRDefault="00810A4E" w:rsidP="00810A4E">
            <w:r w:rsidRPr="00464467">
              <w:rPr>
                <w:b/>
                <w:bCs/>
              </w:rPr>
              <w:t>Description :</w:t>
            </w:r>
            <w:r>
              <w:rPr>
                <w:b/>
                <w:bCs/>
              </w:rPr>
              <w:t xml:space="preserve"> </w:t>
            </w:r>
            <w:r w:rsidRPr="00D96380">
              <w:t xml:space="preserve">Le </w:t>
            </w:r>
            <w:r>
              <w:t xml:space="preserve">message ‘ </w:t>
            </w:r>
            <w:r w:rsidRPr="00B01406">
              <w:t>ISUpdateMission</w:t>
            </w:r>
            <w:r>
              <w:t>’</w:t>
            </w:r>
            <w:r w:rsidRPr="00B01406">
              <w:t xml:space="preserve"> </w:t>
            </w:r>
            <w:r>
              <w:t xml:space="preserve">doit respecter ce format : </w:t>
            </w:r>
          </w:p>
          <w:p w14:paraId="723BACBF" w14:textId="77777777" w:rsidR="00810A4E" w:rsidRDefault="00810A4E" w:rsidP="00810A4E">
            <w:pPr>
              <w:pStyle w:val="Paragraphedeliste"/>
              <w:numPr>
                <w:ilvl w:val="0"/>
                <w:numId w:val="24"/>
              </w:numPr>
            </w:pPr>
            <w:r>
              <w:t>‘Name’ : Un entier dont la valeur 7 codé sur 1 octet</w:t>
            </w:r>
          </w:p>
          <w:p w14:paraId="765F1AC3" w14:textId="77777777" w:rsidR="00810A4E" w:rsidRDefault="00810A4E" w:rsidP="00810A4E">
            <w:pPr>
              <w:pStyle w:val="Paragraphedeliste"/>
              <w:numPr>
                <w:ilvl w:val="0"/>
                <w:numId w:val="24"/>
              </w:numPr>
            </w:pPr>
            <w:r>
              <w:t xml:space="preserve">‘messageId’ : Un entier codé sur 1 octet </w:t>
            </w:r>
          </w:p>
          <w:p w14:paraId="3992A2F3" w14:textId="77777777" w:rsidR="00810A4E" w:rsidRPr="008E1139" w:rsidRDefault="00810A4E" w:rsidP="00810A4E">
            <w:pPr>
              <w:pStyle w:val="Paragraphedeliste"/>
              <w:numPr>
                <w:ilvl w:val="0"/>
                <w:numId w:val="24"/>
              </w:numPr>
            </w:pPr>
            <w:r>
              <w:t xml:space="preserve">Timestamp : Une séquence de 7 entiers codés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10A4E" w:rsidRPr="00092890" w14:paraId="334B592D" w14:textId="77777777" w:rsidTr="002869B4">
              <w:tc>
                <w:tcPr>
                  <w:tcW w:w="578" w:type="dxa"/>
                </w:tcPr>
                <w:p w14:paraId="498224B6"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2octets</w:t>
                  </w:r>
                </w:p>
              </w:tc>
              <w:tc>
                <w:tcPr>
                  <w:tcW w:w="531" w:type="dxa"/>
                </w:tcPr>
                <w:p w14:paraId="20C72B31"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1octet</w:t>
                  </w:r>
                </w:p>
              </w:tc>
              <w:tc>
                <w:tcPr>
                  <w:tcW w:w="531" w:type="dxa"/>
                </w:tcPr>
                <w:p w14:paraId="13D0BECF"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1octet</w:t>
                  </w:r>
                </w:p>
              </w:tc>
              <w:tc>
                <w:tcPr>
                  <w:tcW w:w="544" w:type="dxa"/>
                </w:tcPr>
                <w:p w14:paraId="4A34D407"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1octet</w:t>
                  </w:r>
                </w:p>
              </w:tc>
              <w:tc>
                <w:tcPr>
                  <w:tcW w:w="601" w:type="dxa"/>
                </w:tcPr>
                <w:p w14:paraId="67B6FFA9"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1 octet</w:t>
                  </w:r>
                </w:p>
              </w:tc>
              <w:tc>
                <w:tcPr>
                  <w:tcW w:w="531" w:type="dxa"/>
                </w:tcPr>
                <w:p w14:paraId="727ADE8B"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1octet</w:t>
                  </w:r>
                </w:p>
              </w:tc>
              <w:tc>
                <w:tcPr>
                  <w:tcW w:w="650" w:type="dxa"/>
                </w:tcPr>
                <w:p w14:paraId="6EB866C4" w14:textId="77777777" w:rsidR="00810A4E" w:rsidRPr="00092890" w:rsidRDefault="00810A4E" w:rsidP="009B4C05">
                  <w:pPr>
                    <w:framePr w:hSpace="141" w:wrap="around" w:vAnchor="page" w:hAnchor="margin" w:y="2086"/>
                    <w:rPr>
                      <w:sz w:val="12"/>
                      <w:szCs w:val="12"/>
                      <w:lang w:val="en-US"/>
                    </w:rPr>
                  </w:pPr>
                  <w:r w:rsidRPr="00092890">
                    <w:rPr>
                      <w:sz w:val="12"/>
                      <w:szCs w:val="12"/>
                      <w:lang w:val="en-US"/>
                    </w:rPr>
                    <w:t>2 octets</w:t>
                  </w:r>
                </w:p>
              </w:tc>
            </w:tr>
          </w:tbl>
          <w:p w14:paraId="6CA8E372" w14:textId="77777777" w:rsidR="00810A4E" w:rsidRDefault="00810A4E" w:rsidP="00810A4E">
            <w:pPr>
              <w:pStyle w:val="Paragraphedeliste"/>
              <w:numPr>
                <w:ilvl w:val="0"/>
                <w:numId w:val="25"/>
              </w:numPr>
            </w:pPr>
            <w:r w:rsidRPr="00092890">
              <w:t>sequenc</w:t>
            </w:r>
            <w:r>
              <w:t>e</w:t>
            </w:r>
            <w:r w:rsidRPr="00092890">
              <w:t>Number : un entier codé s</w:t>
            </w:r>
            <w:r>
              <w:t>ur 3 octets</w:t>
            </w:r>
            <w:r w:rsidRPr="00726D85">
              <w:t>.</w:t>
            </w:r>
          </w:p>
          <w:p w14:paraId="262A6CEC" w14:textId="77777777" w:rsidR="00810A4E" w:rsidRDefault="00810A4E" w:rsidP="00810A4E">
            <w:pPr>
              <w:pStyle w:val="Paragraphedeliste"/>
              <w:numPr>
                <w:ilvl w:val="0"/>
                <w:numId w:val="25"/>
              </w:numPr>
            </w:pPr>
            <w:r>
              <w:t>idTopo : un entier codé sur 2 octets</w:t>
            </w:r>
          </w:p>
          <w:p w14:paraId="44A171C6" w14:textId="77777777" w:rsidR="00810A4E" w:rsidRDefault="00810A4E" w:rsidP="00810A4E">
            <w:pPr>
              <w:pStyle w:val="Paragraphedeliste"/>
              <w:numPr>
                <w:ilvl w:val="0"/>
                <w:numId w:val="25"/>
              </w:numPr>
            </w:pPr>
            <w:r>
              <w:t>missionId : un entier codé sur 2 octets</w:t>
            </w:r>
          </w:p>
          <w:p w14:paraId="0096A32F" w14:textId="77777777" w:rsidR="00810A4E" w:rsidRDefault="00810A4E" w:rsidP="00810A4E">
            <w:pPr>
              <w:pStyle w:val="Paragraphedeliste"/>
              <w:numPr>
                <w:ilvl w:val="0"/>
                <w:numId w:val="25"/>
              </w:numPr>
            </w:pPr>
            <w:r>
              <w:t>TripNumber : un entier codé sur 1 octet</w:t>
            </w:r>
          </w:p>
          <w:p w14:paraId="2DFEE4EB" w14:textId="77777777" w:rsidR="00810A4E" w:rsidRDefault="00810A4E" w:rsidP="00810A4E">
            <w:pPr>
              <w:pStyle w:val="Paragraphedeliste"/>
              <w:numPr>
                <w:ilvl w:val="0"/>
                <w:numId w:val="25"/>
              </w:numPr>
            </w:pPr>
            <w:r>
              <w:t>NodesByTrip : un entier codé sur 2 octets</w:t>
            </w:r>
          </w:p>
          <w:p w14:paraId="26A0D09C" w14:textId="77777777" w:rsidR="00810A4E" w:rsidRPr="00092890" w:rsidRDefault="00810A4E" w:rsidP="00810A4E">
            <w:pPr>
              <w:pStyle w:val="Paragraphedeliste"/>
              <w:numPr>
                <w:ilvl w:val="0"/>
                <w:numId w:val="25"/>
              </w:numPr>
            </w:pPr>
            <w:r>
              <w:t>Liste des nœuds : une séquence des entiers (TripNumber * NodesByTrip) codés sur 2 octets</w:t>
            </w:r>
          </w:p>
        </w:tc>
      </w:tr>
      <w:tr w:rsidR="00810A4E" w:rsidRPr="00176744" w14:paraId="52243C1D" w14:textId="77777777" w:rsidTr="00810A4E">
        <w:tc>
          <w:tcPr>
            <w:tcW w:w="9288" w:type="dxa"/>
          </w:tcPr>
          <w:p w14:paraId="10C0DE7E" w14:textId="77777777" w:rsidR="00810A4E" w:rsidRPr="00464467" w:rsidRDefault="00810A4E" w:rsidP="00810A4E">
            <w:pPr>
              <w:rPr>
                <w:b/>
                <w:bCs/>
              </w:rPr>
            </w:pPr>
            <w:r>
              <w:rPr>
                <w:b/>
                <w:bCs/>
              </w:rPr>
              <w:t xml:space="preserve">Inputs : </w:t>
            </w:r>
            <w:r w:rsidRPr="00215045">
              <w:t>Données</w:t>
            </w:r>
            <w:r>
              <w:t xml:space="preserve"> composant le message ‘ </w:t>
            </w:r>
            <w:r w:rsidRPr="0005457D">
              <w:t>ISUpdateMission</w:t>
            </w:r>
            <w:r>
              <w:t>’</w:t>
            </w:r>
            <w:r w:rsidRPr="0005457D">
              <w:t xml:space="preserve"> </w:t>
            </w:r>
            <w:r>
              <w:t>à vérifier.</w:t>
            </w:r>
          </w:p>
        </w:tc>
      </w:tr>
      <w:tr w:rsidR="00810A4E" w:rsidRPr="00176744" w14:paraId="00618C35" w14:textId="77777777" w:rsidTr="00810A4E">
        <w:tc>
          <w:tcPr>
            <w:tcW w:w="9288" w:type="dxa"/>
          </w:tcPr>
          <w:p w14:paraId="5322FD70" w14:textId="77777777" w:rsidR="00810A4E" w:rsidRPr="00464467" w:rsidRDefault="00810A4E" w:rsidP="00810A4E">
            <w:pPr>
              <w:rPr>
                <w:b/>
                <w:bCs/>
              </w:rPr>
            </w:pPr>
            <w:r>
              <w:rPr>
                <w:b/>
                <w:bCs/>
              </w:rPr>
              <w:t>Outputs :</w:t>
            </w:r>
            <w:r>
              <w:t xml:space="preserve"> </w:t>
            </w:r>
            <w:r w:rsidRPr="0026301D">
              <w:t>Le</w:t>
            </w:r>
            <w:r>
              <w:t>s données de message vérifiées</w:t>
            </w:r>
          </w:p>
        </w:tc>
      </w:tr>
      <w:tr w:rsidR="00810A4E" w:rsidRPr="00103583" w14:paraId="7AADE3A2" w14:textId="77777777" w:rsidTr="00810A4E">
        <w:tc>
          <w:tcPr>
            <w:tcW w:w="9288" w:type="dxa"/>
          </w:tcPr>
          <w:p w14:paraId="394C6A8D" w14:textId="77777777" w:rsidR="00810A4E" w:rsidRDefault="00810A4E" w:rsidP="00810A4E">
            <w:pPr>
              <w:rPr>
                <w:b/>
                <w:bCs/>
              </w:rPr>
            </w:pPr>
            <w:r>
              <w:rPr>
                <w:b/>
                <w:bCs/>
              </w:rPr>
              <w:t>Sub-exigences</w:t>
            </w:r>
            <w:r w:rsidRPr="00633452">
              <w:rPr>
                <w:b/>
                <w:bCs/>
              </w:rPr>
              <w:t xml:space="preserve"> : </w:t>
            </w:r>
          </w:p>
          <w:p w14:paraId="43A07DE3" w14:textId="77777777" w:rsidR="00810A4E" w:rsidRPr="00FD5082" w:rsidRDefault="00810A4E" w:rsidP="00810A4E">
            <w:pPr>
              <w:pStyle w:val="Paragraphedeliste"/>
              <w:numPr>
                <w:ilvl w:val="0"/>
                <w:numId w:val="23"/>
              </w:numPr>
              <w:spacing w:after="0"/>
              <w:rPr>
                <w:noProof/>
              </w:rPr>
            </w:pPr>
            <w:r w:rsidRPr="00FD5082">
              <w:rPr>
                <w:b/>
                <w:bCs/>
              </w:rPr>
              <w:t xml:space="preserve">Fonctionnelles : </w:t>
            </w:r>
          </w:p>
          <w:p w14:paraId="7F0A4D72" w14:textId="77777777" w:rsidR="00810A4E" w:rsidRDefault="00810A4E" w:rsidP="00810A4E">
            <w:pPr>
              <w:pStyle w:val="Paragraphedeliste"/>
              <w:numPr>
                <w:ilvl w:val="0"/>
                <w:numId w:val="22"/>
              </w:numPr>
              <w:spacing w:after="0"/>
            </w:pPr>
            <w:r w:rsidRPr="0093026F">
              <w:t xml:space="preserve"> </w:t>
            </w:r>
          </w:p>
          <w:p w14:paraId="494A0267" w14:textId="77777777" w:rsidR="00810A4E" w:rsidRPr="00094A97" w:rsidRDefault="00810A4E" w:rsidP="00810A4E">
            <w:pPr>
              <w:pStyle w:val="Paragraphedeliste"/>
              <w:numPr>
                <w:ilvl w:val="0"/>
                <w:numId w:val="22"/>
              </w:numPr>
              <w:rPr>
                <w:b/>
                <w:bCs/>
              </w:rPr>
            </w:pPr>
            <w:r w:rsidRPr="00094A97">
              <w:rPr>
                <w:b/>
                <w:bCs/>
              </w:rPr>
              <w:t xml:space="preserve">Non fonctionnelles : </w:t>
            </w:r>
          </w:p>
          <w:p w14:paraId="374B0A27" w14:textId="77777777" w:rsidR="00810A4E" w:rsidRPr="00A61000" w:rsidRDefault="00810A4E" w:rsidP="00810A4E">
            <w:pPr>
              <w:pStyle w:val="Paragraphedeliste"/>
              <w:numPr>
                <w:ilvl w:val="0"/>
                <w:numId w:val="22"/>
              </w:numPr>
              <w:rPr>
                <w:b/>
                <w:bCs/>
              </w:rPr>
            </w:pPr>
            <w:r>
              <w:rPr>
                <w:b/>
                <w:bCs/>
              </w:rPr>
              <w:t xml:space="preserve">De performance : temps de traitement </w:t>
            </w:r>
          </w:p>
          <w:p w14:paraId="54D140C0" w14:textId="77777777" w:rsidR="00810A4E" w:rsidRPr="00103583" w:rsidRDefault="00810A4E" w:rsidP="00810A4E">
            <w:pPr>
              <w:pStyle w:val="Paragraphedeliste"/>
              <w:numPr>
                <w:ilvl w:val="1"/>
                <w:numId w:val="22"/>
              </w:numPr>
              <w:rPr>
                <w:noProof/>
              </w:rPr>
            </w:pPr>
          </w:p>
        </w:tc>
      </w:tr>
      <w:tr w:rsidR="00810A4E" w:rsidRPr="00A61000" w14:paraId="0DEEEB88" w14:textId="77777777" w:rsidTr="00810A4E">
        <w:tc>
          <w:tcPr>
            <w:tcW w:w="9288" w:type="dxa"/>
          </w:tcPr>
          <w:p w14:paraId="7C02AE8A" w14:textId="77777777" w:rsidR="00810A4E" w:rsidRPr="00A61000" w:rsidRDefault="00810A4E" w:rsidP="00810A4E">
            <w:pPr>
              <w:rPr>
                <w:b/>
                <w:bCs/>
              </w:rPr>
            </w:pPr>
            <w:r>
              <w:rPr>
                <w:b/>
                <w:bCs/>
              </w:rPr>
              <w:t xml:space="preserve">Contraintes : à ajouter par l’équipe ‘safety’ </w:t>
            </w:r>
          </w:p>
        </w:tc>
      </w:tr>
    </w:tbl>
    <w:p w14:paraId="21CE7C93" w14:textId="77777777" w:rsidR="00810A4E" w:rsidRDefault="00810A4E" w:rsidP="00810A4E"/>
    <w:p w14:paraId="513DCBF1" w14:textId="77777777" w:rsidR="00810A4E" w:rsidRPr="000A43AC" w:rsidRDefault="00810A4E" w:rsidP="00810A4E"/>
    <w:p w14:paraId="09EC419A" w14:textId="77777777" w:rsidR="00810A4E" w:rsidRDefault="00810A4E" w:rsidP="00890D62"/>
    <w:p w14:paraId="7B985B1C" w14:textId="77777777" w:rsidR="00810A4E" w:rsidRDefault="00810A4E" w:rsidP="00890D62"/>
    <w:p w14:paraId="6969880D" w14:textId="77777777" w:rsidR="00810A4E" w:rsidRDefault="00810A4E" w:rsidP="00890D62"/>
    <w:p w14:paraId="48531B5F" w14:textId="77777777" w:rsidR="00810A4E" w:rsidRDefault="00810A4E" w:rsidP="00890D62"/>
    <w:p w14:paraId="41872953" w14:textId="77777777" w:rsidR="00810A4E" w:rsidRDefault="00810A4E" w:rsidP="00890D62"/>
    <w:p w14:paraId="091AE6C0" w14:textId="77777777" w:rsidR="00810A4E" w:rsidRDefault="00810A4E" w:rsidP="00890D62"/>
    <w:p w14:paraId="3B542166" w14:textId="77777777" w:rsidR="00810A4E" w:rsidRDefault="00810A4E" w:rsidP="00890D62"/>
    <w:p w14:paraId="73B010E9" w14:textId="77777777" w:rsidR="00810A4E" w:rsidRDefault="00810A4E" w:rsidP="00890D62"/>
    <w:p w14:paraId="56FC83FF" w14:textId="77777777" w:rsidR="00810A4E" w:rsidRDefault="00810A4E" w:rsidP="00890D62"/>
    <w:p w14:paraId="06B268BF" w14:textId="77777777" w:rsidR="00810A4E" w:rsidRDefault="00810A4E" w:rsidP="00890D62"/>
    <w:p w14:paraId="2A943CF3" w14:textId="77777777" w:rsidR="00810A4E" w:rsidRDefault="00810A4E" w:rsidP="00890D62"/>
    <w:p w14:paraId="6ACA4E17" w14:textId="77777777" w:rsidR="00810A4E" w:rsidRDefault="00810A4E" w:rsidP="00890D62"/>
    <w:tbl>
      <w:tblPr>
        <w:tblStyle w:val="Grilledutableau"/>
        <w:tblpPr w:leftFromText="141" w:rightFromText="141" w:vertAnchor="page" w:horzAnchor="margin" w:tblpY="3586"/>
        <w:tblW w:w="0" w:type="auto"/>
        <w:tblLook w:val="04A0" w:firstRow="1" w:lastRow="0" w:firstColumn="1" w:lastColumn="0" w:noHBand="0" w:noVBand="1"/>
      </w:tblPr>
      <w:tblGrid>
        <w:gridCol w:w="9288"/>
      </w:tblGrid>
      <w:tr w:rsidR="003D5D13" w:rsidRPr="00464467" w14:paraId="73399B88" w14:textId="77777777" w:rsidTr="002869B4">
        <w:tc>
          <w:tcPr>
            <w:tcW w:w="9288" w:type="dxa"/>
          </w:tcPr>
          <w:p w14:paraId="0EA536F2" w14:textId="778CC848" w:rsidR="003D5D13" w:rsidRPr="00464467" w:rsidRDefault="003D5D13" w:rsidP="002869B4">
            <w:pPr>
              <w:rPr>
                <w:b/>
                <w:bCs/>
              </w:rPr>
            </w:pPr>
            <w:r>
              <w:rPr>
                <w:b/>
                <w:bCs/>
              </w:rPr>
              <w:t>Id : EX-</w:t>
            </w:r>
            <w:r>
              <w:t xml:space="preserve"> FS1.4.9.2.8</w:t>
            </w:r>
            <w:ins w:id="430" w:author="MAHMOUD Mohamed-Ali" w:date="2025-05-19T13:11:00Z">
              <w:r w:rsidR="00624681">
                <w:t>#1</w:t>
              </w:r>
            </w:ins>
          </w:p>
        </w:tc>
      </w:tr>
      <w:tr w:rsidR="003D5D13" w:rsidRPr="005E7F0B" w14:paraId="0D7F976D" w14:textId="77777777" w:rsidTr="002869B4">
        <w:tc>
          <w:tcPr>
            <w:tcW w:w="9288" w:type="dxa"/>
          </w:tcPr>
          <w:p w14:paraId="0410A466" w14:textId="77777777" w:rsidR="003D5D13" w:rsidRPr="005E7F0B" w:rsidRDefault="003D5D13" w:rsidP="002869B4">
            <w:pPr>
              <w:rPr>
                <w:rFonts w:ascii="Aptos" w:hAnsi="Aptos"/>
              </w:rPr>
            </w:pPr>
            <w:r w:rsidRPr="00AE79AA">
              <w:rPr>
                <w:b/>
                <w:bCs/>
              </w:rPr>
              <w:t xml:space="preserve">Exigence : </w:t>
            </w:r>
            <w:r w:rsidRPr="00E523A5">
              <w:rPr>
                <w:b/>
                <w:bCs/>
              </w:rPr>
              <w:t xml:space="preserve">Le </w:t>
            </w:r>
            <w:r>
              <w:rPr>
                <w:b/>
                <w:bCs/>
              </w:rPr>
              <w:t>message ‘</w:t>
            </w:r>
            <w:r w:rsidRPr="00A54CAF">
              <w:rPr>
                <w:b/>
                <w:bCs/>
                <w:color w:val="auto"/>
                <w:u w:val="single"/>
              </w:rPr>
              <w:t>ISAnnulationReservation</w:t>
            </w:r>
            <w:r w:rsidRPr="00726D85">
              <w:rPr>
                <w:b/>
                <w:bCs/>
              </w:rPr>
              <w:cr/>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3D5D13" w:rsidRPr="00092890" w14:paraId="464A9181" w14:textId="77777777" w:rsidTr="002869B4">
        <w:tc>
          <w:tcPr>
            <w:tcW w:w="9288" w:type="dxa"/>
          </w:tcPr>
          <w:p w14:paraId="72E0F72D" w14:textId="77777777" w:rsidR="003D5D13" w:rsidRDefault="003D5D13" w:rsidP="002869B4">
            <w:r w:rsidRPr="00464467">
              <w:rPr>
                <w:b/>
                <w:bCs/>
              </w:rPr>
              <w:t>Description :</w:t>
            </w:r>
            <w:r>
              <w:rPr>
                <w:b/>
                <w:bCs/>
              </w:rPr>
              <w:t xml:space="preserve"> </w:t>
            </w:r>
            <w:r w:rsidRPr="00D96380">
              <w:t xml:space="preserve">Le </w:t>
            </w:r>
            <w:r>
              <w:t>message ‘</w:t>
            </w:r>
            <w:r w:rsidRPr="0005457D">
              <w:t>ISAnnulationReservation</w:t>
            </w:r>
            <w:r>
              <w:t>’</w:t>
            </w:r>
            <w:r w:rsidRPr="0005457D">
              <w:t xml:space="preserve"> </w:t>
            </w:r>
            <w:r>
              <w:t xml:space="preserve">doit respecter ce format : </w:t>
            </w:r>
          </w:p>
          <w:p w14:paraId="3B777D99" w14:textId="77777777" w:rsidR="003D5D13" w:rsidRDefault="003D5D13" w:rsidP="002869B4">
            <w:pPr>
              <w:pStyle w:val="Paragraphedeliste"/>
              <w:numPr>
                <w:ilvl w:val="0"/>
                <w:numId w:val="24"/>
              </w:numPr>
            </w:pPr>
            <w:r>
              <w:t>‘Name’ : Un entier dont la valeur 8 codé sur 1 octet</w:t>
            </w:r>
          </w:p>
          <w:p w14:paraId="721A20FC" w14:textId="77777777" w:rsidR="003D5D13" w:rsidRDefault="003D5D13" w:rsidP="002869B4">
            <w:pPr>
              <w:pStyle w:val="Paragraphedeliste"/>
              <w:numPr>
                <w:ilvl w:val="0"/>
                <w:numId w:val="24"/>
              </w:numPr>
            </w:pPr>
            <w:r>
              <w:t xml:space="preserve">‘messageId’ un entier codé sur 2 octet </w:t>
            </w:r>
          </w:p>
          <w:p w14:paraId="6F704B8B" w14:textId="77777777" w:rsidR="003D5D13" w:rsidRPr="008E1139" w:rsidRDefault="003D5D13" w:rsidP="002869B4">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3D5D13" w:rsidRPr="00092890" w14:paraId="03824FC9" w14:textId="77777777" w:rsidTr="002869B4">
              <w:tc>
                <w:tcPr>
                  <w:tcW w:w="578" w:type="dxa"/>
                </w:tcPr>
                <w:p w14:paraId="420F1832"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2octets</w:t>
                  </w:r>
                </w:p>
              </w:tc>
              <w:tc>
                <w:tcPr>
                  <w:tcW w:w="531" w:type="dxa"/>
                </w:tcPr>
                <w:p w14:paraId="58200403"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1octet</w:t>
                  </w:r>
                </w:p>
              </w:tc>
              <w:tc>
                <w:tcPr>
                  <w:tcW w:w="531" w:type="dxa"/>
                </w:tcPr>
                <w:p w14:paraId="5F46DCBA"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1octet</w:t>
                  </w:r>
                </w:p>
              </w:tc>
              <w:tc>
                <w:tcPr>
                  <w:tcW w:w="544" w:type="dxa"/>
                </w:tcPr>
                <w:p w14:paraId="3C8EAC27"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1octet</w:t>
                  </w:r>
                </w:p>
              </w:tc>
              <w:tc>
                <w:tcPr>
                  <w:tcW w:w="601" w:type="dxa"/>
                </w:tcPr>
                <w:p w14:paraId="486F332D"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1 octet</w:t>
                  </w:r>
                </w:p>
              </w:tc>
              <w:tc>
                <w:tcPr>
                  <w:tcW w:w="531" w:type="dxa"/>
                </w:tcPr>
                <w:p w14:paraId="6D0B2B79"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1octet</w:t>
                  </w:r>
                </w:p>
              </w:tc>
              <w:tc>
                <w:tcPr>
                  <w:tcW w:w="650" w:type="dxa"/>
                </w:tcPr>
                <w:p w14:paraId="608FB0E6" w14:textId="77777777" w:rsidR="003D5D13" w:rsidRPr="00092890" w:rsidRDefault="003D5D13" w:rsidP="009B4C05">
                  <w:pPr>
                    <w:framePr w:hSpace="141" w:wrap="around" w:vAnchor="page" w:hAnchor="margin" w:y="3586"/>
                    <w:rPr>
                      <w:sz w:val="12"/>
                      <w:szCs w:val="12"/>
                      <w:lang w:val="en-US"/>
                    </w:rPr>
                  </w:pPr>
                  <w:r w:rsidRPr="00092890">
                    <w:rPr>
                      <w:sz w:val="12"/>
                      <w:szCs w:val="12"/>
                      <w:lang w:val="en-US"/>
                    </w:rPr>
                    <w:t>2 octets</w:t>
                  </w:r>
                </w:p>
              </w:tc>
            </w:tr>
          </w:tbl>
          <w:p w14:paraId="393B7889" w14:textId="77777777" w:rsidR="003D5D13" w:rsidRDefault="003D5D13" w:rsidP="002869B4">
            <w:pPr>
              <w:pStyle w:val="Paragraphedeliste"/>
              <w:numPr>
                <w:ilvl w:val="0"/>
                <w:numId w:val="25"/>
              </w:numPr>
            </w:pPr>
            <w:r w:rsidRPr="00092890">
              <w:t>sequenc</w:t>
            </w:r>
            <w:r>
              <w:t>e</w:t>
            </w:r>
            <w:r w:rsidRPr="00092890">
              <w:t>Number : un entier codé s</w:t>
            </w:r>
            <w:r>
              <w:t>ur 3 octets</w:t>
            </w:r>
            <w:r w:rsidRPr="00726D85">
              <w:t>.</w:t>
            </w:r>
          </w:p>
          <w:p w14:paraId="398BE12F" w14:textId="77777777" w:rsidR="003D5D13" w:rsidRPr="00092890" w:rsidRDefault="003D5D13" w:rsidP="002869B4">
            <w:pPr>
              <w:pStyle w:val="Paragraphedeliste"/>
              <w:numPr>
                <w:ilvl w:val="0"/>
                <w:numId w:val="25"/>
              </w:numPr>
            </w:pPr>
            <w:r>
              <w:t xml:space="preserve">sectionId :  </w:t>
            </w:r>
            <w:r w:rsidRPr="00AE0138">
              <w:t>Une séquence de trois entiers, chacun codé successivement sur 2 octets.</w:t>
            </w:r>
          </w:p>
        </w:tc>
      </w:tr>
      <w:tr w:rsidR="003D5D13" w:rsidRPr="00176744" w14:paraId="2950D98C" w14:textId="77777777" w:rsidTr="002869B4">
        <w:tc>
          <w:tcPr>
            <w:tcW w:w="9288" w:type="dxa"/>
          </w:tcPr>
          <w:p w14:paraId="35BCDC01" w14:textId="77777777" w:rsidR="003D5D13" w:rsidRPr="00464467" w:rsidRDefault="003D5D13" w:rsidP="002869B4">
            <w:pPr>
              <w:rPr>
                <w:b/>
                <w:bCs/>
              </w:rPr>
            </w:pPr>
            <w:r>
              <w:rPr>
                <w:b/>
                <w:bCs/>
              </w:rPr>
              <w:t xml:space="preserve">Inputs : </w:t>
            </w:r>
            <w:r w:rsidRPr="00215045">
              <w:t>Données</w:t>
            </w:r>
            <w:r>
              <w:t xml:space="preserve"> composant le message ‘</w:t>
            </w:r>
            <w:r w:rsidRPr="0005457D">
              <w:t>ISAnnulationReservation</w:t>
            </w:r>
            <w:r>
              <w:t>’</w:t>
            </w:r>
            <w:r w:rsidRPr="0005457D">
              <w:t xml:space="preserve"> </w:t>
            </w:r>
            <w:r>
              <w:t>à vérifier.</w:t>
            </w:r>
          </w:p>
        </w:tc>
      </w:tr>
      <w:tr w:rsidR="003D5D13" w:rsidRPr="00176744" w14:paraId="010F66EE" w14:textId="77777777" w:rsidTr="002869B4">
        <w:tc>
          <w:tcPr>
            <w:tcW w:w="9288" w:type="dxa"/>
          </w:tcPr>
          <w:p w14:paraId="1DB698C4" w14:textId="77777777" w:rsidR="003D5D13" w:rsidRPr="00464467" w:rsidRDefault="003D5D13" w:rsidP="002869B4">
            <w:pPr>
              <w:rPr>
                <w:b/>
                <w:bCs/>
              </w:rPr>
            </w:pPr>
            <w:r>
              <w:rPr>
                <w:b/>
                <w:bCs/>
              </w:rPr>
              <w:t>Outputs :</w:t>
            </w:r>
            <w:r>
              <w:t xml:space="preserve"> </w:t>
            </w:r>
            <w:r w:rsidRPr="0026301D">
              <w:t>Le</w:t>
            </w:r>
            <w:r>
              <w:t>s données de message vérifiées</w:t>
            </w:r>
          </w:p>
        </w:tc>
      </w:tr>
      <w:tr w:rsidR="003D5D13" w:rsidRPr="00103583" w14:paraId="640BFF8D" w14:textId="77777777" w:rsidTr="002869B4">
        <w:tc>
          <w:tcPr>
            <w:tcW w:w="9288" w:type="dxa"/>
          </w:tcPr>
          <w:p w14:paraId="46EC7620" w14:textId="77777777" w:rsidR="003D5D13" w:rsidRDefault="003D5D13" w:rsidP="002869B4">
            <w:pPr>
              <w:rPr>
                <w:b/>
                <w:bCs/>
              </w:rPr>
            </w:pPr>
            <w:r>
              <w:rPr>
                <w:b/>
                <w:bCs/>
              </w:rPr>
              <w:t>Sub-exigences</w:t>
            </w:r>
            <w:r w:rsidRPr="00633452">
              <w:rPr>
                <w:b/>
                <w:bCs/>
              </w:rPr>
              <w:t xml:space="preserve"> : </w:t>
            </w:r>
          </w:p>
          <w:p w14:paraId="787C9645" w14:textId="77777777" w:rsidR="003D5D13" w:rsidRPr="00FD5082" w:rsidRDefault="003D5D13" w:rsidP="002869B4">
            <w:pPr>
              <w:pStyle w:val="Paragraphedeliste"/>
              <w:numPr>
                <w:ilvl w:val="0"/>
                <w:numId w:val="23"/>
              </w:numPr>
              <w:spacing w:after="0"/>
              <w:rPr>
                <w:noProof/>
              </w:rPr>
            </w:pPr>
            <w:r w:rsidRPr="00FD5082">
              <w:rPr>
                <w:b/>
                <w:bCs/>
              </w:rPr>
              <w:t xml:space="preserve">Fonctionnelles : </w:t>
            </w:r>
          </w:p>
          <w:p w14:paraId="5E9DC8E7" w14:textId="77777777" w:rsidR="003D5D13" w:rsidRDefault="003D5D13" w:rsidP="002869B4">
            <w:pPr>
              <w:pStyle w:val="Paragraphedeliste"/>
              <w:numPr>
                <w:ilvl w:val="0"/>
                <w:numId w:val="22"/>
              </w:numPr>
              <w:spacing w:after="0"/>
            </w:pPr>
            <w:r w:rsidRPr="0093026F">
              <w:t xml:space="preserve"> </w:t>
            </w:r>
          </w:p>
          <w:p w14:paraId="66313F3A" w14:textId="77777777" w:rsidR="003D5D13" w:rsidRPr="00094A97" w:rsidRDefault="003D5D13" w:rsidP="002869B4">
            <w:pPr>
              <w:pStyle w:val="Paragraphedeliste"/>
              <w:numPr>
                <w:ilvl w:val="0"/>
                <w:numId w:val="22"/>
              </w:numPr>
              <w:rPr>
                <w:b/>
                <w:bCs/>
              </w:rPr>
            </w:pPr>
            <w:r w:rsidRPr="00094A97">
              <w:rPr>
                <w:b/>
                <w:bCs/>
              </w:rPr>
              <w:t xml:space="preserve">Non fonctionnelles : </w:t>
            </w:r>
          </w:p>
          <w:p w14:paraId="0A5370D6" w14:textId="77777777" w:rsidR="003D5D13" w:rsidRPr="00A61000" w:rsidRDefault="003D5D13" w:rsidP="002869B4">
            <w:pPr>
              <w:pStyle w:val="Paragraphedeliste"/>
              <w:numPr>
                <w:ilvl w:val="0"/>
                <w:numId w:val="22"/>
              </w:numPr>
              <w:rPr>
                <w:b/>
                <w:bCs/>
              </w:rPr>
            </w:pPr>
            <w:r>
              <w:rPr>
                <w:b/>
                <w:bCs/>
              </w:rPr>
              <w:t xml:space="preserve">De performance : temps de traitement </w:t>
            </w:r>
          </w:p>
          <w:p w14:paraId="3E1C7046" w14:textId="77777777" w:rsidR="003D5D13" w:rsidRPr="00103583" w:rsidRDefault="003D5D13" w:rsidP="002869B4">
            <w:pPr>
              <w:pStyle w:val="Paragraphedeliste"/>
              <w:numPr>
                <w:ilvl w:val="1"/>
                <w:numId w:val="22"/>
              </w:numPr>
              <w:rPr>
                <w:noProof/>
              </w:rPr>
            </w:pPr>
          </w:p>
        </w:tc>
      </w:tr>
      <w:tr w:rsidR="003D5D13" w:rsidRPr="00A61000" w14:paraId="2BCA9850" w14:textId="77777777" w:rsidTr="002869B4">
        <w:tc>
          <w:tcPr>
            <w:tcW w:w="9288" w:type="dxa"/>
          </w:tcPr>
          <w:p w14:paraId="3B57A10F" w14:textId="77777777" w:rsidR="003D5D13" w:rsidRPr="00A61000" w:rsidRDefault="003D5D13" w:rsidP="002869B4">
            <w:pPr>
              <w:rPr>
                <w:b/>
                <w:bCs/>
              </w:rPr>
            </w:pPr>
            <w:r>
              <w:rPr>
                <w:b/>
                <w:bCs/>
              </w:rPr>
              <w:t xml:space="preserve">Contraintes : à ajouter par l’équipe ‘safety’ </w:t>
            </w:r>
          </w:p>
        </w:tc>
      </w:tr>
    </w:tbl>
    <w:p w14:paraId="464FB4E3" w14:textId="77777777" w:rsidR="00810A4E" w:rsidRDefault="00810A4E" w:rsidP="00890D62"/>
    <w:p w14:paraId="49493379" w14:textId="77777777" w:rsidR="00810A4E" w:rsidRDefault="00810A4E" w:rsidP="00890D62"/>
    <w:p w14:paraId="43452FCE" w14:textId="77777777" w:rsidR="00856294" w:rsidRDefault="00856294" w:rsidP="00890D62"/>
    <w:p w14:paraId="14C317B7" w14:textId="77777777" w:rsidR="00810A4E" w:rsidRDefault="00810A4E" w:rsidP="00890D62"/>
    <w:p w14:paraId="5C2A86C7" w14:textId="77777777" w:rsidR="008A49D5" w:rsidRDefault="008A49D5" w:rsidP="00890D62"/>
    <w:p w14:paraId="0D00E9CB" w14:textId="77777777" w:rsidR="008A49D5" w:rsidRDefault="008A49D5" w:rsidP="00890D62"/>
    <w:p w14:paraId="0B4B9E8F" w14:textId="77777777" w:rsidR="008A49D5" w:rsidRDefault="008A49D5" w:rsidP="00890D62"/>
    <w:tbl>
      <w:tblPr>
        <w:tblStyle w:val="Grilledutableau"/>
        <w:tblpPr w:leftFromText="141" w:rightFromText="141" w:vertAnchor="page" w:horzAnchor="margin" w:tblpY="3586"/>
        <w:tblW w:w="0" w:type="auto"/>
        <w:tblLook w:val="04A0" w:firstRow="1" w:lastRow="0" w:firstColumn="1" w:lastColumn="0" w:noHBand="0" w:noVBand="1"/>
      </w:tblPr>
      <w:tblGrid>
        <w:gridCol w:w="9288"/>
      </w:tblGrid>
      <w:tr w:rsidR="008A49D5" w:rsidRPr="00464467" w14:paraId="03965713" w14:textId="77777777" w:rsidTr="002869B4">
        <w:tc>
          <w:tcPr>
            <w:tcW w:w="9288" w:type="dxa"/>
          </w:tcPr>
          <w:p w14:paraId="715922BB" w14:textId="75A51ED7" w:rsidR="008A49D5" w:rsidRPr="00464467" w:rsidRDefault="008A49D5" w:rsidP="002869B4">
            <w:pPr>
              <w:rPr>
                <w:b/>
                <w:bCs/>
              </w:rPr>
            </w:pPr>
            <w:r>
              <w:rPr>
                <w:b/>
                <w:bCs/>
              </w:rPr>
              <w:lastRenderedPageBreak/>
              <w:t>Id : EX-</w:t>
            </w:r>
            <w:r>
              <w:t xml:space="preserve"> FS1.4.9.2.9</w:t>
            </w:r>
            <w:ins w:id="431" w:author="MAHMOUD Mohamed-Ali" w:date="2025-05-19T13:11:00Z">
              <w:r w:rsidR="00624681">
                <w:t>#1</w:t>
              </w:r>
            </w:ins>
          </w:p>
        </w:tc>
      </w:tr>
      <w:tr w:rsidR="008A49D5" w:rsidRPr="005E7F0B" w14:paraId="75BA9253" w14:textId="77777777" w:rsidTr="002869B4">
        <w:tc>
          <w:tcPr>
            <w:tcW w:w="9288" w:type="dxa"/>
          </w:tcPr>
          <w:p w14:paraId="39972030" w14:textId="561F6EAC" w:rsidR="008A49D5" w:rsidRPr="005E7F0B" w:rsidRDefault="008A49D5" w:rsidP="002869B4">
            <w:pPr>
              <w:rPr>
                <w:rFonts w:ascii="Aptos" w:hAnsi="Aptos"/>
              </w:rPr>
            </w:pPr>
            <w:r w:rsidRPr="00AE79AA">
              <w:rPr>
                <w:b/>
                <w:bCs/>
              </w:rPr>
              <w:t xml:space="preserve">Exigence : </w:t>
            </w:r>
            <w:r w:rsidRPr="00E523A5">
              <w:rPr>
                <w:b/>
                <w:bCs/>
              </w:rPr>
              <w:t xml:space="preserve">Le </w:t>
            </w:r>
            <w:r>
              <w:rPr>
                <w:b/>
                <w:bCs/>
              </w:rPr>
              <w:t>message ‘</w:t>
            </w:r>
            <w:r>
              <w:rPr>
                <w:b/>
                <w:bCs/>
                <w:color w:val="auto"/>
                <w:u w:val="single"/>
              </w:rPr>
              <w:t>ISAcknowledge</w:t>
            </w:r>
            <w:r w:rsidRPr="00726D85">
              <w:rPr>
                <w:b/>
                <w:bCs/>
              </w:rPr>
              <w:cr/>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A49D5" w:rsidRPr="00092890" w14:paraId="225E2782" w14:textId="77777777" w:rsidTr="002869B4">
        <w:tc>
          <w:tcPr>
            <w:tcW w:w="9288" w:type="dxa"/>
          </w:tcPr>
          <w:p w14:paraId="118C5F89" w14:textId="67656414" w:rsidR="008A49D5" w:rsidRDefault="008A49D5" w:rsidP="002869B4">
            <w:r w:rsidRPr="00464467">
              <w:rPr>
                <w:b/>
                <w:bCs/>
              </w:rPr>
              <w:t>Description :</w:t>
            </w:r>
            <w:r>
              <w:rPr>
                <w:b/>
                <w:bCs/>
              </w:rPr>
              <w:t xml:space="preserve"> </w:t>
            </w:r>
            <w:r w:rsidRPr="00D96380">
              <w:t xml:space="preserve">Le </w:t>
            </w:r>
            <w:r>
              <w:t xml:space="preserve">message ‘ </w:t>
            </w:r>
            <w:r w:rsidRPr="008A49D5">
              <w:t>ISAcknowledge</w:t>
            </w:r>
            <w:r>
              <w:t>’</w:t>
            </w:r>
            <w:r w:rsidRPr="008A49D5">
              <w:t xml:space="preserve"> </w:t>
            </w:r>
            <w:r>
              <w:t xml:space="preserve">doit respecter ce format : </w:t>
            </w:r>
          </w:p>
          <w:p w14:paraId="5139B51A" w14:textId="77777777" w:rsidR="008A49D5" w:rsidRDefault="008A49D5" w:rsidP="002869B4">
            <w:pPr>
              <w:pStyle w:val="Paragraphedeliste"/>
              <w:numPr>
                <w:ilvl w:val="0"/>
                <w:numId w:val="24"/>
              </w:numPr>
            </w:pPr>
            <w:r>
              <w:t>‘Name’ : Un entier dont la valeur 8 codé sur 1 octet</w:t>
            </w:r>
          </w:p>
          <w:p w14:paraId="2DE59856" w14:textId="7520F54C" w:rsidR="008A49D5" w:rsidRDefault="008A49D5" w:rsidP="002869B4">
            <w:pPr>
              <w:pStyle w:val="Paragraphedeliste"/>
              <w:numPr>
                <w:ilvl w:val="0"/>
                <w:numId w:val="24"/>
              </w:numPr>
            </w:pPr>
            <w:r>
              <w:t xml:space="preserve">‘messageId’ un entier codé sur 3 octet </w:t>
            </w:r>
          </w:p>
          <w:p w14:paraId="5C11F8AD" w14:textId="77777777" w:rsidR="008A49D5" w:rsidRPr="008E1139" w:rsidRDefault="008A49D5" w:rsidP="002869B4">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A49D5" w:rsidRPr="00092890" w14:paraId="4CD7B4ED" w14:textId="77777777" w:rsidTr="002869B4">
              <w:tc>
                <w:tcPr>
                  <w:tcW w:w="578" w:type="dxa"/>
                </w:tcPr>
                <w:p w14:paraId="387DF218"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2octets</w:t>
                  </w:r>
                </w:p>
              </w:tc>
              <w:tc>
                <w:tcPr>
                  <w:tcW w:w="531" w:type="dxa"/>
                </w:tcPr>
                <w:p w14:paraId="52BD561D"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531" w:type="dxa"/>
                </w:tcPr>
                <w:p w14:paraId="449D76BE"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544" w:type="dxa"/>
                </w:tcPr>
                <w:p w14:paraId="67E1398D"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601" w:type="dxa"/>
                </w:tcPr>
                <w:p w14:paraId="4669D0F5"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 octet</w:t>
                  </w:r>
                </w:p>
              </w:tc>
              <w:tc>
                <w:tcPr>
                  <w:tcW w:w="531" w:type="dxa"/>
                </w:tcPr>
                <w:p w14:paraId="64820EB5"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650" w:type="dxa"/>
                </w:tcPr>
                <w:p w14:paraId="6C7B2F6F"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2 octets</w:t>
                  </w:r>
                </w:p>
              </w:tc>
            </w:tr>
          </w:tbl>
          <w:p w14:paraId="0CBF4F9E" w14:textId="6E13E7AB" w:rsidR="008A49D5" w:rsidRPr="00092890" w:rsidRDefault="008A49D5" w:rsidP="008A49D5">
            <w:pPr>
              <w:pStyle w:val="Paragraphedeliste"/>
              <w:numPr>
                <w:ilvl w:val="0"/>
                <w:numId w:val="25"/>
              </w:numPr>
            </w:pPr>
            <w:r w:rsidRPr="00092890">
              <w:t>sequenc</w:t>
            </w:r>
            <w:r>
              <w:t>e</w:t>
            </w:r>
            <w:r w:rsidRPr="00092890">
              <w:t>Number : un entier codé s</w:t>
            </w:r>
            <w:r>
              <w:t>ur 3 octets</w:t>
            </w:r>
            <w:r w:rsidRPr="00726D85">
              <w:t>.</w:t>
            </w:r>
          </w:p>
        </w:tc>
      </w:tr>
      <w:tr w:rsidR="008A49D5" w:rsidRPr="00176744" w14:paraId="568EE71A" w14:textId="77777777" w:rsidTr="002869B4">
        <w:tc>
          <w:tcPr>
            <w:tcW w:w="9288" w:type="dxa"/>
          </w:tcPr>
          <w:p w14:paraId="111E682B" w14:textId="225483E7" w:rsidR="008A49D5" w:rsidRPr="00464467" w:rsidRDefault="008A49D5" w:rsidP="002869B4">
            <w:pPr>
              <w:rPr>
                <w:b/>
                <w:bCs/>
              </w:rPr>
            </w:pPr>
            <w:r>
              <w:rPr>
                <w:b/>
                <w:bCs/>
              </w:rPr>
              <w:t xml:space="preserve">Inputs : </w:t>
            </w:r>
            <w:r w:rsidRPr="00215045">
              <w:t>Données</w:t>
            </w:r>
            <w:r>
              <w:t xml:space="preserve"> composant le message ‘</w:t>
            </w:r>
            <w:r w:rsidRPr="008A49D5">
              <w:t xml:space="preserve"> ISAcknowledge</w:t>
            </w:r>
            <w:r>
              <w:t>’</w:t>
            </w:r>
            <w:r w:rsidRPr="008A49D5">
              <w:t xml:space="preserve"> </w:t>
            </w:r>
            <w:r>
              <w:t>à vérifier.</w:t>
            </w:r>
          </w:p>
        </w:tc>
      </w:tr>
      <w:tr w:rsidR="008A49D5" w:rsidRPr="00176744" w14:paraId="3DBE1340" w14:textId="77777777" w:rsidTr="002869B4">
        <w:tc>
          <w:tcPr>
            <w:tcW w:w="9288" w:type="dxa"/>
          </w:tcPr>
          <w:p w14:paraId="4344B41A" w14:textId="77777777" w:rsidR="008A49D5" w:rsidRPr="00464467" w:rsidRDefault="008A49D5" w:rsidP="002869B4">
            <w:pPr>
              <w:rPr>
                <w:b/>
                <w:bCs/>
              </w:rPr>
            </w:pPr>
            <w:r>
              <w:rPr>
                <w:b/>
                <w:bCs/>
              </w:rPr>
              <w:t>Outputs :</w:t>
            </w:r>
            <w:r>
              <w:t xml:space="preserve"> </w:t>
            </w:r>
            <w:r w:rsidRPr="0026301D">
              <w:t>Le</w:t>
            </w:r>
            <w:r>
              <w:t>s données de message vérifiées</w:t>
            </w:r>
          </w:p>
        </w:tc>
      </w:tr>
      <w:tr w:rsidR="008A49D5" w:rsidRPr="00103583" w14:paraId="2DD20BDA" w14:textId="77777777" w:rsidTr="002869B4">
        <w:tc>
          <w:tcPr>
            <w:tcW w:w="9288" w:type="dxa"/>
          </w:tcPr>
          <w:p w14:paraId="3FF554DE" w14:textId="77777777" w:rsidR="008A49D5" w:rsidRDefault="008A49D5" w:rsidP="002869B4">
            <w:pPr>
              <w:rPr>
                <w:b/>
                <w:bCs/>
              </w:rPr>
            </w:pPr>
            <w:r>
              <w:rPr>
                <w:b/>
                <w:bCs/>
              </w:rPr>
              <w:t>Sub-exigences</w:t>
            </w:r>
            <w:r w:rsidRPr="00633452">
              <w:rPr>
                <w:b/>
                <w:bCs/>
              </w:rPr>
              <w:t xml:space="preserve"> : </w:t>
            </w:r>
          </w:p>
          <w:p w14:paraId="41C5A197" w14:textId="77777777" w:rsidR="008A49D5" w:rsidRPr="00FD5082" w:rsidRDefault="008A49D5" w:rsidP="002869B4">
            <w:pPr>
              <w:pStyle w:val="Paragraphedeliste"/>
              <w:numPr>
                <w:ilvl w:val="0"/>
                <w:numId w:val="23"/>
              </w:numPr>
              <w:spacing w:after="0"/>
              <w:rPr>
                <w:noProof/>
              </w:rPr>
            </w:pPr>
            <w:r w:rsidRPr="00FD5082">
              <w:rPr>
                <w:b/>
                <w:bCs/>
              </w:rPr>
              <w:t xml:space="preserve">Fonctionnelles : </w:t>
            </w:r>
          </w:p>
          <w:p w14:paraId="55D4E8A2" w14:textId="77777777" w:rsidR="008A49D5" w:rsidRDefault="008A49D5" w:rsidP="002869B4">
            <w:pPr>
              <w:pStyle w:val="Paragraphedeliste"/>
              <w:numPr>
                <w:ilvl w:val="0"/>
                <w:numId w:val="22"/>
              </w:numPr>
              <w:spacing w:after="0"/>
            </w:pPr>
            <w:r w:rsidRPr="0093026F">
              <w:t xml:space="preserve"> </w:t>
            </w:r>
          </w:p>
          <w:p w14:paraId="63ED7354" w14:textId="77777777" w:rsidR="008A49D5" w:rsidRPr="00094A97" w:rsidRDefault="008A49D5" w:rsidP="002869B4">
            <w:pPr>
              <w:pStyle w:val="Paragraphedeliste"/>
              <w:numPr>
                <w:ilvl w:val="0"/>
                <w:numId w:val="22"/>
              </w:numPr>
              <w:rPr>
                <w:b/>
                <w:bCs/>
              </w:rPr>
            </w:pPr>
            <w:r w:rsidRPr="00094A97">
              <w:rPr>
                <w:b/>
                <w:bCs/>
              </w:rPr>
              <w:t xml:space="preserve">Non fonctionnelles : </w:t>
            </w:r>
          </w:p>
          <w:p w14:paraId="276E4D9C" w14:textId="77777777" w:rsidR="008A49D5" w:rsidRPr="00A61000" w:rsidRDefault="008A49D5" w:rsidP="002869B4">
            <w:pPr>
              <w:pStyle w:val="Paragraphedeliste"/>
              <w:numPr>
                <w:ilvl w:val="0"/>
                <w:numId w:val="22"/>
              </w:numPr>
              <w:rPr>
                <w:b/>
                <w:bCs/>
              </w:rPr>
            </w:pPr>
            <w:r>
              <w:rPr>
                <w:b/>
                <w:bCs/>
              </w:rPr>
              <w:t xml:space="preserve">De performance : temps de traitement </w:t>
            </w:r>
          </w:p>
          <w:p w14:paraId="4DA42952" w14:textId="77777777" w:rsidR="008A49D5" w:rsidRPr="00103583" w:rsidRDefault="008A49D5" w:rsidP="002869B4">
            <w:pPr>
              <w:pStyle w:val="Paragraphedeliste"/>
              <w:numPr>
                <w:ilvl w:val="1"/>
                <w:numId w:val="22"/>
              </w:numPr>
              <w:rPr>
                <w:noProof/>
              </w:rPr>
            </w:pPr>
          </w:p>
        </w:tc>
      </w:tr>
      <w:tr w:rsidR="008A49D5" w:rsidRPr="00A61000" w14:paraId="7B0EF994" w14:textId="77777777" w:rsidTr="002869B4">
        <w:tc>
          <w:tcPr>
            <w:tcW w:w="9288" w:type="dxa"/>
          </w:tcPr>
          <w:p w14:paraId="6E1D7499" w14:textId="77777777" w:rsidR="008A49D5" w:rsidRPr="00A61000" w:rsidRDefault="008A49D5" w:rsidP="002869B4">
            <w:pPr>
              <w:rPr>
                <w:b/>
                <w:bCs/>
              </w:rPr>
            </w:pPr>
            <w:r>
              <w:rPr>
                <w:b/>
                <w:bCs/>
              </w:rPr>
              <w:t xml:space="preserve">Contraintes : à ajouter par l’équipe ‘safety’ </w:t>
            </w:r>
          </w:p>
        </w:tc>
      </w:tr>
    </w:tbl>
    <w:p w14:paraId="1C3D28F6" w14:textId="77777777" w:rsidR="008A49D5" w:rsidRDefault="008A49D5" w:rsidP="00890D62"/>
    <w:p w14:paraId="182CBADB" w14:textId="77777777" w:rsidR="008A49D5" w:rsidRDefault="008A49D5" w:rsidP="00890D62"/>
    <w:p w14:paraId="06BF182A" w14:textId="77777777" w:rsidR="008A49D5" w:rsidRDefault="008A49D5" w:rsidP="00890D62"/>
    <w:p w14:paraId="5035BBFD" w14:textId="77777777" w:rsidR="00856294" w:rsidRDefault="00856294" w:rsidP="00890D62"/>
    <w:p w14:paraId="6785A1E2" w14:textId="77777777" w:rsidR="00856294" w:rsidRDefault="00856294" w:rsidP="00890D62"/>
    <w:p w14:paraId="4E5E450F" w14:textId="77777777" w:rsidR="008A49D5" w:rsidRDefault="008A49D5" w:rsidP="00890D62"/>
    <w:tbl>
      <w:tblPr>
        <w:tblStyle w:val="Grilledutableau"/>
        <w:tblpPr w:leftFromText="141" w:rightFromText="141" w:vertAnchor="page" w:horzAnchor="margin" w:tblpY="3586"/>
        <w:tblW w:w="0" w:type="auto"/>
        <w:tblLook w:val="04A0" w:firstRow="1" w:lastRow="0" w:firstColumn="1" w:lastColumn="0" w:noHBand="0" w:noVBand="1"/>
      </w:tblPr>
      <w:tblGrid>
        <w:gridCol w:w="9288"/>
      </w:tblGrid>
      <w:tr w:rsidR="008A49D5" w:rsidRPr="00464467" w14:paraId="02783A57" w14:textId="77777777" w:rsidTr="002869B4">
        <w:tc>
          <w:tcPr>
            <w:tcW w:w="9288" w:type="dxa"/>
          </w:tcPr>
          <w:p w14:paraId="3F1ACEB1" w14:textId="56EB1167" w:rsidR="008A49D5" w:rsidRPr="00464467" w:rsidRDefault="008A49D5" w:rsidP="002869B4">
            <w:pPr>
              <w:rPr>
                <w:b/>
                <w:bCs/>
              </w:rPr>
            </w:pPr>
            <w:r>
              <w:rPr>
                <w:b/>
                <w:bCs/>
              </w:rPr>
              <w:lastRenderedPageBreak/>
              <w:t>Id : EX-</w:t>
            </w:r>
            <w:r>
              <w:t xml:space="preserve"> FS1.4.9.2.10</w:t>
            </w:r>
            <w:ins w:id="432" w:author="MAHMOUD Mohamed-Ali" w:date="2025-05-19T13:11:00Z">
              <w:r w:rsidR="00624681">
                <w:t>#1</w:t>
              </w:r>
            </w:ins>
          </w:p>
        </w:tc>
      </w:tr>
      <w:tr w:rsidR="008A49D5" w:rsidRPr="005E7F0B" w14:paraId="3E72CD05" w14:textId="77777777" w:rsidTr="002869B4">
        <w:tc>
          <w:tcPr>
            <w:tcW w:w="9288" w:type="dxa"/>
          </w:tcPr>
          <w:p w14:paraId="5962CD82" w14:textId="05158788" w:rsidR="008A49D5" w:rsidRPr="005E7F0B" w:rsidRDefault="008A49D5" w:rsidP="002869B4">
            <w:pPr>
              <w:rPr>
                <w:rFonts w:ascii="Aptos" w:hAnsi="Aptos"/>
              </w:rPr>
            </w:pPr>
            <w:r w:rsidRPr="00AE79AA">
              <w:rPr>
                <w:b/>
                <w:bCs/>
              </w:rPr>
              <w:t xml:space="preserve">Exigence : </w:t>
            </w:r>
            <w:r w:rsidRPr="00E523A5">
              <w:rPr>
                <w:b/>
                <w:bCs/>
              </w:rPr>
              <w:t xml:space="preserve">Le </w:t>
            </w:r>
            <w:r>
              <w:rPr>
                <w:b/>
                <w:bCs/>
              </w:rPr>
              <w:t>message ‘</w:t>
            </w:r>
            <w:r>
              <w:rPr>
                <w:b/>
                <w:bCs/>
                <w:color w:val="auto"/>
                <w:u w:val="single"/>
              </w:rPr>
              <w:t>ResumeMission</w:t>
            </w:r>
            <w:r w:rsidRPr="00726D85">
              <w:rPr>
                <w:b/>
                <w:bCs/>
              </w:rPr>
              <w:cr/>
            </w:r>
            <w:r w:rsidRPr="0017495C">
              <w:rPr>
                <w:b/>
                <w:bCs/>
              </w:rPr>
              <w:cr/>
            </w:r>
            <w:r>
              <w:rPr>
                <w:b/>
                <w:bCs/>
              </w:rPr>
              <w:t xml:space="preserve">‘ </w:t>
            </w:r>
            <w:r w:rsidRPr="00E523A5">
              <w:rPr>
                <w:b/>
                <w:bCs/>
              </w:rPr>
              <w:t>doit</w:t>
            </w:r>
            <w:r>
              <w:rPr>
                <w:b/>
                <w:bCs/>
              </w:rPr>
              <w:t xml:space="preserve"> respecter la structure définie dans la spécification de protocole d’échange de messagerie</w:t>
            </w:r>
            <w:r w:rsidRPr="008045E7">
              <w:rPr>
                <w:b/>
                <w:bCs/>
              </w:rPr>
              <w:t>.</w:t>
            </w:r>
          </w:p>
        </w:tc>
      </w:tr>
      <w:tr w:rsidR="008A49D5" w:rsidRPr="00092890" w14:paraId="681654A2" w14:textId="77777777" w:rsidTr="002869B4">
        <w:tc>
          <w:tcPr>
            <w:tcW w:w="9288" w:type="dxa"/>
          </w:tcPr>
          <w:p w14:paraId="55300CA9" w14:textId="212AB558" w:rsidR="008A49D5" w:rsidRDefault="008A49D5" w:rsidP="002869B4">
            <w:r w:rsidRPr="00464467">
              <w:rPr>
                <w:b/>
                <w:bCs/>
              </w:rPr>
              <w:t>Description :</w:t>
            </w:r>
            <w:r>
              <w:rPr>
                <w:b/>
                <w:bCs/>
              </w:rPr>
              <w:t xml:space="preserve"> </w:t>
            </w:r>
            <w:r w:rsidRPr="00D96380">
              <w:t xml:space="preserve">Le </w:t>
            </w:r>
            <w:r>
              <w:t xml:space="preserve">message ‘ </w:t>
            </w:r>
            <w:r w:rsidR="00E43AAF">
              <w:t>ResumeMission’</w:t>
            </w:r>
            <w:r w:rsidRPr="008A49D5">
              <w:t xml:space="preserve"> </w:t>
            </w:r>
            <w:r>
              <w:t xml:space="preserve">doit respecter ce format : </w:t>
            </w:r>
          </w:p>
          <w:p w14:paraId="2F62930D" w14:textId="77777777" w:rsidR="008A49D5" w:rsidRDefault="008A49D5" w:rsidP="002869B4">
            <w:pPr>
              <w:pStyle w:val="Paragraphedeliste"/>
              <w:numPr>
                <w:ilvl w:val="0"/>
                <w:numId w:val="24"/>
              </w:numPr>
            </w:pPr>
            <w:r>
              <w:t>‘Name’ : Un entier dont la valeur 8 codé sur 1 octet</w:t>
            </w:r>
          </w:p>
          <w:p w14:paraId="73B02386" w14:textId="6FA67AF8" w:rsidR="008A49D5" w:rsidRDefault="008A49D5" w:rsidP="002869B4">
            <w:pPr>
              <w:pStyle w:val="Paragraphedeliste"/>
              <w:numPr>
                <w:ilvl w:val="0"/>
                <w:numId w:val="24"/>
              </w:numPr>
            </w:pPr>
            <w:r>
              <w:t xml:space="preserve">‘messageId’ un entier codé sur </w:t>
            </w:r>
            <w:r w:rsidR="00E43AAF">
              <w:t>1</w:t>
            </w:r>
            <w:r>
              <w:t xml:space="preserve"> octet </w:t>
            </w:r>
          </w:p>
          <w:p w14:paraId="474FC8A9" w14:textId="77777777" w:rsidR="008A49D5" w:rsidRPr="008E1139" w:rsidRDefault="008A49D5" w:rsidP="002869B4">
            <w:pPr>
              <w:pStyle w:val="Paragraphedeliste"/>
              <w:numPr>
                <w:ilvl w:val="0"/>
                <w:numId w:val="24"/>
              </w:numPr>
            </w:pPr>
            <w:r>
              <w:t xml:space="preserve">Timestamp : représenté par un séquencement de 7 entiers codé sous ce format </w:t>
            </w:r>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8A49D5" w:rsidRPr="00092890" w14:paraId="317E7E24" w14:textId="77777777" w:rsidTr="002869B4">
              <w:tc>
                <w:tcPr>
                  <w:tcW w:w="578" w:type="dxa"/>
                </w:tcPr>
                <w:p w14:paraId="5AD1D455"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2octets</w:t>
                  </w:r>
                </w:p>
              </w:tc>
              <w:tc>
                <w:tcPr>
                  <w:tcW w:w="531" w:type="dxa"/>
                </w:tcPr>
                <w:p w14:paraId="3ECBB205"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531" w:type="dxa"/>
                </w:tcPr>
                <w:p w14:paraId="27794E4C"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544" w:type="dxa"/>
                </w:tcPr>
                <w:p w14:paraId="73BD8356"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601" w:type="dxa"/>
                </w:tcPr>
                <w:p w14:paraId="48647041"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 octet</w:t>
                  </w:r>
                </w:p>
              </w:tc>
              <w:tc>
                <w:tcPr>
                  <w:tcW w:w="531" w:type="dxa"/>
                </w:tcPr>
                <w:p w14:paraId="50334AC0"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1octet</w:t>
                  </w:r>
                </w:p>
              </w:tc>
              <w:tc>
                <w:tcPr>
                  <w:tcW w:w="650" w:type="dxa"/>
                </w:tcPr>
                <w:p w14:paraId="5AC7791F" w14:textId="77777777" w:rsidR="008A49D5" w:rsidRPr="00092890" w:rsidRDefault="008A49D5" w:rsidP="009B4C05">
                  <w:pPr>
                    <w:framePr w:hSpace="141" w:wrap="around" w:vAnchor="page" w:hAnchor="margin" w:y="3586"/>
                    <w:rPr>
                      <w:sz w:val="12"/>
                      <w:szCs w:val="12"/>
                      <w:lang w:val="en-US"/>
                    </w:rPr>
                  </w:pPr>
                  <w:r w:rsidRPr="00092890">
                    <w:rPr>
                      <w:sz w:val="12"/>
                      <w:szCs w:val="12"/>
                      <w:lang w:val="en-US"/>
                    </w:rPr>
                    <w:t>2 octets</w:t>
                  </w:r>
                </w:p>
              </w:tc>
            </w:tr>
          </w:tbl>
          <w:p w14:paraId="5CBA09C9" w14:textId="77777777" w:rsidR="008A49D5" w:rsidRPr="00092890" w:rsidRDefault="008A49D5" w:rsidP="002869B4">
            <w:pPr>
              <w:pStyle w:val="Paragraphedeliste"/>
              <w:numPr>
                <w:ilvl w:val="0"/>
                <w:numId w:val="25"/>
              </w:numPr>
            </w:pPr>
            <w:r w:rsidRPr="00092890">
              <w:t>sequenc</w:t>
            </w:r>
            <w:r>
              <w:t>e</w:t>
            </w:r>
            <w:r w:rsidRPr="00092890">
              <w:t>Number : un entier codé s</w:t>
            </w:r>
            <w:r>
              <w:t>ur 3 octets</w:t>
            </w:r>
            <w:r w:rsidRPr="00726D85">
              <w:t>.</w:t>
            </w:r>
          </w:p>
        </w:tc>
      </w:tr>
      <w:tr w:rsidR="008A49D5" w:rsidRPr="00176744" w14:paraId="61B8495E" w14:textId="77777777" w:rsidTr="002869B4">
        <w:tc>
          <w:tcPr>
            <w:tcW w:w="9288" w:type="dxa"/>
          </w:tcPr>
          <w:p w14:paraId="3BB9CB47" w14:textId="2C48BA79" w:rsidR="008A49D5" w:rsidRPr="00464467" w:rsidRDefault="008A49D5" w:rsidP="002869B4">
            <w:pPr>
              <w:rPr>
                <w:b/>
                <w:bCs/>
              </w:rPr>
            </w:pPr>
            <w:r>
              <w:rPr>
                <w:b/>
                <w:bCs/>
              </w:rPr>
              <w:t xml:space="preserve">Inputs : </w:t>
            </w:r>
            <w:r w:rsidRPr="00215045">
              <w:t>Données</w:t>
            </w:r>
            <w:r>
              <w:t xml:space="preserve"> composant le message ‘</w:t>
            </w:r>
            <w:r w:rsidRPr="008A49D5">
              <w:t xml:space="preserve"> </w:t>
            </w:r>
            <w:r w:rsidR="00E43AAF">
              <w:t>ResumeMission</w:t>
            </w:r>
            <w:r w:rsidRPr="008A49D5">
              <w:t xml:space="preserve"> </w:t>
            </w:r>
            <w:r>
              <w:t>à vérifier.</w:t>
            </w:r>
          </w:p>
        </w:tc>
      </w:tr>
      <w:tr w:rsidR="008A49D5" w:rsidRPr="00176744" w14:paraId="35E0137C" w14:textId="77777777" w:rsidTr="002869B4">
        <w:tc>
          <w:tcPr>
            <w:tcW w:w="9288" w:type="dxa"/>
          </w:tcPr>
          <w:p w14:paraId="75E38E89" w14:textId="77777777" w:rsidR="008A49D5" w:rsidRPr="00464467" w:rsidRDefault="008A49D5" w:rsidP="002869B4">
            <w:pPr>
              <w:rPr>
                <w:b/>
                <w:bCs/>
              </w:rPr>
            </w:pPr>
            <w:r>
              <w:rPr>
                <w:b/>
                <w:bCs/>
              </w:rPr>
              <w:t>Outputs :</w:t>
            </w:r>
            <w:r>
              <w:t xml:space="preserve"> </w:t>
            </w:r>
            <w:r w:rsidRPr="0026301D">
              <w:t>Le</w:t>
            </w:r>
            <w:r>
              <w:t>s données de message vérifiées</w:t>
            </w:r>
          </w:p>
        </w:tc>
      </w:tr>
      <w:tr w:rsidR="008A49D5" w:rsidRPr="00103583" w14:paraId="24632B46" w14:textId="77777777" w:rsidTr="002869B4">
        <w:tc>
          <w:tcPr>
            <w:tcW w:w="9288" w:type="dxa"/>
          </w:tcPr>
          <w:p w14:paraId="70583D4F" w14:textId="77777777" w:rsidR="008A49D5" w:rsidRDefault="008A49D5" w:rsidP="002869B4">
            <w:pPr>
              <w:rPr>
                <w:b/>
                <w:bCs/>
              </w:rPr>
            </w:pPr>
            <w:r>
              <w:rPr>
                <w:b/>
                <w:bCs/>
              </w:rPr>
              <w:t>Sub-exigences</w:t>
            </w:r>
            <w:r w:rsidRPr="00633452">
              <w:rPr>
                <w:b/>
                <w:bCs/>
              </w:rPr>
              <w:t xml:space="preserve"> : </w:t>
            </w:r>
          </w:p>
          <w:p w14:paraId="0434E18F" w14:textId="77777777" w:rsidR="008A49D5" w:rsidRPr="00FD5082" w:rsidRDefault="008A49D5" w:rsidP="002869B4">
            <w:pPr>
              <w:pStyle w:val="Paragraphedeliste"/>
              <w:numPr>
                <w:ilvl w:val="0"/>
                <w:numId w:val="23"/>
              </w:numPr>
              <w:spacing w:after="0"/>
              <w:rPr>
                <w:noProof/>
              </w:rPr>
            </w:pPr>
            <w:r w:rsidRPr="00FD5082">
              <w:rPr>
                <w:b/>
                <w:bCs/>
              </w:rPr>
              <w:t xml:space="preserve">Fonctionnelles : </w:t>
            </w:r>
          </w:p>
          <w:p w14:paraId="7BBDE71D" w14:textId="77777777" w:rsidR="008A49D5" w:rsidRDefault="008A49D5" w:rsidP="002869B4">
            <w:pPr>
              <w:pStyle w:val="Paragraphedeliste"/>
              <w:numPr>
                <w:ilvl w:val="0"/>
                <w:numId w:val="22"/>
              </w:numPr>
              <w:spacing w:after="0"/>
            </w:pPr>
            <w:r w:rsidRPr="0093026F">
              <w:t xml:space="preserve"> </w:t>
            </w:r>
          </w:p>
          <w:p w14:paraId="3F583E45" w14:textId="77777777" w:rsidR="008A49D5" w:rsidRPr="00094A97" w:rsidRDefault="008A49D5" w:rsidP="002869B4">
            <w:pPr>
              <w:pStyle w:val="Paragraphedeliste"/>
              <w:numPr>
                <w:ilvl w:val="0"/>
                <w:numId w:val="22"/>
              </w:numPr>
              <w:rPr>
                <w:b/>
                <w:bCs/>
              </w:rPr>
            </w:pPr>
            <w:r w:rsidRPr="00094A97">
              <w:rPr>
                <w:b/>
                <w:bCs/>
              </w:rPr>
              <w:t xml:space="preserve">Non fonctionnelles : </w:t>
            </w:r>
          </w:p>
          <w:p w14:paraId="3759A4EC" w14:textId="77777777" w:rsidR="008A49D5" w:rsidRPr="00A61000" w:rsidRDefault="008A49D5" w:rsidP="002869B4">
            <w:pPr>
              <w:pStyle w:val="Paragraphedeliste"/>
              <w:numPr>
                <w:ilvl w:val="0"/>
                <w:numId w:val="22"/>
              </w:numPr>
              <w:rPr>
                <w:b/>
                <w:bCs/>
              </w:rPr>
            </w:pPr>
            <w:r>
              <w:rPr>
                <w:b/>
                <w:bCs/>
              </w:rPr>
              <w:t xml:space="preserve">De performance : temps de traitement </w:t>
            </w:r>
          </w:p>
          <w:p w14:paraId="0518D2FF" w14:textId="77777777" w:rsidR="008A49D5" w:rsidRPr="00103583" w:rsidRDefault="008A49D5" w:rsidP="002869B4">
            <w:pPr>
              <w:pStyle w:val="Paragraphedeliste"/>
              <w:numPr>
                <w:ilvl w:val="1"/>
                <w:numId w:val="22"/>
              </w:numPr>
              <w:rPr>
                <w:noProof/>
              </w:rPr>
            </w:pPr>
          </w:p>
        </w:tc>
      </w:tr>
      <w:tr w:rsidR="008A49D5" w:rsidRPr="00A61000" w14:paraId="4360118C" w14:textId="77777777" w:rsidTr="002869B4">
        <w:tc>
          <w:tcPr>
            <w:tcW w:w="9288" w:type="dxa"/>
          </w:tcPr>
          <w:p w14:paraId="0B7FDD79" w14:textId="77777777" w:rsidR="008A49D5" w:rsidRPr="00A61000" w:rsidRDefault="008A49D5" w:rsidP="002869B4">
            <w:pPr>
              <w:rPr>
                <w:b/>
                <w:bCs/>
              </w:rPr>
            </w:pPr>
            <w:r>
              <w:rPr>
                <w:b/>
                <w:bCs/>
              </w:rPr>
              <w:t xml:space="preserve">Contraintes : à ajouter par l’équipe ‘safety’ </w:t>
            </w:r>
          </w:p>
        </w:tc>
      </w:tr>
    </w:tbl>
    <w:p w14:paraId="4C897BAA" w14:textId="77777777" w:rsidR="008A49D5" w:rsidRDefault="008A49D5" w:rsidP="00890D62"/>
    <w:p w14:paraId="06BAA6E5" w14:textId="77777777" w:rsidR="008A49D5" w:rsidRDefault="008A49D5" w:rsidP="00890D62"/>
    <w:p w14:paraId="71F01BEB" w14:textId="77777777" w:rsidR="008A49D5" w:rsidRDefault="008A49D5" w:rsidP="00890D62"/>
    <w:p w14:paraId="02AF624B" w14:textId="77777777" w:rsidR="008A49D5" w:rsidRDefault="008A49D5" w:rsidP="00890D62"/>
    <w:p w14:paraId="359CCBFA" w14:textId="77777777" w:rsidR="008A49D5" w:rsidRDefault="008A49D5" w:rsidP="00890D62"/>
    <w:p w14:paraId="425622EE" w14:textId="77777777" w:rsidR="008A49D5" w:rsidRDefault="008A49D5" w:rsidP="00890D62">
      <w:pPr>
        <w:rPr>
          <w:ins w:id="433" w:author="MAHMOUD Mohamed-Ali" w:date="2025-05-19T13:13:00Z"/>
        </w:rPr>
      </w:pPr>
    </w:p>
    <w:tbl>
      <w:tblPr>
        <w:tblStyle w:val="Grilledutableau"/>
        <w:tblpPr w:leftFromText="141" w:rightFromText="141" w:vertAnchor="page" w:horzAnchor="margin" w:tblpY="3586"/>
        <w:tblW w:w="0" w:type="auto"/>
        <w:tblLook w:val="04A0" w:firstRow="1" w:lastRow="0" w:firstColumn="1" w:lastColumn="0" w:noHBand="0" w:noVBand="1"/>
      </w:tblPr>
      <w:tblGrid>
        <w:gridCol w:w="9288"/>
      </w:tblGrid>
      <w:tr w:rsidR="00742D79" w:rsidRPr="00464467" w14:paraId="2BE78C37" w14:textId="77777777" w:rsidTr="00A7642D">
        <w:trPr>
          <w:ins w:id="434" w:author="MAHMOUD Mohamed-Ali" w:date="2025-05-19T13:13:00Z"/>
        </w:trPr>
        <w:tc>
          <w:tcPr>
            <w:tcW w:w="9288" w:type="dxa"/>
          </w:tcPr>
          <w:p w14:paraId="3096FFFE" w14:textId="289BA487" w:rsidR="00742D79" w:rsidRPr="00464467" w:rsidRDefault="00742D79" w:rsidP="00A7642D">
            <w:pPr>
              <w:rPr>
                <w:ins w:id="435" w:author="MAHMOUD Mohamed-Ali" w:date="2025-05-19T13:13:00Z"/>
                <w:b/>
                <w:bCs/>
              </w:rPr>
            </w:pPr>
            <w:ins w:id="436" w:author="MAHMOUD Mohamed-Ali" w:date="2025-05-19T13:13:00Z">
              <w:r>
                <w:rPr>
                  <w:b/>
                  <w:bCs/>
                </w:rPr>
                <w:lastRenderedPageBreak/>
                <w:t>Id : EX-</w:t>
              </w:r>
              <w:r>
                <w:t xml:space="preserve"> FS1.4.9.2.1</w:t>
              </w:r>
            </w:ins>
            <w:ins w:id="437" w:author="MAHMOUD Mohamed-Ali" w:date="2025-05-19T13:14:00Z">
              <w:r>
                <w:t>1</w:t>
              </w:r>
            </w:ins>
            <w:ins w:id="438" w:author="MAHMOUD Mohamed-Ali" w:date="2025-05-19T13:13:00Z">
              <w:r>
                <w:t>#1</w:t>
              </w:r>
            </w:ins>
          </w:p>
        </w:tc>
      </w:tr>
      <w:tr w:rsidR="00742D79" w:rsidRPr="005E7F0B" w14:paraId="7026CAF4" w14:textId="77777777" w:rsidTr="00A7642D">
        <w:trPr>
          <w:ins w:id="439" w:author="MAHMOUD Mohamed-Ali" w:date="2025-05-19T13:13:00Z"/>
        </w:trPr>
        <w:tc>
          <w:tcPr>
            <w:tcW w:w="9288" w:type="dxa"/>
          </w:tcPr>
          <w:p w14:paraId="6CFAE4C2" w14:textId="725B99EE" w:rsidR="00742D79" w:rsidRPr="005E7F0B" w:rsidRDefault="00742D79" w:rsidP="00A7642D">
            <w:pPr>
              <w:rPr>
                <w:ins w:id="440" w:author="MAHMOUD Mohamed-Ali" w:date="2025-05-19T13:13:00Z"/>
                <w:rFonts w:ascii="Aptos" w:hAnsi="Aptos"/>
              </w:rPr>
            </w:pPr>
            <w:ins w:id="441" w:author="MAHMOUD Mohamed-Ali" w:date="2025-05-19T13:13:00Z">
              <w:r w:rsidRPr="00AE79AA">
                <w:rPr>
                  <w:b/>
                  <w:bCs/>
                </w:rPr>
                <w:t xml:space="preserve">Exigence : </w:t>
              </w:r>
              <w:r w:rsidRPr="00E523A5">
                <w:rPr>
                  <w:b/>
                  <w:bCs/>
                </w:rPr>
                <w:t xml:space="preserve">Le </w:t>
              </w:r>
              <w:r>
                <w:rPr>
                  <w:b/>
                  <w:bCs/>
                </w:rPr>
                <w:t>message ‘</w:t>
              </w:r>
            </w:ins>
            <w:proofErr w:type="spellStart"/>
            <w:ins w:id="442" w:author="MAHMOUD Mohamed-Ali" w:date="2025-05-19T13:17:00Z">
              <w:r>
                <w:rPr>
                  <w:b/>
                  <w:bCs/>
                  <w:color w:val="auto"/>
                  <w:u w:val="single"/>
                </w:rPr>
                <w:t>ISLMTVRelease</w:t>
              </w:r>
            </w:ins>
            <w:proofErr w:type="spellEnd"/>
            <w:ins w:id="443" w:author="MAHMOUD Mohamed-Ali" w:date="2025-05-19T13:13:00Z">
              <w:r w:rsidRPr="00726D85">
                <w:rPr>
                  <w:b/>
                  <w:bCs/>
                </w:rPr>
                <w:cr/>
              </w:r>
              <w:r w:rsidRPr="0017495C">
                <w:rPr>
                  <w:b/>
                  <w:bCs/>
                </w:rPr>
                <w:cr/>
              </w:r>
              <w:r>
                <w:rPr>
                  <w:b/>
                  <w:bCs/>
                </w:rPr>
                <w:t xml:space="preserve">‘ </w:t>
              </w:r>
              <w:proofErr w:type="gramStart"/>
              <w:r w:rsidRPr="00E523A5">
                <w:rPr>
                  <w:b/>
                  <w:bCs/>
                </w:rPr>
                <w:t>doit</w:t>
              </w:r>
              <w:proofErr w:type="gramEnd"/>
              <w:r>
                <w:rPr>
                  <w:b/>
                  <w:bCs/>
                </w:rPr>
                <w:t xml:space="preserve"> respecter la structure définie dans la spécification de protocole d’échange de messagerie</w:t>
              </w:r>
              <w:r w:rsidRPr="008045E7">
                <w:rPr>
                  <w:b/>
                  <w:bCs/>
                </w:rPr>
                <w:t>.</w:t>
              </w:r>
            </w:ins>
          </w:p>
        </w:tc>
      </w:tr>
      <w:tr w:rsidR="00742D79" w:rsidRPr="00092890" w14:paraId="4C3B80A2" w14:textId="77777777" w:rsidTr="00A7642D">
        <w:trPr>
          <w:ins w:id="444" w:author="MAHMOUD Mohamed-Ali" w:date="2025-05-19T13:13:00Z"/>
        </w:trPr>
        <w:tc>
          <w:tcPr>
            <w:tcW w:w="9288" w:type="dxa"/>
          </w:tcPr>
          <w:p w14:paraId="1B44E2D0" w14:textId="731E3DDF" w:rsidR="00742D79" w:rsidRDefault="00742D79" w:rsidP="00A7642D">
            <w:pPr>
              <w:rPr>
                <w:ins w:id="445" w:author="MAHMOUD Mohamed-Ali" w:date="2025-05-19T13:13:00Z"/>
              </w:rPr>
            </w:pPr>
            <w:ins w:id="446" w:author="MAHMOUD Mohamed-Ali" w:date="2025-05-19T13:13:00Z">
              <w:r w:rsidRPr="00464467">
                <w:rPr>
                  <w:b/>
                  <w:bCs/>
                </w:rPr>
                <w:t>Description :</w:t>
              </w:r>
              <w:r>
                <w:rPr>
                  <w:b/>
                  <w:bCs/>
                </w:rPr>
                <w:t xml:space="preserve"> </w:t>
              </w:r>
              <w:r w:rsidRPr="00D96380">
                <w:t xml:space="preserve">Le </w:t>
              </w:r>
              <w:r>
                <w:t xml:space="preserve">message ‘ </w:t>
              </w:r>
            </w:ins>
            <w:proofErr w:type="spellStart"/>
            <w:ins w:id="447" w:author="MAHMOUD Mohamed-Ali" w:date="2025-05-19T13:17:00Z">
              <w:r>
                <w:t>ISLMTVRelease</w:t>
              </w:r>
            </w:ins>
            <w:proofErr w:type="spellEnd"/>
            <w:ins w:id="448" w:author="MAHMOUD Mohamed-Ali" w:date="2025-05-19T13:13:00Z">
              <w:r w:rsidRPr="008A49D5">
                <w:t xml:space="preserve"> </w:t>
              </w:r>
              <w:r>
                <w:t xml:space="preserve">doit respecter ce format : </w:t>
              </w:r>
            </w:ins>
          </w:p>
          <w:p w14:paraId="3CBDF5E4" w14:textId="77777777" w:rsidR="00742D79" w:rsidRDefault="00742D79" w:rsidP="00A7642D">
            <w:pPr>
              <w:pStyle w:val="Paragraphedeliste"/>
              <w:numPr>
                <w:ilvl w:val="0"/>
                <w:numId w:val="24"/>
              </w:numPr>
              <w:rPr>
                <w:ins w:id="449" w:author="MAHMOUD Mohamed-Ali" w:date="2025-05-19T13:13:00Z"/>
              </w:rPr>
            </w:pPr>
            <w:ins w:id="450" w:author="MAHMOUD Mohamed-Ali" w:date="2025-05-19T13:13:00Z">
              <w:r>
                <w:t>‘Name’ : Un entier dont la valeur 8 codé sur 1 octet</w:t>
              </w:r>
            </w:ins>
          </w:p>
          <w:p w14:paraId="5E8F0BBC" w14:textId="77777777" w:rsidR="00742D79" w:rsidRDefault="00742D79" w:rsidP="00A7642D">
            <w:pPr>
              <w:pStyle w:val="Paragraphedeliste"/>
              <w:numPr>
                <w:ilvl w:val="0"/>
                <w:numId w:val="24"/>
              </w:numPr>
              <w:rPr>
                <w:ins w:id="451" w:author="MAHMOUD Mohamed-Ali" w:date="2025-05-19T13:13:00Z"/>
              </w:rPr>
            </w:pPr>
            <w:ins w:id="452" w:author="MAHMOUD Mohamed-Ali" w:date="2025-05-19T13:13:00Z">
              <w:r>
                <w:t>‘</w:t>
              </w:r>
              <w:proofErr w:type="spellStart"/>
              <w:proofErr w:type="gramStart"/>
              <w:r>
                <w:t>messageId</w:t>
              </w:r>
              <w:proofErr w:type="spellEnd"/>
              <w:proofErr w:type="gramEnd"/>
              <w:r>
                <w:t xml:space="preserve">’ un entier codé sur 1 octet </w:t>
              </w:r>
            </w:ins>
          </w:p>
          <w:p w14:paraId="30C21852" w14:textId="77777777" w:rsidR="00742D79" w:rsidRPr="008E1139" w:rsidRDefault="00742D79" w:rsidP="00A7642D">
            <w:pPr>
              <w:pStyle w:val="Paragraphedeliste"/>
              <w:numPr>
                <w:ilvl w:val="0"/>
                <w:numId w:val="24"/>
              </w:numPr>
              <w:rPr>
                <w:ins w:id="453" w:author="MAHMOUD Mohamed-Ali" w:date="2025-05-19T13:13:00Z"/>
              </w:rPr>
            </w:pPr>
            <w:ins w:id="454" w:author="MAHMOUD Mohamed-Ali" w:date="2025-05-19T13:13:00Z">
              <w:r>
                <w:t xml:space="preserve">Timestamp : représenté par un séquencement de 7 entiers codé sous ce format </w:t>
              </w:r>
            </w:ins>
          </w:p>
          <w:tbl>
            <w:tblPr>
              <w:tblStyle w:val="Grilledutableau"/>
              <w:tblW w:w="3966" w:type="dxa"/>
              <w:tblLook w:val="04A0" w:firstRow="1" w:lastRow="0" w:firstColumn="1" w:lastColumn="0" w:noHBand="0" w:noVBand="1"/>
            </w:tblPr>
            <w:tblGrid>
              <w:gridCol w:w="578"/>
              <w:gridCol w:w="531"/>
              <w:gridCol w:w="531"/>
              <w:gridCol w:w="544"/>
              <w:gridCol w:w="601"/>
              <w:gridCol w:w="531"/>
              <w:gridCol w:w="650"/>
            </w:tblGrid>
            <w:tr w:rsidR="00742D79" w:rsidRPr="00092890" w14:paraId="2F7653AE" w14:textId="77777777" w:rsidTr="00A7642D">
              <w:trPr>
                <w:ins w:id="455" w:author="MAHMOUD Mohamed-Ali" w:date="2025-05-19T13:13:00Z"/>
              </w:trPr>
              <w:tc>
                <w:tcPr>
                  <w:tcW w:w="578" w:type="dxa"/>
                </w:tcPr>
                <w:p w14:paraId="212BC048" w14:textId="77777777" w:rsidR="00742D79" w:rsidRPr="00092890" w:rsidRDefault="00742D79" w:rsidP="00A7642D">
                  <w:pPr>
                    <w:framePr w:hSpace="141" w:wrap="around" w:vAnchor="page" w:hAnchor="margin" w:y="3586"/>
                    <w:rPr>
                      <w:ins w:id="456" w:author="MAHMOUD Mohamed-Ali" w:date="2025-05-19T13:13:00Z"/>
                      <w:sz w:val="12"/>
                      <w:szCs w:val="12"/>
                      <w:lang w:val="en-US"/>
                    </w:rPr>
                  </w:pPr>
                  <w:ins w:id="457" w:author="MAHMOUD Mohamed-Ali" w:date="2025-05-19T13:13:00Z">
                    <w:r w:rsidRPr="00092890">
                      <w:rPr>
                        <w:sz w:val="12"/>
                        <w:szCs w:val="12"/>
                        <w:lang w:val="en-US"/>
                      </w:rPr>
                      <w:t>2octets</w:t>
                    </w:r>
                  </w:ins>
                </w:p>
              </w:tc>
              <w:tc>
                <w:tcPr>
                  <w:tcW w:w="531" w:type="dxa"/>
                </w:tcPr>
                <w:p w14:paraId="267C505E" w14:textId="77777777" w:rsidR="00742D79" w:rsidRPr="00092890" w:rsidRDefault="00742D79" w:rsidP="00A7642D">
                  <w:pPr>
                    <w:framePr w:hSpace="141" w:wrap="around" w:vAnchor="page" w:hAnchor="margin" w:y="3586"/>
                    <w:rPr>
                      <w:ins w:id="458" w:author="MAHMOUD Mohamed-Ali" w:date="2025-05-19T13:13:00Z"/>
                      <w:sz w:val="12"/>
                      <w:szCs w:val="12"/>
                      <w:lang w:val="en-US"/>
                    </w:rPr>
                  </w:pPr>
                  <w:ins w:id="459" w:author="MAHMOUD Mohamed-Ali" w:date="2025-05-19T13:13:00Z">
                    <w:r w:rsidRPr="00092890">
                      <w:rPr>
                        <w:sz w:val="12"/>
                        <w:szCs w:val="12"/>
                        <w:lang w:val="en-US"/>
                      </w:rPr>
                      <w:t>1octet</w:t>
                    </w:r>
                  </w:ins>
                </w:p>
              </w:tc>
              <w:tc>
                <w:tcPr>
                  <w:tcW w:w="531" w:type="dxa"/>
                </w:tcPr>
                <w:p w14:paraId="0A23E132" w14:textId="77777777" w:rsidR="00742D79" w:rsidRPr="00092890" w:rsidRDefault="00742D79" w:rsidP="00A7642D">
                  <w:pPr>
                    <w:framePr w:hSpace="141" w:wrap="around" w:vAnchor="page" w:hAnchor="margin" w:y="3586"/>
                    <w:rPr>
                      <w:ins w:id="460" w:author="MAHMOUD Mohamed-Ali" w:date="2025-05-19T13:13:00Z"/>
                      <w:sz w:val="12"/>
                      <w:szCs w:val="12"/>
                      <w:lang w:val="en-US"/>
                    </w:rPr>
                  </w:pPr>
                  <w:ins w:id="461" w:author="MAHMOUD Mohamed-Ali" w:date="2025-05-19T13:13:00Z">
                    <w:r w:rsidRPr="00092890">
                      <w:rPr>
                        <w:sz w:val="12"/>
                        <w:szCs w:val="12"/>
                        <w:lang w:val="en-US"/>
                      </w:rPr>
                      <w:t>1octet</w:t>
                    </w:r>
                  </w:ins>
                </w:p>
              </w:tc>
              <w:tc>
                <w:tcPr>
                  <w:tcW w:w="544" w:type="dxa"/>
                </w:tcPr>
                <w:p w14:paraId="1D82F3BD" w14:textId="77777777" w:rsidR="00742D79" w:rsidRPr="00092890" w:rsidRDefault="00742D79" w:rsidP="00A7642D">
                  <w:pPr>
                    <w:framePr w:hSpace="141" w:wrap="around" w:vAnchor="page" w:hAnchor="margin" w:y="3586"/>
                    <w:rPr>
                      <w:ins w:id="462" w:author="MAHMOUD Mohamed-Ali" w:date="2025-05-19T13:13:00Z"/>
                      <w:sz w:val="12"/>
                      <w:szCs w:val="12"/>
                      <w:lang w:val="en-US"/>
                    </w:rPr>
                  </w:pPr>
                  <w:ins w:id="463" w:author="MAHMOUD Mohamed-Ali" w:date="2025-05-19T13:13:00Z">
                    <w:r w:rsidRPr="00092890">
                      <w:rPr>
                        <w:sz w:val="12"/>
                        <w:szCs w:val="12"/>
                        <w:lang w:val="en-US"/>
                      </w:rPr>
                      <w:t>1octet</w:t>
                    </w:r>
                  </w:ins>
                </w:p>
              </w:tc>
              <w:tc>
                <w:tcPr>
                  <w:tcW w:w="601" w:type="dxa"/>
                </w:tcPr>
                <w:p w14:paraId="43CD5275" w14:textId="77777777" w:rsidR="00742D79" w:rsidRPr="00092890" w:rsidRDefault="00742D79" w:rsidP="00A7642D">
                  <w:pPr>
                    <w:framePr w:hSpace="141" w:wrap="around" w:vAnchor="page" w:hAnchor="margin" w:y="3586"/>
                    <w:rPr>
                      <w:ins w:id="464" w:author="MAHMOUD Mohamed-Ali" w:date="2025-05-19T13:13:00Z"/>
                      <w:sz w:val="12"/>
                      <w:szCs w:val="12"/>
                      <w:lang w:val="en-US"/>
                    </w:rPr>
                  </w:pPr>
                  <w:ins w:id="465" w:author="MAHMOUD Mohamed-Ali" w:date="2025-05-19T13:13:00Z">
                    <w:r w:rsidRPr="00092890">
                      <w:rPr>
                        <w:sz w:val="12"/>
                        <w:szCs w:val="12"/>
                        <w:lang w:val="en-US"/>
                      </w:rPr>
                      <w:t>1 octet</w:t>
                    </w:r>
                  </w:ins>
                </w:p>
              </w:tc>
              <w:tc>
                <w:tcPr>
                  <w:tcW w:w="531" w:type="dxa"/>
                </w:tcPr>
                <w:p w14:paraId="36E12035" w14:textId="77777777" w:rsidR="00742D79" w:rsidRPr="00092890" w:rsidRDefault="00742D79" w:rsidP="00A7642D">
                  <w:pPr>
                    <w:framePr w:hSpace="141" w:wrap="around" w:vAnchor="page" w:hAnchor="margin" w:y="3586"/>
                    <w:rPr>
                      <w:ins w:id="466" w:author="MAHMOUD Mohamed-Ali" w:date="2025-05-19T13:13:00Z"/>
                      <w:sz w:val="12"/>
                      <w:szCs w:val="12"/>
                      <w:lang w:val="en-US"/>
                    </w:rPr>
                  </w:pPr>
                  <w:ins w:id="467" w:author="MAHMOUD Mohamed-Ali" w:date="2025-05-19T13:13:00Z">
                    <w:r w:rsidRPr="00092890">
                      <w:rPr>
                        <w:sz w:val="12"/>
                        <w:szCs w:val="12"/>
                        <w:lang w:val="en-US"/>
                      </w:rPr>
                      <w:t>1octet</w:t>
                    </w:r>
                  </w:ins>
                </w:p>
              </w:tc>
              <w:tc>
                <w:tcPr>
                  <w:tcW w:w="650" w:type="dxa"/>
                </w:tcPr>
                <w:p w14:paraId="759D5297" w14:textId="77777777" w:rsidR="00742D79" w:rsidRPr="00092890" w:rsidRDefault="00742D79" w:rsidP="00A7642D">
                  <w:pPr>
                    <w:framePr w:hSpace="141" w:wrap="around" w:vAnchor="page" w:hAnchor="margin" w:y="3586"/>
                    <w:rPr>
                      <w:ins w:id="468" w:author="MAHMOUD Mohamed-Ali" w:date="2025-05-19T13:13:00Z"/>
                      <w:sz w:val="12"/>
                      <w:szCs w:val="12"/>
                      <w:lang w:val="en-US"/>
                    </w:rPr>
                  </w:pPr>
                  <w:ins w:id="469" w:author="MAHMOUD Mohamed-Ali" w:date="2025-05-19T13:13:00Z">
                    <w:r w:rsidRPr="00092890">
                      <w:rPr>
                        <w:sz w:val="12"/>
                        <w:szCs w:val="12"/>
                        <w:lang w:val="en-US"/>
                      </w:rPr>
                      <w:t>2 octets</w:t>
                    </w:r>
                  </w:ins>
                </w:p>
              </w:tc>
            </w:tr>
          </w:tbl>
          <w:p w14:paraId="74AD55FE" w14:textId="77777777" w:rsidR="00742D79" w:rsidRDefault="00742D79" w:rsidP="00A7642D">
            <w:pPr>
              <w:pStyle w:val="Paragraphedeliste"/>
              <w:numPr>
                <w:ilvl w:val="0"/>
                <w:numId w:val="25"/>
              </w:numPr>
              <w:rPr>
                <w:ins w:id="470" w:author="MAHMOUD Mohamed-Ali" w:date="2025-05-19T13:43:00Z"/>
              </w:rPr>
            </w:pPr>
            <w:proofErr w:type="spellStart"/>
            <w:proofErr w:type="gramStart"/>
            <w:ins w:id="471" w:author="MAHMOUD Mohamed-Ali" w:date="2025-05-19T13:13:00Z">
              <w:r w:rsidRPr="00092890">
                <w:t>sequenc</w:t>
              </w:r>
              <w:r>
                <w:t>e</w:t>
              </w:r>
              <w:r w:rsidRPr="00092890">
                <w:t>Number</w:t>
              </w:r>
              <w:proofErr w:type="spellEnd"/>
              <w:proofErr w:type="gramEnd"/>
              <w:r w:rsidRPr="00092890">
                <w:t xml:space="preserve"> : un entier codé s</w:t>
              </w:r>
              <w:r>
                <w:t>ur 3 octets</w:t>
              </w:r>
              <w:r w:rsidRPr="00726D85">
                <w:t>.</w:t>
              </w:r>
            </w:ins>
          </w:p>
          <w:p w14:paraId="07B55927" w14:textId="77777777" w:rsidR="00252C5A" w:rsidRDefault="00252C5A" w:rsidP="00A7642D">
            <w:pPr>
              <w:pStyle w:val="Paragraphedeliste"/>
              <w:numPr>
                <w:ilvl w:val="0"/>
                <w:numId w:val="25"/>
              </w:numPr>
              <w:rPr>
                <w:ins w:id="472" w:author="MAHMOUD Mohamed-Ali" w:date="2025-05-19T13:43:00Z"/>
              </w:rPr>
            </w:pPr>
            <w:proofErr w:type="spellStart"/>
            <w:ins w:id="473" w:author="MAHMOUD Mohamed-Ali" w:date="2025-05-19T13:43:00Z">
              <w:r>
                <w:t>LMTVNumberToRelease</w:t>
              </w:r>
              <w:proofErr w:type="spellEnd"/>
              <w:r>
                <w:t> : un entier codé sur 1 octet.</w:t>
              </w:r>
            </w:ins>
          </w:p>
          <w:p w14:paraId="6975188B" w14:textId="3A90CC8A" w:rsidR="00252C5A" w:rsidRPr="00092890" w:rsidRDefault="00252C5A" w:rsidP="00252C5A">
            <w:pPr>
              <w:pStyle w:val="Paragraphedeliste"/>
              <w:numPr>
                <w:ilvl w:val="0"/>
                <w:numId w:val="25"/>
              </w:numPr>
              <w:jc w:val="left"/>
              <w:rPr>
                <w:ins w:id="474" w:author="MAHMOUD Mohamed-Ali" w:date="2025-05-19T13:13:00Z"/>
              </w:rPr>
              <w:pPrChange w:id="475" w:author="MAHMOUD Mohamed-Ali" w:date="2025-05-19T13:49:00Z">
                <w:pPr>
                  <w:pStyle w:val="Paragraphedeliste"/>
                  <w:framePr w:hSpace="141" w:wrap="around" w:vAnchor="page" w:hAnchor="margin" w:y="3586"/>
                  <w:numPr>
                    <w:numId w:val="25"/>
                  </w:numPr>
                  <w:ind w:left="720" w:hanging="360"/>
                </w:pPr>
              </w:pPrChange>
            </w:pPr>
            <w:proofErr w:type="spellStart"/>
            <w:ins w:id="476" w:author="MAHMOUD Mohamed-Ali" w:date="2025-05-19T13:44:00Z">
              <w:r>
                <w:t>LMTVToRelease</w:t>
              </w:r>
              <w:proofErr w:type="spellEnd"/>
              <w:r>
                <w:t> : un séquencement d’ent</w:t>
              </w:r>
            </w:ins>
            <w:ins w:id="477" w:author="MAHMOUD Mohamed-Ali" w:date="2025-05-19T13:49:00Z">
              <w:r>
                <w:t>i</w:t>
              </w:r>
            </w:ins>
            <w:ins w:id="478" w:author="MAHMOUD Mohamed-Ali" w:date="2025-05-19T13:44:00Z">
              <w:r>
                <w:t>er</w:t>
              </w:r>
            </w:ins>
            <w:ins w:id="479" w:author="MAHMOUD Mohamed-Ali" w:date="2025-05-19T13:49:00Z">
              <w:r>
                <w:t xml:space="preserve"> codés</w:t>
              </w:r>
            </w:ins>
            <w:ins w:id="480" w:author="MAHMOUD Mohamed-Ali" w:date="2025-05-19T13:44:00Z">
              <w:r>
                <w:t xml:space="preserve"> sur 1 octet (nombre d’octet = </w:t>
              </w:r>
              <w:proofErr w:type="spellStart"/>
              <w:r>
                <w:t>LMTVNumberToRelease</w:t>
              </w:r>
              <w:proofErr w:type="spellEnd"/>
              <w:r>
                <w:t>)</w:t>
              </w:r>
            </w:ins>
          </w:p>
        </w:tc>
      </w:tr>
      <w:tr w:rsidR="00742D79" w:rsidRPr="00176744" w14:paraId="45BA9405" w14:textId="77777777" w:rsidTr="00A7642D">
        <w:trPr>
          <w:ins w:id="481" w:author="MAHMOUD Mohamed-Ali" w:date="2025-05-19T13:13:00Z"/>
        </w:trPr>
        <w:tc>
          <w:tcPr>
            <w:tcW w:w="9288" w:type="dxa"/>
          </w:tcPr>
          <w:p w14:paraId="21C2B586" w14:textId="1985B006" w:rsidR="00742D79" w:rsidRPr="00464467" w:rsidRDefault="00742D79" w:rsidP="00A7642D">
            <w:pPr>
              <w:rPr>
                <w:ins w:id="482" w:author="MAHMOUD Mohamed-Ali" w:date="2025-05-19T13:13:00Z"/>
                <w:b/>
                <w:bCs/>
              </w:rPr>
            </w:pPr>
            <w:ins w:id="483" w:author="MAHMOUD Mohamed-Ali" w:date="2025-05-19T13:13:00Z">
              <w:r>
                <w:rPr>
                  <w:b/>
                  <w:bCs/>
                </w:rPr>
                <w:t xml:space="preserve">Inputs : </w:t>
              </w:r>
              <w:r w:rsidRPr="00215045">
                <w:t>Données</w:t>
              </w:r>
              <w:r>
                <w:t xml:space="preserve"> composant le message ‘</w:t>
              </w:r>
            </w:ins>
            <w:proofErr w:type="spellStart"/>
            <w:ins w:id="484" w:author="MAHMOUD Mohamed-Ali" w:date="2025-05-19T13:47:00Z">
              <w:r w:rsidR="00252C5A">
                <w:t>ISLMTVRelease</w:t>
              </w:r>
              <w:proofErr w:type="spellEnd"/>
              <w:r w:rsidR="00252C5A">
                <w:t>’</w:t>
              </w:r>
            </w:ins>
            <w:ins w:id="485" w:author="MAHMOUD Mohamed-Ali" w:date="2025-05-19T13:13:00Z">
              <w:r w:rsidRPr="008A49D5">
                <w:t xml:space="preserve"> </w:t>
              </w:r>
              <w:r>
                <w:t>à vérifier.</w:t>
              </w:r>
            </w:ins>
          </w:p>
        </w:tc>
      </w:tr>
      <w:tr w:rsidR="00742D79" w:rsidRPr="00176744" w14:paraId="5F46BF6D" w14:textId="77777777" w:rsidTr="00A7642D">
        <w:trPr>
          <w:ins w:id="486" w:author="MAHMOUD Mohamed-Ali" w:date="2025-05-19T13:13:00Z"/>
        </w:trPr>
        <w:tc>
          <w:tcPr>
            <w:tcW w:w="9288" w:type="dxa"/>
          </w:tcPr>
          <w:p w14:paraId="21CD6274" w14:textId="77777777" w:rsidR="00742D79" w:rsidRPr="00464467" w:rsidRDefault="00742D79" w:rsidP="00A7642D">
            <w:pPr>
              <w:rPr>
                <w:ins w:id="487" w:author="MAHMOUD Mohamed-Ali" w:date="2025-05-19T13:13:00Z"/>
                <w:b/>
                <w:bCs/>
              </w:rPr>
            </w:pPr>
            <w:ins w:id="488" w:author="MAHMOUD Mohamed-Ali" w:date="2025-05-19T13:13:00Z">
              <w:r>
                <w:rPr>
                  <w:b/>
                  <w:bCs/>
                </w:rPr>
                <w:t>Outputs :</w:t>
              </w:r>
              <w:r>
                <w:t xml:space="preserve"> </w:t>
              </w:r>
              <w:r w:rsidRPr="0026301D">
                <w:t>Le</w:t>
              </w:r>
              <w:r>
                <w:t>s données de message vérifiées</w:t>
              </w:r>
            </w:ins>
          </w:p>
        </w:tc>
      </w:tr>
      <w:tr w:rsidR="00742D79" w:rsidRPr="00103583" w14:paraId="75D9DE23" w14:textId="77777777" w:rsidTr="00A7642D">
        <w:trPr>
          <w:ins w:id="489" w:author="MAHMOUD Mohamed-Ali" w:date="2025-05-19T13:13:00Z"/>
        </w:trPr>
        <w:tc>
          <w:tcPr>
            <w:tcW w:w="9288" w:type="dxa"/>
          </w:tcPr>
          <w:p w14:paraId="382A96C9" w14:textId="77777777" w:rsidR="00742D79" w:rsidRDefault="00742D79" w:rsidP="00A7642D">
            <w:pPr>
              <w:rPr>
                <w:ins w:id="490" w:author="MAHMOUD Mohamed-Ali" w:date="2025-05-19T13:13:00Z"/>
                <w:b/>
                <w:bCs/>
              </w:rPr>
            </w:pPr>
            <w:proofErr w:type="spellStart"/>
            <w:ins w:id="491" w:author="MAHMOUD Mohamed-Ali" w:date="2025-05-19T13:13:00Z">
              <w:r>
                <w:rPr>
                  <w:b/>
                  <w:bCs/>
                </w:rPr>
                <w:t>Sub</w:t>
              </w:r>
              <w:proofErr w:type="spellEnd"/>
              <w:r>
                <w:rPr>
                  <w:b/>
                  <w:bCs/>
                </w:rPr>
                <w:t>-exigences</w:t>
              </w:r>
              <w:r w:rsidRPr="00633452">
                <w:rPr>
                  <w:b/>
                  <w:bCs/>
                </w:rPr>
                <w:t xml:space="preserve"> : </w:t>
              </w:r>
            </w:ins>
          </w:p>
          <w:p w14:paraId="54E75CDC" w14:textId="77777777" w:rsidR="00742D79" w:rsidRPr="00FD5082" w:rsidRDefault="00742D79" w:rsidP="00A7642D">
            <w:pPr>
              <w:pStyle w:val="Paragraphedeliste"/>
              <w:numPr>
                <w:ilvl w:val="0"/>
                <w:numId w:val="23"/>
              </w:numPr>
              <w:spacing w:after="0"/>
              <w:rPr>
                <w:ins w:id="492" w:author="MAHMOUD Mohamed-Ali" w:date="2025-05-19T13:13:00Z"/>
                <w:noProof/>
              </w:rPr>
            </w:pPr>
            <w:ins w:id="493" w:author="MAHMOUD Mohamed-Ali" w:date="2025-05-19T13:13:00Z">
              <w:r w:rsidRPr="00FD5082">
                <w:rPr>
                  <w:b/>
                  <w:bCs/>
                </w:rPr>
                <w:t xml:space="preserve">Fonctionnelles : </w:t>
              </w:r>
            </w:ins>
          </w:p>
          <w:p w14:paraId="4AE23478" w14:textId="77777777" w:rsidR="00742D79" w:rsidRDefault="00742D79" w:rsidP="00A7642D">
            <w:pPr>
              <w:pStyle w:val="Paragraphedeliste"/>
              <w:numPr>
                <w:ilvl w:val="0"/>
                <w:numId w:val="22"/>
              </w:numPr>
              <w:spacing w:after="0"/>
              <w:rPr>
                <w:ins w:id="494" w:author="MAHMOUD Mohamed-Ali" w:date="2025-05-19T13:13:00Z"/>
              </w:rPr>
            </w:pPr>
            <w:ins w:id="495" w:author="MAHMOUD Mohamed-Ali" w:date="2025-05-19T13:13:00Z">
              <w:r w:rsidRPr="0093026F">
                <w:t xml:space="preserve"> </w:t>
              </w:r>
            </w:ins>
          </w:p>
          <w:p w14:paraId="6303C38C" w14:textId="77777777" w:rsidR="00742D79" w:rsidRPr="00094A97" w:rsidRDefault="00742D79" w:rsidP="00A7642D">
            <w:pPr>
              <w:pStyle w:val="Paragraphedeliste"/>
              <w:numPr>
                <w:ilvl w:val="0"/>
                <w:numId w:val="22"/>
              </w:numPr>
              <w:rPr>
                <w:ins w:id="496" w:author="MAHMOUD Mohamed-Ali" w:date="2025-05-19T13:13:00Z"/>
                <w:b/>
                <w:bCs/>
              </w:rPr>
            </w:pPr>
            <w:ins w:id="497" w:author="MAHMOUD Mohamed-Ali" w:date="2025-05-19T13:13:00Z">
              <w:r w:rsidRPr="00094A97">
                <w:rPr>
                  <w:b/>
                  <w:bCs/>
                </w:rPr>
                <w:t xml:space="preserve">Non fonctionnelles : </w:t>
              </w:r>
            </w:ins>
          </w:p>
          <w:p w14:paraId="2271B78A" w14:textId="77777777" w:rsidR="00742D79" w:rsidRPr="00A61000" w:rsidRDefault="00742D79" w:rsidP="00A7642D">
            <w:pPr>
              <w:pStyle w:val="Paragraphedeliste"/>
              <w:numPr>
                <w:ilvl w:val="0"/>
                <w:numId w:val="22"/>
              </w:numPr>
              <w:rPr>
                <w:ins w:id="498" w:author="MAHMOUD Mohamed-Ali" w:date="2025-05-19T13:13:00Z"/>
                <w:b/>
                <w:bCs/>
              </w:rPr>
            </w:pPr>
            <w:ins w:id="499" w:author="MAHMOUD Mohamed-Ali" w:date="2025-05-19T13:13:00Z">
              <w:r>
                <w:rPr>
                  <w:b/>
                  <w:bCs/>
                </w:rPr>
                <w:t xml:space="preserve">De performance : temps de traitement </w:t>
              </w:r>
            </w:ins>
          </w:p>
          <w:p w14:paraId="7F9AEF43" w14:textId="77777777" w:rsidR="00742D79" w:rsidRPr="00103583" w:rsidRDefault="00742D79" w:rsidP="00A7642D">
            <w:pPr>
              <w:pStyle w:val="Paragraphedeliste"/>
              <w:numPr>
                <w:ilvl w:val="1"/>
                <w:numId w:val="22"/>
              </w:numPr>
              <w:rPr>
                <w:ins w:id="500" w:author="MAHMOUD Mohamed-Ali" w:date="2025-05-19T13:13:00Z"/>
                <w:noProof/>
              </w:rPr>
            </w:pPr>
          </w:p>
        </w:tc>
      </w:tr>
      <w:tr w:rsidR="00742D79" w:rsidRPr="00A61000" w14:paraId="2A5E4D15" w14:textId="77777777" w:rsidTr="00A7642D">
        <w:trPr>
          <w:ins w:id="501" w:author="MAHMOUD Mohamed-Ali" w:date="2025-05-19T13:13:00Z"/>
        </w:trPr>
        <w:tc>
          <w:tcPr>
            <w:tcW w:w="9288" w:type="dxa"/>
          </w:tcPr>
          <w:p w14:paraId="422BEE35" w14:textId="77777777" w:rsidR="00742D79" w:rsidRPr="00A61000" w:rsidRDefault="00742D79" w:rsidP="00A7642D">
            <w:pPr>
              <w:rPr>
                <w:ins w:id="502" w:author="MAHMOUD Mohamed-Ali" w:date="2025-05-19T13:13:00Z"/>
                <w:b/>
                <w:bCs/>
              </w:rPr>
            </w:pPr>
            <w:ins w:id="503" w:author="MAHMOUD Mohamed-Ali" w:date="2025-05-19T13:13:00Z">
              <w:r>
                <w:rPr>
                  <w:b/>
                  <w:bCs/>
                </w:rPr>
                <w:t>Contraintes : à ajouter par l’équipe ‘</w:t>
              </w:r>
              <w:proofErr w:type="spellStart"/>
              <w:r>
                <w:rPr>
                  <w:b/>
                  <w:bCs/>
                </w:rPr>
                <w:t>safety</w:t>
              </w:r>
              <w:proofErr w:type="spellEnd"/>
              <w:r>
                <w:rPr>
                  <w:b/>
                  <w:bCs/>
                </w:rPr>
                <w:t xml:space="preserve">’ </w:t>
              </w:r>
            </w:ins>
          </w:p>
        </w:tc>
      </w:tr>
    </w:tbl>
    <w:p w14:paraId="0DAEA610" w14:textId="77777777" w:rsidR="00742D79" w:rsidRDefault="00742D79" w:rsidP="00890D62"/>
    <w:p w14:paraId="3A1C40DF" w14:textId="77777777" w:rsidR="008A49D5" w:rsidRDefault="008A49D5" w:rsidP="00890D62"/>
    <w:p w14:paraId="10BC9C53" w14:textId="77777777" w:rsidR="008A49D5" w:rsidRDefault="008A49D5" w:rsidP="00890D62"/>
    <w:p w14:paraId="7633DFBA" w14:textId="77777777" w:rsidR="008A49D5" w:rsidRDefault="008A49D5" w:rsidP="00890D62"/>
    <w:p w14:paraId="247DD301" w14:textId="77777777" w:rsidR="00856294" w:rsidRDefault="00856294" w:rsidP="00890D62">
      <w:pPr>
        <w:rPr>
          <w:ins w:id="504" w:author="MAHMOUD Mohamed-Ali" w:date="2025-05-19T13:14:00Z"/>
        </w:rPr>
      </w:pPr>
    </w:p>
    <w:p w14:paraId="1294D468" w14:textId="77777777" w:rsidR="00742D79" w:rsidRDefault="00742D79" w:rsidP="00890D62">
      <w:pPr>
        <w:rPr>
          <w:ins w:id="505" w:author="MAHMOUD Mohamed-Ali" w:date="2025-05-19T13:14:00Z"/>
        </w:rPr>
      </w:pPr>
    </w:p>
    <w:p w14:paraId="38140247" w14:textId="77777777" w:rsidR="00742D79" w:rsidRDefault="00742D79" w:rsidP="00890D62">
      <w:pPr>
        <w:rPr>
          <w:ins w:id="506" w:author="MAHMOUD Mohamed-Ali" w:date="2025-05-19T13:14:00Z"/>
        </w:rPr>
      </w:pPr>
    </w:p>
    <w:p w14:paraId="5B83F431" w14:textId="77777777" w:rsidR="00742D79" w:rsidRDefault="00742D79" w:rsidP="00890D62">
      <w:pPr>
        <w:rPr>
          <w:ins w:id="507" w:author="MAHMOUD Mohamed-Ali" w:date="2025-05-19T13:14:00Z"/>
        </w:rPr>
      </w:pPr>
    </w:p>
    <w:p w14:paraId="51CEBB8C" w14:textId="77777777" w:rsidR="00742D79" w:rsidRDefault="00742D79" w:rsidP="00890D62">
      <w:pPr>
        <w:rPr>
          <w:ins w:id="508" w:author="MAHMOUD Mohamed-Ali" w:date="2025-05-19T13:14:00Z"/>
        </w:rPr>
      </w:pPr>
    </w:p>
    <w:p w14:paraId="22571DDC" w14:textId="77777777" w:rsidR="00742D79" w:rsidRPr="00890D62" w:rsidRDefault="00742D79" w:rsidP="00890D62"/>
    <w:p w14:paraId="4B70E51D" w14:textId="0A048ADF" w:rsidR="00DC728A" w:rsidRPr="00DC728A" w:rsidRDefault="001F3EC8" w:rsidP="00DC728A">
      <w:pPr>
        <w:pStyle w:val="Titre1"/>
      </w:pPr>
      <w:bookmarkStart w:id="509" w:name="_Toc193750222"/>
      <w:r w:rsidRPr="006C7D93">
        <w:t>Mécanismes de sécurité et sûreté d’échange</w:t>
      </w:r>
      <w:bookmarkEnd w:id="509"/>
      <w:r w:rsidRPr="006C7D93">
        <w:t xml:space="preserve"> </w:t>
      </w:r>
    </w:p>
    <w:p w14:paraId="5F0F1F0A" w14:textId="12802EB0" w:rsidR="00DC728A" w:rsidRDefault="00894097" w:rsidP="00894097">
      <w:pPr>
        <w:spacing w:before="100" w:beforeAutospacing="1" w:after="100" w:afterAutospacing="1" w:line="240" w:lineRule="auto"/>
        <w:jc w:val="left"/>
        <w:rPr>
          <w:rFonts w:ascii="Times New Roman" w:eastAsia="Times New Roman" w:hAnsi="Times New Roman" w:cs="Times New Roman"/>
          <w:b/>
          <w:bCs/>
          <w:i/>
          <w:iCs/>
          <w:color w:val="C00000"/>
          <w:sz w:val="24"/>
          <w:szCs w:val="24"/>
          <w:u w:val="single"/>
          <w:lang w:eastAsia="fr-FR"/>
        </w:rPr>
      </w:pPr>
      <w:r w:rsidRPr="00894097">
        <w:rPr>
          <w:rFonts w:ascii="Times New Roman" w:eastAsia="Times New Roman" w:hAnsi="Times New Roman" w:cs="Times New Roman"/>
          <w:b/>
          <w:bCs/>
          <w:i/>
          <w:iCs/>
          <w:color w:val="C00000"/>
          <w:sz w:val="24"/>
          <w:szCs w:val="24"/>
          <w:u w:val="single"/>
          <w:lang w:eastAsia="fr-FR"/>
        </w:rPr>
        <w:t>Les mécanismes de sécurité feront l'objet d'une révision dans la prochaine version de document.</w:t>
      </w:r>
    </w:p>
    <w:p w14:paraId="5F8F6A3F" w14:textId="77777777" w:rsidR="001F3EC8" w:rsidRPr="00E90B41" w:rsidRDefault="001F3EC8" w:rsidP="001F3EC8">
      <w:pPr>
        <w:rPr>
          <w:color w:val="auto"/>
        </w:rPr>
      </w:pPr>
      <w:r w:rsidRPr="00E90B41">
        <w:rPr>
          <w:color w:val="auto"/>
        </w:rPr>
        <w:lastRenderedPageBreak/>
        <w:t>Les champs possédant des informations sécuritaires, impose l’utilisation des mécanismes de sécurité pour assurer le niveau de sécurité exigé.</w:t>
      </w:r>
    </w:p>
    <w:p w14:paraId="1BEBE7B4" w14:textId="77777777" w:rsidR="001F3EC8" w:rsidRPr="00E90B41" w:rsidRDefault="001F3EC8" w:rsidP="001F3EC8">
      <w:pPr>
        <w:rPr>
          <w:color w:val="auto"/>
        </w:rPr>
      </w:pPr>
      <w:r w:rsidRPr="00E90B41">
        <w:rPr>
          <w:color w:val="auto"/>
        </w:rPr>
        <w:t>Les messages doivent contenir :</w:t>
      </w:r>
    </w:p>
    <w:p w14:paraId="44249EAF" w14:textId="77777777" w:rsidR="001F3EC8" w:rsidRPr="00E90B41" w:rsidRDefault="001F3EC8" w:rsidP="001F3EC8">
      <w:pPr>
        <w:pStyle w:val="Paragraphedeliste"/>
        <w:numPr>
          <w:ilvl w:val="0"/>
          <w:numId w:val="4"/>
        </w:numPr>
        <w:rPr>
          <w:rFonts w:ascii="Calibri" w:hAnsi="Calibri"/>
          <w:color w:val="auto"/>
        </w:rPr>
      </w:pPr>
      <w:r w:rsidRPr="4B702ED6">
        <w:rPr>
          <w:rFonts w:ascii="Calibri" w:hAnsi="Calibri"/>
          <w:color w:val="auto"/>
        </w:rPr>
        <w:t>MessageID : identifiant unique de message, cette information permet de différencier chaque message individuellement, aidant à capter les duplications et à suivre les messages spécifiques. Cette information sera incluse dans la réponse dans le cas d’une réponse à une requête.</w:t>
      </w:r>
    </w:p>
    <w:p w14:paraId="4BE8858D" w14:textId="58FE8624" w:rsidR="001F3EC8" w:rsidRPr="00E90B41" w:rsidRDefault="001F3EC8" w:rsidP="001F3EC8">
      <w:pPr>
        <w:pStyle w:val="Paragraphedeliste"/>
        <w:numPr>
          <w:ilvl w:val="0"/>
          <w:numId w:val="4"/>
        </w:numPr>
        <w:rPr>
          <w:rFonts w:ascii="Calibri" w:hAnsi="Calibri"/>
          <w:color w:val="auto"/>
        </w:rPr>
      </w:pPr>
      <w:r w:rsidRPr="4B702ED6">
        <w:rPr>
          <w:rFonts w:ascii="Calibri" w:hAnsi="Calibri"/>
          <w:color w:val="auto"/>
        </w:rPr>
        <w:t>TimeStamp : Horodatage indiquant le moment où le message était créé, cette information assure au récepteur de vérifier la fraîcheur des informations. Le TimeStamp doit être conforme au norme ISO 8601 sous cette format YYYY-MM-DDTHH:MM:SS</w:t>
      </w:r>
      <w:r w:rsidR="00980583">
        <w:rPr>
          <w:rFonts w:ascii="Calibri" w:hAnsi="Calibri"/>
          <w:color w:val="auto"/>
        </w:rPr>
        <w:t>.sss</w:t>
      </w:r>
      <w:r w:rsidRPr="4B702ED6">
        <w:rPr>
          <w:rFonts w:ascii="Calibri" w:hAnsi="Calibri"/>
          <w:color w:val="auto"/>
        </w:rPr>
        <w:t>Z.</w:t>
      </w:r>
    </w:p>
    <w:p w14:paraId="3258543B" w14:textId="77777777" w:rsidR="001F3EC8" w:rsidRPr="00E90B41" w:rsidRDefault="001F3EC8" w:rsidP="001F3EC8">
      <w:pPr>
        <w:pStyle w:val="Paragraphedeliste"/>
        <w:numPr>
          <w:ilvl w:val="0"/>
          <w:numId w:val="4"/>
        </w:numPr>
        <w:rPr>
          <w:rFonts w:ascii="Calibri" w:hAnsi="Calibri"/>
          <w:color w:val="auto"/>
        </w:rPr>
      </w:pPr>
      <w:r w:rsidRPr="4B702ED6">
        <w:rPr>
          <w:rFonts w:ascii="Calibri" w:hAnsi="Calibri"/>
          <w:color w:val="auto"/>
        </w:rPr>
        <w:t xml:space="preserve">SequenceNumber : Un numéro de séquence ajouté à chaque message envoyé par l’émetteur. Ceci permet au récepteur de vérifier la séquence des messages provenant de l’émetteur. </w:t>
      </w:r>
    </w:p>
    <w:p w14:paraId="01A42564" w14:textId="77777777" w:rsidR="001F3EC8" w:rsidRDefault="001F3EC8" w:rsidP="001F3EC8">
      <w:pPr>
        <w:pStyle w:val="Paragraphedeliste"/>
        <w:numPr>
          <w:ilvl w:val="0"/>
          <w:numId w:val="4"/>
        </w:numPr>
        <w:rPr>
          <w:color w:val="auto"/>
        </w:rPr>
      </w:pPr>
      <w:r w:rsidRPr="00717BAA">
        <w:rPr>
          <w:color w:val="auto"/>
        </w:rPr>
        <w:t>Version : Version de message ou de protocole utilisé, cette information permet de gérer les évolutions du format ou des spécifications du message.</w:t>
      </w:r>
    </w:p>
    <w:p w14:paraId="113B2B86" w14:textId="77777777" w:rsidR="001F3EC8" w:rsidRDefault="001F3EC8" w:rsidP="001F3EC8">
      <w:pPr>
        <w:pStyle w:val="Paragraphedeliste"/>
        <w:ind w:left="1068"/>
        <w:rPr>
          <w:color w:val="auto"/>
        </w:rPr>
      </w:pPr>
      <w:r>
        <w:rPr>
          <w:color w:val="auto"/>
        </w:rPr>
        <w:t>En plus d’autres données utiles de message.</w:t>
      </w:r>
    </w:p>
    <w:p w14:paraId="26015E04" w14:textId="77777777" w:rsidR="001F3EC8" w:rsidRDefault="001F3EC8" w:rsidP="001F3EC8">
      <w:pPr>
        <w:rPr>
          <w:color w:val="auto"/>
        </w:rPr>
      </w:pPr>
      <w:r w:rsidRPr="007352E6">
        <w:rPr>
          <w:color w:val="auto"/>
        </w:rPr>
        <w:t>La norme EN50159</w:t>
      </w:r>
      <w:r>
        <w:rPr>
          <w:color w:val="auto"/>
        </w:rPr>
        <w:t xml:space="preserve">, précisément les exigences de </w:t>
      </w:r>
      <w:r w:rsidRPr="007352E6">
        <w:rPr>
          <w:color w:val="auto"/>
        </w:rPr>
        <w:t>classe</w:t>
      </w:r>
      <w:r>
        <w:rPr>
          <w:color w:val="auto"/>
        </w:rPr>
        <w:t xml:space="preserve"> 3 définies 3 types des mécanismes de sécurité et de technique de cryptographiques (B0, B1, A1).</w:t>
      </w:r>
    </w:p>
    <w:p w14:paraId="1D80967C" w14:textId="77777777" w:rsidR="001F3EC8" w:rsidRDefault="001F3EC8" w:rsidP="001F3EC8">
      <w:pPr>
        <w:rPr>
          <w:color w:val="auto"/>
        </w:rPr>
      </w:pPr>
    </w:p>
    <w:p w14:paraId="6919D8C4" w14:textId="77777777" w:rsidR="001F3EC8" w:rsidRDefault="001F3EC8" w:rsidP="001F3EC8">
      <w:pPr>
        <w:pStyle w:val="Titre3"/>
        <w:rPr>
          <w:color w:val="auto"/>
        </w:rPr>
      </w:pPr>
      <w:bookmarkStart w:id="510" w:name="_Toc193750223"/>
      <w:r w:rsidRPr="006C7D93">
        <w:t>Techniques de cryptographique</w:t>
      </w:r>
      <w:r>
        <w:t> :</w:t>
      </w:r>
      <w:bookmarkEnd w:id="510"/>
    </w:p>
    <w:p w14:paraId="1F9DC4DD" w14:textId="77777777" w:rsidR="001F3EC8" w:rsidRDefault="001F3EC8" w:rsidP="001F3EC8">
      <w:pPr>
        <w:rPr>
          <w:color w:val="auto"/>
        </w:rPr>
      </w:pPr>
      <w:r>
        <w:rPr>
          <w:color w:val="auto"/>
        </w:rPr>
        <w:t>B0 exige une structure de message avec :</w:t>
      </w:r>
    </w:p>
    <w:p w14:paraId="0296126E" w14:textId="77777777" w:rsidR="001F3EC8" w:rsidRDefault="001F3EC8" w:rsidP="001F3EC8">
      <w:pPr>
        <w:pStyle w:val="Paragraphedeliste"/>
        <w:numPr>
          <w:ilvl w:val="1"/>
          <w:numId w:val="4"/>
        </w:numPr>
        <w:rPr>
          <w:color w:val="auto"/>
        </w:rPr>
      </w:pPr>
      <w:r w:rsidRPr="006C459C">
        <w:rPr>
          <w:color w:val="auto"/>
        </w:rPr>
        <w:t xml:space="preserve"> Un code de sécurité non cryptographique pour vérifier l’intégrité des données </w:t>
      </w:r>
      <w:r>
        <w:rPr>
          <w:color w:val="auto"/>
        </w:rPr>
        <w:t xml:space="preserve">à calculer </w:t>
      </w:r>
      <w:r w:rsidRPr="006C459C">
        <w:rPr>
          <w:color w:val="auto"/>
        </w:rPr>
        <w:t>avant le chiffrement</w:t>
      </w:r>
      <w:r>
        <w:rPr>
          <w:color w:val="auto"/>
        </w:rPr>
        <w:t xml:space="preserve"> à partir des données de base, dans notre cas sont les données de l’AD à envoyer</w:t>
      </w:r>
    </w:p>
    <w:p w14:paraId="524DA5A8" w14:textId="77777777" w:rsidR="001F3EC8" w:rsidRDefault="001F3EC8" w:rsidP="001F3EC8">
      <w:pPr>
        <w:pStyle w:val="Paragraphedeliste"/>
        <w:numPr>
          <w:ilvl w:val="1"/>
          <w:numId w:val="4"/>
        </w:numPr>
        <w:rPr>
          <w:color w:val="auto"/>
        </w:rPr>
      </w:pPr>
      <w:r>
        <w:rPr>
          <w:color w:val="auto"/>
        </w:rPr>
        <w:t>Le chiffrement est appliqué sur les données AD brutes avec le code non-cryptographique. Ce chiffrement assure la confidentialité des données (dans notre cas informations AD + code non-cryptographique) .</w:t>
      </w:r>
    </w:p>
    <w:p w14:paraId="07D8F182" w14:textId="77777777" w:rsidR="001F3EC8" w:rsidRDefault="001F3EC8" w:rsidP="001F3EC8">
      <w:pPr>
        <w:pStyle w:val="Paragraphedeliste"/>
        <w:numPr>
          <w:ilvl w:val="1"/>
          <w:numId w:val="4"/>
        </w:numPr>
        <w:rPr>
          <w:color w:val="auto"/>
        </w:rPr>
      </w:pPr>
      <w:r>
        <w:rPr>
          <w:color w:val="auto"/>
        </w:rPr>
        <w:t>Une signature numérique pour garantir l’authenticité et l’intégrité des données chiffrées.</w:t>
      </w:r>
    </w:p>
    <w:p w14:paraId="28B5B9AE" w14:textId="77777777" w:rsidR="001F3EC8" w:rsidRDefault="001F3EC8" w:rsidP="001F3EC8">
      <w:pPr>
        <w:rPr>
          <w:color w:val="auto"/>
        </w:rPr>
      </w:pPr>
      <w:r>
        <w:rPr>
          <w:color w:val="auto"/>
        </w:rPr>
        <w:t>Le code de sécurité non-cryptographique est utilisé pour vérifier l’intégrité des données transmises, différents algorithmes utilisés pour calculer ces codes :</w:t>
      </w:r>
    </w:p>
    <w:p w14:paraId="5EA11D8D" w14:textId="77777777" w:rsidR="001F3EC8" w:rsidRDefault="001F3EC8" w:rsidP="001F3EC8">
      <w:pPr>
        <w:pStyle w:val="Paragraphedeliste"/>
        <w:numPr>
          <w:ilvl w:val="2"/>
          <w:numId w:val="4"/>
        </w:numPr>
        <w:rPr>
          <w:color w:val="auto"/>
        </w:rPr>
      </w:pPr>
      <w:r>
        <w:rPr>
          <w:color w:val="auto"/>
        </w:rPr>
        <w:t>CRC (Cyclic Redundancy Check)</w:t>
      </w:r>
    </w:p>
    <w:p w14:paraId="65F7A627" w14:textId="77777777" w:rsidR="001F3EC8" w:rsidRDefault="001F3EC8" w:rsidP="001F3EC8">
      <w:pPr>
        <w:pStyle w:val="Paragraphedeliste"/>
        <w:numPr>
          <w:ilvl w:val="2"/>
          <w:numId w:val="4"/>
        </w:numPr>
        <w:rPr>
          <w:color w:val="auto"/>
        </w:rPr>
      </w:pPr>
      <w:r>
        <w:rPr>
          <w:color w:val="auto"/>
        </w:rPr>
        <w:t>Checksum</w:t>
      </w:r>
    </w:p>
    <w:p w14:paraId="68AE10A4" w14:textId="77777777" w:rsidR="001F3EC8" w:rsidRDefault="001F3EC8" w:rsidP="001F3EC8">
      <w:pPr>
        <w:pStyle w:val="Paragraphedeliste"/>
        <w:numPr>
          <w:ilvl w:val="2"/>
          <w:numId w:val="4"/>
        </w:numPr>
        <w:rPr>
          <w:color w:val="auto"/>
        </w:rPr>
      </w:pPr>
      <w:r>
        <w:rPr>
          <w:color w:val="auto"/>
        </w:rPr>
        <w:t>Luhn Algorithm</w:t>
      </w:r>
    </w:p>
    <w:p w14:paraId="78C141AF" w14:textId="77777777" w:rsidR="001F3EC8" w:rsidRDefault="001F3EC8" w:rsidP="001F3EC8">
      <w:pPr>
        <w:pStyle w:val="Paragraphedeliste"/>
        <w:numPr>
          <w:ilvl w:val="2"/>
          <w:numId w:val="4"/>
        </w:numPr>
        <w:rPr>
          <w:color w:val="auto"/>
        </w:rPr>
      </w:pPr>
      <w:r>
        <w:rPr>
          <w:color w:val="auto"/>
        </w:rPr>
        <w:t>Fletcher</w:t>
      </w:r>
    </w:p>
    <w:p w14:paraId="2901DC2C" w14:textId="77777777" w:rsidR="001F3EC8" w:rsidRDefault="001F3EC8" w:rsidP="001F3EC8">
      <w:pPr>
        <w:pStyle w:val="Paragraphedeliste"/>
        <w:numPr>
          <w:ilvl w:val="2"/>
          <w:numId w:val="4"/>
        </w:numPr>
        <w:rPr>
          <w:color w:val="auto"/>
        </w:rPr>
      </w:pPr>
      <w:r>
        <w:rPr>
          <w:color w:val="auto"/>
        </w:rPr>
        <w:t>Adler-32</w:t>
      </w:r>
    </w:p>
    <w:p w14:paraId="476858BA" w14:textId="77777777" w:rsidR="001F3EC8" w:rsidRPr="007E142C" w:rsidRDefault="001F3EC8" w:rsidP="001F3EC8">
      <w:pPr>
        <w:pStyle w:val="Paragraphedeliste"/>
        <w:ind w:left="2508"/>
        <w:rPr>
          <w:color w:val="auto"/>
        </w:rPr>
      </w:pPr>
    </w:p>
    <w:tbl>
      <w:tblPr>
        <w:tblpPr w:leftFromText="141" w:rightFromText="141" w:vertAnchor="text" w:horzAnchor="margin" w:tblpY="5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70" w:type="dxa"/>
          <w:right w:w="70" w:type="dxa"/>
        </w:tblCellMar>
        <w:tblLook w:val="04A0" w:firstRow="1" w:lastRow="0" w:firstColumn="1" w:lastColumn="0" w:noHBand="0" w:noVBand="1"/>
      </w:tblPr>
      <w:tblGrid>
        <w:gridCol w:w="1342"/>
        <w:gridCol w:w="1896"/>
        <w:gridCol w:w="1684"/>
        <w:gridCol w:w="1522"/>
        <w:gridCol w:w="2834"/>
      </w:tblGrid>
      <w:tr w:rsidR="001F3EC8" w:rsidRPr="00337C55" w14:paraId="225B975A" w14:textId="77777777" w:rsidTr="00F2475E">
        <w:trPr>
          <w:trHeight w:val="520"/>
        </w:trPr>
        <w:tc>
          <w:tcPr>
            <w:tcW w:w="711" w:type="pct"/>
            <w:shd w:val="clear" w:color="auto" w:fill="FFFFFF" w:themeFill="background1"/>
            <w:hideMark/>
          </w:tcPr>
          <w:p w14:paraId="0920C21F" w14:textId="77777777" w:rsidR="001F3EC8" w:rsidRPr="00337C55" w:rsidRDefault="001F3EC8" w:rsidP="00F2475E">
            <w:pPr>
              <w:spacing w:after="0"/>
              <w:jc w:val="left"/>
              <w:rPr>
                <w:rFonts w:ascii="Segoe UI" w:eastAsia="Times New Roman" w:hAnsi="Segoe UI" w:cs="Segoe UI"/>
                <w:b/>
                <w:bCs/>
                <w:color w:val="0D0D0D"/>
                <w:position w:val="6"/>
                <w:sz w:val="19"/>
                <w:szCs w:val="19"/>
                <w:lang w:eastAsia="fr-FR"/>
              </w:rPr>
            </w:pPr>
            <w:r w:rsidRPr="00337C55">
              <w:rPr>
                <w:rFonts w:ascii="Segoe UI" w:eastAsia="Times New Roman" w:hAnsi="Segoe UI" w:cs="Segoe UI"/>
                <w:b/>
                <w:bCs/>
                <w:color w:val="0D0D0D"/>
                <w:position w:val="6"/>
                <w:sz w:val="19"/>
                <w:szCs w:val="19"/>
                <w:lang w:eastAsia="fr-FR"/>
              </w:rPr>
              <w:lastRenderedPageBreak/>
              <w:t>Type de Code</w:t>
            </w:r>
          </w:p>
        </w:tc>
        <w:tc>
          <w:tcPr>
            <w:tcW w:w="1025" w:type="pct"/>
            <w:shd w:val="clear" w:color="auto" w:fill="FFFFFF" w:themeFill="background1"/>
            <w:hideMark/>
          </w:tcPr>
          <w:p w14:paraId="48C3DDFA" w14:textId="77777777" w:rsidR="001F3EC8" w:rsidRPr="00337C55" w:rsidRDefault="001F3EC8" w:rsidP="00F2475E">
            <w:pPr>
              <w:spacing w:after="0"/>
              <w:jc w:val="left"/>
              <w:rPr>
                <w:rFonts w:ascii="Segoe UI" w:eastAsia="Times New Roman" w:hAnsi="Segoe UI" w:cs="Segoe UI"/>
                <w:b/>
                <w:bCs/>
                <w:color w:val="0D0D0D"/>
                <w:position w:val="6"/>
                <w:sz w:val="19"/>
                <w:szCs w:val="19"/>
                <w:lang w:eastAsia="fr-FR"/>
              </w:rPr>
            </w:pPr>
            <w:r w:rsidRPr="00337C55">
              <w:rPr>
                <w:rFonts w:ascii="Segoe UI" w:eastAsia="Times New Roman" w:hAnsi="Segoe UI" w:cs="Segoe UI"/>
                <w:b/>
                <w:bCs/>
                <w:color w:val="0D0D0D"/>
                <w:position w:val="6"/>
                <w:sz w:val="19"/>
                <w:szCs w:val="19"/>
                <w:lang w:eastAsia="fr-FR"/>
              </w:rPr>
              <w:t>Principe de Fonctionnement</w:t>
            </w:r>
          </w:p>
        </w:tc>
        <w:tc>
          <w:tcPr>
            <w:tcW w:w="911" w:type="pct"/>
            <w:shd w:val="clear" w:color="auto" w:fill="FFFFFF" w:themeFill="background1"/>
            <w:hideMark/>
          </w:tcPr>
          <w:p w14:paraId="1D279AF0" w14:textId="77777777" w:rsidR="001F3EC8" w:rsidRPr="00337C55" w:rsidRDefault="001F3EC8" w:rsidP="00F2475E">
            <w:pPr>
              <w:spacing w:after="0"/>
              <w:jc w:val="left"/>
              <w:rPr>
                <w:rFonts w:ascii="Segoe UI" w:eastAsia="Times New Roman" w:hAnsi="Segoe UI" w:cs="Segoe UI"/>
                <w:b/>
                <w:bCs/>
                <w:color w:val="0D0D0D"/>
                <w:position w:val="6"/>
                <w:sz w:val="19"/>
                <w:szCs w:val="19"/>
                <w:lang w:eastAsia="fr-FR"/>
              </w:rPr>
            </w:pPr>
            <w:r w:rsidRPr="00337C55">
              <w:rPr>
                <w:rFonts w:ascii="Segoe UI" w:eastAsia="Times New Roman" w:hAnsi="Segoe UI" w:cs="Segoe UI"/>
                <w:b/>
                <w:bCs/>
                <w:color w:val="0D0D0D"/>
                <w:position w:val="6"/>
                <w:sz w:val="19"/>
                <w:szCs w:val="19"/>
                <w:lang w:eastAsia="fr-FR"/>
              </w:rPr>
              <w:t>Avantages</w:t>
            </w:r>
          </w:p>
        </w:tc>
        <w:tc>
          <w:tcPr>
            <w:tcW w:w="823" w:type="pct"/>
            <w:shd w:val="clear" w:color="auto" w:fill="FFFFFF" w:themeFill="background1"/>
            <w:hideMark/>
          </w:tcPr>
          <w:p w14:paraId="136F97DF" w14:textId="77777777" w:rsidR="001F3EC8" w:rsidRPr="00337C55" w:rsidRDefault="001F3EC8" w:rsidP="00F2475E">
            <w:pPr>
              <w:spacing w:after="0"/>
              <w:jc w:val="left"/>
              <w:rPr>
                <w:rFonts w:ascii="Segoe UI" w:eastAsia="Times New Roman" w:hAnsi="Segoe UI" w:cs="Segoe UI"/>
                <w:b/>
                <w:bCs/>
                <w:color w:val="0D0D0D"/>
                <w:position w:val="6"/>
                <w:sz w:val="19"/>
                <w:szCs w:val="19"/>
                <w:lang w:eastAsia="fr-FR"/>
              </w:rPr>
            </w:pPr>
            <w:r w:rsidRPr="00337C55">
              <w:rPr>
                <w:rFonts w:ascii="Segoe UI" w:eastAsia="Times New Roman" w:hAnsi="Segoe UI" w:cs="Segoe UI"/>
                <w:b/>
                <w:bCs/>
                <w:color w:val="0D0D0D"/>
                <w:position w:val="6"/>
                <w:sz w:val="19"/>
                <w:szCs w:val="19"/>
                <w:lang w:eastAsia="fr-FR"/>
              </w:rPr>
              <w:t>Limites</w:t>
            </w:r>
          </w:p>
        </w:tc>
        <w:tc>
          <w:tcPr>
            <w:tcW w:w="1530" w:type="pct"/>
            <w:shd w:val="clear" w:color="auto" w:fill="FFFFFF" w:themeFill="background1"/>
            <w:hideMark/>
          </w:tcPr>
          <w:p w14:paraId="3B21FFB5" w14:textId="77777777" w:rsidR="001F3EC8" w:rsidRPr="00337C55" w:rsidRDefault="001F3EC8" w:rsidP="00F2475E">
            <w:pPr>
              <w:spacing w:after="0"/>
              <w:jc w:val="left"/>
              <w:rPr>
                <w:rFonts w:ascii="Segoe UI" w:eastAsia="Times New Roman" w:hAnsi="Segoe UI" w:cs="Segoe UI"/>
                <w:b/>
                <w:bCs/>
                <w:color w:val="0D0D0D"/>
                <w:position w:val="6"/>
                <w:sz w:val="19"/>
                <w:szCs w:val="19"/>
                <w:lang w:eastAsia="fr-FR"/>
              </w:rPr>
            </w:pPr>
            <w:r w:rsidRPr="00337C55">
              <w:rPr>
                <w:rFonts w:ascii="Segoe UI" w:eastAsia="Times New Roman" w:hAnsi="Segoe UI" w:cs="Segoe UI"/>
                <w:b/>
                <w:bCs/>
                <w:color w:val="0D0D0D"/>
                <w:position w:val="6"/>
                <w:sz w:val="19"/>
                <w:szCs w:val="19"/>
                <w:lang w:eastAsia="fr-FR"/>
              </w:rPr>
              <w:t>Applications courantes</w:t>
            </w:r>
          </w:p>
        </w:tc>
      </w:tr>
      <w:tr w:rsidR="001F3EC8" w:rsidRPr="00337C55" w14:paraId="494C4847" w14:textId="77777777" w:rsidTr="00F2475E">
        <w:trPr>
          <w:trHeight w:val="1155"/>
        </w:trPr>
        <w:tc>
          <w:tcPr>
            <w:tcW w:w="711" w:type="pct"/>
            <w:shd w:val="clear" w:color="auto" w:fill="FFFFFF" w:themeFill="background1"/>
            <w:vAlign w:val="center"/>
            <w:hideMark/>
          </w:tcPr>
          <w:p w14:paraId="2ECA0DF2"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Checksum</w:t>
            </w:r>
          </w:p>
        </w:tc>
        <w:tc>
          <w:tcPr>
            <w:tcW w:w="1025" w:type="pct"/>
            <w:shd w:val="clear" w:color="auto" w:fill="FFFFFF" w:themeFill="background1"/>
            <w:vAlign w:val="center"/>
            <w:hideMark/>
          </w:tcPr>
          <w:p w14:paraId="1885C3E0" w14:textId="77777777" w:rsidR="001F3EC8" w:rsidRPr="00337C55" w:rsidRDefault="001F3EC8" w:rsidP="00F2475E">
            <w:pPr>
              <w:jc w:val="left"/>
              <w:rPr>
                <w:color w:val="auto"/>
              </w:rPr>
            </w:pPr>
            <w:r w:rsidRPr="00337C55">
              <w:rPr>
                <w:color w:val="auto"/>
              </w:rPr>
              <w:t>Addition des valeurs des bits/octets</w:t>
            </w:r>
          </w:p>
        </w:tc>
        <w:tc>
          <w:tcPr>
            <w:tcW w:w="911" w:type="pct"/>
            <w:shd w:val="clear" w:color="auto" w:fill="FFFFFF" w:themeFill="background1"/>
            <w:vAlign w:val="center"/>
            <w:hideMark/>
          </w:tcPr>
          <w:p w14:paraId="5EB81C60" w14:textId="77777777" w:rsidR="001F3EC8" w:rsidRPr="00337C55" w:rsidRDefault="001F3EC8" w:rsidP="00F2475E">
            <w:pPr>
              <w:jc w:val="left"/>
              <w:rPr>
                <w:color w:val="auto"/>
              </w:rPr>
            </w:pPr>
            <w:r w:rsidRPr="00337C55">
              <w:rPr>
                <w:color w:val="auto"/>
              </w:rPr>
              <w:t>Simple et rapide à calculer</w:t>
            </w:r>
          </w:p>
        </w:tc>
        <w:tc>
          <w:tcPr>
            <w:tcW w:w="823" w:type="pct"/>
            <w:shd w:val="clear" w:color="auto" w:fill="FFFFFF" w:themeFill="background1"/>
            <w:vAlign w:val="center"/>
            <w:hideMark/>
          </w:tcPr>
          <w:p w14:paraId="58256AF6" w14:textId="77777777" w:rsidR="001F3EC8" w:rsidRPr="00337C55" w:rsidRDefault="001F3EC8" w:rsidP="00F2475E">
            <w:pPr>
              <w:jc w:val="left"/>
              <w:rPr>
                <w:color w:val="auto"/>
              </w:rPr>
            </w:pPr>
            <w:r w:rsidRPr="00337C55">
              <w:rPr>
                <w:color w:val="auto"/>
              </w:rPr>
              <w:t>Faible détection des erreurs complexes</w:t>
            </w:r>
          </w:p>
        </w:tc>
        <w:tc>
          <w:tcPr>
            <w:tcW w:w="1530" w:type="pct"/>
            <w:shd w:val="clear" w:color="auto" w:fill="FFFFFF" w:themeFill="background1"/>
            <w:vAlign w:val="center"/>
            <w:hideMark/>
          </w:tcPr>
          <w:p w14:paraId="2E854246" w14:textId="77777777" w:rsidR="001F3EC8" w:rsidRPr="00337C55" w:rsidRDefault="001F3EC8" w:rsidP="00F2475E">
            <w:pPr>
              <w:jc w:val="left"/>
              <w:rPr>
                <w:color w:val="auto"/>
              </w:rPr>
            </w:pPr>
            <w:r w:rsidRPr="00337C55">
              <w:rPr>
                <w:color w:val="auto"/>
              </w:rPr>
              <w:t>Transmission de données simple</w:t>
            </w:r>
          </w:p>
        </w:tc>
      </w:tr>
      <w:tr w:rsidR="001F3EC8" w:rsidRPr="00337C55" w14:paraId="596DF573" w14:textId="77777777" w:rsidTr="00F2475E">
        <w:trPr>
          <w:trHeight w:val="1155"/>
        </w:trPr>
        <w:tc>
          <w:tcPr>
            <w:tcW w:w="711" w:type="pct"/>
            <w:shd w:val="clear" w:color="auto" w:fill="FFFFFF" w:themeFill="background1"/>
            <w:vAlign w:val="center"/>
            <w:hideMark/>
          </w:tcPr>
          <w:p w14:paraId="0E7DA543"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CRC (Cyclic Redundancy Check)</w:t>
            </w:r>
          </w:p>
        </w:tc>
        <w:tc>
          <w:tcPr>
            <w:tcW w:w="1025" w:type="pct"/>
            <w:shd w:val="clear" w:color="auto" w:fill="FFFFFF" w:themeFill="background1"/>
            <w:vAlign w:val="center"/>
            <w:hideMark/>
          </w:tcPr>
          <w:p w14:paraId="0539AA2D" w14:textId="77777777" w:rsidR="001F3EC8" w:rsidRPr="00337C55" w:rsidRDefault="001F3EC8" w:rsidP="00F2475E">
            <w:pPr>
              <w:jc w:val="left"/>
              <w:rPr>
                <w:color w:val="auto"/>
              </w:rPr>
            </w:pPr>
            <w:r w:rsidRPr="00337C55">
              <w:rPr>
                <w:color w:val="auto"/>
              </w:rPr>
              <w:t>Division polynomiale des données</w:t>
            </w:r>
          </w:p>
        </w:tc>
        <w:tc>
          <w:tcPr>
            <w:tcW w:w="911" w:type="pct"/>
            <w:shd w:val="clear" w:color="auto" w:fill="538135" w:themeFill="accent6" w:themeFillShade="BF"/>
            <w:vAlign w:val="center"/>
            <w:hideMark/>
          </w:tcPr>
          <w:p w14:paraId="1042219E" w14:textId="77777777" w:rsidR="001F3EC8" w:rsidRPr="00337C55" w:rsidRDefault="001F3EC8" w:rsidP="00F2475E">
            <w:pPr>
              <w:jc w:val="left"/>
              <w:rPr>
                <w:color w:val="auto"/>
              </w:rPr>
            </w:pPr>
            <w:r w:rsidRPr="00337C55">
              <w:rPr>
                <w:color w:val="auto"/>
              </w:rPr>
              <w:t>Très bonne détection des erreurs</w:t>
            </w:r>
          </w:p>
        </w:tc>
        <w:tc>
          <w:tcPr>
            <w:tcW w:w="823" w:type="pct"/>
            <w:shd w:val="clear" w:color="auto" w:fill="FFFFFF" w:themeFill="background1"/>
            <w:vAlign w:val="center"/>
            <w:hideMark/>
          </w:tcPr>
          <w:p w14:paraId="541076C0" w14:textId="77777777" w:rsidR="001F3EC8" w:rsidRPr="00337C55" w:rsidRDefault="001F3EC8" w:rsidP="00F2475E">
            <w:pPr>
              <w:jc w:val="left"/>
              <w:rPr>
                <w:color w:val="auto"/>
              </w:rPr>
            </w:pPr>
            <w:r w:rsidRPr="00337C55">
              <w:rPr>
                <w:color w:val="auto"/>
              </w:rPr>
              <w:t>Plus complexe à implémenter</w:t>
            </w:r>
          </w:p>
        </w:tc>
        <w:tc>
          <w:tcPr>
            <w:tcW w:w="1530" w:type="pct"/>
            <w:shd w:val="clear" w:color="auto" w:fill="FFFFFF" w:themeFill="background1"/>
            <w:vAlign w:val="center"/>
            <w:hideMark/>
          </w:tcPr>
          <w:p w14:paraId="16A8811D" w14:textId="77777777" w:rsidR="001F3EC8" w:rsidRPr="00337C55" w:rsidRDefault="001F3EC8" w:rsidP="00F2475E">
            <w:pPr>
              <w:jc w:val="left"/>
              <w:rPr>
                <w:color w:val="auto"/>
              </w:rPr>
            </w:pPr>
            <w:r w:rsidRPr="00337C55">
              <w:rPr>
                <w:color w:val="auto"/>
              </w:rPr>
              <w:t>Réseaux, télécommunications</w:t>
            </w:r>
          </w:p>
        </w:tc>
      </w:tr>
      <w:tr w:rsidR="001F3EC8" w:rsidRPr="00337C55" w14:paraId="76E4D32D" w14:textId="77777777" w:rsidTr="00F2475E">
        <w:trPr>
          <w:trHeight w:val="1440"/>
        </w:trPr>
        <w:tc>
          <w:tcPr>
            <w:tcW w:w="711" w:type="pct"/>
            <w:shd w:val="clear" w:color="auto" w:fill="FFFFFF" w:themeFill="background1"/>
            <w:vAlign w:val="center"/>
            <w:hideMark/>
          </w:tcPr>
          <w:p w14:paraId="6A6E144B"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LRC (Longitudinal Redundancy Check)</w:t>
            </w:r>
          </w:p>
        </w:tc>
        <w:tc>
          <w:tcPr>
            <w:tcW w:w="1025" w:type="pct"/>
            <w:shd w:val="clear" w:color="auto" w:fill="FFFFFF" w:themeFill="background1"/>
            <w:vAlign w:val="center"/>
            <w:hideMark/>
          </w:tcPr>
          <w:p w14:paraId="1C0D6115" w14:textId="77777777" w:rsidR="001F3EC8" w:rsidRPr="00337C55" w:rsidRDefault="001F3EC8" w:rsidP="00F2475E">
            <w:pPr>
              <w:jc w:val="left"/>
              <w:rPr>
                <w:color w:val="auto"/>
              </w:rPr>
            </w:pPr>
            <w:r w:rsidRPr="00337C55">
              <w:rPr>
                <w:color w:val="auto"/>
              </w:rPr>
              <w:t>Addition en colonnes des valeurs</w:t>
            </w:r>
          </w:p>
        </w:tc>
        <w:tc>
          <w:tcPr>
            <w:tcW w:w="911" w:type="pct"/>
            <w:shd w:val="clear" w:color="auto" w:fill="FFFFFF" w:themeFill="background1"/>
            <w:vAlign w:val="center"/>
            <w:hideMark/>
          </w:tcPr>
          <w:p w14:paraId="48522251" w14:textId="77777777" w:rsidR="001F3EC8" w:rsidRPr="00337C55" w:rsidRDefault="001F3EC8" w:rsidP="00F2475E">
            <w:pPr>
              <w:jc w:val="left"/>
              <w:rPr>
                <w:color w:val="auto"/>
              </w:rPr>
            </w:pPr>
            <w:r w:rsidRPr="00337C55">
              <w:rPr>
                <w:color w:val="auto"/>
              </w:rPr>
              <w:t>Bonne pour les données structurées</w:t>
            </w:r>
          </w:p>
        </w:tc>
        <w:tc>
          <w:tcPr>
            <w:tcW w:w="823" w:type="pct"/>
            <w:shd w:val="clear" w:color="auto" w:fill="FFFFFF" w:themeFill="background1"/>
            <w:vAlign w:val="center"/>
            <w:hideMark/>
          </w:tcPr>
          <w:p w14:paraId="11FB6667" w14:textId="77777777" w:rsidR="001F3EC8" w:rsidRPr="00337C55" w:rsidRDefault="001F3EC8" w:rsidP="00F2475E">
            <w:pPr>
              <w:jc w:val="left"/>
              <w:rPr>
                <w:color w:val="auto"/>
              </w:rPr>
            </w:pPr>
            <w:r w:rsidRPr="00337C55">
              <w:rPr>
                <w:color w:val="auto"/>
              </w:rPr>
              <w:t>Moins courante, limité aux matrices</w:t>
            </w:r>
          </w:p>
        </w:tc>
        <w:tc>
          <w:tcPr>
            <w:tcW w:w="1530" w:type="pct"/>
            <w:shd w:val="clear" w:color="auto" w:fill="FFFFFF" w:themeFill="background1"/>
            <w:vAlign w:val="center"/>
            <w:hideMark/>
          </w:tcPr>
          <w:p w14:paraId="74944340" w14:textId="77777777" w:rsidR="001F3EC8" w:rsidRPr="00337C55" w:rsidRDefault="001F3EC8" w:rsidP="00F2475E">
            <w:pPr>
              <w:jc w:val="left"/>
              <w:rPr>
                <w:color w:val="auto"/>
              </w:rPr>
            </w:pPr>
            <w:r w:rsidRPr="00337C55">
              <w:rPr>
                <w:color w:val="auto"/>
              </w:rPr>
              <w:t>Mémoire, stockage de données</w:t>
            </w:r>
          </w:p>
        </w:tc>
      </w:tr>
      <w:tr w:rsidR="001F3EC8" w:rsidRPr="00337C55" w14:paraId="69B673A0" w14:textId="77777777" w:rsidTr="00F2475E">
        <w:trPr>
          <w:trHeight w:val="1155"/>
        </w:trPr>
        <w:tc>
          <w:tcPr>
            <w:tcW w:w="711" w:type="pct"/>
            <w:shd w:val="clear" w:color="auto" w:fill="FFFFFF" w:themeFill="background1"/>
            <w:vAlign w:val="center"/>
            <w:hideMark/>
          </w:tcPr>
          <w:p w14:paraId="438658F6"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Parity Bits</w:t>
            </w:r>
          </w:p>
        </w:tc>
        <w:tc>
          <w:tcPr>
            <w:tcW w:w="1025" w:type="pct"/>
            <w:shd w:val="clear" w:color="auto" w:fill="FFFFFF" w:themeFill="background1"/>
            <w:vAlign w:val="center"/>
            <w:hideMark/>
          </w:tcPr>
          <w:p w14:paraId="140FB9B3" w14:textId="77777777" w:rsidR="001F3EC8" w:rsidRPr="00337C55" w:rsidRDefault="001F3EC8" w:rsidP="00F2475E">
            <w:pPr>
              <w:jc w:val="left"/>
              <w:rPr>
                <w:color w:val="auto"/>
              </w:rPr>
            </w:pPr>
            <w:r w:rsidRPr="00337C55">
              <w:rPr>
                <w:color w:val="auto"/>
              </w:rPr>
              <w:t>Ajout d'un bit pour parité paire/impair</w:t>
            </w:r>
          </w:p>
        </w:tc>
        <w:tc>
          <w:tcPr>
            <w:tcW w:w="911" w:type="pct"/>
            <w:shd w:val="clear" w:color="auto" w:fill="FFFFFF" w:themeFill="background1"/>
            <w:vAlign w:val="center"/>
            <w:hideMark/>
          </w:tcPr>
          <w:p w14:paraId="3A53C3D2" w14:textId="77777777" w:rsidR="001F3EC8" w:rsidRPr="00337C55" w:rsidRDefault="001F3EC8" w:rsidP="00F2475E">
            <w:pPr>
              <w:jc w:val="left"/>
              <w:rPr>
                <w:color w:val="auto"/>
              </w:rPr>
            </w:pPr>
            <w:r w:rsidRPr="00337C55">
              <w:rPr>
                <w:color w:val="auto"/>
              </w:rPr>
              <w:t>Simple à implémenter</w:t>
            </w:r>
          </w:p>
        </w:tc>
        <w:tc>
          <w:tcPr>
            <w:tcW w:w="823" w:type="pct"/>
            <w:shd w:val="clear" w:color="auto" w:fill="FFFFFF" w:themeFill="background1"/>
            <w:vAlign w:val="center"/>
            <w:hideMark/>
          </w:tcPr>
          <w:p w14:paraId="3A8C272E" w14:textId="77777777" w:rsidR="001F3EC8" w:rsidRPr="00337C55" w:rsidRDefault="001F3EC8" w:rsidP="00F2475E">
            <w:pPr>
              <w:jc w:val="left"/>
              <w:rPr>
                <w:color w:val="auto"/>
              </w:rPr>
            </w:pPr>
            <w:r w:rsidRPr="00337C55">
              <w:rPr>
                <w:color w:val="auto"/>
              </w:rPr>
              <w:t>Ne détecte que les erreurs sur un seul bit</w:t>
            </w:r>
          </w:p>
        </w:tc>
        <w:tc>
          <w:tcPr>
            <w:tcW w:w="1530" w:type="pct"/>
            <w:shd w:val="clear" w:color="auto" w:fill="FFFFFF" w:themeFill="background1"/>
            <w:vAlign w:val="center"/>
            <w:hideMark/>
          </w:tcPr>
          <w:p w14:paraId="2DC7EC06" w14:textId="77777777" w:rsidR="001F3EC8" w:rsidRPr="00337C55" w:rsidRDefault="001F3EC8" w:rsidP="00F2475E">
            <w:pPr>
              <w:jc w:val="left"/>
              <w:rPr>
                <w:color w:val="auto"/>
              </w:rPr>
            </w:pPr>
            <w:r w:rsidRPr="00337C55">
              <w:rPr>
                <w:color w:val="auto"/>
              </w:rPr>
              <w:t>Mémoire, bus de données</w:t>
            </w:r>
          </w:p>
        </w:tc>
      </w:tr>
      <w:tr w:rsidR="001F3EC8" w:rsidRPr="00337C55" w14:paraId="54F10361" w14:textId="77777777" w:rsidTr="00F2475E">
        <w:trPr>
          <w:trHeight w:val="870"/>
        </w:trPr>
        <w:tc>
          <w:tcPr>
            <w:tcW w:w="711" w:type="pct"/>
            <w:shd w:val="clear" w:color="auto" w:fill="FFFFFF" w:themeFill="background1"/>
            <w:vAlign w:val="center"/>
            <w:hideMark/>
          </w:tcPr>
          <w:p w14:paraId="177EABFA"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Hamming Code</w:t>
            </w:r>
          </w:p>
        </w:tc>
        <w:tc>
          <w:tcPr>
            <w:tcW w:w="1025" w:type="pct"/>
            <w:shd w:val="clear" w:color="auto" w:fill="FFFFFF" w:themeFill="background1"/>
            <w:vAlign w:val="center"/>
            <w:hideMark/>
          </w:tcPr>
          <w:p w14:paraId="71984A0B"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Ajout de bits de redondance</w:t>
            </w:r>
          </w:p>
        </w:tc>
        <w:tc>
          <w:tcPr>
            <w:tcW w:w="911" w:type="pct"/>
            <w:shd w:val="clear" w:color="auto" w:fill="FFFFFF" w:themeFill="background1"/>
            <w:vAlign w:val="center"/>
            <w:hideMark/>
          </w:tcPr>
          <w:p w14:paraId="7A5D78FC"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Détecte et corrige les erreurs</w:t>
            </w:r>
          </w:p>
        </w:tc>
        <w:tc>
          <w:tcPr>
            <w:tcW w:w="823" w:type="pct"/>
            <w:shd w:val="clear" w:color="auto" w:fill="FFFFFF" w:themeFill="background1"/>
            <w:vAlign w:val="center"/>
            <w:hideMark/>
          </w:tcPr>
          <w:p w14:paraId="6EF75873"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Plus de redondance nécessaire</w:t>
            </w:r>
          </w:p>
        </w:tc>
        <w:tc>
          <w:tcPr>
            <w:tcW w:w="1530" w:type="pct"/>
            <w:shd w:val="clear" w:color="auto" w:fill="FFFFFF" w:themeFill="background1"/>
            <w:vAlign w:val="center"/>
            <w:hideMark/>
          </w:tcPr>
          <w:p w14:paraId="22092C30"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Mémoire, communication critique</w:t>
            </w:r>
          </w:p>
        </w:tc>
      </w:tr>
      <w:tr w:rsidR="001F3EC8" w:rsidRPr="00337C55" w14:paraId="28F54605" w14:textId="77777777" w:rsidTr="00F2475E">
        <w:trPr>
          <w:trHeight w:val="1155"/>
        </w:trPr>
        <w:tc>
          <w:tcPr>
            <w:tcW w:w="711" w:type="pct"/>
            <w:shd w:val="clear" w:color="auto" w:fill="FFFFFF" w:themeFill="background1"/>
            <w:vAlign w:val="center"/>
            <w:hideMark/>
          </w:tcPr>
          <w:p w14:paraId="3D1B8731" w14:textId="77777777" w:rsidR="001F3EC8" w:rsidRPr="00337C55"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Simple Arithmetic Codes</w:t>
            </w:r>
          </w:p>
        </w:tc>
        <w:tc>
          <w:tcPr>
            <w:tcW w:w="1025" w:type="pct"/>
            <w:shd w:val="clear" w:color="auto" w:fill="FFFFFF" w:themeFill="background1"/>
            <w:vAlign w:val="center"/>
            <w:hideMark/>
          </w:tcPr>
          <w:p w14:paraId="641E2C4E"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Opérations arithmétiques simples</w:t>
            </w:r>
          </w:p>
        </w:tc>
        <w:tc>
          <w:tcPr>
            <w:tcW w:w="911" w:type="pct"/>
            <w:shd w:val="clear" w:color="auto" w:fill="FFFFFF" w:themeFill="background1"/>
            <w:vAlign w:val="center"/>
            <w:hideMark/>
          </w:tcPr>
          <w:p w14:paraId="74968D71"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Facile à calculer et vérifier</w:t>
            </w:r>
          </w:p>
        </w:tc>
        <w:tc>
          <w:tcPr>
            <w:tcW w:w="823" w:type="pct"/>
            <w:shd w:val="clear" w:color="auto" w:fill="FFFFFF" w:themeFill="background1"/>
            <w:vAlign w:val="center"/>
            <w:hideMark/>
          </w:tcPr>
          <w:p w14:paraId="4EBD1179"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Moins robuste que CRC</w:t>
            </w:r>
          </w:p>
        </w:tc>
        <w:tc>
          <w:tcPr>
            <w:tcW w:w="1530" w:type="pct"/>
            <w:shd w:val="clear" w:color="auto" w:fill="FFFFFF" w:themeFill="background1"/>
            <w:vAlign w:val="center"/>
            <w:hideMark/>
          </w:tcPr>
          <w:p w14:paraId="46543EAD" w14:textId="77777777" w:rsidR="001F3EC8" w:rsidRPr="00337C55" w:rsidRDefault="001F3EC8" w:rsidP="00F2475E">
            <w:pPr>
              <w:spacing w:after="0"/>
              <w:jc w:val="left"/>
              <w:rPr>
                <w:rFonts w:ascii="Segoe UI" w:eastAsia="Times New Roman" w:hAnsi="Segoe UI" w:cs="Segoe UI"/>
                <w:color w:val="0D0D0D"/>
                <w:sz w:val="19"/>
                <w:szCs w:val="19"/>
                <w:lang w:eastAsia="fr-FR"/>
              </w:rPr>
            </w:pPr>
            <w:r w:rsidRPr="4B702ED6">
              <w:rPr>
                <w:rFonts w:ascii="Segoe UI" w:eastAsia="Times New Roman" w:hAnsi="Segoe UI" w:cs="Segoe UI"/>
                <w:color w:val="000000" w:themeColor="text1"/>
                <w:sz w:val="19"/>
                <w:szCs w:val="19"/>
              </w:rPr>
              <w:t>Applications spécifiques peu complexes</w:t>
            </w:r>
          </w:p>
        </w:tc>
      </w:tr>
    </w:tbl>
    <w:p w14:paraId="648BF91E" w14:textId="77777777" w:rsidR="001F3EC8" w:rsidRDefault="001F3EC8" w:rsidP="001F3EC8">
      <w:pPr>
        <w:pStyle w:val="Paragraphedeliste"/>
        <w:ind w:left="2508"/>
        <w:rPr>
          <w:color w:val="auto"/>
        </w:rPr>
      </w:pPr>
      <w:r>
        <w:rPr>
          <w:color w:val="auto"/>
        </w:rPr>
        <w:t>Tableau 1 : Algorithme de calcul de code non-cryptographique</w:t>
      </w:r>
    </w:p>
    <w:p w14:paraId="68E0E2CA" w14:textId="77777777" w:rsidR="001F3EC8" w:rsidRDefault="001F3EC8" w:rsidP="001F3EC8">
      <w:pPr>
        <w:rPr>
          <w:color w:val="auto"/>
        </w:rPr>
      </w:pPr>
    </w:p>
    <w:p w14:paraId="166958FF" w14:textId="77777777" w:rsidR="001F3EC8" w:rsidRDefault="001F3EC8" w:rsidP="001F3EC8">
      <w:pPr>
        <w:rPr>
          <w:color w:val="auto"/>
        </w:rPr>
      </w:pPr>
      <w:r>
        <w:rPr>
          <w:color w:val="auto"/>
        </w:rPr>
        <w:t>Le chiffrement, permet de chiffrer les données sensibles de message, différents algorithmes de chiffrement permet de l’assurer, des algorithmes de cryptographiques symétrique ou asymétrique.</w:t>
      </w:r>
    </w:p>
    <w:p w14:paraId="6287DA8B" w14:textId="77777777" w:rsidR="001F3EC8" w:rsidRPr="00F3408B" w:rsidRDefault="001F3EC8" w:rsidP="001F3EC8">
      <w:pPr>
        <w:pStyle w:val="Paragraphedeliste"/>
        <w:numPr>
          <w:ilvl w:val="0"/>
          <w:numId w:val="4"/>
        </w:numPr>
        <w:rPr>
          <w:color w:val="auto"/>
        </w:rPr>
      </w:pPr>
      <w:r w:rsidRPr="00F3408B">
        <w:rPr>
          <w:color w:val="auto"/>
        </w:rPr>
        <w:t>Le chiffrement symétrique utilise la même clé pour chiffrer et déchiffrer les données, il est utilisé pour ses performances rapides et son efficacité.</w:t>
      </w:r>
    </w:p>
    <w:p w14:paraId="10D7F146" w14:textId="77777777" w:rsidR="001F3EC8" w:rsidRDefault="001F3EC8" w:rsidP="001F3EC8">
      <w:pPr>
        <w:pStyle w:val="Paragraphedeliste"/>
        <w:numPr>
          <w:ilvl w:val="2"/>
          <w:numId w:val="4"/>
        </w:numPr>
        <w:rPr>
          <w:color w:val="auto"/>
        </w:rPr>
      </w:pPr>
      <w:r>
        <w:rPr>
          <w:color w:val="auto"/>
        </w:rPr>
        <w:t>AES algorithme de chiffrement largement utilisé et approuvé par les normes, avec différents logeurs de clés 128, 192 ou 256 bits</w:t>
      </w:r>
    </w:p>
    <w:p w14:paraId="474FB7B0" w14:textId="77777777" w:rsidR="001F3EC8" w:rsidRDefault="001F3EC8" w:rsidP="001F3EC8">
      <w:pPr>
        <w:pStyle w:val="Paragraphedeliste"/>
        <w:numPr>
          <w:ilvl w:val="0"/>
          <w:numId w:val="4"/>
        </w:numPr>
        <w:rPr>
          <w:color w:val="auto"/>
        </w:rPr>
      </w:pPr>
      <w:r>
        <w:rPr>
          <w:color w:val="auto"/>
        </w:rPr>
        <w:t>Le chiffrement asymétrique utilise une paire des clés, une clé publique pour chiffrer et une clé privée pour les déchiffrer.</w:t>
      </w:r>
    </w:p>
    <w:p w14:paraId="5846A9B0" w14:textId="77777777" w:rsidR="001F3EC8" w:rsidRDefault="001F3EC8" w:rsidP="001F3EC8">
      <w:pPr>
        <w:pStyle w:val="Paragraphedeliste"/>
        <w:numPr>
          <w:ilvl w:val="2"/>
          <w:numId w:val="4"/>
        </w:numPr>
        <w:rPr>
          <w:color w:val="auto"/>
        </w:rPr>
      </w:pPr>
      <w:r>
        <w:rPr>
          <w:color w:val="auto"/>
        </w:rPr>
        <w:t>RSA algorithme de chiffrement asymétrique couramment utilisé pour sécuriser les communications. Avec différentes clés de différentes longueurs typiquement 2048 et 4096.</w:t>
      </w:r>
    </w:p>
    <w:p w14:paraId="29E89B1B" w14:textId="77777777" w:rsidR="001F3EC8" w:rsidRPr="00A02CF5" w:rsidRDefault="001F3EC8" w:rsidP="001F3EC8">
      <w:pPr>
        <w:rPr>
          <w:color w:val="auto"/>
        </w:rPr>
      </w:pPr>
      <w:r w:rsidRPr="00A02CF5">
        <w:rPr>
          <w:color w:val="auto"/>
        </w:rPr>
        <w:t xml:space="preserve">Voici une liste plus complète des algorithmes de chiffrement : </w:t>
      </w:r>
    </w:p>
    <w:tbl>
      <w:tblPr>
        <w:tblW w:w="5000" w:type="pct"/>
        <w:tblCellMar>
          <w:left w:w="70" w:type="dxa"/>
          <w:right w:w="70" w:type="dxa"/>
        </w:tblCellMar>
        <w:tblLook w:val="04A0" w:firstRow="1" w:lastRow="0" w:firstColumn="1" w:lastColumn="0" w:noHBand="0" w:noVBand="1"/>
      </w:tblPr>
      <w:tblGrid>
        <w:gridCol w:w="1157"/>
        <w:gridCol w:w="1701"/>
        <w:gridCol w:w="1662"/>
        <w:gridCol w:w="1781"/>
        <w:gridCol w:w="1375"/>
        <w:gridCol w:w="1602"/>
      </w:tblGrid>
      <w:tr w:rsidR="001F3EC8" w:rsidRPr="001B5F9D" w14:paraId="54115747" w14:textId="77777777" w:rsidTr="00F2475E">
        <w:trPr>
          <w:trHeight w:val="585"/>
        </w:trPr>
        <w:tc>
          <w:tcPr>
            <w:tcW w:w="583"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5B93304D"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Algorithme</w:t>
            </w:r>
          </w:p>
        </w:tc>
        <w:tc>
          <w:tcPr>
            <w:tcW w:w="925"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38B0DD7A"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Type</w:t>
            </w:r>
          </w:p>
        </w:tc>
        <w:tc>
          <w:tcPr>
            <w:tcW w:w="904"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742D738C"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Taille des Clés</w:t>
            </w:r>
          </w:p>
        </w:tc>
        <w:tc>
          <w:tcPr>
            <w:tcW w:w="968"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0EB6C716"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Usage Principal</w:t>
            </w:r>
          </w:p>
        </w:tc>
        <w:tc>
          <w:tcPr>
            <w:tcW w:w="749"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150048F9"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Avantages</w:t>
            </w:r>
          </w:p>
        </w:tc>
        <w:tc>
          <w:tcPr>
            <w:tcW w:w="87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hideMark/>
          </w:tcPr>
          <w:p w14:paraId="46FC31DA" w14:textId="77777777" w:rsidR="001F3EC8" w:rsidRPr="001B5F9D" w:rsidRDefault="001F3EC8" w:rsidP="00F2475E">
            <w:pPr>
              <w:spacing w:after="0"/>
              <w:jc w:val="center"/>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Inconvénients</w:t>
            </w:r>
          </w:p>
        </w:tc>
      </w:tr>
      <w:tr w:rsidR="001F3EC8" w:rsidRPr="001B5F9D" w14:paraId="01BC61A8" w14:textId="77777777" w:rsidTr="00F2475E">
        <w:trPr>
          <w:trHeight w:val="870"/>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84E2BE4"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lastRenderedPageBreak/>
              <w:t>AES</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9F68F4A" w14:textId="77777777" w:rsidR="001F3EC8" w:rsidRPr="001B5F9D" w:rsidRDefault="001F3EC8" w:rsidP="00F2475E">
            <w:pPr>
              <w:spacing w:after="0"/>
              <w:jc w:val="left"/>
              <w:rPr>
                <w:color w:val="auto"/>
              </w:rPr>
            </w:pPr>
            <w:r w:rsidRPr="4B702ED6">
              <w:rPr>
                <w:color w:val="auto"/>
              </w:rPr>
              <w:t>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2E3CBF7" w14:textId="77777777" w:rsidR="001F3EC8" w:rsidRPr="001B5F9D" w:rsidRDefault="001F3EC8" w:rsidP="00F2475E">
            <w:pPr>
              <w:spacing w:after="0"/>
              <w:jc w:val="left"/>
              <w:rPr>
                <w:color w:val="auto"/>
              </w:rPr>
            </w:pPr>
            <w:r w:rsidRPr="4B702ED6">
              <w:rPr>
                <w:color w:val="auto"/>
              </w:rPr>
              <w:t>128, 192, 256 bits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814CAE1" w14:textId="77777777" w:rsidR="001F3EC8" w:rsidRPr="001B5F9D" w:rsidRDefault="001F3EC8" w:rsidP="00F2475E">
            <w:pPr>
              <w:spacing w:after="0"/>
              <w:jc w:val="left"/>
              <w:rPr>
                <w:color w:val="auto"/>
              </w:rPr>
            </w:pPr>
            <w:r w:rsidRPr="4B702ED6">
              <w:rPr>
                <w:color w:val="auto"/>
              </w:rPr>
              <w:t>Données sensibles, réseaux sans fil, fichiers</w:t>
            </w:r>
          </w:p>
        </w:tc>
        <w:tc>
          <w:tcPr>
            <w:tcW w:w="749" w:type="pct"/>
            <w:tcBorders>
              <w:top w:val="nil"/>
              <w:left w:val="single" w:sz="8" w:space="0" w:color="000000" w:themeColor="text1"/>
              <w:bottom w:val="single" w:sz="8" w:space="0" w:color="000000" w:themeColor="text1"/>
              <w:right w:val="nil"/>
            </w:tcBorders>
            <w:shd w:val="clear" w:color="auto" w:fill="70AD47" w:themeFill="accent6"/>
            <w:vAlign w:val="center"/>
            <w:hideMark/>
          </w:tcPr>
          <w:p w14:paraId="40B7CEDD" w14:textId="77777777" w:rsidR="001F3EC8" w:rsidRPr="001B5F9D" w:rsidRDefault="001F3EC8" w:rsidP="00F2475E">
            <w:pPr>
              <w:spacing w:after="0"/>
              <w:jc w:val="left"/>
              <w:rPr>
                <w:color w:val="auto"/>
              </w:rPr>
            </w:pPr>
            <w:r w:rsidRPr="4B702ED6">
              <w:rPr>
                <w:color w:val="auto"/>
              </w:rPr>
              <w:t>Très sécurisé, rapide</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6687C5CE" w14:textId="77777777" w:rsidR="001F3EC8" w:rsidRPr="001B5F9D" w:rsidRDefault="001F3EC8" w:rsidP="00F2475E">
            <w:pPr>
              <w:spacing w:after="0"/>
              <w:jc w:val="left"/>
              <w:rPr>
                <w:color w:val="auto"/>
              </w:rPr>
            </w:pPr>
            <w:r w:rsidRPr="4B702ED6">
              <w:rPr>
                <w:color w:val="auto"/>
              </w:rPr>
              <w:t>Complexe comparé à DES</w:t>
            </w:r>
          </w:p>
        </w:tc>
      </w:tr>
      <w:tr w:rsidR="001F3EC8" w:rsidRPr="001B5F9D" w14:paraId="47A5DD34" w14:textId="77777777" w:rsidTr="00F2475E">
        <w:trPr>
          <w:trHeight w:val="870"/>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2FB1A23"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DES</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6267BB8" w14:textId="77777777" w:rsidR="001F3EC8" w:rsidRPr="001B5F9D" w:rsidRDefault="001F3EC8" w:rsidP="00F2475E">
            <w:pPr>
              <w:spacing w:after="0"/>
              <w:jc w:val="left"/>
              <w:rPr>
                <w:color w:val="auto"/>
              </w:rPr>
            </w:pPr>
            <w:r w:rsidRPr="4B702ED6">
              <w:rPr>
                <w:color w:val="auto"/>
              </w:rPr>
              <w:t>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D652BDD" w14:textId="77777777" w:rsidR="001F3EC8" w:rsidRPr="001B5F9D" w:rsidRDefault="001F3EC8" w:rsidP="00F2475E">
            <w:pPr>
              <w:spacing w:after="0"/>
              <w:jc w:val="left"/>
              <w:rPr>
                <w:color w:val="auto"/>
              </w:rPr>
            </w:pPr>
            <w:r w:rsidRPr="4B702ED6">
              <w:rPr>
                <w:color w:val="auto"/>
              </w:rPr>
              <w:t>56 bits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D50BE4F" w14:textId="77777777" w:rsidR="001F3EC8" w:rsidRPr="001B5F9D" w:rsidRDefault="001F3EC8" w:rsidP="00F2475E">
            <w:pPr>
              <w:spacing w:after="0"/>
              <w:jc w:val="left"/>
              <w:rPr>
                <w:color w:val="auto"/>
              </w:rPr>
            </w:pPr>
            <w:r w:rsidRPr="4B702ED6">
              <w:rPr>
                <w:color w:val="auto"/>
              </w:rPr>
              <w:t>Historique</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DA1D4CE" w14:textId="77777777" w:rsidR="001F3EC8" w:rsidRPr="001B5F9D" w:rsidRDefault="001F3EC8" w:rsidP="00F2475E">
            <w:pPr>
              <w:spacing w:after="0"/>
              <w:jc w:val="left"/>
              <w:rPr>
                <w:color w:val="auto"/>
              </w:rPr>
            </w:pPr>
            <w:r w:rsidRPr="4B702ED6">
              <w:rPr>
                <w:color w:val="auto"/>
              </w:rPr>
              <w:t>Simple à implémenter</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446DE98F" w14:textId="77777777" w:rsidR="001F3EC8" w:rsidRPr="001B5F9D" w:rsidRDefault="001F3EC8" w:rsidP="00F2475E">
            <w:pPr>
              <w:spacing w:after="0"/>
              <w:jc w:val="left"/>
              <w:rPr>
                <w:color w:val="auto"/>
              </w:rPr>
            </w:pPr>
            <w:r w:rsidRPr="4B702ED6">
              <w:rPr>
                <w:color w:val="auto"/>
              </w:rPr>
              <w:t>Facilement cassable, clé trop courte</w:t>
            </w:r>
          </w:p>
        </w:tc>
      </w:tr>
      <w:tr w:rsidR="001F3EC8" w:rsidRPr="001B5F9D" w14:paraId="30E82FCA" w14:textId="77777777" w:rsidTr="00F2475E">
        <w:trPr>
          <w:trHeight w:val="585"/>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123EDF4"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3DES</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A6C9038" w14:textId="77777777" w:rsidR="001F3EC8" w:rsidRPr="001B5F9D" w:rsidRDefault="001F3EC8" w:rsidP="00F2475E">
            <w:pPr>
              <w:spacing w:after="0"/>
              <w:jc w:val="left"/>
              <w:rPr>
                <w:color w:val="auto"/>
              </w:rPr>
            </w:pPr>
            <w:r w:rsidRPr="4B702ED6">
              <w:rPr>
                <w:color w:val="auto"/>
              </w:rPr>
              <w:t>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1E5815F" w14:textId="77777777" w:rsidR="001F3EC8" w:rsidRPr="001B5F9D" w:rsidRDefault="001F3EC8" w:rsidP="00F2475E">
            <w:pPr>
              <w:spacing w:after="0"/>
              <w:jc w:val="left"/>
              <w:rPr>
                <w:color w:val="auto"/>
              </w:rPr>
            </w:pPr>
            <w:r w:rsidRPr="4B702ED6">
              <w:rPr>
                <w:color w:val="auto"/>
              </w:rPr>
              <w:t>112 ou 168 bits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CA0E8DC" w14:textId="77777777" w:rsidR="001F3EC8" w:rsidRPr="001B5F9D" w:rsidRDefault="001F3EC8" w:rsidP="00F2475E">
            <w:pPr>
              <w:spacing w:after="0"/>
              <w:jc w:val="left"/>
              <w:rPr>
                <w:color w:val="auto"/>
              </w:rPr>
            </w:pPr>
            <w:r w:rsidRPr="4B702ED6">
              <w:rPr>
                <w:color w:val="auto"/>
              </w:rPr>
              <w:t>Successeur de DES, historique</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4122778" w14:textId="77777777" w:rsidR="001F3EC8" w:rsidRPr="001B5F9D" w:rsidRDefault="001F3EC8" w:rsidP="00F2475E">
            <w:pPr>
              <w:spacing w:after="0"/>
              <w:jc w:val="left"/>
              <w:rPr>
                <w:color w:val="auto"/>
              </w:rPr>
            </w:pPr>
            <w:r w:rsidRPr="4B702ED6">
              <w:rPr>
                <w:color w:val="auto"/>
              </w:rPr>
              <w:t>Plus sécurisé que DES</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778127FE" w14:textId="77777777" w:rsidR="001F3EC8" w:rsidRPr="001B5F9D" w:rsidRDefault="001F3EC8" w:rsidP="00F2475E">
            <w:pPr>
              <w:spacing w:after="0"/>
              <w:jc w:val="left"/>
              <w:rPr>
                <w:color w:val="auto"/>
              </w:rPr>
            </w:pPr>
            <w:r w:rsidRPr="4B702ED6">
              <w:rPr>
                <w:color w:val="auto"/>
              </w:rPr>
              <w:t>Plus lent que AES</w:t>
            </w:r>
          </w:p>
        </w:tc>
      </w:tr>
      <w:tr w:rsidR="001F3EC8" w:rsidRPr="001B5F9D" w14:paraId="0BDF14B8" w14:textId="77777777" w:rsidTr="00F2475E">
        <w:trPr>
          <w:trHeight w:val="664"/>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67E1D3E"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RSA</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F34AA97" w14:textId="77777777" w:rsidR="001F3EC8" w:rsidRPr="001B5F9D" w:rsidRDefault="001F3EC8" w:rsidP="00F2475E">
            <w:pPr>
              <w:spacing w:after="0"/>
              <w:jc w:val="left"/>
              <w:rPr>
                <w:color w:val="auto"/>
              </w:rPr>
            </w:pPr>
            <w:r w:rsidRPr="4B702ED6">
              <w:rPr>
                <w:color w:val="auto"/>
              </w:rPr>
              <w:t>Asymétrique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2813F3E" w14:textId="77777777" w:rsidR="001F3EC8" w:rsidRPr="001B5F9D" w:rsidRDefault="001F3EC8" w:rsidP="00F2475E">
            <w:pPr>
              <w:spacing w:after="0"/>
              <w:jc w:val="left"/>
              <w:rPr>
                <w:color w:val="auto"/>
              </w:rPr>
            </w:pPr>
            <w:r w:rsidRPr="4B702ED6">
              <w:rPr>
                <w:color w:val="auto"/>
              </w:rPr>
              <w:t>2048 bits ou plus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36405F1" w14:textId="77777777" w:rsidR="001F3EC8" w:rsidRPr="001B5F9D" w:rsidRDefault="001F3EC8" w:rsidP="00F2475E">
            <w:pPr>
              <w:spacing w:after="0"/>
              <w:jc w:val="left"/>
              <w:rPr>
                <w:color w:val="auto"/>
              </w:rPr>
            </w:pPr>
            <w:r w:rsidRPr="4B702ED6">
              <w:rPr>
                <w:color w:val="auto"/>
              </w:rPr>
              <w:t>Échanges de clés, signatures numériques</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F44AEE9" w14:textId="77777777" w:rsidR="001F3EC8" w:rsidRPr="001B5F9D" w:rsidRDefault="001F3EC8" w:rsidP="00F2475E">
            <w:pPr>
              <w:spacing w:after="0"/>
              <w:jc w:val="left"/>
              <w:rPr>
                <w:color w:val="auto"/>
              </w:rPr>
            </w:pPr>
            <w:r w:rsidRPr="4B702ED6">
              <w:rPr>
                <w:color w:val="auto"/>
              </w:rPr>
              <w:t>Très sécurisé</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08F721F9" w14:textId="77777777" w:rsidR="001F3EC8" w:rsidRPr="001B5F9D" w:rsidRDefault="001F3EC8" w:rsidP="00F2475E">
            <w:pPr>
              <w:spacing w:after="0"/>
              <w:jc w:val="left"/>
              <w:rPr>
                <w:color w:val="auto"/>
              </w:rPr>
            </w:pPr>
            <w:r w:rsidRPr="4B702ED6">
              <w:rPr>
                <w:color w:val="auto"/>
              </w:rPr>
              <w:t>Lourd et lent pour grandes données</w:t>
            </w:r>
          </w:p>
        </w:tc>
      </w:tr>
      <w:tr w:rsidR="001F3EC8" w:rsidRPr="001B5F9D" w14:paraId="4B2F55B6" w14:textId="77777777" w:rsidTr="00F2475E">
        <w:trPr>
          <w:trHeight w:val="700"/>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82A805C"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ECC</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18AEEA9" w14:textId="77777777" w:rsidR="001F3EC8" w:rsidRPr="001B5F9D" w:rsidRDefault="001F3EC8" w:rsidP="00F2475E">
            <w:pPr>
              <w:spacing w:after="0"/>
              <w:jc w:val="left"/>
              <w:rPr>
                <w:color w:val="auto"/>
              </w:rPr>
            </w:pPr>
            <w:r w:rsidRPr="4B702ED6">
              <w:rPr>
                <w:color w:val="auto"/>
              </w:rPr>
              <w:t>Asymétrique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9F2ADCD" w14:textId="77777777" w:rsidR="001F3EC8" w:rsidRPr="001B5F9D" w:rsidRDefault="001F3EC8" w:rsidP="00F2475E">
            <w:pPr>
              <w:spacing w:after="0"/>
              <w:jc w:val="left"/>
              <w:rPr>
                <w:color w:val="auto"/>
              </w:rPr>
            </w:pPr>
            <w:r w:rsidRPr="4B702ED6">
              <w:rPr>
                <w:color w:val="auto"/>
              </w:rPr>
              <w:t>256 bits typiquement</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E02543B" w14:textId="77777777" w:rsidR="001F3EC8" w:rsidRPr="001B5F9D" w:rsidRDefault="001F3EC8" w:rsidP="00F2475E">
            <w:pPr>
              <w:spacing w:after="0"/>
              <w:jc w:val="left"/>
              <w:rPr>
                <w:color w:val="auto"/>
              </w:rPr>
            </w:pPr>
            <w:r w:rsidRPr="4B702ED6">
              <w:rPr>
                <w:color w:val="auto"/>
              </w:rPr>
              <w:t>Données, signatures, mobiles</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A665592" w14:textId="77777777" w:rsidR="001F3EC8" w:rsidRPr="001B5F9D" w:rsidRDefault="001F3EC8" w:rsidP="00F2475E">
            <w:pPr>
              <w:spacing w:after="0"/>
              <w:jc w:val="left"/>
              <w:rPr>
                <w:color w:val="auto"/>
              </w:rPr>
            </w:pPr>
            <w:r w:rsidRPr="4B702ED6">
              <w:rPr>
                <w:color w:val="auto"/>
              </w:rPr>
              <w:t>Sécurisé avec des clés plus courtes, performant</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62ED785C" w14:textId="77777777" w:rsidR="001F3EC8" w:rsidRPr="001B5F9D" w:rsidRDefault="001F3EC8" w:rsidP="00F2475E">
            <w:pPr>
              <w:spacing w:after="0"/>
              <w:jc w:val="left"/>
              <w:rPr>
                <w:color w:val="auto"/>
              </w:rPr>
            </w:pPr>
            <w:r w:rsidRPr="4B702ED6">
              <w:rPr>
                <w:color w:val="auto"/>
              </w:rPr>
              <w:t>Complexe à implémenter</w:t>
            </w:r>
          </w:p>
        </w:tc>
      </w:tr>
      <w:tr w:rsidR="001F3EC8" w:rsidRPr="001B5F9D" w14:paraId="027BB75F" w14:textId="77777777" w:rsidTr="00F2475E">
        <w:trPr>
          <w:trHeight w:val="601"/>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1F7FD5B"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Blowfish</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1BF8EE2" w14:textId="77777777" w:rsidR="001F3EC8" w:rsidRPr="001B5F9D" w:rsidRDefault="001F3EC8" w:rsidP="00F2475E">
            <w:pPr>
              <w:spacing w:after="0"/>
              <w:jc w:val="left"/>
              <w:rPr>
                <w:color w:val="auto"/>
              </w:rPr>
            </w:pPr>
            <w:r w:rsidRPr="4B702ED6">
              <w:rPr>
                <w:color w:val="auto"/>
              </w:rPr>
              <w:t>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CD953A3" w14:textId="77777777" w:rsidR="001F3EC8" w:rsidRPr="001B5F9D" w:rsidRDefault="001F3EC8" w:rsidP="00F2475E">
            <w:pPr>
              <w:spacing w:after="0"/>
              <w:jc w:val="left"/>
              <w:rPr>
                <w:color w:val="auto"/>
              </w:rPr>
            </w:pPr>
            <w:r w:rsidRPr="4B702ED6">
              <w:rPr>
                <w:color w:val="auto"/>
              </w:rPr>
              <w:t>32 à 448 bits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86A5E64" w14:textId="77777777" w:rsidR="001F3EC8" w:rsidRPr="001B5F9D" w:rsidRDefault="001F3EC8" w:rsidP="00F2475E">
            <w:pPr>
              <w:spacing w:after="0"/>
              <w:jc w:val="left"/>
              <w:rPr>
                <w:color w:val="auto"/>
              </w:rPr>
            </w:pPr>
            <w:r w:rsidRPr="4B702ED6">
              <w:rPr>
                <w:color w:val="auto"/>
              </w:rPr>
              <w:t>Fichiers, bases de données</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3B41BCA" w14:textId="77777777" w:rsidR="001F3EC8" w:rsidRPr="001B5F9D" w:rsidRDefault="001F3EC8" w:rsidP="00F2475E">
            <w:pPr>
              <w:spacing w:after="0"/>
              <w:jc w:val="left"/>
              <w:rPr>
                <w:color w:val="auto"/>
              </w:rPr>
            </w:pPr>
            <w:r w:rsidRPr="4B702ED6">
              <w:rPr>
                <w:color w:val="auto"/>
              </w:rPr>
              <w:t>Flexible, rapide</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4F9AD8CB" w14:textId="77777777" w:rsidR="001F3EC8" w:rsidRPr="001B5F9D" w:rsidRDefault="001F3EC8" w:rsidP="00F2475E">
            <w:pPr>
              <w:spacing w:after="0"/>
              <w:jc w:val="left"/>
              <w:rPr>
                <w:color w:val="auto"/>
              </w:rPr>
            </w:pPr>
            <w:r w:rsidRPr="4B702ED6">
              <w:rPr>
                <w:color w:val="auto"/>
              </w:rPr>
              <w:t>Vulnérable aux attaques par force brute avec clés courtes</w:t>
            </w:r>
          </w:p>
        </w:tc>
      </w:tr>
      <w:tr w:rsidR="001F3EC8" w:rsidRPr="001B5F9D" w14:paraId="2B653A60" w14:textId="77777777" w:rsidTr="00F2475E">
        <w:trPr>
          <w:trHeight w:val="574"/>
        </w:trPr>
        <w:tc>
          <w:tcPr>
            <w:tcW w:w="5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F365FE6" w14:textId="77777777" w:rsidR="001F3EC8" w:rsidRPr="001B5F9D" w:rsidRDefault="001F3EC8" w:rsidP="00F2475E">
            <w:pPr>
              <w:spacing w:after="0"/>
              <w:jc w:val="left"/>
              <w:rPr>
                <w:rFonts w:ascii="Segoe UI" w:eastAsia="Times New Roman" w:hAnsi="Segoe UI" w:cs="Segoe UI"/>
                <w:b/>
                <w:bCs/>
                <w:color w:val="0D0D0D"/>
                <w:sz w:val="19"/>
                <w:szCs w:val="19"/>
                <w:lang w:eastAsia="fr-FR"/>
              </w:rPr>
            </w:pPr>
            <w:r w:rsidRPr="4B702ED6">
              <w:rPr>
                <w:rFonts w:ascii="Segoe UI" w:eastAsia="Times New Roman" w:hAnsi="Segoe UI" w:cs="Segoe UI"/>
                <w:b/>
                <w:color w:val="000000" w:themeColor="text1"/>
                <w:sz w:val="19"/>
                <w:szCs w:val="19"/>
              </w:rPr>
              <w:t>Twofish</w:t>
            </w:r>
          </w:p>
        </w:tc>
        <w:tc>
          <w:tcPr>
            <w:tcW w:w="92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409D0BA" w14:textId="77777777" w:rsidR="001F3EC8" w:rsidRPr="001B5F9D" w:rsidRDefault="001F3EC8" w:rsidP="00F2475E">
            <w:pPr>
              <w:spacing w:after="0"/>
              <w:jc w:val="left"/>
              <w:rPr>
                <w:color w:val="auto"/>
              </w:rPr>
            </w:pPr>
            <w:r w:rsidRPr="4B702ED6">
              <w:rPr>
                <w:color w:val="auto"/>
              </w:rPr>
              <w:t>Symétrique</w:t>
            </w:r>
          </w:p>
        </w:tc>
        <w:tc>
          <w:tcPr>
            <w:tcW w:w="904"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79935B4" w14:textId="77777777" w:rsidR="001F3EC8" w:rsidRPr="001B5F9D" w:rsidRDefault="001F3EC8" w:rsidP="00F2475E">
            <w:pPr>
              <w:spacing w:after="0"/>
              <w:jc w:val="left"/>
              <w:rPr>
                <w:color w:val="auto"/>
              </w:rPr>
            </w:pPr>
            <w:r w:rsidRPr="4B702ED6">
              <w:rPr>
                <w:color w:val="auto"/>
              </w:rPr>
              <w:t>128, 192, 256 bits</w:t>
            </w:r>
          </w:p>
        </w:tc>
        <w:tc>
          <w:tcPr>
            <w:tcW w:w="96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BAE14D4" w14:textId="77777777" w:rsidR="001F3EC8" w:rsidRPr="001B5F9D" w:rsidRDefault="001F3EC8" w:rsidP="00F2475E">
            <w:pPr>
              <w:spacing w:after="0"/>
              <w:jc w:val="left"/>
              <w:rPr>
                <w:color w:val="auto"/>
              </w:rPr>
            </w:pPr>
            <w:r w:rsidRPr="4B702ED6">
              <w:rPr>
                <w:color w:val="auto"/>
              </w:rPr>
              <w:t>Données, alternative à AES</w:t>
            </w:r>
          </w:p>
        </w:tc>
        <w:tc>
          <w:tcPr>
            <w:tcW w:w="74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061EC12" w14:textId="77777777" w:rsidR="001F3EC8" w:rsidRPr="001B5F9D" w:rsidRDefault="001F3EC8" w:rsidP="00F2475E">
            <w:pPr>
              <w:spacing w:after="0"/>
              <w:jc w:val="left"/>
              <w:rPr>
                <w:color w:val="auto"/>
              </w:rPr>
            </w:pPr>
            <w:r w:rsidRPr="4B702ED6">
              <w:rPr>
                <w:color w:val="auto"/>
              </w:rPr>
              <w:t>Très sécurisé, rapide</w:t>
            </w:r>
          </w:p>
        </w:tc>
        <w:tc>
          <w:tcPr>
            <w:tcW w:w="872"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07AA4D54" w14:textId="77777777" w:rsidR="001F3EC8" w:rsidRPr="001B5F9D" w:rsidRDefault="001F3EC8" w:rsidP="00F2475E">
            <w:pPr>
              <w:spacing w:after="0"/>
              <w:jc w:val="left"/>
              <w:rPr>
                <w:color w:val="auto"/>
              </w:rPr>
            </w:pPr>
            <w:r w:rsidRPr="4B702ED6">
              <w:rPr>
                <w:color w:val="auto"/>
              </w:rPr>
              <w:t>Moins adopté que AES</w:t>
            </w:r>
          </w:p>
        </w:tc>
      </w:tr>
    </w:tbl>
    <w:p w14:paraId="657D4AD1" w14:textId="77777777" w:rsidR="001F3EC8" w:rsidRDefault="001F3EC8" w:rsidP="001F3EC8">
      <w:pPr>
        <w:jc w:val="center"/>
        <w:rPr>
          <w:color w:val="auto"/>
        </w:rPr>
      </w:pPr>
      <w:r>
        <w:rPr>
          <w:color w:val="auto"/>
        </w:rPr>
        <w:t>Tableau 2 : Algorithme de chiffrement</w:t>
      </w:r>
    </w:p>
    <w:p w14:paraId="12AC1AE1" w14:textId="77777777" w:rsidR="001F3EC8" w:rsidRDefault="001F3EC8" w:rsidP="001F3EC8">
      <w:pPr>
        <w:jc w:val="center"/>
        <w:rPr>
          <w:color w:val="auto"/>
        </w:rPr>
      </w:pPr>
    </w:p>
    <w:p w14:paraId="6F8FF33E" w14:textId="77777777" w:rsidR="001F3EC8" w:rsidRDefault="001F3EC8" w:rsidP="001F3EC8">
      <w:pPr>
        <w:jc w:val="center"/>
        <w:rPr>
          <w:color w:val="auto"/>
        </w:rPr>
      </w:pPr>
    </w:p>
    <w:p w14:paraId="007372A2" w14:textId="77777777" w:rsidR="001F3EC8" w:rsidRDefault="001F3EC8" w:rsidP="001F3EC8">
      <w:pPr>
        <w:jc w:val="center"/>
        <w:rPr>
          <w:color w:val="auto"/>
        </w:rPr>
      </w:pPr>
    </w:p>
    <w:p w14:paraId="680173E9" w14:textId="77777777" w:rsidR="001F3EC8" w:rsidRDefault="001F3EC8" w:rsidP="001F3EC8">
      <w:pPr>
        <w:jc w:val="center"/>
        <w:rPr>
          <w:color w:val="auto"/>
        </w:rPr>
      </w:pPr>
    </w:p>
    <w:p w14:paraId="1AC8A14B" w14:textId="77777777" w:rsidR="001F3EC8" w:rsidRDefault="001F3EC8" w:rsidP="001F3EC8">
      <w:pPr>
        <w:jc w:val="center"/>
        <w:rPr>
          <w:color w:val="auto"/>
        </w:rPr>
      </w:pPr>
    </w:p>
    <w:p w14:paraId="1DE06B8D" w14:textId="77777777" w:rsidR="001F3EC8" w:rsidRPr="00E5184C" w:rsidRDefault="001F3EC8" w:rsidP="001F3EC8">
      <w:pPr>
        <w:jc w:val="center"/>
        <w:rPr>
          <w:color w:val="auto"/>
        </w:rPr>
      </w:pPr>
    </w:p>
    <w:p w14:paraId="458AC7A1" w14:textId="77777777" w:rsidR="001F3EC8" w:rsidRDefault="001F3EC8" w:rsidP="001F3EC8">
      <w:pPr>
        <w:rPr>
          <w:b/>
          <w:bCs/>
          <w:i/>
          <w:iCs/>
          <w:color w:val="auto"/>
          <w:u w:val="single"/>
        </w:rPr>
      </w:pPr>
      <w:r>
        <w:rPr>
          <w:b/>
          <w:bCs/>
          <w:i/>
          <w:iCs/>
          <w:color w:val="auto"/>
          <w:u w:val="single"/>
        </w:rPr>
        <w:t>Structure de m</w:t>
      </w:r>
      <w:r w:rsidRPr="00176ECB">
        <w:rPr>
          <w:b/>
          <w:bCs/>
          <w:i/>
          <w:iCs/>
          <w:color w:val="auto"/>
          <w:u w:val="single"/>
        </w:rPr>
        <w:t xml:space="preserve">essage final (B0) </w:t>
      </w:r>
    </w:p>
    <w:p w14:paraId="7819494C" w14:textId="77777777" w:rsidR="001F3EC8" w:rsidRDefault="001F3EC8" w:rsidP="001F3EC8">
      <w:pPr>
        <w:rPr>
          <w:b/>
          <w:bCs/>
          <w:i/>
          <w:iCs/>
          <w:color w:val="auto"/>
          <w:u w:val="single"/>
        </w:rPr>
      </w:pPr>
    </w:p>
    <w:p w14:paraId="7D1DD254" w14:textId="77777777" w:rsidR="001F3EC8" w:rsidRDefault="001F3EC8" w:rsidP="001F3EC8">
      <w:pPr>
        <w:jc w:val="center"/>
        <w:rPr>
          <w:b/>
          <w:bCs/>
          <w:i/>
          <w:iCs/>
          <w:color w:val="auto"/>
          <w:u w:val="single"/>
        </w:rPr>
      </w:pPr>
      <w:r>
        <w:rPr>
          <w:noProof/>
        </w:rPr>
        <w:drawing>
          <wp:inline distT="0" distB="0" distL="0" distR="0" wp14:anchorId="195FDD92" wp14:editId="0DC3F74B">
            <wp:extent cx="2551955" cy="181569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2">
                      <a:extLst>
                        <a:ext uri="{28A0092B-C50C-407E-A947-70E740481C1C}">
                          <a14:useLocalDpi xmlns:a14="http://schemas.microsoft.com/office/drawing/2010/main" val="0"/>
                        </a:ext>
                      </a:extLst>
                    </a:blip>
                    <a:stretch>
                      <a:fillRect/>
                    </a:stretch>
                  </pic:blipFill>
                  <pic:spPr>
                    <a:xfrm>
                      <a:off x="0" y="0"/>
                      <a:ext cx="2551955" cy="1815694"/>
                    </a:xfrm>
                    <a:prstGeom prst="rect">
                      <a:avLst/>
                    </a:prstGeom>
                  </pic:spPr>
                </pic:pic>
              </a:graphicData>
            </a:graphic>
          </wp:inline>
        </w:drawing>
      </w:r>
    </w:p>
    <w:p w14:paraId="7C1AEC1B" w14:textId="77777777" w:rsidR="001F3EC8" w:rsidRPr="00652C3D" w:rsidRDefault="001F3EC8" w:rsidP="001F3EC8">
      <w:pPr>
        <w:jc w:val="center"/>
        <w:rPr>
          <w:color w:val="auto"/>
          <w:sz w:val="18"/>
          <w:szCs w:val="18"/>
        </w:rPr>
      </w:pPr>
      <w:r w:rsidRPr="00652C3D">
        <w:rPr>
          <w:color w:val="auto"/>
          <w:sz w:val="18"/>
          <w:szCs w:val="18"/>
        </w:rPr>
        <w:t xml:space="preserve">Figure 1 : Structure de message (type B0) </w:t>
      </w:r>
    </w:p>
    <w:p w14:paraId="2FE0B0EF" w14:textId="77777777" w:rsidR="001F3EC8" w:rsidRDefault="001F3EC8" w:rsidP="001F3EC8">
      <w:pPr>
        <w:ind w:left="708"/>
        <w:jc w:val="left"/>
        <w:rPr>
          <w:color w:val="auto"/>
          <w:sz w:val="18"/>
          <w:szCs w:val="18"/>
        </w:rPr>
      </w:pPr>
    </w:p>
    <w:p w14:paraId="59F094AB" w14:textId="77777777" w:rsidR="001F3EC8" w:rsidRPr="00A719ED" w:rsidRDefault="001F3EC8" w:rsidP="001F3EC8">
      <w:pPr>
        <w:ind w:left="708"/>
        <w:jc w:val="left"/>
        <w:rPr>
          <w:color w:val="auto"/>
          <w:sz w:val="18"/>
          <w:szCs w:val="18"/>
          <w:lang w:val="en-US"/>
        </w:rPr>
      </w:pPr>
      <w:r w:rsidRPr="005B7307">
        <w:rPr>
          <w:color w:val="auto"/>
          <w:sz w:val="18"/>
          <w:szCs w:val="18"/>
          <w:lang w:val="en-US"/>
        </w:rPr>
        <w:lastRenderedPageBreak/>
        <w:t>{</w:t>
      </w:r>
    </w:p>
    <w:p w14:paraId="7D8447C6" w14:textId="77777777" w:rsidR="001F3EC8" w:rsidRPr="00FF7AEC" w:rsidRDefault="001F3EC8" w:rsidP="001F3EC8">
      <w:pPr>
        <w:ind w:left="708"/>
        <w:jc w:val="left"/>
        <w:rPr>
          <w:color w:val="auto"/>
          <w:sz w:val="18"/>
          <w:szCs w:val="18"/>
          <w:lang w:val="en-US"/>
        </w:rPr>
      </w:pPr>
      <w:r w:rsidRPr="005B7307">
        <w:rPr>
          <w:color w:val="auto"/>
          <w:sz w:val="18"/>
          <w:szCs w:val="18"/>
          <w:lang w:val="en-US"/>
        </w:rPr>
        <w:t>"encryptedData": "-----BEGIN ENCRYPTED MESSAGE-----" ………………"-----END ENCRYPTED MESSAGE-----",</w:t>
      </w:r>
    </w:p>
    <w:p w14:paraId="56C26719" w14:textId="77777777" w:rsidR="001F3EC8" w:rsidRPr="00A719ED" w:rsidRDefault="001F3EC8" w:rsidP="001F3EC8">
      <w:pPr>
        <w:ind w:left="708"/>
        <w:jc w:val="left"/>
        <w:rPr>
          <w:color w:val="auto"/>
          <w:sz w:val="18"/>
          <w:szCs w:val="18"/>
        </w:rPr>
      </w:pPr>
      <w:r w:rsidRPr="00A719ED">
        <w:rPr>
          <w:color w:val="auto"/>
          <w:sz w:val="18"/>
          <w:szCs w:val="18"/>
        </w:rPr>
        <w:t>}</w:t>
      </w:r>
    </w:p>
    <w:p w14:paraId="7AFA00C5" w14:textId="77777777" w:rsidR="001F3EC8" w:rsidRDefault="001F3EC8" w:rsidP="001F3EC8">
      <w:pPr>
        <w:rPr>
          <w:color w:val="auto"/>
        </w:rPr>
      </w:pPr>
      <w:r w:rsidRPr="00E90B41">
        <w:rPr>
          <w:color w:val="auto"/>
        </w:rPr>
        <w:t xml:space="preserve">La partie encryptedData </w:t>
      </w:r>
      <w:r>
        <w:rPr>
          <w:color w:val="auto"/>
        </w:rPr>
        <w:t>inclut</w:t>
      </w:r>
      <w:r w:rsidRPr="00E90B41">
        <w:rPr>
          <w:color w:val="auto"/>
        </w:rPr>
        <w:t xml:space="preserve"> l</w:t>
      </w:r>
      <w:r>
        <w:rPr>
          <w:color w:val="auto"/>
        </w:rPr>
        <w:t>es données AD et le code non-cryptographique. Cela signifie que le paquet des données chiffrées contient le code non-cryptographique, ce qui permet de vérifier l’intégrité des données transmises ((informations brutes de l’AD ou consignes de Supervision).</w:t>
      </w:r>
    </w:p>
    <w:p w14:paraId="63FC8BD6" w14:textId="77777777" w:rsidR="001F3EC8" w:rsidRPr="00EB4DD5" w:rsidRDefault="001F3EC8" w:rsidP="001F3EC8">
      <w:pPr>
        <w:rPr>
          <w:color w:val="auto"/>
          <w:sz w:val="18"/>
          <w:szCs w:val="18"/>
          <w:lang w:val="en-US"/>
        </w:rPr>
      </w:pPr>
      <w:r w:rsidRPr="005B7307">
        <w:rPr>
          <w:color w:val="auto"/>
          <w:sz w:val="18"/>
          <w:szCs w:val="18"/>
          <w:lang w:val="en-US"/>
        </w:rPr>
        <w:t>"encryptedData" : {</w:t>
      </w:r>
    </w:p>
    <w:p w14:paraId="6A8D7DC3" w14:textId="77777777" w:rsidR="001F3EC8" w:rsidRPr="00EB4DD5" w:rsidRDefault="001F3EC8" w:rsidP="001F3EC8">
      <w:pPr>
        <w:ind w:firstLine="708"/>
        <w:rPr>
          <w:color w:val="auto"/>
          <w:sz w:val="18"/>
          <w:szCs w:val="18"/>
          <w:lang w:val="en-US"/>
        </w:rPr>
      </w:pPr>
      <w:r w:rsidRPr="005B7307">
        <w:rPr>
          <w:color w:val="auto"/>
          <w:sz w:val="18"/>
          <w:szCs w:val="18"/>
          <w:lang w:val="en-US"/>
        </w:rPr>
        <w:t>"nonCryptographicSecurityCode": "6789ABCD",</w:t>
      </w:r>
    </w:p>
    <w:p w14:paraId="511E86B1" w14:textId="77777777" w:rsidR="001F3EC8" w:rsidRPr="00EB4DD5" w:rsidRDefault="001F3EC8" w:rsidP="001F3EC8">
      <w:pPr>
        <w:rPr>
          <w:color w:val="auto"/>
          <w:sz w:val="18"/>
          <w:szCs w:val="18"/>
          <w:lang w:val="en-US"/>
        </w:rPr>
      </w:pPr>
      <w:r w:rsidRPr="00EB4DD5">
        <w:rPr>
          <w:color w:val="auto"/>
          <w:sz w:val="18"/>
          <w:szCs w:val="18"/>
          <w:lang w:val="en-US"/>
        </w:rPr>
        <w:tab/>
        <w:t>“data AD” : {</w:t>
      </w:r>
    </w:p>
    <w:p w14:paraId="1B2220E0" w14:textId="77777777" w:rsidR="001F3EC8" w:rsidRPr="00D038D0" w:rsidRDefault="001F3EC8" w:rsidP="001F3EC8">
      <w:pPr>
        <w:ind w:left="1416"/>
        <w:rPr>
          <w:color w:val="auto"/>
          <w:sz w:val="18"/>
          <w:szCs w:val="18"/>
          <w:lang w:val="en-US"/>
        </w:rPr>
      </w:pPr>
      <w:r w:rsidRPr="00D038D0">
        <w:rPr>
          <w:color w:val="auto"/>
          <w:sz w:val="18"/>
          <w:szCs w:val="18"/>
          <w:lang w:val="en-US"/>
        </w:rPr>
        <w:t>……</w:t>
      </w:r>
    </w:p>
    <w:p w14:paraId="0753EC6C" w14:textId="77777777" w:rsidR="001F3EC8" w:rsidRPr="00A719ED" w:rsidRDefault="001F3EC8" w:rsidP="001F3EC8">
      <w:pPr>
        <w:ind w:left="1416"/>
        <w:rPr>
          <w:color w:val="auto"/>
          <w:sz w:val="18"/>
          <w:szCs w:val="18"/>
        </w:rPr>
      </w:pPr>
      <w:r w:rsidRPr="00A719ED">
        <w:rPr>
          <w:color w:val="auto"/>
          <w:sz w:val="18"/>
          <w:szCs w:val="18"/>
        </w:rPr>
        <w:t>}</w:t>
      </w:r>
    </w:p>
    <w:p w14:paraId="39A1A3CE" w14:textId="77777777" w:rsidR="001F3EC8" w:rsidRPr="00A719ED" w:rsidRDefault="001F3EC8" w:rsidP="001F3EC8">
      <w:pPr>
        <w:ind w:firstLine="708"/>
        <w:rPr>
          <w:color w:val="auto"/>
        </w:rPr>
      </w:pPr>
      <w:r w:rsidRPr="00A719ED">
        <w:rPr>
          <w:color w:val="auto"/>
          <w:sz w:val="18"/>
          <w:szCs w:val="18"/>
        </w:rPr>
        <w:t>}</w:t>
      </w:r>
    </w:p>
    <w:p w14:paraId="0915F500" w14:textId="77777777" w:rsidR="001F3EC8" w:rsidRPr="00A719ED" w:rsidRDefault="001F3EC8" w:rsidP="001F3EC8">
      <w:pPr>
        <w:rPr>
          <w:color w:val="auto"/>
        </w:rPr>
      </w:pPr>
    </w:p>
    <w:p w14:paraId="2A64A857" w14:textId="77777777" w:rsidR="001F3EC8" w:rsidRDefault="001F3EC8" w:rsidP="001F3EC8">
      <w:pPr>
        <w:rPr>
          <w:color w:val="auto"/>
        </w:rPr>
      </w:pPr>
      <w:r>
        <w:rPr>
          <w:color w:val="auto"/>
        </w:rPr>
        <w:t>B1 exige un code de sécurité cryptographique plus que le code non-cryptographique.</w:t>
      </w:r>
    </w:p>
    <w:p w14:paraId="729AD2F1" w14:textId="77777777" w:rsidR="001F3EC8" w:rsidRPr="00C07AE9" w:rsidRDefault="001F3EC8" w:rsidP="001F3EC8">
      <w:pPr>
        <w:rPr>
          <w:color w:val="auto"/>
        </w:rPr>
      </w:pPr>
      <w:r>
        <w:rPr>
          <w:color w:val="auto"/>
        </w:rPr>
        <w:t>Pour le type B1 le chiffrement est optionnelle mais recommandé.</w:t>
      </w:r>
    </w:p>
    <w:p w14:paraId="389B5060" w14:textId="77777777" w:rsidR="001F3EC8" w:rsidRDefault="001F3EC8" w:rsidP="001F3EC8">
      <w:pPr>
        <w:rPr>
          <w:b/>
          <w:bCs/>
          <w:i/>
          <w:iCs/>
          <w:color w:val="auto"/>
          <w:u w:val="single"/>
        </w:rPr>
      </w:pPr>
      <w:r w:rsidRPr="00176ECB">
        <w:rPr>
          <w:b/>
          <w:bCs/>
          <w:i/>
          <w:iCs/>
          <w:color w:val="auto"/>
          <w:u w:val="single"/>
        </w:rPr>
        <w:t xml:space="preserve">Structure de message final (B1) </w:t>
      </w:r>
    </w:p>
    <w:p w14:paraId="39675136" w14:textId="77777777" w:rsidR="001F3EC8" w:rsidRDefault="001F3EC8" w:rsidP="001F3EC8">
      <w:pPr>
        <w:jc w:val="center"/>
        <w:rPr>
          <w:b/>
          <w:bCs/>
          <w:i/>
          <w:iCs/>
          <w:color w:val="auto"/>
          <w:u w:val="single"/>
        </w:rPr>
      </w:pPr>
      <w:r>
        <w:rPr>
          <w:noProof/>
        </w:rPr>
        <w:drawing>
          <wp:inline distT="0" distB="0" distL="0" distR="0" wp14:anchorId="31F2B623" wp14:editId="474237E7">
            <wp:extent cx="2138900" cy="16973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3">
                      <a:extLst>
                        <a:ext uri="{28A0092B-C50C-407E-A947-70E740481C1C}">
                          <a14:useLocalDpi xmlns:a14="http://schemas.microsoft.com/office/drawing/2010/main" val="0"/>
                        </a:ext>
                      </a:extLst>
                    </a:blip>
                    <a:stretch>
                      <a:fillRect/>
                    </a:stretch>
                  </pic:blipFill>
                  <pic:spPr>
                    <a:xfrm>
                      <a:off x="0" y="0"/>
                      <a:ext cx="2138900" cy="1697384"/>
                    </a:xfrm>
                    <a:prstGeom prst="rect">
                      <a:avLst/>
                    </a:prstGeom>
                  </pic:spPr>
                </pic:pic>
              </a:graphicData>
            </a:graphic>
          </wp:inline>
        </w:drawing>
      </w:r>
    </w:p>
    <w:p w14:paraId="4BA35264" w14:textId="77777777" w:rsidR="001F3EC8" w:rsidRDefault="001F3EC8" w:rsidP="001F3EC8">
      <w:pPr>
        <w:jc w:val="center"/>
        <w:rPr>
          <w:color w:val="auto"/>
          <w:sz w:val="18"/>
          <w:szCs w:val="18"/>
        </w:rPr>
      </w:pPr>
      <w:r w:rsidRPr="00652C3D">
        <w:rPr>
          <w:color w:val="auto"/>
          <w:sz w:val="18"/>
          <w:szCs w:val="18"/>
        </w:rPr>
        <w:t>Figure </w:t>
      </w:r>
      <w:r>
        <w:rPr>
          <w:color w:val="auto"/>
          <w:sz w:val="18"/>
          <w:szCs w:val="18"/>
        </w:rPr>
        <w:t>2</w:t>
      </w:r>
      <w:r w:rsidRPr="00652C3D">
        <w:rPr>
          <w:color w:val="auto"/>
          <w:sz w:val="18"/>
          <w:szCs w:val="18"/>
        </w:rPr>
        <w:t> : Structure de message (type B</w:t>
      </w:r>
      <w:r>
        <w:rPr>
          <w:color w:val="auto"/>
          <w:sz w:val="18"/>
          <w:szCs w:val="18"/>
        </w:rPr>
        <w:t>1</w:t>
      </w:r>
      <w:r w:rsidRPr="00652C3D">
        <w:rPr>
          <w:color w:val="auto"/>
          <w:sz w:val="18"/>
          <w:szCs w:val="18"/>
        </w:rPr>
        <w:t xml:space="preserve">) </w:t>
      </w:r>
    </w:p>
    <w:p w14:paraId="539CB4FF" w14:textId="77777777" w:rsidR="001F3EC8" w:rsidRPr="00A719ED" w:rsidRDefault="001F3EC8" w:rsidP="001F3EC8">
      <w:pPr>
        <w:ind w:left="1416"/>
        <w:rPr>
          <w:color w:val="auto"/>
          <w:sz w:val="18"/>
          <w:szCs w:val="18"/>
          <w:lang w:val="en-US"/>
        </w:rPr>
      </w:pPr>
      <w:r w:rsidRPr="005B7307">
        <w:rPr>
          <w:color w:val="auto"/>
          <w:sz w:val="18"/>
          <w:szCs w:val="18"/>
          <w:lang w:val="en-US"/>
        </w:rPr>
        <w:t>{</w:t>
      </w:r>
    </w:p>
    <w:p w14:paraId="3DD87F57" w14:textId="77777777" w:rsidR="001F3EC8" w:rsidRPr="00176ECB" w:rsidRDefault="001F3EC8" w:rsidP="001F3EC8">
      <w:pPr>
        <w:ind w:left="1416"/>
        <w:rPr>
          <w:color w:val="auto"/>
          <w:sz w:val="18"/>
          <w:szCs w:val="18"/>
          <w:lang w:val="en-US"/>
        </w:rPr>
      </w:pPr>
      <w:r w:rsidRPr="005B7307">
        <w:rPr>
          <w:color w:val="auto"/>
          <w:sz w:val="18"/>
          <w:szCs w:val="18"/>
          <w:lang w:val="en-US"/>
        </w:rPr>
        <w:t xml:space="preserve">  "encryptedData": "-----BEGIN ENCRYPTED MESSAGE-----……………-----END ENCRYPTED MESSAGE-----", // (optionnel)</w:t>
      </w:r>
    </w:p>
    <w:p w14:paraId="359A0B3E" w14:textId="77777777" w:rsidR="001F3EC8" w:rsidRPr="00EB3152" w:rsidRDefault="001F3EC8" w:rsidP="001F3EC8">
      <w:pPr>
        <w:ind w:left="1416"/>
        <w:rPr>
          <w:color w:val="auto"/>
          <w:sz w:val="18"/>
          <w:szCs w:val="18"/>
        </w:rPr>
      </w:pPr>
      <w:r w:rsidRPr="00EB3152">
        <w:rPr>
          <w:color w:val="auto"/>
          <w:sz w:val="18"/>
          <w:szCs w:val="18"/>
        </w:rPr>
        <w:t>}</w:t>
      </w:r>
    </w:p>
    <w:p w14:paraId="71AE0CCE" w14:textId="77777777" w:rsidR="001F3EC8" w:rsidRDefault="001F3EC8" w:rsidP="001F3EC8">
      <w:pPr>
        <w:rPr>
          <w:color w:val="auto"/>
          <w:sz w:val="18"/>
          <w:szCs w:val="18"/>
        </w:rPr>
      </w:pPr>
      <w:r w:rsidRPr="00F1246B">
        <w:rPr>
          <w:color w:val="auto"/>
          <w:sz w:val="18"/>
          <w:szCs w:val="18"/>
        </w:rPr>
        <w:t>L’encryptedData inclus le code</w:t>
      </w:r>
      <w:r>
        <w:rPr>
          <w:color w:val="auto"/>
          <w:sz w:val="18"/>
          <w:szCs w:val="18"/>
        </w:rPr>
        <w:t xml:space="preserve"> non-cryptographique et le code cryptographique en plus des informations brutes de l’AD.</w:t>
      </w:r>
    </w:p>
    <w:p w14:paraId="3D2E3F62" w14:textId="77777777" w:rsidR="001F3EC8" w:rsidRPr="00EB4DD5" w:rsidRDefault="001F3EC8" w:rsidP="001F3EC8">
      <w:pPr>
        <w:ind w:left="1416"/>
        <w:rPr>
          <w:color w:val="auto"/>
          <w:sz w:val="18"/>
          <w:szCs w:val="18"/>
          <w:lang w:val="en-US"/>
        </w:rPr>
      </w:pPr>
      <w:r w:rsidRPr="005B7307">
        <w:rPr>
          <w:color w:val="auto"/>
          <w:sz w:val="18"/>
          <w:szCs w:val="18"/>
          <w:lang w:val="en-US"/>
        </w:rPr>
        <w:t>"encryptedData" : {</w:t>
      </w:r>
    </w:p>
    <w:p w14:paraId="324278E1" w14:textId="77777777" w:rsidR="001F3EC8" w:rsidRPr="00EB4DD5" w:rsidRDefault="001F3EC8" w:rsidP="001F3EC8">
      <w:pPr>
        <w:ind w:left="1416" w:firstLine="708"/>
        <w:rPr>
          <w:color w:val="auto"/>
          <w:sz w:val="18"/>
          <w:szCs w:val="18"/>
          <w:lang w:val="en-US"/>
        </w:rPr>
      </w:pPr>
      <w:r w:rsidRPr="005B7307">
        <w:rPr>
          <w:color w:val="auto"/>
          <w:sz w:val="18"/>
          <w:szCs w:val="18"/>
          <w:lang w:val="en-US"/>
        </w:rPr>
        <w:t>"nonCryptographicSecurityCode": "6789ABCD",</w:t>
      </w:r>
    </w:p>
    <w:p w14:paraId="3B242741" w14:textId="77777777" w:rsidR="001F3EC8" w:rsidRPr="00EB4DD5" w:rsidRDefault="001F3EC8" w:rsidP="001F3EC8">
      <w:pPr>
        <w:ind w:left="1416" w:firstLine="708"/>
        <w:rPr>
          <w:color w:val="auto"/>
          <w:sz w:val="18"/>
          <w:szCs w:val="18"/>
          <w:lang w:val="en-US"/>
        </w:rPr>
      </w:pPr>
      <w:r w:rsidRPr="005B7307">
        <w:rPr>
          <w:color w:val="auto"/>
          <w:sz w:val="18"/>
          <w:szCs w:val="18"/>
          <w:lang w:val="en-US"/>
        </w:rPr>
        <w:t xml:space="preserve">"cryptographicSecurityCode» : "A1B2C3D4EFGH0012",  </w:t>
      </w:r>
    </w:p>
    <w:p w14:paraId="7502C872" w14:textId="77777777" w:rsidR="001F3EC8" w:rsidRPr="00D038D0" w:rsidRDefault="001F3EC8" w:rsidP="001F3EC8">
      <w:pPr>
        <w:ind w:left="1416"/>
        <w:rPr>
          <w:color w:val="auto"/>
          <w:sz w:val="18"/>
          <w:szCs w:val="18"/>
          <w:lang w:val="en-US"/>
        </w:rPr>
      </w:pPr>
      <w:r w:rsidRPr="00EB4DD5">
        <w:rPr>
          <w:color w:val="auto"/>
          <w:sz w:val="18"/>
          <w:szCs w:val="18"/>
          <w:lang w:val="en-US"/>
        </w:rPr>
        <w:tab/>
      </w:r>
      <w:r w:rsidRPr="00D038D0">
        <w:rPr>
          <w:color w:val="auto"/>
          <w:sz w:val="18"/>
          <w:szCs w:val="18"/>
          <w:lang w:val="en-US"/>
        </w:rPr>
        <w:t>“data AD” : {</w:t>
      </w:r>
    </w:p>
    <w:p w14:paraId="06D0A378" w14:textId="77777777" w:rsidR="001F3EC8" w:rsidRPr="009D5991" w:rsidRDefault="001F3EC8" w:rsidP="001F3EC8">
      <w:pPr>
        <w:ind w:left="2832"/>
        <w:rPr>
          <w:color w:val="auto"/>
          <w:sz w:val="18"/>
          <w:szCs w:val="18"/>
        </w:rPr>
      </w:pPr>
      <w:r w:rsidRPr="009D5991">
        <w:rPr>
          <w:color w:val="auto"/>
          <w:sz w:val="18"/>
          <w:szCs w:val="18"/>
        </w:rPr>
        <w:t>……</w:t>
      </w:r>
    </w:p>
    <w:p w14:paraId="0D1BF55C" w14:textId="77777777" w:rsidR="001F3EC8" w:rsidRPr="008D2BB2" w:rsidRDefault="001F3EC8" w:rsidP="001F3EC8">
      <w:pPr>
        <w:ind w:left="2832"/>
        <w:rPr>
          <w:color w:val="auto"/>
          <w:sz w:val="18"/>
          <w:szCs w:val="18"/>
        </w:rPr>
      </w:pPr>
      <w:r w:rsidRPr="008D2BB2">
        <w:rPr>
          <w:color w:val="auto"/>
          <w:sz w:val="18"/>
          <w:szCs w:val="18"/>
        </w:rPr>
        <w:t>}</w:t>
      </w:r>
    </w:p>
    <w:p w14:paraId="04A077D5" w14:textId="77777777" w:rsidR="001F3EC8" w:rsidRPr="008D2BB2" w:rsidRDefault="001F3EC8" w:rsidP="001F3EC8">
      <w:pPr>
        <w:ind w:left="1416" w:firstLine="708"/>
        <w:rPr>
          <w:color w:val="auto"/>
        </w:rPr>
      </w:pPr>
      <w:r w:rsidRPr="008D2BB2">
        <w:rPr>
          <w:color w:val="auto"/>
          <w:sz w:val="18"/>
          <w:szCs w:val="18"/>
        </w:rPr>
        <w:t>}</w:t>
      </w:r>
    </w:p>
    <w:p w14:paraId="1B21DCB4" w14:textId="77777777" w:rsidR="001F3EC8" w:rsidRDefault="001F3EC8" w:rsidP="001F3EC8">
      <w:pPr>
        <w:rPr>
          <w:color w:val="auto"/>
        </w:rPr>
      </w:pPr>
      <w:r w:rsidRPr="008D2BB2">
        <w:rPr>
          <w:color w:val="auto"/>
        </w:rPr>
        <w:lastRenderedPageBreak/>
        <w:t>Le code cryptographique est u</w:t>
      </w:r>
      <w:r>
        <w:rPr>
          <w:color w:val="auto"/>
        </w:rPr>
        <w:t>tilisé pour assurer l’intégrité et l’authenticité des messages. Voici une liste des algorithmes pour générer les codes cryptographiques.</w:t>
      </w:r>
    </w:p>
    <w:p w14:paraId="7D1CB350" w14:textId="77777777" w:rsidR="001F3EC8" w:rsidRDefault="001F3EC8" w:rsidP="001F3EC8">
      <w:pPr>
        <w:rPr>
          <w:color w:val="auto"/>
        </w:rPr>
      </w:pPr>
    </w:p>
    <w:tbl>
      <w:tblPr>
        <w:tblW w:w="5000" w:type="pct"/>
        <w:tblCellMar>
          <w:left w:w="70" w:type="dxa"/>
          <w:right w:w="70" w:type="dxa"/>
        </w:tblCellMar>
        <w:tblLook w:val="04A0" w:firstRow="1" w:lastRow="0" w:firstColumn="1" w:lastColumn="0" w:noHBand="0" w:noVBand="1"/>
      </w:tblPr>
      <w:tblGrid>
        <w:gridCol w:w="1476"/>
        <w:gridCol w:w="1618"/>
        <w:gridCol w:w="1709"/>
        <w:gridCol w:w="2200"/>
        <w:gridCol w:w="2275"/>
      </w:tblGrid>
      <w:tr w:rsidR="001F3EC8" w:rsidRPr="00E65BB3" w14:paraId="316623D2" w14:textId="77777777" w:rsidTr="00F2475E">
        <w:trPr>
          <w:trHeight w:val="315"/>
        </w:trPr>
        <w:tc>
          <w:tcPr>
            <w:tcW w:w="619"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511800AB"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Type de Code</w:t>
            </w:r>
          </w:p>
        </w:tc>
        <w:tc>
          <w:tcPr>
            <w:tcW w:w="983"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20DE7CA9"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Principe de Fonctionnement</w:t>
            </w:r>
          </w:p>
        </w:tc>
        <w:tc>
          <w:tcPr>
            <w:tcW w:w="960"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12611F63"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Avantages</w:t>
            </w:r>
          </w:p>
        </w:tc>
        <w:tc>
          <w:tcPr>
            <w:tcW w:w="1028"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32FDD116"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Limites</w:t>
            </w:r>
          </w:p>
        </w:tc>
        <w:tc>
          <w:tcPr>
            <w:tcW w:w="140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hideMark/>
          </w:tcPr>
          <w:p w14:paraId="4E4B14B4"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Applications Courantes</w:t>
            </w:r>
          </w:p>
        </w:tc>
      </w:tr>
      <w:tr w:rsidR="001F3EC8" w:rsidRPr="00E65BB3" w14:paraId="4CF0571B" w14:textId="77777777" w:rsidTr="00F2475E">
        <w:trPr>
          <w:trHeight w:val="1155"/>
        </w:trPr>
        <w:tc>
          <w:tcPr>
            <w:tcW w:w="619" w:type="pct"/>
            <w:tcBorders>
              <w:top w:val="nil"/>
              <w:left w:val="single" w:sz="8" w:space="0" w:color="000000" w:themeColor="text1"/>
              <w:bottom w:val="single" w:sz="8" w:space="0" w:color="000000" w:themeColor="text1"/>
              <w:right w:val="nil"/>
            </w:tcBorders>
            <w:shd w:val="clear" w:color="auto" w:fill="00B050"/>
            <w:vAlign w:val="center"/>
            <w:hideMark/>
          </w:tcPr>
          <w:p w14:paraId="3678EE61" w14:textId="77777777" w:rsidR="001F3EC8" w:rsidRPr="00E65BB3" w:rsidRDefault="001F3EC8" w:rsidP="00F2475E">
            <w:pPr>
              <w:spacing w:after="0"/>
              <w:jc w:val="left"/>
              <w:rPr>
                <w:rFonts w:ascii="Segoe UI" w:eastAsia="Times New Roman" w:hAnsi="Segoe UI" w:cs="Segoe UI"/>
                <w:b/>
                <w:bCs/>
                <w:color w:val="0D0D0D"/>
                <w:position w:val="6"/>
                <w:sz w:val="19"/>
                <w:szCs w:val="19"/>
                <w:lang w:val="en-US" w:eastAsia="fr-FR"/>
              </w:rPr>
            </w:pPr>
            <w:r w:rsidRPr="00E65BB3">
              <w:rPr>
                <w:rFonts w:ascii="Segoe UI" w:eastAsia="Times New Roman" w:hAnsi="Segoe UI" w:cs="Segoe UI"/>
                <w:b/>
                <w:bCs/>
                <w:color w:val="0D0D0D"/>
                <w:position w:val="6"/>
                <w:sz w:val="19"/>
                <w:szCs w:val="19"/>
                <w:lang w:val="en-US" w:eastAsia="fr-FR"/>
              </w:rPr>
              <w:t>HMAC (Hash-based Message Authentication Code)</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85DD6D4" w14:textId="77777777" w:rsidR="001F3EC8" w:rsidRPr="00E65BB3" w:rsidRDefault="001F3EC8" w:rsidP="00F2475E">
            <w:pPr>
              <w:jc w:val="left"/>
              <w:rPr>
                <w:color w:val="auto"/>
              </w:rPr>
            </w:pPr>
            <w:r w:rsidRPr="00E65BB3">
              <w:rPr>
                <w:color w:val="auto"/>
              </w:rPr>
              <w:t>Utilise une fonction de hachage et une clé secrète</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30769D2" w14:textId="77777777" w:rsidR="001F3EC8" w:rsidRPr="00E65BB3" w:rsidRDefault="001F3EC8" w:rsidP="00F2475E">
            <w:pPr>
              <w:jc w:val="left"/>
              <w:rPr>
                <w:color w:val="auto"/>
              </w:rPr>
            </w:pPr>
            <w:r w:rsidRPr="00E65BB3">
              <w:rPr>
                <w:color w:val="auto"/>
              </w:rPr>
              <w:t>Facile à implémenter, protège contre modifications et attaques par rejeu</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E7358DB" w14:textId="77777777" w:rsidR="001F3EC8" w:rsidRPr="00E65BB3" w:rsidRDefault="001F3EC8" w:rsidP="00F2475E">
            <w:pPr>
              <w:jc w:val="left"/>
              <w:rPr>
                <w:color w:val="auto"/>
              </w:rPr>
            </w:pPr>
            <w:r w:rsidRPr="00E65BB3">
              <w:rPr>
                <w:color w:val="auto"/>
              </w:rPr>
              <w:t>Nécessite une clé secrète partagée</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5A24B2E8" w14:textId="77777777" w:rsidR="001F3EC8" w:rsidRPr="00E65BB3" w:rsidRDefault="001F3EC8" w:rsidP="00F2475E">
            <w:pPr>
              <w:jc w:val="left"/>
              <w:rPr>
                <w:color w:val="auto"/>
              </w:rPr>
            </w:pPr>
            <w:r w:rsidRPr="00E65BB3">
              <w:rPr>
                <w:color w:val="auto"/>
              </w:rPr>
              <w:t>Authentification des messages, API, communications sécurisées</w:t>
            </w:r>
          </w:p>
        </w:tc>
      </w:tr>
      <w:tr w:rsidR="001F3EC8" w:rsidRPr="00E65BB3" w14:paraId="3E34622A" w14:textId="77777777" w:rsidTr="00F2475E">
        <w:trPr>
          <w:trHeight w:val="1155"/>
        </w:trPr>
        <w:tc>
          <w:tcPr>
            <w:tcW w:w="61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B4A8512"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CMAC (Cipher-based Message Authentication Code)</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4DFCA59" w14:textId="77777777" w:rsidR="001F3EC8" w:rsidRPr="00E65BB3" w:rsidRDefault="001F3EC8" w:rsidP="00F2475E">
            <w:pPr>
              <w:jc w:val="left"/>
              <w:rPr>
                <w:color w:val="auto"/>
              </w:rPr>
            </w:pPr>
            <w:r w:rsidRPr="00E65BB3">
              <w:rPr>
                <w:color w:val="auto"/>
              </w:rPr>
              <w:t>Utilise un chiffrement par bloc (ex : AES) et une clé secrète</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86284C3" w14:textId="77777777" w:rsidR="001F3EC8" w:rsidRPr="00E65BB3" w:rsidRDefault="001F3EC8" w:rsidP="00F2475E">
            <w:pPr>
              <w:jc w:val="left"/>
              <w:rPr>
                <w:color w:val="auto"/>
              </w:rPr>
            </w:pPr>
            <w:r w:rsidRPr="00E65BB3">
              <w:rPr>
                <w:color w:val="auto"/>
              </w:rPr>
              <w:t>Assure intégrité et authenticité des messages</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68BEACE" w14:textId="77777777" w:rsidR="001F3EC8" w:rsidRPr="00E65BB3" w:rsidRDefault="001F3EC8" w:rsidP="00F2475E">
            <w:pPr>
              <w:jc w:val="left"/>
              <w:rPr>
                <w:color w:val="auto"/>
              </w:rPr>
            </w:pPr>
            <w:r w:rsidRPr="00E65BB3">
              <w:rPr>
                <w:color w:val="auto"/>
              </w:rPr>
              <w:t>Nécessite une clé secrète partagée</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00BBC2FF" w14:textId="77777777" w:rsidR="001F3EC8" w:rsidRPr="00E65BB3" w:rsidRDefault="001F3EC8" w:rsidP="00F2475E">
            <w:pPr>
              <w:jc w:val="left"/>
              <w:rPr>
                <w:color w:val="auto"/>
              </w:rPr>
            </w:pPr>
            <w:r w:rsidRPr="00E65BB3">
              <w:rPr>
                <w:color w:val="auto"/>
              </w:rPr>
              <w:t>Communications sécurisées, systèmes embarqués</w:t>
            </w:r>
          </w:p>
        </w:tc>
      </w:tr>
      <w:tr w:rsidR="001F3EC8" w:rsidRPr="00E65BB3" w14:paraId="655E9285" w14:textId="77777777" w:rsidTr="00F2475E">
        <w:trPr>
          <w:trHeight w:val="870"/>
        </w:trPr>
        <w:tc>
          <w:tcPr>
            <w:tcW w:w="61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AA6C191"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Digital Signatures (Signatures numériques)</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A5CDAF3" w14:textId="77777777" w:rsidR="001F3EC8" w:rsidRPr="00E65BB3" w:rsidRDefault="001F3EC8" w:rsidP="00F2475E">
            <w:pPr>
              <w:jc w:val="left"/>
              <w:rPr>
                <w:color w:val="auto"/>
              </w:rPr>
            </w:pPr>
            <w:r w:rsidRPr="00E65BB3">
              <w:rPr>
                <w:color w:val="auto"/>
              </w:rPr>
              <w:t>Utilise des algorithmes asymétriques (ex : RSA, ECDSA)</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7487F1D" w14:textId="77777777" w:rsidR="001F3EC8" w:rsidRPr="00E65BB3" w:rsidRDefault="001F3EC8" w:rsidP="00F2475E">
            <w:pPr>
              <w:jc w:val="left"/>
              <w:rPr>
                <w:color w:val="auto"/>
              </w:rPr>
            </w:pPr>
            <w:r w:rsidRPr="00E65BB3">
              <w:rPr>
                <w:color w:val="auto"/>
              </w:rPr>
              <w:t>Vérifie l'authenticité et l'intégrité des données, non-répudiation</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3411F0E" w14:textId="77777777" w:rsidR="001F3EC8" w:rsidRPr="00E65BB3" w:rsidRDefault="001F3EC8" w:rsidP="00F2475E">
            <w:pPr>
              <w:jc w:val="left"/>
              <w:rPr>
                <w:color w:val="auto"/>
              </w:rPr>
            </w:pPr>
            <w:r w:rsidRPr="00E65BB3">
              <w:rPr>
                <w:color w:val="auto"/>
              </w:rPr>
              <w:t>Plus complexe et computationnellement coûteux</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7451134E" w14:textId="77777777" w:rsidR="001F3EC8" w:rsidRPr="00E65BB3" w:rsidRDefault="001F3EC8" w:rsidP="00F2475E">
            <w:pPr>
              <w:jc w:val="left"/>
              <w:rPr>
                <w:color w:val="auto"/>
              </w:rPr>
            </w:pPr>
            <w:r w:rsidRPr="00E65BB3">
              <w:rPr>
                <w:color w:val="auto"/>
              </w:rPr>
              <w:t>Transactions financières, documents légaux, certificats numériques</w:t>
            </w:r>
          </w:p>
        </w:tc>
      </w:tr>
      <w:tr w:rsidR="001F3EC8" w:rsidRPr="00E65BB3" w14:paraId="0B14C9F7" w14:textId="77777777" w:rsidTr="00F2475E">
        <w:trPr>
          <w:trHeight w:val="870"/>
        </w:trPr>
        <w:tc>
          <w:tcPr>
            <w:tcW w:w="61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827DA8B"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Message Authentication Code (MAC)</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BF80BB8" w14:textId="77777777" w:rsidR="001F3EC8" w:rsidRPr="00E65BB3" w:rsidRDefault="001F3EC8" w:rsidP="00F2475E">
            <w:pPr>
              <w:jc w:val="left"/>
              <w:rPr>
                <w:color w:val="auto"/>
              </w:rPr>
            </w:pPr>
            <w:r w:rsidRPr="00E65BB3">
              <w:rPr>
                <w:color w:val="auto"/>
              </w:rPr>
              <w:t>Utilise une clé secrète et un algorithme de chiffrement</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5E66A2F" w14:textId="77777777" w:rsidR="001F3EC8" w:rsidRPr="00E65BB3" w:rsidRDefault="001F3EC8" w:rsidP="00F2475E">
            <w:pPr>
              <w:jc w:val="left"/>
              <w:rPr>
                <w:color w:val="auto"/>
              </w:rPr>
            </w:pPr>
            <w:r w:rsidRPr="00E65BB3">
              <w:rPr>
                <w:color w:val="auto"/>
              </w:rPr>
              <w:t>Assure l'intégrité et l'authenticité des messages</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3846CD5" w14:textId="77777777" w:rsidR="001F3EC8" w:rsidRPr="00E65BB3" w:rsidRDefault="001F3EC8" w:rsidP="00F2475E">
            <w:pPr>
              <w:jc w:val="left"/>
              <w:rPr>
                <w:color w:val="auto"/>
              </w:rPr>
            </w:pPr>
            <w:r w:rsidRPr="00E65BB3">
              <w:rPr>
                <w:color w:val="auto"/>
              </w:rPr>
              <w:t>Nécessite une clé secrète partagée</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1A500677" w14:textId="77777777" w:rsidR="001F3EC8" w:rsidRPr="00E65BB3" w:rsidRDefault="001F3EC8" w:rsidP="00F2475E">
            <w:pPr>
              <w:jc w:val="left"/>
              <w:rPr>
                <w:color w:val="auto"/>
              </w:rPr>
            </w:pPr>
            <w:r w:rsidRPr="00E65BB3">
              <w:rPr>
                <w:color w:val="auto"/>
              </w:rPr>
              <w:t>Protocoles de communication, stockage sécurisé</w:t>
            </w:r>
          </w:p>
        </w:tc>
      </w:tr>
      <w:tr w:rsidR="001F3EC8" w:rsidRPr="00E65BB3" w14:paraId="4D29D79E" w14:textId="77777777" w:rsidTr="00F2475E">
        <w:trPr>
          <w:trHeight w:val="585"/>
        </w:trPr>
        <w:tc>
          <w:tcPr>
            <w:tcW w:w="619"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794CE31" w14:textId="77777777" w:rsidR="001F3EC8" w:rsidRPr="00E65BB3" w:rsidRDefault="001F3EC8" w:rsidP="00F2475E">
            <w:pPr>
              <w:spacing w:after="0"/>
              <w:jc w:val="left"/>
              <w:rPr>
                <w:rFonts w:ascii="Segoe UI" w:eastAsia="Times New Roman" w:hAnsi="Segoe UI" w:cs="Segoe UI"/>
                <w:b/>
                <w:bCs/>
                <w:color w:val="0D0D0D"/>
                <w:position w:val="6"/>
                <w:sz w:val="19"/>
                <w:szCs w:val="19"/>
                <w:lang w:eastAsia="fr-FR"/>
              </w:rPr>
            </w:pPr>
            <w:r w:rsidRPr="00E65BB3">
              <w:rPr>
                <w:rFonts w:ascii="Segoe UI" w:eastAsia="Times New Roman" w:hAnsi="Segoe UI" w:cs="Segoe UI"/>
                <w:b/>
                <w:bCs/>
                <w:color w:val="0D0D0D"/>
                <w:position w:val="6"/>
                <w:sz w:val="19"/>
                <w:szCs w:val="19"/>
                <w:lang w:eastAsia="fr-FR"/>
              </w:rPr>
              <w:t>Authenticated Encryption (AE)</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62B6EFE3" w14:textId="77777777" w:rsidR="001F3EC8" w:rsidRPr="00E65BB3" w:rsidRDefault="001F3EC8" w:rsidP="00F2475E">
            <w:pPr>
              <w:jc w:val="left"/>
              <w:rPr>
                <w:color w:val="auto"/>
              </w:rPr>
            </w:pPr>
            <w:r w:rsidRPr="00E65BB3">
              <w:rPr>
                <w:color w:val="auto"/>
              </w:rPr>
              <w:t>Combine chiffrement et authentification (ex : AES-GCM)</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F1DB940" w14:textId="77777777" w:rsidR="001F3EC8" w:rsidRPr="00E65BB3" w:rsidRDefault="001F3EC8" w:rsidP="00F2475E">
            <w:pPr>
              <w:jc w:val="left"/>
              <w:rPr>
                <w:color w:val="auto"/>
              </w:rPr>
            </w:pPr>
            <w:r w:rsidRPr="00E65BB3">
              <w:rPr>
                <w:color w:val="auto"/>
              </w:rPr>
              <w:t>Protège confidentialité et intégrité simultanément</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258814C" w14:textId="77777777" w:rsidR="001F3EC8" w:rsidRPr="00E65BB3" w:rsidRDefault="001F3EC8" w:rsidP="00F2475E">
            <w:pPr>
              <w:jc w:val="left"/>
              <w:rPr>
                <w:color w:val="auto"/>
              </w:rPr>
            </w:pPr>
            <w:r w:rsidRPr="00E65BB3">
              <w:rPr>
                <w:color w:val="auto"/>
              </w:rPr>
              <w:t>Complexité d'implémentation plus élevée</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28653187" w14:textId="77777777" w:rsidR="001F3EC8" w:rsidRPr="00E65BB3" w:rsidRDefault="001F3EC8" w:rsidP="00F2475E">
            <w:pPr>
              <w:jc w:val="left"/>
              <w:rPr>
                <w:color w:val="auto"/>
              </w:rPr>
            </w:pPr>
            <w:r w:rsidRPr="00E65BB3">
              <w:rPr>
                <w:color w:val="auto"/>
              </w:rPr>
              <w:t>Communications réseau, stockage de données sensibles</w:t>
            </w:r>
          </w:p>
        </w:tc>
      </w:tr>
      <w:tr w:rsidR="001F3EC8" w:rsidRPr="00E65BB3" w14:paraId="50C0E228" w14:textId="77777777" w:rsidTr="00F2475E">
        <w:trPr>
          <w:trHeight w:val="870"/>
        </w:trPr>
        <w:tc>
          <w:tcPr>
            <w:tcW w:w="619" w:type="pct"/>
            <w:tcBorders>
              <w:top w:val="nil"/>
              <w:left w:val="single" w:sz="8" w:space="0" w:color="000000" w:themeColor="text1"/>
              <w:bottom w:val="single" w:sz="8" w:space="0" w:color="000000" w:themeColor="text1"/>
              <w:right w:val="nil"/>
            </w:tcBorders>
            <w:shd w:val="clear" w:color="auto" w:fill="00B050"/>
            <w:vAlign w:val="center"/>
            <w:hideMark/>
          </w:tcPr>
          <w:p w14:paraId="59419E7D" w14:textId="77777777" w:rsidR="001F3EC8" w:rsidRPr="00E65BB3" w:rsidRDefault="001F3EC8" w:rsidP="00F2475E">
            <w:pPr>
              <w:spacing w:after="0"/>
              <w:jc w:val="left"/>
              <w:rPr>
                <w:rFonts w:ascii="Segoe UI" w:eastAsia="Times New Roman" w:hAnsi="Segoe UI" w:cs="Segoe UI"/>
                <w:b/>
                <w:bCs/>
                <w:color w:val="0D0D0D"/>
                <w:position w:val="6"/>
                <w:sz w:val="19"/>
                <w:szCs w:val="19"/>
                <w:lang w:val="en-US" w:eastAsia="fr-FR"/>
              </w:rPr>
            </w:pPr>
            <w:r w:rsidRPr="00E65BB3">
              <w:rPr>
                <w:rFonts w:ascii="Segoe UI" w:eastAsia="Times New Roman" w:hAnsi="Segoe UI" w:cs="Segoe UI"/>
                <w:b/>
                <w:bCs/>
                <w:color w:val="0D0D0D"/>
                <w:position w:val="6"/>
                <w:sz w:val="19"/>
                <w:szCs w:val="19"/>
                <w:lang w:val="en-US" w:eastAsia="fr-FR"/>
              </w:rPr>
              <w:t>SHA-256 with Secret Key (HMAC-SHA-256)</w:t>
            </w:r>
          </w:p>
        </w:tc>
        <w:tc>
          <w:tcPr>
            <w:tcW w:w="983"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56A164C" w14:textId="77777777" w:rsidR="001F3EC8" w:rsidRPr="00E65BB3" w:rsidRDefault="001F3EC8" w:rsidP="00F2475E">
            <w:pPr>
              <w:jc w:val="left"/>
              <w:rPr>
                <w:color w:val="auto"/>
              </w:rPr>
            </w:pPr>
            <w:r w:rsidRPr="00E65BB3">
              <w:rPr>
                <w:color w:val="auto"/>
              </w:rPr>
              <w:t>Utilise SHA-256 avec une clé secrète</w:t>
            </w:r>
          </w:p>
        </w:tc>
        <w:tc>
          <w:tcPr>
            <w:tcW w:w="960"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1E6493D" w14:textId="77777777" w:rsidR="001F3EC8" w:rsidRPr="00E65BB3" w:rsidRDefault="001F3EC8" w:rsidP="00F2475E">
            <w:pPr>
              <w:jc w:val="left"/>
              <w:rPr>
                <w:color w:val="auto"/>
              </w:rPr>
            </w:pPr>
            <w:r w:rsidRPr="00E65BB3">
              <w:rPr>
                <w:color w:val="auto"/>
              </w:rPr>
              <w:t>Haute sécurité contre-attaques cryptographiques</w:t>
            </w:r>
          </w:p>
        </w:tc>
        <w:tc>
          <w:tcPr>
            <w:tcW w:w="1028"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A9464A7" w14:textId="77777777" w:rsidR="001F3EC8" w:rsidRPr="00E65BB3" w:rsidRDefault="001F3EC8" w:rsidP="00F2475E">
            <w:pPr>
              <w:jc w:val="left"/>
              <w:rPr>
                <w:color w:val="auto"/>
              </w:rPr>
            </w:pPr>
            <w:r w:rsidRPr="00E65BB3">
              <w:rPr>
                <w:color w:val="auto"/>
              </w:rPr>
              <w:t>Nécessite une clé secrète partagée</w:t>
            </w:r>
          </w:p>
        </w:tc>
        <w:tc>
          <w:tcPr>
            <w:tcW w:w="1409" w:type="pct"/>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center"/>
            <w:hideMark/>
          </w:tcPr>
          <w:p w14:paraId="39E63D0D" w14:textId="77777777" w:rsidR="001F3EC8" w:rsidRPr="00E65BB3" w:rsidRDefault="001F3EC8" w:rsidP="00F2475E">
            <w:pPr>
              <w:jc w:val="left"/>
              <w:rPr>
                <w:color w:val="auto"/>
              </w:rPr>
            </w:pPr>
            <w:r w:rsidRPr="00E65BB3">
              <w:rPr>
                <w:color w:val="auto"/>
              </w:rPr>
              <w:t>Authentification des messages, intégrité des fichiers</w:t>
            </w:r>
          </w:p>
        </w:tc>
      </w:tr>
    </w:tbl>
    <w:p w14:paraId="12B0E87C" w14:textId="77777777" w:rsidR="001F3EC8" w:rsidRDefault="001F3EC8" w:rsidP="001F3EC8">
      <w:pPr>
        <w:pStyle w:val="Paragraphedeliste"/>
        <w:ind w:left="1788"/>
        <w:rPr>
          <w:color w:val="auto"/>
        </w:rPr>
      </w:pPr>
      <w:r>
        <w:rPr>
          <w:color w:val="auto"/>
        </w:rPr>
        <w:t>Tableau 3 : Algorithme de code cryptographique</w:t>
      </w:r>
    </w:p>
    <w:p w14:paraId="27D38942" w14:textId="77777777" w:rsidR="001F3EC8" w:rsidRPr="008D2BB2" w:rsidRDefault="001F3EC8" w:rsidP="001F3EC8">
      <w:pPr>
        <w:pStyle w:val="Paragraphedeliste"/>
        <w:ind w:left="1788"/>
        <w:rPr>
          <w:color w:val="auto"/>
        </w:rPr>
      </w:pPr>
    </w:p>
    <w:p w14:paraId="794562E5" w14:textId="77777777" w:rsidR="001F3EC8" w:rsidRDefault="001F3EC8" w:rsidP="001F3EC8">
      <w:pPr>
        <w:rPr>
          <w:color w:val="auto"/>
        </w:rPr>
      </w:pPr>
      <w:r w:rsidRPr="004C4ADD">
        <w:rPr>
          <w:color w:val="auto"/>
        </w:rPr>
        <w:t>Le type A1 n’exige pas une couche de protection d’accès séparée</w:t>
      </w:r>
      <w:r>
        <w:rPr>
          <w:color w:val="auto"/>
        </w:rPr>
        <w:t>. Il emploie une protection intégrée, ce qui</w:t>
      </w:r>
      <w:r w:rsidRPr="004C4ADD">
        <w:rPr>
          <w:color w:val="auto"/>
        </w:rPr>
        <w:t xml:space="preserve"> signifie que la sécurité des messages est </w:t>
      </w:r>
      <w:r>
        <w:rPr>
          <w:color w:val="auto"/>
        </w:rPr>
        <w:t>garantie</w:t>
      </w:r>
      <w:r w:rsidRPr="004C4ADD">
        <w:rPr>
          <w:color w:val="auto"/>
        </w:rPr>
        <w:t xml:space="preserve"> par le chiffrement et la signature numérique directement appliqués</w:t>
      </w:r>
      <w:r>
        <w:rPr>
          <w:color w:val="auto"/>
        </w:rPr>
        <w:t xml:space="preserve"> </w:t>
      </w:r>
      <w:r w:rsidRPr="004C4ADD">
        <w:rPr>
          <w:color w:val="auto"/>
        </w:rPr>
        <w:t>aux données.</w:t>
      </w:r>
    </w:p>
    <w:p w14:paraId="75EFD4B0" w14:textId="77777777" w:rsidR="001F3EC8" w:rsidRPr="00B84E40" w:rsidRDefault="001F3EC8" w:rsidP="001F3EC8">
      <w:pPr>
        <w:pStyle w:val="Paragraphedeliste"/>
        <w:numPr>
          <w:ilvl w:val="0"/>
          <w:numId w:val="4"/>
        </w:numPr>
        <w:rPr>
          <w:color w:val="auto"/>
        </w:rPr>
      </w:pPr>
      <w:r>
        <w:rPr>
          <w:color w:val="auto"/>
        </w:rPr>
        <w:t>La signature a pour rôle de garantir l’i</w:t>
      </w:r>
      <w:r w:rsidRPr="00B84E40">
        <w:rPr>
          <w:color w:val="auto"/>
        </w:rPr>
        <w:t>ntégrité et l’authenticité des données chiffrés.</w:t>
      </w:r>
    </w:p>
    <w:p w14:paraId="0CBF5A8D" w14:textId="77777777" w:rsidR="001F3EC8" w:rsidRDefault="001F3EC8" w:rsidP="001F3EC8">
      <w:pPr>
        <w:rPr>
          <w:color w:val="auto"/>
        </w:rPr>
      </w:pPr>
    </w:p>
    <w:p w14:paraId="24019B61" w14:textId="77777777" w:rsidR="001F3EC8" w:rsidRDefault="001F3EC8" w:rsidP="001F3EC8">
      <w:pPr>
        <w:rPr>
          <w:color w:val="auto"/>
          <w:highlight w:val="yellow"/>
        </w:rPr>
      </w:pPr>
      <w:r>
        <w:rPr>
          <w:color w:val="auto"/>
        </w:rPr>
        <w:lastRenderedPageBreak/>
        <w:t>Il existe différents algorithmes de génération de signature, ci-dessous une liste plus exhaustive des algorithmes de signature numérique</w:t>
      </w:r>
    </w:p>
    <w:p w14:paraId="6CB2AF01" w14:textId="77777777" w:rsidR="001F3EC8" w:rsidRDefault="001F3EC8" w:rsidP="001F3EC8">
      <w:pPr>
        <w:rPr>
          <w:color w:val="auto"/>
          <w:highlight w:val="yellow"/>
        </w:rPr>
      </w:pPr>
    </w:p>
    <w:p w14:paraId="1DF0A03E" w14:textId="77777777" w:rsidR="001F3EC8" w:rsidRDefault="001F3EC8" w:rsidP="001F3EC8">
      <w:pPr>
        <w:rPr>
          <w:color w:val="auto"/>
          <w:highlight w:val="yellow"/>
        </w:rPr>
      </w:pPr>
    </w:p>
    <w:p w14:paraId="33402D23" w14:textId="77777777" w:rsidR="001F3EC8" w:rsidRDefault="001F3EC8" w:rsidP="001F3EC8">
      <w:pPr>
        <w:rPr>
          <w:color w:val="auto"/>
          <w:highlight w:val="yellow"/>
        </w:rPr>
      </w:pPr>
    </w:p>
    <w:p w14:paraId="40105D8C" w14:textId="77777777" w:rsidR="001F3EC8" w:rsidRDefault="001F3EC8" w:rsidP="001F3EC8">
      <w:pPr>
        <w:rPr>
          <w:color w:val="auto"/>
          <w:highlight w:val="yellow"/>
        </w:rPr>
      </w:pPr>
    </w:p>
    <w:p w14:paraId="4EE1A8CA" w14:textId="77777777" w:rsidR="001F3EC8" w:rsidRPr="00493FAB" w:rsidRDefault="001F3EC8" w:rsidP="001F3EC8">
      <w:pPr>
        <w:rPr>
          <w:color w:val="auto"/>
          <w:highlight w:val="yellow"/>
        </w:rPr>
      </w:pPr>
    </w:p>
    <w:tbl>
      <w:tblPr>
        <w:tblW w:w="5000" w:type="pct"/>
        <w:tblCellMar>
          <w:left w:w="70" w:type="dxa"/>
          <w:right w:w="70" w:type="dxa"/>
        </w:tblCellMar>
        <w:tblLook w:val="04A0" w:firstRow="1" w:lastRow="0" w:firstColumn="1" w:lastColumn="0" w:noHBand="0" w:noVBand="1"/>
      </w:tblPr>
      <w:tblGrid>
        <w:gridCol w:w="742"/>
        <w:gridCol w:w="819"/>
        <w:gridCol w:w="1589"/>
        <w:gridCol w:w="1187"/>
        <w:gridCol w:w="1478"/>
        <w:gridCol w:w="1090"/>
        <w:gridCol w:w="2373"/>
      </w:tblGrid>
      <w:tr w:rsidR="001F3EC8" w:rsidRPr="00493FAB" w14:paraId="597AA7DB" w14:textId="77777777" w:rsidTr="00F2475E">
        <w:trPr>
          <w:trHeight w:val="315"/>
        </w:trPr>
        <w:tc>
          <w:tcPr>
            <w:tcW w:w="392"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42151A8F" w14:textId="77777777" w:rsidR="001F3EC8" w:rsidRPr="00493FAB" w:rsidRDefault="001F3EC8" w:rsidP="00F2475E">
            <w:pPr>
              <w:rPr>
                <w:b/>
                <w:bCs/>
                <w:color w:val="auto"/>
              </w:rPr>
            </w:pPr>
            <w:r w:rsidRPr="00493FAB">
              <w:rPr>
                <w:b/>
                <w:bCs/>
                <w:color w:val="auto"/>
              </w:rPr>
              <w:t>Algo</w:t>
            </w:r>
          </w:p>
        </w:tc>
        <w:tc>
          <w:tcPr>
            <w:tcW w:w="455"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3EA8BD3C" w14:textId="77777777" w:rsidR="001F3EC8" w:rsidRPr="00493FAB" w:rsidRDefault="001F3EC8" w:rsidP="00F2475E">
            <w:pPr>
              <w:rPr>
                <w:b/>
                <w:bCs/>
                <w:color w:val="auto"/>
              </w:rPr>
            </w:pPr>
            <w:r w:rsidRPr="00493FAB">
              <w:rPr>
                <w:b/>
                <w:bCs/>
                <w:color w:val="auto"/>
              </w:rPr>
              <w:t>Type</w:t>
            </w:r>
          </w:p>
        </w:tc>
        <w:tc>
          <w:tcPr>
            <w:tcW w:w="857"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6A70861A" w14:textId="77777777" w:rsidR="001F3EC8" w:rsidRPr="00493FAB" w:rsidRDefault="001F3EC8" w:rsidP="00F2475E">
            <w:pPr>
              <w:rPr>
                <w:b/>
                <w:bCs/>
                <w:color w:val="auto"/>
              </w:rPr>
            </w:pPr>
            <w:r w:rsidRPr="00493FAB">
              <w:rPr>
                <w:b/>
                <w:bCs/>
                <w:color w:val="auto"/>
              </w:rPr>
              <w:t>Usage Principal</w:t>
            </w:r>
          </w:p>
        </w:tc>
        <w:tc>
          <w:tcPr>
            <w:tcW w:w="666"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79D59571" w14:textId="77777777" w:rsidR="001F3EC8" w:rsidRPr="00493FAB" w:rsidRDefault="001F3EC8" w:rsidP="00F2475E">
            <w:pPr>
              <w:rPr>
                <w:b/>
                <w:bCs/>
                <w:color w:val="auto"/>
              </w:rPr>
            </w:pPr>
            <w:r w:rsidRPr="00493FAB">
              <w:rPr>
                <w:b/>
                <w:bCs/>
                <w:color w:val="auto"/>
              </w:rPr>
              <w:t>Sécurité</w:t>
            </w:r>
          </w:p>
        </w:tc>
        <w:tc>
          <w:tcPr>
            <w:tcW w:w="737"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11D315E0" w14:textId="77777777" w:rsidR="001F3EC8" w:rsidRPr="00493FAB" w:rsidRDefault="001F3EC8" w:rsidP="00F2475E">
            <w:pPr>
              <w:rPr>
                <w:b/>
                <w:bCs/>
                <w:color w:val="auto"/>
              </w:rPr>
            </w:pPr>
            <w:r w:rsidRPr="00493FAB">
              <w:rPr>
                <w:b/>
                <w:bCs/>
                <w:color w:val="auto"/>
              </w:rPr>
              <w:t>Performance</w:t>
            </w:r>
          </w:p>
        </w:tc>
        <w:tc>
          <w:tcPr>
            <w:tcW w:w="601" w:type="pct"/>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vAlign w:val="bottom"/>
            <w:hideMark/>
          </w:tcPr>
          <w:p w14:paraId="69FAF5BC" w14:textId="77777777" w:rsidR="001F3EC8" w:rsidRPr="00493FAB" w:rsidRDefault="001F3EC8" w:rsidP="00F2475E">
            <w:pPr>
              <w:rPr>
                <w:b/>
                <w:bCs/>
                <w:color w:val="auto"/>
              </w:rPr>
            </w:pPr>
            <w:r w:rsidRPr="00493FAB">
              <w:rPr>
                <w:b/>
                <w:bCs/>
                <w:color w:val="auto"/>
              </w:rPr>
              <w:t>Clés Typiques</w:t>
            </w:r>
          </w:p>
        </w:tc>
        <w:tc>
          <w:tcPr>
            <w:tcW w:w="129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hideMark/>
          </w:tcPr>
          <w:p w14:paraId="5BB21273" w14:textId="77777777" w:rsidR="001F3EC8" w:rsidRPr="00493FAB" w:rsidRDefault="001F3EC8" w:rsidP="00F2475E">
            <w:pPr>
              <w:rPr>
                <w:b/>
                <w:bCs/>
                <w:color w:val="auto"/>
              </w:rPr>
            </w:pPr>
            <w:r w:rsidRPr="00493FAB">
              <w:rPr>
                <w:b/>
                <w:bCs/>
                <w:color w:val="auto"/>
              </w:rPr>
              <w:t>Limitations</w:t>
            </w:r>
          </w:p>
        </w:tc>
      </w:tr>
      <w:tr w:rsidR="001F3EC8" w:rsidRPr="00493FAB" w14:paraId="42B2146C" w14:textId="77777777" w:rsidTr="00F2475E">
        <w:trPr>
          <w:trHeight w:val="2010"/>
        </w:trPr>
        <w:tc>
          <w:tcPr>
            <w:tcW w:w="392"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18673D8" w14:textId="77777777" w:rsidR="001F3EC8" w:rsidRPr="00493FAB" w:rsidRDefault="001F3EC8" w:rsidP="00F2475E">
            <w:pPr>
              <w:rPr>
                <w:b/>
                <w:bCs/>
                <w:color w:val="auto"/>
              </w:rPr>
            </w:pPr>
            <w:r w:rsidRPr="00493FAB">
              <w:rPr>
                <w:b/>
                <w:bCs/>
                <w:color w:val="auto"/>
              </w:rPr>
              <w:t>RSA</w:t>
            </w:r>
          </w:p>
        </w:tc>
        <w:tc>
          <w:tcPr>
            <w:tcW w:w="45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E1705E7" w14:textId="77777777" w:rsidR="001F3EC8" w:rsidRPr="00493FAB" w:rsidRDefault="001F3EC8" w:rsidP="00F2475E">
            <w:pPr>
              <w:rPr>
                <w:color w:val="auto"/>
              </w:rPr>
            </w:pPr>
            <w:r w:rsidRPr="00493FAB">
              <w:rPr>
                <w:color w:val="auto"/>
              </w:rPr>
              <w:t>Asymét</w:t>
            </w:r>
          </w:p>
        </w:tc>
        <w:tc>
          <w:tcPr>
            <w:tcW w:w="857"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44A3FFE" w14:textId="77777777" w:rsidR="001F3EC8" w:rsidRPr="00493FAB" w:rsidRDefault="001F3EC8" w:rsidP="00F2475E">
            <w:pPr>
              <w:rPr>
                <w:color w:val="auto"/>
              </w:rPr>
            </w:pPr>
            <w:r w:rsidRPr="00493FAB">
              <w:rPr>
                <w:color w:val="auto"/>
              </w:rPr>
              <w:t>Signatures, certificats SSL/TLS</w:t>
            </w:r>
          </w:p>
        </w:tc>
        <w:tc>
          <w:tcPr>
            <w:tcW w:w="666"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6F85BB47" w14:textId="77777777" w:rsidR="001F3EC8" w:rsidRPr="00493FAB" w:rsidRDefault="001F3EC8" w:rsidP="00F2475E">
            <w:pPr>
              <w:rPr>
                <w:color w:val="auto"/>
              </w:rPr>
            </w:pPr>
            <w:r w:rsidRPr="00493FAB">
              <w:rPr>
                <w:color w:val="auto"/>
              </w:rPr>
              <w:t>Très sécurisé avec des clés longues</w:t>
            </w:r>
          </w:p>
        </w:tc>
        <w:tc>
          <w:tcPr>
            <w:tcW w:w="737" w:type="pct"/>
            <w:tcBorders>
              <w:top w:val="nil"/>
              <w:left w:val="single" w:sz="8" w:space="0" w:color="000000" w:themeColor="text1"/>
              <w:bottom w:val="single" w:sz="8" w:space="0" w:color="000000" w:themeColor="text1"/>
              <w:right w:val="nil"/>
            </w:tcBorders>
            <w:shd w:val="clear" w:color="auto" w:fill="FCEEE8"/>
            <w:vAlign w:val="center"/>
            <w:hideMark/>
          </w:tcPr>
          <w:p w14:paraId="786E81FC" w14:textId="77777777" w:rsidR="001F3EC8" w:rsidRPr="00493FAB" w:rsidRDefault="001F3EC8" w:rsidP="00F2475E">
            <w:pPr>
              <w:rPr>
                <w:color w:val="auto"/>
              </w:rPr>
            </w:pPr>
            <w:r w:rsidRPr="00493FAB">
              <w:rPr>
                <w:color w:val="auto"/>
              </w:rPr>
              <w:t>Lourd pour grandes données</w:t>
            </w:r>
          </w:p>
        </w:tc>
        <w:tc>
          <w:tcPr>
            <w:tcW w:w="601"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27D8FAA" w14:textId="77777777" w:rsidR="001F3EC8" w:rsidRPr="00493FAB" w:rsidRDefault="001F3EC8" w:rsidP="00F2475E">
            <w:pPr>
              <w:rPr>
                <w:color w:val="auto"/>
              </w:rPr>
            </w:pPr>
            <w:r w:rsidRPr="00493FAB">
              <w:rPr>
                <w:color w:val="auto"/>
              </w:rPr>
              <w:t>2048 bits ou plus</w:t>
            </w:r>
          </w:p>
        </w:tc>
        <w:tc>
          <w:tcPr>
            <w:tcW w:w="1292" w:type="pct"/>
            <w:tcBorders>
              <w:top w:val="nil"/>
              <w:left w:val="single" w:sz="8" w:space="0" w:color="000000" w:themeColor="text1"/>
              <w:bottom w:val="single" w:sz="8" w:space="0" w:color="000000" w:themeColor="text1"/>
              <w:right w:val="single" w:sz="8" w:space="0" w:color="000000" w:themeColor="text1"/>
            </w:tcBorders>
            <w:shd w:val="clear" w:color="auto" w:fill="FDDABF"/>
            <w:vAlign w:val="center"/>
            <w:hideMark/>
          </w:tcPr>
          <w:p w14:paraId="65FD54FB" w14:textId="77777777" w:rsidR="001F3EC8" w:rsidRPr="00493FAB" w:rsidRDefault="001F3EC8" w:rsidP="00F2475E">
            <w:pPr>
              <w:rPr>
                <w:color w:val="auto"/>
              </w:rPr>
            </w:pPr>
            <w:r w:rsidRPr="00493FAB">
              <w:rPr>
                <w:color w:val="auto"/>
              </w:rPr>
              <w:t>Lenteur pour grandes quantités de données ; clés longues nécessaires</w:t>
            </w:r>
          </w:p>
        </w:tc>
      </w:tr>
      <w:tr w:rsidR="001F3EC8" w:rsidRPr="00493FAB" w14:paraId="4DE100BC" w14:textId="77777777" w:rsidTr="00F2475E">
        <w:trPr>
          <w:trHeight w:val="1150"/>
        </w:trPr>
        <w:tc>
          <w:tcPr>
            <w:tcW w:w="392"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4C65B03" w14:textId="77777777" w:rsidR="001F3EC8" w:rsidRPr="00493FAB" w:rsidRDefault="001F3EC8" w:rsidP="00F2475E">
            <w:pPr>
              <w:rPr>
                <w:b/>
                <w:bCs/>
                <w:color w:val="auto"/>
              </w:rPr>
            </w:pPr>
            <w:r w:rsidRPr="00493FAB">
              <w:rPr>
                <w:b/>
                <w:bCs/>
                <w:color w:val="auto"/>
              </w:rPr>
              <w:t>DSA</w:t>
            </w:r>
          </w:p>
        </w:tc>
        <w:tc>
          <w:tcPr>
            <w:tcW w:w="45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89E4B86" w14:textId="77777777" w:rsidR="001F3EC8" w:rsidRPr="00493FAB" w:rsidRDefault="001F3EC8" w:rsidP="00F2475E">
            <w:pPr>
              <w:rPr>
                <w:color w:val="auto"/>
              </w:rPr>
            </w:pPr>
            <w:r w:rsidRPr="00493FAB">
              <w:rPr>
                <w:color w:val="auto"/>
              </w:rPr>
              <w:t>Asymét</w:t>
            </w:r>
          </w:p>
        </w:tc>
        <w:tc>
          <w:tcPr>
            <w:tcW w:w="857"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BC40775" w14:textId="77777777" w:rsidR="001F3EC8" w:rsidRPr="00493FAB" w:rsidRDefault="001F3EC8" w:rsidP="00F2475E">
            <w:pPr>
              <w:rPr>
                <w:color w:val="auto"/>
              </w:rPr>
            </w:pPr>
            <w:r w:rsidRPr="00493FAB">
              <w:rPr>
                <w:color w:val="auto"/>
              </w:rPr>
              <w:t>Signatures (US Gov standard)</w:t>
            </w:r>
          </w:p>
        </w:tc>
        <w:tc>
          <w:tcPr>
            <w:tcW w:w="666"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6A5EDAAF" w14:textId="77777777" w:rsidR="001F3EC8" w:rsidRPr="00493FAB" w:rsidRDefault="001F3EC8" w:rsidP="00F2475E">
            <w:pPr>
              <w:rPr>
                <w:color w:val="auto"/>
              </w:rPr>
            </w:pPr>
            <w:r w:rsidRPr="00493FAB">
              <w:rPr>
                <w:color w:val="auto"/>
              </w:rPr>
              <w:t>Très sécurisé</w:t>
            </w:r>
          </w:p>
        </w:tc>
        <w:tc>
          <w:tcPr>
            <w:tcW w:w="737"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53F85AD8" w14:textId="77777777" w:rsidR="001F3EC8" w:rsidRPr="00493FAB" w:rsidRDefault="001F3EC8" w:rsidP="00F2475E">
            <w:pPr>
              <w:rPr>
                <w:color w:val="auto"/>
              </w:rPr>
            </w:pPr>
            <w:r w:rsidRPr="00493FAB">
              <w:rPr>
                <w:color w:val="auto"/>
              </w:rPr>
              <w:t>Plus rapide pour les signatures</w:t>
            </w:r>
          </w:p>
        </w:tc>
        <w:tc>
          <w:tcPr>
            <w:tcW w:w="601"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9C1E030" w14:textId="77777777" w:rsidR="001F3EC8" w:rsidRPr="00493FAB" w:rsidRDefault="001F3EC8" w:rsidP="00F2475E">
            <w:pPr>
              <w:rPr>
                <w:color w:val="auto"/>
              </w:rPr>
            </w:pPr>
            <w:r w:rsidRPr="00493FAB">
              <w:rPr>
                <w:color w:val="auto"/>
              </w:rPr>
              <w:t>1024 à 3072 bits</w:t>
            </w:r>
          </w:p>
        </w:tc>
        <w:tc>
          <w:tcPr>
            <w:tcW w:w="1292" w:type="pct"/>
            <w:tcBorders>
              <w:top w:val="nil"/>
              <w:left w:val="single" w:sz="8" w:space="0" w:color="000000" w:themeColor="text1"/>
              <w:bottom w:val="single" w:sz="8" w:space="0" w:color="000000" w:themeColor="text1"/>
              <w:right w:val="single" w:sz="8" w:space="0" w:color="000000" w:themeColor="text1"/>
            </w:tcBorders>
            <w:shd w:val="clear" w:color="auto" w:fill="EA5F00"/>
            <w:vAlign w:val="center"/>
            <w:hideMark/>
          </w:tcPr>
          <w:p w14:paraId="1DC29BD5" w14:textId="77777777" w:rsidR="001F3EC8" w:rsidRPr="00493FAB" w:rsidRDefault="001F3EC8" w:rsidP="00F2475E">
            <w:pPr>
              <w:rPr>
                <w:color w:val="auto"/>
              </w:rPr>
            </w:pPr>
            <w:r w:rsidRPr="00493FAB">
              <w:rPr>
                <w:color w:val="auto"/>
              </w:rPr>
              <w:t>Moins efficace pour la vérification ; vulnérable à des attaques spécifiques si mal implémenté</w:t>
            </w:r>
          </w:p>
        </w:tc>
      </w:tr>
      <w:tr w:rsidR="001F3EC8" w:rsidRPr="00493FAB" w14:paraId="3F532BFD" w14:textId="77777777" w:rsidTr="00F2475E">
        <w:trPr>
          <w:trHeight w:val="520"/>
        </w:trPr>
        <w:tc>
          <w:tcPr>
            <w:tcW w:w="392"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BE61BA4" w14:textId="77777777" w:rsidR="001F3EC8" w:rsidRPr="00493FAB" w:rsidRDefault="001F3EC8" w:rsidP="00F2475E">
            <w:pPr>
              <w:rPr>
                <w:b/>
                <w:bCs/>
                <w:color w:val="auto"/>
              </w:rPr>
            </w:pPr>
            <w:r w:rsidRPr="00493FAB">
              <w:rPr>
                <w:b/>
                <w:bCs/>
                <w:color w:val="auto"/>
              </w:rPr>
              <w:t>ECDSA</w:t>
            </w:r>
          </w:p>
        </w:tc>
        <w:tc>
          <w:tcPr>
            <w:tcW w:w="45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55BF3945" w14:textId="77777777" w:rsidR="001F3EC8" w:rsidRPr="00493FAB" w:rsidRDefault="001F3EC8" w:rsidP="00F2475E">
            <w:pPr>
              <w:rPr>
                <w:color w:val="auto"/>
              </w:rPr>
            </w:pPr>
            <w:r w:rsidRPr="00493FAB">
              <w:rPr>
                <w:color w:val="auto"/>
              </w:rPr>
              <w:t>Asymét</w:t>
            </w:r>
          </w:p>
        </w:tc>
        <w:tc>
          <w:tcPr>
            <w:tcW w:w="857"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404EBFA" w14:textId="77777777" w:rsidR="001F3EC8" w:rsidRPr="00493FAB" w:rsidRDefault="001F3EC8" w:rsidP="00F2475E">
            <w:pPr>
              <w:rPr>
                <w:color w:val="auto"/>
              </w:rPr>
            </w:pPr>
            <w:r w:rsidRPr="00493FAB">
              <w:rPr>
                <w:color w:val="auto"/>
              </w:rPr>
              <w:t>Signatures numériques, mobiles</w:t>
            </w:r>
          </w:p>
        </w:tc>
        <w:tc>
          <w:tcPr>
            <w:tcW w:w="666"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6BDD9C7A" w14:textId="77777777" w:rsidR="001F3EC8" w:rsidRPr="00493FAB" w:rsidRDefault="001F3EC8" w:rsidP="00F2475E">
            <w:pPr>
              <w:rPr>
                <w:color w:val="auto"/>
              </w:rPr>
            </w:pPr>
            <w:r w:rsidRPr="00493FAB">
              <w:rPr>
                <w:color w:val="auto"/>
              </w:rPr>
              <w:t>Très sécurisé avec clés courtes</w:t>
            </w:r>
          </w:p>
        </w:tc>
        <w:tc>
          <w:tcPr>
            <w:tcW w:w="737"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2FC8D92D" w14:textId="77777777" w:rsidR="001F3EC8" w:rsidRPr="00493FAB" w:rsidRDefault="001F3EC8" w:rsidP="00F2475E">
            <w:pPr>
              <w:rPr>
                <w:color w:val="auto"/>
              </w:rPr>
            </w:pPr>
            <w:r w:rsidRPr="00493FAB">
              <w:rPr>
                <w:color w:val="auto"/>
              </w:rPr>
              <w:t>Rapide, faible consommation</w:t>
            </w:r>
          </w:p>
        </w:tc>
        <w:tc>
          <w:tcPr>
            <w:tcW w:w="601"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74059B5" w14:textId="77777777" w:rsidR="001F3EC8" w:rsidRPr="00493FAB" w:rsidRDefault="001F3EC8" w:rsidP="00F2475E">
            <w:pPr>
              <w:rPr>
                <w:color w:val="auto"/>
              </w:rPr>
            </w:pPr>
            <w:r w:rsidRPr="00493FAB">
              <w:rPr>
                <w:color w:val="auto"/>
              </w:rPr>
              <w:t>256 bits</w:t>
            </w:r>
          </w:p>
        </w:tc>
        <w:tc>
          <w:tcPr>
            <w:tcW w:w="1292" w:type="pct"/>
            <w:tcBorders>
              <w:top w:val="nil"/>
              <w:left w:val="single" w:sz="8" w:space="0" w:color="000000" w:themeColor="text1"/>
              <w:bottom w:val="single" w:sz="8" w:space="0" w:color="000000" w:themeColor="text1"/>
              <w:right w:val="single" w:sz="8" w:space="0" w:color="000000" w:themeColor="text1"/>
            </w:tcBorders>
            <w:shd w:val="clear" w:color="auto" w:fill="EA5F00"/>
            <w:vAlign w:val="center"/>
            <w:hideMark/>
          </w:tcPr>
          <w:p w14:paraId="0ABE3DBD" w14:textId="77777777" w:rsidR="001F3EC8" w:rsidRPr="00493FAB" w:rsidRDefault="001F3EC8" w:rsidP="00F2475E">
            <w:pPr>
              <w:rPr>
                <w:color w:val="auto"/>
              </w:rPr>
            </w:pPr>
            <w:r w:rsidRPr="00493FAB">
              <w:rPr>
                <w:color w:val="auto"/>
              </w:rPr>
              <w:t>Complexe à implémenter correctement ; support limité</w:t>
            </w:r>
          </w:p>
        </w:tc>
      </w:tr>
      <w:tr w:rsidR="001F3EC8" w:rsidRPr="00493FAB" w14:paraId="18E57D45" w14:textId="77777777" w:rsidTr="00F2475E">
        <w:trPr>
          <w:trHeight w:val="700"/>
        </w:trPr>
        <w:tc>
          <w:tcPr>
            <w:tcW w:w="392"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74CB68D1" w14:textId="77777777" w:rsidR="001F3EC8" w:rsidRPr="00493FAB" w:rsidRDefault="001F3EC8" w:rsidP="00F2475E">
            <w:pPr>
              <w:rPr>
                <w:b/>
                <w:bCs/>
                <w:color w:val="auto"/>
              </w:rPr>
            </w:pPr>
            <w:r w:rsidRPr="00493FAB">
              <w:rPr>
                <w:b/>
                <w:bCs/>
                <w:color w:val="auto"/>
              </w:rPr>
              <w:t>EdDSA</w:t>
            </w:r>
          </w:p>
        </w:tc>
        <w:tc>
          <w:tcPr>
            <w:tcW w:w="45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3A8106F2" w14:textId="77777777" w:rsidR="001F3EC8" w:rsidRPr="00493FAB" w:rsidRDefault="001F3EC8" w:rsidP="00F2475E">
            <w:pPr>
              <w:rPr>
                <w:color w:val="auto"/>
              </w:rPr>
            </w:pPr>
            <w:r w:rsidRPr="00493FAB">
              <w:rPr>
                <w:color w:val="auto"/>
              </w:rPr>
              <w:t>Asymét</w:t>
            </w:r>
          </w:p>
        </w:tc>
        <w:tc>
          <w:tcPr>
            <w:tcW w:w="857"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2F456D9" w14:textId="77777777" w:rsidR="001F3EC8" w:rsidRPr="00493FAB" w:rsidRDefault="001F3EC8" w:rsidP="00F2475E">
            <w:pPr>
              <w:rPr>
                <w:color w:val="auto"/>
              </w:rPr>
            </w:pPr>
            <w:r w:rsidRPr="00493FAB">
              <w:rPr>
                <w:color w:val="auto"/>
              </w:rPr>
              <w:t>Signatures haute performance</w:t>
            </w:r>
          </w:p>
        </w:tc>
        <w:tc>
          <w:tcPr>
            <w:tcW w:w="666"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72B469A4" w14:textId="77777777" w:rsidR="001F3EC8" w:rsidRPr="00493FAB" w:rsidRDefault="001F3EC8" w:rsidP="00F2475E">
            <w:pPr>
              <w:rPr>
                <w:color w:val="auto"/>
              </w:rPr>
            </w:pPr>
            <w:r w:rsidRPr="00493FAB">
              <w:rPr>
                <w:color w:val="auto"/>
              </w:rPr>
              <w:t>Très sécurisé, résistant aux attaques</w:t>
            </w:r>
          </w:p>
        </w:tc>
        <w:tc>
          <w:tcPr>
            <w:tcW w:w="737"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0E45BC3C" w14:textId="77777777" w:rsidR="001F3EC8" w:rsidRPr="00493FAB" w:rsidRDefault="001F3EC8" w:rsidP="00F2475E">
            <w:pPr>
              <w:rPr>
                <w:color w:val="auto"/>
              </w:rPr>
            </w:pPr>
            <w:r w:rsidRPr="00493FAB">
              <w:rPr>
                <w:color w:val="auto"/>
              </w:rPr>
              <w:t>Très rapide, même sur faibles ressources</w:t>
            </w:r>
          </w:p>
        </w:tc>
        <w:tc>
          <w:tcPr>
            <w:tcW w:w="601"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2452F362" w14:textId="77777777" w:rsidR="001F3EC8" w:rsidRPr="00493FAB" w:rsidRDefault="001F3EC8" w:rsidP="00F2475E">
            <w:pPr>
              <w:rPr>
                <w:color w:val="auto"/>
              </w:rPr>
            </w:pPr>
            <w:r w:rsidRPr="00493FAB">
              <w:rPr>
                <w:color w:val="auto"/>
              </w:rPr>
              <w:t>256 bits (Ed25519)</w:t>
            </w:r>
          </w:p>
        </w:tc>
        <w:tc>
          <w:tcPr>
            <w:tcW w:w="1292" w:type="pct"/>
            <w:tcBorders>
              <w:top w:val="nil"/>
              <w:left w:val="single" w:sz="8" w:space="0" w:color="000000" w:themeColor="text1"/>
              <w:bottom w:val="single" w:sz="8" w:space="0" w:color="000000" w:themeColor="text1"/>
              <w:right w:val="single" w:sz="8" w:space="0" w:color="000000" w:themeColor="text1"/>
            </w:tcBorders>
            <w:shd w:val="clear" w:color="auto" w:fill="F6862A"/>
            <w:vAlign w:val="center"/>
            <w:hideMark/>
          </w:tcPr>
          <w:p w14:paraId="1D4FC92D" w14:textId="77777777" w:rsidR="001F3EC8" w:rsidRPr="00493FAB" w:rsidRDefault="001F3EC8" w:rsidP="00F2475E">
            <w:pPr>
              <w:rPr>
                <w:color w:val="auto"/>
              </w:rPr>
            </w:pPr>
            <w:r w:rsidRPr="00493FAB">
              <w:rPr>
                <w:color w:val="auto"/>
              </w:rPr>
              <w:t>Moins de support et adoption comparé à RSA et ECDSA</w:t>
            </w:r>
          </w:p>
        </w:tc>
      </w:tr>
      <w:tr w:rsidR="001F3EC8" w:rsidRPr="00493FAB" w14:paraId="3E2CB9BD" w14:textId="77777777" w:rsidTr="00F2475E">
        <w:trPr>
          <w:trHeight w:val="50"/>
        </w:trPr>
        <w:tc>
          <w:tcPr>
            <w:tcW w:w="392" w:type="pct"/>
            <w:tcBorders>
              <w:top w:val="nil"/>
              <w:left w:val="single" w:sz="8" w:space="0" w:color="000000" w:themeColor="text1"/>
              <w:bottom w:val="single" w:sz="8" w:space="0" w:color="000000" w:themeColor="text1"/>
              <w:right w:val="nil"/>
            </w:tcBorders>
            <w:shd w:val="clear" w:color="auto" w:fill="538135" w:themeFill="accent6" w:themeFillShade="BF"/>
            <w:vAlign w:val="center"/>
            <w:hideMark/>
          </w:tcPr>
          <w:p w14:paraId="37038334" w14:textId="77777777" w:rsidR="001F3EC8" w:rsidRPr="00493FAB" w:rsidRDefault="001F3EC8" w:rsidP="00F2475E">
            <w:pPr>
              <w:rPr>
                <w:b/>
                <w:bCs/>
                <w:color w:val="auto"/>
              </w:rPr>
            </w:pPr>
            <w:r w:rsidRPr="00493FAB">
              <w:rPr>
                <w:b/>
                <w:bCs/>
                <w:color w:val="auto"/>
              </w:rPr>
              <w:t>HMAC</w:t>
            </w:r>
          </w:p>
        </w:tc>
        <w:tc>
          <w:tcPr>
            <w:tcW w:w="455"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1CCD3224" w14:textId="77777777" w:rsidR="001F3EC8" w:rsidRPr="00493FAB" w:rsidRDefault="001F3EC8" w:rsidP="00F2475E">
            <w:pPr>
              <w:rPr>
                <w:color w:val="auto"/>
              </w:rPr>
            </w:pPr>
            <w:r w:rsidRPr="00493FAB">
              <w:rPr>
                <w:color w:val="auto"/>
              </w:rPr>
              <w:t>Symét</w:t>
            </w:r>
          </w:p>
        </w:tc>
        <w:tc>
          <w:tcPr>
            <w:tcW w:w="857"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0709572A" w14:textId="77777777" w:rsidR="001F3EC8" w:rsidRPr="00493FAB" w:rsidRDefault="001F3EC8" w:rsidP="00F2475E">
            <w:pPr>
              <w:rPr>
                <w:color w:val="auto"/>
              </w:rPr>
            </w:pPr>
            <w:r w:rsidRPr="00493FAB">
              <w:rPr>
                <w:color w:val="auto"/>
              </w:rPr>
              <w:t>Authentification de messages</w:t>
            </w:r>
          </w:p>
        </w:tc>
        <w:tc>
          <w:tcPr>
            <w:tcW w:w="666"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0C618FB2" w14:textId="77777777" w:rsidR="001F3EC8" w:rsidRPr="00493FAB" w:rsidRDefault="001F3EC8" w:rsidP="00F2475E">
            <w:pPr>
              <w:rPr>
                <w:color w:val="auto"/>
              </w:rPr>
            </w:pPr>
            <w:r w:rsidRPr="00493FAB">
              <w:rPr>
                <w:color w:val="auto"/>
              </w:rPr>
              <w:t>Très sécurisé avec bon hash</w:t>
            </w:r>
          </w:p>
        </w:tc>
        <w:tc>
          <w:tcPr>
            <w:tcW w:w="737" w:type="pct"/>
            <w:tcBorders>
              <w:top w:val="nil"/>
              <w:left w:val="single" w:sz="8" w:space="0" w:color="000000" w:themeColor="text1"/>
              <w:bottom w:val="single" w:sz="8" w:space="0" w:color="000000" w:themeColor="text1"/>
              <w:right w:val="nil"/>
            </w:tcBorders>
            <w:shd w:val="clear" w:color="auto" w:fill="C5E0B3" w:themeFill="accent6" w:themeFillTint="66"/>
            <w:vAlign w:val="center"/>
            <w:hideMark/>
          </w:tcPr>
          <w:p w14:paraId="15D2644D" w14:textId="77777777" w:rsidR="001F3EC8" w:rsidRPr="00493FAB" w:rsidRDefault="001F3EC8" w:rsidP="00F2475E">
            <w:pPr>
              <w:rPr>
                <w:color w:val="auto"/>
              </w:rPr>
            </w:pPr>
            <w:r w:rsidRPr="00493FAB">
              <w:rPr>
                <w:color w:val="auto"/>
              </w:rPr>
              <w:t>Très rapide, faible consommation</w:t>
            </w:r>
          </w:p>
        </w:tc>
        <w:tc>
          <w:tcPr>
            <w:tcW w:w="601" w:type="pct"/>
            <w:tcBorders>
              <w:top w:val="nil"/>
              <w:left w:val="single" w:sz="8" w:space="0" w:color="000000" w:themeColor="text1"/>
              <w:bottom w:val="single" w:sz="8" w:space="0" w:color="000000" w:themeColor="text1"/>
              <w:right w:val="nil"/>
            </w:tcBorders>
            <w:shd w:val="clear" w:color="auto" w:fill="FFFFFF" w:themeFill="background1"/>
            <w:vAlign w:val="center"/>
            <w:hideMark/>
          </w:tcPr>
          <w:p w14:paraId="435EA022" w14:textId="77777777" w:rsidR="001F3EC8" w:rsidRPr="00493FAB" w:rsidRDefault="001F3EC8" w:rsidP="00F2475E">
            <w:pPr>
              <w:rPr>
                <w:color w:val="auto"/>
              </w:rPr>
            </w:pPr>
            <w:r w:rsidRPr="00493FAB">
              <w:rPr>
                <w:color w:val="auto"/>
              </w:rPr>
              <w:t>Dépend de la fonction de hachage</w:t>
            </w:r>
          </w:p>
        </w:tc>
        <w:tc>
          <w:tcPr>
            <w:tcW w:w="1292" w:type="pct"/>
            <w:tcBorders>
              <w:top w:val="nil"/>
              <w:left w:val="single" w:sz="8" w:space="0" w:color="000000" w:themeColor="text1"/>
              <w:bottom w:val="single" w:sz="8" w:space="0" w:color="000000" w:themeColor="text1"/>
              <w:right w:val="single" w:sz="8" w:space="0" w:color="000000" w:themeColor="text1"/>
            </w:tcBorders>
            <w:shd w:val="clear" w:color="auto" w:fill="FFE599" w:themeFill="accent4" w:themeFillTint="66"/>
            <w:vAlign w:val="center"/>
            <w:hideMark/>
          </w:tcPr>
          <w:p w14:paraId="2032211B" w14:textId="77777777" w:rsidR="001F3EC8" w:rsidRPr="00493FAB" w:rsidRDefault="001F3EC8" w:rsidP="00F2475E">
            <w:pPr>
              <w:rPr>
                <w:color w:val="auto"/>
              </w:rPr>
            </w:pPr>
            <w:r w:rsidRPr="00493FAB">
              <w:rPr>
                <w:color w:val="auto"/>
              </w:rPr>
              <w:t>Nécessite le partage préalable d'une clé secrète, ne fournit pas de non-répudiation</w:t>
            </w:r>
          </w:p>
        </w:tc>
      </w:tr>
    </w:tbl>
    <w:p w14:paraId="54DE5296" w14:textId="77777777" w:rsidR="001F3EC8" w:rsidRPr="00493FAB" w:rsidRDefault="001F3EC8" w:rsidP="001F3EC8">
      <w:pPr>
        <w:rPr>
          <w:color w:val="auto"/>
        </w:rPr>
      </w:pPr>
    </w:p>
    <w:p w14:paraId="701336E8" w14:textId="77777777" w:rsidR="001F3EC8" w:rsidRPr="00B84E40" w:rsidRDefault="001F3EC8" w:rsidP="001F3EC8">
      <w:pPr>
        <w:rPr>
          <w:i/>
          <w:iCs/>
          <w:color w:val="auto"/>
          <w:highlight w:val="yellow"/>
          <w:u w:val="single"/>
        </w:rPr>
      </w:pPr>
      <w:r w:rsidRPr="00B84E40">
        <w:rPr>
          <w:i/>
          <w:iCs/>
          <w:color w:val="auto"/>
          <w:u w:val="single"/>
        </w:rPr>
        <w:t>Nécessite le partage préalable d’une clé secrète, ne fournit pas de non-répudiation</w:t>
      </w:r>
    </w:p>
    <w:p w14:paraId="2C2E4A22" w14:textId="77777777" w:rsidR="001F3EC8" w:rsidRPr="00493FAB" w:rsidRDefault="001F3EC8" w:rsidP="001F3EC8">
      <w:pPr>
        <w:numPr>
          <w:ilvl w:val="0"/>
          <w:numId w:val="4"/>
        </w:numPr>
        <w:rPr>
          <w:color w:val="auto"/>
        </w:rPr>
      </w:pPr>
      <w:r w:rsidRPr="00493FAB">
        <w:rPr>
          <w:color w:val="auto"/>
        </w:rPr>
        <w:t xml:space="preserve">Étant donné que la clé secrète est partagée entre les parties, toute personne ayant accès à cette clé peut générer un HMAC valide. Cela signifie qu'aucune des parties ne peut prouver de manière exclusive qu'elle est l'auteur du message. </w:t>
      </w:r>
      <w:r w:rsidRPr="00493FAB">
        <w:rPr>
          <w:rFonts w:hint="eastAsia"/>
          <w:color w:val="auto"/>
        </w:rPr>
        <w:t>①</w:t>
      </w:r>
    </w:p>
    <w:p w14:paraId="06DECAE7" w14:textId="77777777" w:rsidR="001F3EC8" w:rsidRPr="00493FAB" w:rsidRDefault="001F3EC8" w:rsidP="001F3EC8">
      <w:pPr>
        <w:numPr>
          <w:ilvl w:val="0"/>
          <w:numId w:val="4"/>
        </w:numPr>
        <w:rPr>
          <w:color w:val="auto"/>
        </w:rPr>
      </w:pPr>
      <w:r w:rsidRPr="00493FAB">
        <w:rPr>
          <w:color w:val="auto"/>
        </w:rPr>
        <w:lastRenderedPageBreak/>
        <w:t xml:space="preserve">Parce que la clé est partagée, il est impossible de prouver qu'un message a été envoyé par une partie spécifique. Par exemple, si Véhicule 1 et Supervision utilisent la même clé secrète, Véhicule 1 ne peut pas prouver que Supervision a envoyé un message, et vice versa. </w:t>
      </w:r>
      <w:r w:rsidRPr="00493FAB">
        <w:rPr>
          <w:rFonts w:hint="eastAsia"/>
          <w:color w:val="auto"/>
        </w:rPr>
        <w:t>②</w:t>
      </w:r>
    </w:p>
    <w:p w14:paraId="2C1ABD83" w14:textId="77777777" w:rsidR="001F3EC8" w:rsidRPr="00493FAB" w:rsidRDefault="001F3EC8" w:rsidP="001F3EC8">
      <w:pPr>
        <w:rPr>
          <w:color w:val="auto"/>
          <w:highlight w:val="yellow"/>
        </w:rPr>
      </w:pPr>
      <w:r w:rsidRPr="00493FAB">
        <w:rPr>
          <w:color w:val="auto"/>
        </w:rPr>
        <w:t xml:space="preserve">① Cette faiblesse ne pose pas un problème dans notre cas car les données brutes contenant l’identifiant de l’émetteur et un séquencement de message, ainsi </w:t>
      </w:r>
      <w:r>
        <w:rPr>
          <w:color w:val="auto"/>
        </w:rPr>
        <w:t>un code</w:t>
      </w:r>
      <w:r w:rsidRPr="00493FAB">
        <w:rPr>
          <w:color w:val="auto"/>
        </w:rPr>
        <w:t xml:space="preserve"> cryptographique chiffré avec les données permettent de vérifier l’intégrité et l’authenticité des informations dont l’id de l’émetteur et le numéro de séquence.</w:t>
      </w:r>
    </w:p>
    <w:p w14:paraId="18E509E8" w14:textId="77777777" w:rsidR="001F3EC8" w:rsidRPr="00493FAB" w:rsidRDefault="001F3EC8" w:rsidP="001F3EC8">
      <w:pPr>
        <w:rPr>
          <w:color w:val="auto"/>
        </w:rPr>
      </w:pPr>
      <w:r w:rsidRPr="00493FAB">
        <w:rPr>
          <w:color w:val="auto"/>
        </w:rPr>
        <w:t xml:space="preserve">② Couvert par le premier argument ! </w:t>
      </w:r>
    </w:p>
    <w:p w14:paraId="25B9CF6B" w14:textId="77777777" w:rsidR="001F3EC8" w:rsidRDefault="001F3EC8" w:rsidP="001F3EC8">
      <w:pPr>
        <w:rPr>
          <w:color w:val="auto"/>
        </w:rPr>
      </w:pPr>
      <w:r w:rsidRPr="00493FAB">
        <w:rPr>
          <w:color w:val="auto"/>
        </w:rPr>
        <w:t xml:space="preserve">PS : Il faut vérifier si Supervision est capable de gérer plusieurs clés (JE PENSE OUI </w:t>
      </w:r>
      <w:r>
        <w:rPr>
          <w:color w:val="auto"/>
        </w:rPr>
        <w:t>à vérifier ave C&amp;A</w:t>
      </w:r>
      <w:r w:rsidRPr="00493FAB">
        <w:rPr>
          <w:color w:val="auto"/>
        </w:rPr>
        <w:t>). Si c’est le cas il est important de déterminer si le fait de charger une clé différente à chaque itération d’échange pour chaque véhicule impact le temps de calcul.</w:t>
      </w:r>
    </w:p>
    <w:p w14:paraId="6456EFF2" w14:textId="71AA86FD" w:rsidR="001F3EC8" w:rsidRDefault="001F3EC8" w:rsidP="001F3EC8">
      <w:pPr>
        <w:rPr>
          <w:color w:val="auto"/>
        </w:rPr>
      </w:pPr>
      <w:r>
        <w:rPr>
          <w:color w:val="auto"/>
        </w:rPr>
        <w:t xml:space="preserve">Dans le cas d’utiliser la même clé pour tous les véhicules, même si l’un des véhicules est devenu vénérables les informations erronées envoyés avec l’id d’un autre véhicule seront divulgués par la supervision par un check </w:t>
      </w:r>
      <w:r w:rsidR="00980583">
        <w:rPr>
          <w:color w:val="auto"/>
        </w:rPr>
        <w:t>des cohérences</w:t>
      </w:r>
      <w:r>
        <w:rPr>
          <w:color w:val="auto"/>
        </w:rPr>
        <w:t xml:space="preserve"> en se basant sur le numéro de séquence et le timestamp. </w:t>
      </w:r>
    </w:p>
    <w:p w14:paraId="763FF9F7" w14:textId="77777777" w:rsidR="001F3EC8" w:rsidRDefault="001F3EC8" w:rsidP="001F3EC8">
      <w:pPr>
        <w:rPr>
          <w:b/>
          <w:bCs/>
          <w:i/>
          <w:iCs/>
          <w:color w:val="auto"/>
          <w:u w:val="single"/>
        </w:rPr>
      </w:pPr>
      <w:r w:rsidRPr="00176ECB">
        <w:rPr>
          <w:b/>
          <w:bCs/>
          <w:i/>
          <w:iCs/>
          <w:color w:val="auto"/>
          <w:u w:val="single"/>
        </w:rPr>
        <w:t>Structure de message final (</w:t>
      </w:r>
      <w:r>
        <w:rPr>
          <w:b/>
          <w:bCs/>
          <w:i/>
          <w:iCs/>
          <w:color w:val="auto"/>
          <w:u w:val="single"/>
        </w:rPr>
        <w:t>A</w:t>
      </w:r>
      <w:r w:rsidRPr="00176ECB">
        <w:rPr>
          <w:b/>
          <w:bCs/>
          <w:i/>
          <w:iCs/>
          <w:color w:val="auto"/>
          <w:u w:val="single"/>
        </w:rPr>
        <w:t xml:space="preserve">1) </w:t>
      </w:r>
    </w:p>
    <w:p w14:paraId="0F657DE2" w14:textId="77777777" w:rsidR="001F3EC8" w:rsidRDefault="001F3EC8" w:rsidP="001F3EC8">
      <w:pPr>
        <w:ind w:left="708"/>
        <w:rPr>
          <w:color w:val="auto"/>
        </w:rPr>
      </w:pPr>
      <w:r w:rsidRPr="004C4ADD">
        <w:rPr>
          <w:color w:val="auto"/>
        </w:rPr>
        <w:t>{</w:t>
      </w:r>
    </w:p>
    <w:p w14:paraId="439AF209" w14:textId="77777777" w:rsidR="001F3EC8" w:rsidRPr="004C4ADD" w:rsidRDefault="001F3EC8" w:rsidP="001F3EC8">
      <w:pPr>
        <w:ind w:left="708"/>
        <w:rPr>
          <w:color w:val="auto"/>
          <w:sz w:val="18"/>
          <w:szCs w:val="18"/>
        </w:rPr>
      </w:pPr>
      <w:r w:rsidRPr="00041182">
        <w:rPr>
          <w:color w:val="auto"/>
        </w:rPr>
        <w:tab/>
      </w:r>
    </w:p>
    <w:p w14:paraId="2A44202F" w14:textId="77777777" w:rsidR="001F3EC8" w:rsidRPr="004C4ADD" w:rsidRDefault="001F3EC8" w:rsidP="001F3EC8">
      <w:pPr>
        <w:ind w:left="1416"/>
        <w:rPr>
          <w:color w:val="auto"/>
          <w:sz w:val="18"/>
          <w:szCs w:val="18"/>
        </w:rPr>
      </w:pPr>
      <w:r w:rsidRPr="004C4ADD">
        <w:rPr>
          <w:color w:val="auto"/>
        </w:rPr>
        <w:t xml:space="preserve"> </w:t>
      </w:r>
      <w:r w:rsidRPr="004C4ADD">
        <w:rPr>
          <w:color w:val="auto"/>
          <w:sz w:val="18"/>
          <w:szCs w:val="18"/>
        </w:rPr>
        <w:t>"</w:t>
      </w:r>
      <w:r w:rsidRPr="00041182">
        <w:rPr>
          <w:color w:val="auto"/>
          <w:sz w:val="18"/>
          <w:szCs w:val="18"/>
        </w:rPr>
        <w:t>encryptedData » :</w:t>
      </w:r>
      <w:r w:rsidRPr="004C4ADD">
        <w:rPr>
          <w:color w:val="auto"/>
          <w:sz w:val="18"/>
          <w:szCs w:val="18"/>
        </w:rPr>
        <w:t>"-----BEGIN ENCRYPTED MESSAGE</w:t>
      </w:r>
      <w:r w:rsidRPr="00041182">
        <w:rPr>
          <w:color w:val="auto"/>
          <w:sz w:val="18"/>
          <w:szCs w:val="18"/>
        </w:rPr>
        <w:t>---</w:t>
      </w:r>
      <w:r w:rsidRPr="006F0D6F">
        <w:rPr>
          <w:color w:val="auto"/>
          <w:sz w:val="18"/>
          <w:szCs w:val="18"/>
        </w:rPr>
        <w:t>……</w:t>
      </w:r>
      <w:r w:rsidRPr="004C4ADD">
        <w:rPr>
          <w:color w:val="auto"/>
          <w:sz w:val="18"/>
          <w:szCs w:val="18"/>
        </w:rPr>
        <w:t>----END ENCRYPTED MESSAGE-----», // Données chiffrées</w:t>
      </w:r>
    </w:p>
    <w:p w14:paraId="1293678B" w14:textId="77777777" w:rsidR="001F3EC8" w:rsidRPr="007352E6" w:rsidRDefault="001F3EC8" w:rsidP="001F3EC8">
      <w:pPr>
        <w:ind w:left="708"/>
        <w:rPr>
          <w:color w:val="auto"/>
        </w:rPr>
      </w:pPr>
      <w:r w:rsidRPr="004C4ADD">
        <w:rPr>
          <w:color w:val="auto"/>
        </w:rPr>
        <w:t>}</w:t>
      </w:r>
    </w:p>
    <w:p w14:paraId="3BF80960" w14:textId="77777777" w:rsidR="001F3EC8" w:rsidRDefault="001F3EC8" w:rsidP="001F3EC8">
      <w:pPr>
        <w:rPr>
          <w:color w:val="auto"/>
        </w:rPr>
      </w:pPr>
      <w:r>
        <w:rPr>
          <w:color w:val="auto"/>
        </w:rPr>
        <w:t xml:space="preserve">L’encryptedData représente les données brutes signées, en utilisant une clé privée par l’émetteur. Le destinataire doit disposer de la clé publique pour déchiffrer le message. </w:t>
      </w:r>
    </w:p>
    <w:p w14:paraId="358C8576" w14:textId="77777777" w:rsidR="001F3EC8" w:rsidRDefault="001F3EC8" w:rsidP="001F3EC8">
      <w:pPr>
        <w:rPr>
          <w:color w:val="auto"/>
        </w:rPr>
      </w:pPr>
      <w:r>
        <w:rPr>
          <w:color w:val="auto"/>
        </w:rPr>
        <w:t xml:space="preserve">Cette approche est applicable lorsque la taille de message est modérée, ce qui permet un temps de déchiffrement raisonnable. </w:t>
      </w:r>
    </w:p>
    <w:p w14:paraId="6AE8D4AF" w14:textId="77777777" w:rsidR="001F3EC8" w:rsidRDefault="001F3EC8" w:rsidP="001F3EC8">
      <w:pPr>
        <w:rPr>
          <w:color w:val="auto"/>
        </w:rPr>
      </w:pPr>
      <w:r>
        <w:rPr>
          <w:color w:val="auto"/>
        </w:rPr>
        <w:t xml:space="preserve">Cependant si les messages à transmettre sont volumineux ce qui augmente le temps de déchiffrement, une deuxième approche plus efficace consiste à calculer un hash des données brutes à l’aide d’une fonction de hachage. Cette empreinte sera signée et envoyée avec les données brutes en clair. Le destinataire calculera le hach des données brutes reçues, déchiffra la signature du hash et il comparera les deux valeurs. Si le hash calculé correspond au hash reçu, les données considérées comme authentiques. </w:t>
      </w:r>
    </w:p>
    <w:p w14:paraId="01342F18" w14:textId="77777777" w:rsidR="001F3EC8" w:rsidRPr="002E51F8" w:rsidRDefault="001F3EC8" w:rsidP="001F3EC8">
      <w:pPr>
        <w:rPr>
          <w:color w:val="auto"/>
          <w:sz w:val="24"/>
          <w:szCs w:val="24"/>
          <w:u w:val="single"/>
        </w:rPr>
      </w:pPr>
      <w:r w:rsidRPr="002E51F8">
        <w:rPr>
          <w:color w:val="auto"/>
          <w:sz w:val="24"/>
          <w:szCs w:val="24"/>
          <w:u w:val="single"/>
        </w:rPr>
        <w:t>A tester pour notre cas.</w:t>
      </w:r>
    </w:p>
    <w:p w14:paraId="49FF6663" w14:textId="77777777" w:rsidR="001F3EC8" w:rsidRDefault="001F3EC8" w:rsidP="001F3EC8">
      <w:pPr>
        <w:rPr>
          <w:color w:val="auto"/>
        </w:rPr>
      </w:pPr>
    </w:p>
    <w:p w14:paraId="6607C66B" w14:textId="77777777" w:rsidR="001F3EC8" w:rsidRPr="00493FAB" w:rsidRDefault="001F3EC8" w:rsidP="006873E5">
      <w:pPr>
        <w:shd w:val="clear" w:color="auto" w:fill="C45911" w:themeFill="accent2" w:themeFillShade="BF"/>
        <w:rPr>
          <w:b/>
          <w:bCs/>
          <w:i/>
          <w:iCs/>
          <w:color w:val="auto"/>
          <w:sz w:val="28"/>
          <w:szCs w:val="28"/>
          <w:u w:val="single"/>
        </w:rPr>
      </w:pPr>
      <w:r w:rsidRPr="00493FAB">
        <w:rPr>
          <w:b/>
          <w:bCs/>
          <w:i/>
          <w:iCs/>
          <w:color w:val="auto"/>
          <w:sz w:val="28"/>
          <w:szCs w:val="28"/>
          <w:u w:val="single"/>
        </w:rPr>
        <w:t xml:space="preserve">Structure de message à appliquer </w:t>
      </w:r>
    </w:p>
    <w:p w14:paraId="08C2780E" w14:textId="77777777" w:rsidR="0053442F" w:rsidRDefault="001F3EC8" w:rsidP="001F3EC8">
      <w:pPr>
        <w:rPr>
          <w:color w:val="auto"/>
        </w:rPr>
      </w:pPr>
      <w:r>
        <w:rPr>
          <w:color w:val="auto"/>
        </w:rPr>
        <w:t>Afin de garantir que les communications entre l’AD et la supervision respectent la norme EN50159</w:t>
      </w:r>
      <w:r w:rsidR="0053442F">
        <w:rPr>
          <w:color w:val="auto"/>
        </w:rPr>
        <w:t xml:space="preserve"> onj va appliquer le type de B1.</w:t>
      </w:r>
    </w:p>
    <w:p w14:paraId="489C96D6" w14:textId="77777777" w:rsidR="001F3EC8" w:rsidRDefault="001F3EC8" w:rsidP="001F3EC8">
      <w:pPr>
        <w:rPr>
          <w:color w:val="auto"/>
        </w:rPr>
      </w:pPr>
      <w:r>
        <w:rPr>
          <w:color w:val="auto"/>
        </w:rPr>
        <w:t xml:space="preserve">La structure de notre message est la suivante : </w:t>
      </w:r>
    </w:p>
    <w:p w14:paraId="3A535ABF" w14:textId="7EC029C2" w:rsidR="001F3EC8" w:rsidRDefault="0053442F" w:rsidP="001F3EC8">
      <w:pPr>
        <w:jc w:val="center"/>
        <w:rPr>
          <w:color w:val="auto"/>
        </w:rPr>
      </w:pPr>
      <w:r>
        <w:rPr>
          <w:noProof/>
        </w:rPr>
        <w:lastRenderedPageBreak/>
        <w:drawing>
          <wp:inline distT="0" distB="0" distL="0" distR="0" wp14:anchorId="2D0F03D2" wp14:editId="34124B02">
            <wp:extent cx="2138900" cy="169738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3">
                      <a:extLst>
                        <a:ext uri="{28A0092B-C50C-407E-A947-70E740481C1C}">
                          <a14:useLocalDpi xmlns:a14="http://schemas.microsoft.com/office/drawing/2010/main" val="0"/>
                        </a:ext>
                      </a:extLst>
                    </a:blip>
                    <a:stretch>
                      <a:fillRect/>
                    </a:stretch>
                  </pic:blipFill>
                  <pic:spPr>
                    <a:xfrm>
                      <a:off x="0" y="0"/>
                      <a:ext cx="2138900" cy="1697384"/>
                    </a:xfrm>
                    <a:prstGeom prst="rect">
                      <a:avLst/>
                    </a:prstGeom>
                  </pic:spPr>
                </pic:pic>
              </a:graphicData>
            </a:graphic>
          </wp:inline>
        </w:drawing>
      </w:r>
    </w:p>
    <w:p w14:paraId="2ACD2469" w14:textId="53DDB406" w:rsidR="001F3EC8" w:rsidRPr="009A128D" w:rsidRDefault="001F3EC8" w:rsidP="001F3EC8">
      <w:pPr>
        <w:jc w:val="left"/>
        <w:rPr>
          <w:color w:val="auto"/>
        </w:rPr>
      </w:pPr>
      <w:r>
        <w:rPr>
          <w:color w:val="auto"/>
        </w:rPr>
        <w:tab/>
      </w:r>
      <w:r>
        <w:rPr>
          <w:color w:val="auto"/>
        </w:rPr>
        <w:tab/>
      </w:r>
      <w:r>
        <w:rPr>
          <w:color w:val="auto"/>
        </w:rPr>
        <w:tab/>
      </w:r>
      <w:r>
        <w:rPr>
          <w:color w:val="auto"/>
        </w:rPr>
        <w:tab/>
      </w:r>
      <w:r>
        <w:rPr>
          <w:color w:val="auto"/>
        </w:rPr>
        <w:tab/>
      </w:r>
      <w:r w:rsidRPr="00A57474">
        <w:rPr>
          <w:color w:val="auto"/>
          <w:sz w:val="18"/>
          <w:szCs w:val="18"/>
        </w:rPr>
        <w:t>Figure 3 : Structure de Message respectant le type B1</w:t>
      </w:r>
      <w:r>
        <w:rPr>
          <w:color w:val="auto"/>
        </w:rPr>
        <w:t xml:space="preserve">                                            </w:t>
      </w:r>
    </w:p>
    <w:p w14:paraId="1913AB5E" w14:textId="77777777" w:rsidR="001F3EC8" w:rsidRPr="007A1766" w:rsidRDefault="001F3EC8" w:rsidP="001F3EC8">
      <w:pPr>
        <w:rPr>
          <w:b/>
          <w:bCs/>
          <w:i/>
          <w:iCs/>
          <w:color w:val="auto"/>
          <w:u w:val="single"/>
        </w:rPr>
      </w:pPr>
      <w:r w:rsidRPr="007A1766">
        <w:rPr>
          <w:b/>
          <w:bCs/>
          <w:i/>
          <w:iCs/>
          <w:color w:val="auto"/>
          <w:u w:val="single"/>
        </w:rPr>
        <w:t>Structure de message à envoyer :</w:t>
      </w:r>
    </w:p>
    <w:p w14:paraId="22A1E149" w14:textId="77777777" w:rsidR="001F3EC8" w:rsidRPr="008D4C76" w:rsidRDefault="001F3EC8" w:rsidP="001F3EC8">
      <w:pPr>
        <w:ind w:left="708"/>
        <w:rPr>
          <w:color w:val="auto"/>
          <w:sz w:val="18"/>
          <w:szCs w:val="18"/>
        </w:rPr>
      </w:pPr>
    </w:p>
    <w:p w14:paraId="374C6079" w14:textId="77777777" w:rsidR="001F3EC8" w:rsidRPr="00A719ED" w:rsidRDefault="001F3EC8" w:rsidP="001F3EC8">
      <w:pPr>
        <w:ind w:left="708"/>
        <w:rPr>
          <w:color w:val="auto"/>
          <w:sz w:val="18"/>
          <w:szCs w:val="18"/>
        </w:rPr>
      </w:pPr>
      <w:r w:rsidRPr="00493FAB">
        <w:rPr>
          <w:color w:val="auto"/>
          <w:sz w:val="18"/>
          <w:szCs w:val="18"/>
        </w:rPr>
        <w:t xml:space="preserve">  </w:t>
      </w:r>
      <w:r w:rsidRPr="00A719ED">
        <w:rPr>
          <w:color w:val="auto"/>
          <w:sz w:val="18"/>
          <w:szCs w:val="18"/>
        </w:rPr>
        <w:t>"encryptedData": {</w:t>
      </w:r>
    </w:p>
    <w:p w14:paraId="65892729" w14:textId="67703961" w:rsidR="001F3EC8" w:rsidRPr="008D4C76" w:rsidRDefault="001F3EC8" w:rsidP="001F3EC8">
      <w:pPr>
        <w:ind w:left="708"/>
        <w:rPr>
          <w:color w:val="auto"/>
          <w:sz w:val="18"/>
          <w:szCs w:val="18"/>
        </w:rPr>
      </w:pPr>
      <w:r w:rsidRPr="00A719ED">
        <w:rPr>
          <w:color w:val="auto"/>
          <w:sz w:val="18"/>
          <w:szCs w:val="18"/>
        </w:rPr>
        <w:t xml:space="preserve">    </w:t>
      </w:r>
      <w:r>
        <w:rPr>
          <w:color w:val="auto"/>
          <w:sz w:val="18"/>
          <w:szCs w:val="18"/>
        </w:rPr>
        <w:t xml:space="preserve">[AD + code non-cryptographique + code cryptographique] </w:t>
      </w:r>
    </w:p>
    <w:p w14:paraId="59B0345F" w14:textId="77777777" w:rsidR="001F3EC8" w:rsidRPr="00493FAB" w:rsidRDefault="001F3EC8" w:rsidP="001F3EC8">
      <w:pPr>
        <w:ind w:left="708"/>
        <w:rPr>
          <w:color w:val="auto"/>
        </w:rPr>
      </w:pPr>
      <w:r w:rsidRPr="00493FAB">
        <w:rPr>
          <w:color w:val="auto"/>
        </w:rPr>
        <w:t xml:space="preserve">  },</w:t>
      </w:r>
    </w:p>
    <w:p w14:paraId="4A47D9F5" w14:textId="77777777" w:rsidR="001F3EC8" w:rsidRPr="00493FAB" w:rsidRDefault="001F3EC8" w:rsidP="006873E5">
      <w:pPr>
        <w:shd w:val="clear" w:color="auto" w:fill="C45911" w:themeFill="accent2" w:themeFillShade="BF"/>
        <w:rPr>
          <w:b/>
          <w:bCs/>
          <w:i/>
          <w:iCs/>
          <w:u w:val="single"/>
        </w:rPr>
      </w:pPr>
      <w:r w:rsidRPr="00493FAB">
        <w:rPr>
          <w:b/>
          <w:bCs/>
          <w:i/>
          <w:iCs/>
          <w:u w:val="single"/>
        </w:rPr>
        <w:t xml:space="preserve">Séquencement </w:t>
      </w:r>
      <w:r>
        <w:rPr>
          <w:b/>
          <w:bCs/>
          <w:i/>
          <w:iCs/>
          <w:u w:val="single"/>
        </w:rPr>
        <w:t xml:space="preserve">de transmission </w:t>
      </w:r>
      <w:r w:rsidRPr="00493FAB">
        <w:rPr>
          <w:b/>
          <w:bCs/>
          <w:i/>
          <w:iCs/>
          <w:u w:val="single"/>
        </w:rPr>
        <w:t xml:space="preserve"> </w:t>
      </w:r>
    </w:p>
    <w:p w14:paraId="41816911" w14:textId="77777777" w:rsidR="001F3EC8" w:rsidRDefault="001F3EC8" w:rsidP="001F3EC8"/>
    <w:p w14:paraId="1CA87B95" w14:textId="77777777" w:rsidR="001F3EC8" w:rsidRDefault="001F3EC8" w:rsidP="001F3EC8">
      <w:pPr>
        <w:jc w:val="center"/>
      </w:pPr>
      <w:r>
        <w:rPr>
          <w:noProof/>
        </w:rPr>
        <w:drawing>
          <wp:inline distT="0" distB="0" distL="0" distR="0" wp14:anchorId="4F7EE006" wp14:editId="79D6B37D">
            <wp:extent cx="3307258" cy="1833852"/>
            <wp:effectExtent l="0" t="0" r="762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307258" cy="1833852"/>
                    </a:xfrm>
                    <a:prstGeom prst="rect">
                      <a:avLst/>
                    </a:prstGeom>
                  </pic:spPr>
                </pic:pic>
              </a:graphicData>
            </a:graphic>
          </wp:inline>
        </w:drawing>
      </w:r>
    </w:p>
    <w:p w14:paraId="0699C4C5" w14:textId="3CB0B56D" w:rsidR="001F3EC8" w:rsidRDefault="001F3EC8" w:rsidP="001F3EC8">
      <w:pPr>
        <w:jc w:val="center"/>
      </w:pPr>
    </w:p>
    <w:p w14:paraId="541E7189" w14:textId="77777777" w:rsidR="001F3EC8" w:rsidRDefault="001F3EC8" w:rsidP="001F3EC8"/>
    <w:p w14:paraId="2EF688E9" w14:textId="77777777" w:rsidR="001F3EC8" w:rsidRPr="006B0983" w:rsidRDefault="001F3EC8" w:rsidP="001F3EC8">
      <w:pPr>
        <w:pStyle w:val="Titre2"/>
      </w:pPr>
      <w:bookmarkStart w:id="511" w:name="_Toc193750224"/>
      <w:r w:rsidRPr="006B0983">
        <w:t>Protocoles d’échange entre AD et Supervision</w:t>
      </w:r>
      <w:r>
        <w:t xml:space="preserve"> </w:t>
      </w:r>
      <w:r w:rsidRPr="006B0983">
        <w:t>:</w:t>
      </w:r>
      <w:bookmarkEnd w:id="511"/>
    </w:p>
    <w:p w14:paraId="42EF1AF3" w14:textId="77777777" w:rsidR="001F3EC8" w:rsidRDefault="001F3EC8" w:rsidP="001F3EC8"/>
    <w:p w14:paraId="69E9C0FB" w14:textId="77777777" w:rsidR="001F3EC8" w:rsidRDefault="001F3EC8" w:rsidP="001F3EC8">
      <w:r>
        <w:t>L’échange entre la supervision et l’AD se fait avec une fréquence déterminée et sous des conditions spécifiques d’événement.</w:t>
      </w:r>
    </w:p>
    <w:p w14:paraId="479D3BD1" w14:textId="77777777" w:rsidR="001F3EC8" w:rsidRPr="00F77DA3" w:rsidRDefault="001F3EC8" w:rsidP="001F3EC8">
      <w:pPr>
        <w:pStyle w:val="Titre3"/>
      </w:pPr>
      <w:bookmarkStart w:id="512" w:name="_Toc193750225"/>
      <w:r w:rsidRPr="00F77DA3">
        <w:t>Messages périodiques</w:t>
      </w:r>
      <w:bookmarkEnd w:id="512"/>
    </w:p>
    <w:p w14:paraId="760CAA92" w14:textId="77777777" w:rsidR="001F3EC8" w:rsidRDefault="001F3EC8" w:rsidP="001F3EC8">
      <w:pPr>
        <w:pStyle w:val="Paragraphedeliste"/>
        <w:numPr>
          <w:ilvl w:val="0"/>
          <w:numId w:val="4"/>
        </w:numPr>
        <w:rPr>
          <w:rFonts w:ascii="Consolas" w:eastAsia="Times New Roman" w:hAnsi="Consolas" w:cs="Times New Roman"/>
          <w:color w:val="A31515"/>
          <w:sz w:val="21"/>
          <w:szCs w:val="21"/>
          <w:lang w:eastAsia="fr-FR"/>
        </w:rPr>
      </w:pPr>
      <w:r>
        <w:t xml:space="preserve">Le seul message à envoyer d’une façon périodique et avec une fréquence de 10 Hz (un envoi chaque 100 ms), c’est le message </w:t>
      </w:r>
      <w:r w:rsidRPr="4B702ED6">
        <w:rPr>
          <w:rFonts w:ascii="Consolas" w:eastAsia="Times New Roman" w:hAnsi="Consolas" w:cs="Times New Roman"/>
          <w:color w:val="A31515"/>
          <w:sz w:val="21"/>
          <w:szCs w:val="21"/>
        </w:rPr>
        <w:t xml:space="preserve">VehicleTrackingInfo. </w:t>
      </w:r>
    </w:p>
    <w:p w14:paraId="5EF8A796" w14:textId="77777777" w:rsidR="001F3EC8" w:rsidRDefault="001F3EC8" w:rsidP="001F3EC8">
      <w:pPr>
        <w:rPr>
          <w:rFonts w:ascii="Consolas" w:eastAsia="Times New Roman" w:hAnsi="Consolas" w:cs="Times New Roman"/>
          <w:color w:val="auto"/>
          <w:sz w:val="21"/>
          <w:szCs w:val="21"/>
          <w:lang w:eastAsia="fr-FR"/>
        </w:rPr>
      </w:pPr>
      <w:r w:rsidRPr="4B702ED6">
        <w:rPr>
          <w:rFonts w:ascii="Consolas" w:eastAsia="Times New Roman" w:hAnsi="Consolas" w:cs="Times New Roman"/>
          <w:b/>
          <w:i/>
          <w:color w:val="auto"/>
          <w:sz w:val="21"/>
          <w:szCs w:val="21"/>
          <w:u w:val="single"/>
        </w:rPr>
        <w:t>Messages Ponctuels (non-Périodiques)</w:t>
      </w:r>
    </w:p>
    <w:p w14:paraId="04420BC6" w14:textId="77777777" w:rsidR="001F3EC8" w:rsidRDefault="001F3EC8" w:rsidP="001F3EC8">
      <w:r w:rsidRPr="4B702ED6">
        <w:lastRenderedPageBreak/>
        <w:t>Les autres messages sont des messages échangés entre le véhicule et la supervision sont des messages à envoyer en réaction à des évènements ou à d’autres messages.</w:t>
      </w:r>
    </w:p>
    <w:p w14:paraId="74CA5C14" w14:textId="77777777" w:rsidR="001F3EC8" w:rsidRDefault="001F3EC8" w:rsidP="001F3EC8"/>
    <w:p w14:paraId="123B7177" w14:textId="77777777" w:rsidR="001F3EC8" w:rsidRPr="0019267C" w:rsidRDefault="001F3EC8" w:rsidP="001F3EC8">
      <w:pPr>
        <w:pStyle w:val="Titre3"/>
        <w:rPr>
          <w:rFonts w:eastAsiaTheme="minorEastAsia"/>
          <w:sz w:val="22"/>
          <w:szCs w:val="22"/>
        </w:rPr>
      </w:pPr>
      <w:bookmarkStart w:id="513" w:name="_Toc193750226"/>
      <w:r w:rsidRPr="0019267C">
        <w:t>Message ponctuels envoyés par les véhicules :</w:t>
      </w:r>
      <w:bookmarkEnd w:id="513"/>
    </w:p>
    <w:p w14:paraId="0D7CA1FF" w14:textId="77777777" w:rsidR="001F3EC8" w:rsidRDefault="001F3EC8" w:rsidP="001F3EC8">
      <w:pPr>
        <w:pStyle w:val="Paragraphedeliste"/>
        <w:numPr>
          <w:ilvl w:val="1"/>
          <w:numId w:val="4"/>
        </w:numPr>
        <w:ind w:left="1560"/>
        <w:rPr>
          <w:rFonts w:ascii="Consolas" w:eastAsia="Times New Roman" w:hAnsi="Consolas" w:cs="Times New Roman"/>
          <w:color w:val="auto"/>
          <w:sz w:val="21"/>
          <w:szCs w:val="21"/>
          <w:lang w:eastAsia="fr-FR"/>
        </w:rPr>
      </w:pPr>
      <w:r w:rsidRPr="4B702ED6">
        <w:rPr>
          <w:rFonts w:ascii="Consolas" w:eastAsia="Times New Roman" w:hAnsi="Consolas" w:cs="Times New Roman"/>
          <w:color w:val="A31515"/>
          <w:sz w:val="21"/>
          <w:szCs w:val="21"/>
        </w:rPr>
        <w:t>checkStatusResponse</w:t>
      </w:r>
      <w:r w:rsidRPr="4B702ED6">
        <w:rPr>
          <w:rFonts w:ascii="Consolas" w:eastAsia="Times New Roman" w:hAnsi="Consolas" w:cs="Times New Roman"/>
          <w:color w:val="auto"/>
          <w:sz w:val="21"/>
          <w:szCs w:val="21"/>
        </w:rPr>
        <w:t xml:space="preserve"> :envoyé en réponse au message de supevision </w:t>
      </w:r>
      <w:r w:rsidRPr="4B702ED6">
        <w:rPr>
          <w:rFonts w:ascii="Consolas" w:eastAsia="Times New Roman" w:hAnsi="Consolas" w:cs="Times New Roman"/>
          <w:color w:val="A31515"/>
          <w:sz w:val="21"/>
          <w:szCs w:val="21"/>
        </w:rPr>
        <w:t>checkStatus</w:t>
      </w:r>
      <w:r w:rsidRPr="4B702ED6">
        <w:rPr>
          <w:rFonts w:ascii="Consolas" w:eastAsia="Times New Roman" w:hAnsi="Consolas" w:cs="Times New Roman"/>
          <w:color w:val="auto"/>
          <w:sz w:val="21"/>
          <w:szCs w:val="21"/>
        </w:rPr>
        <w:t>, ce message contient des informations sur l’état du véhicule et sa capacité à accomplir une mission.</w:t>
      </w:r>
    </w:p>
    <w:p w14:paraId="015F7D38" w14:textId="77777777" w:rsidR="001F3EC8" w:rsidRDefault="001F3EC8" w:rsidP="001F3EC8">
      <w:pPr>
        <w:pStyle w:val="Paragraphedeliste"/>
        <w:numPr>
          <w:ilvl w:val="1"/>
          <w:numId w:val="4"/>
        </w:numPr>
        <w:ind w:left="1560"/>
        <w:rPr>
          <w:rFonts w:ascii="Consolas" w:eastAsia="Times New Roman" w:hAnsi="Consolas" w:cs="Times New Roman"/>
          <w:color w:val="auto"/>
          <w:sz w:val="21"/>
          <w:szCs w:val="21"/>
          <w:lang w:eastAsia="fr-FR"/>
        </w:rPr>
      </w:pPr>
      <w:r w:rsidRPr="4B702ED6">
        <w:rPr>
          <w:rFonts w:ascii="Consolas" w:eastAsia="Times New Roman" w:hAnsi="Consolas" w:cs="Times New Roman"/>
          <w:color w:val="A31515"/>
          <w:sz w:val="21"/>
          <w:szCs w:val="21"/>
        </w:rPr>
        <w:t xml:space="preserve">MissionAssignmentReponse </w:t>
      </w:r>
      <w:r w:rsidRPr="4B702ED6">
        <w:rPr>
          <w:rFonts w:ascii="Consolas" w:eastAsia="Times New Roman" w:hAnsi="Consolas" w:cs="Times New Roman"/>
          <w:color w:val="auto"/>
          <w:sz w:val="21"/>
          <w:szCs w:val="21"/>
        </w:rPr>
        <w:t>:</w:t>
      </w:r>
      <w:r w:rsidRPr="4B702ED6">
        <w:rPr>
          <w:rFonts w:ascii="Consolas" w:eastAsia="Times New Roman" w:hAnsi="Consolas" w:cs="Times New Roman"/>
          <w:color w:val="A31515"/>
          <w:sz w:val="21"/>
          <w:szCs w:val="21"/>
        </w:rPr>
        <w:t xml:space="preserve"> </w:t>
      </w:r>
      <w:r w:rsidRPr="4B702ED6">
        <w:rPr>
          <w:rFonts w:ascii="Consolas" w:eastAsia="Times New Roman" w:hAnsi="Consolas" w:cs="Times New Roman"/>
          <w:color w:val="auto"/>
          <w:sz w:val="21"/>
          <w:szCs w:val="21"/>
        </w:rPr>
        <w:t>envoyé par le véhicule en réponse au message de supervision</w:t>
      </w:r>
      <w:r w:rsidRPr="4B702ED6">
        <w:rPr>
          <w:rFonts w:ascii="Consolas" w:eastAsia="Times New Roman" w:hAnsi="Consolas" w:cs="Times New Roman"/>
          <w:color w:val="A31515"/>
          <w:sz w:val="21"/>
          <w:szCs w:val="21"/>
        </w:rPr>
        <w:t xml:space="preserve"> MissionAssignement, </w:t>
      </w:r>
      <w:r w:rsidRPr="4B702ED6">
        <w:rPr>
          <w:rFonts w:ascii="Consolas" w:eastAsia="Times New Roman" w:hAnsi="Consolas" w:cs="Times New Roman"/>
          <w:color w:val="auto"/>
          <w:sz w:val="21"/>
          <w:szCs w:val="21"/>
        </w:rPr>
        <w:t xml:space="preserve">ce message contient la confirmation de la prise de mission par le véhicule. </w:t>
      </w:r>
    </w:p>
    <w:p w14:paraId="47538F0E" w14:textId="77777777" w:rsidR="001F3EC8" w:rsidRDefault="001F3EC8" w:rsidP="001F3EC8">
      <w:pPr>
        <w:pStyle w:val="Paragraphedeliste"/>
        <w:numPr>
          <w:ilvl w:val="1"/>
          <w:numId w:val="4"/>
        </w:numPr>
        <w:ind w:left="1560"/>
        <w:rPr>
          <w:rFonts w:ascii="Consolas" w:eastAsia="Times New Roman" w:hAnsi="Consolas" w:cs="Times New Roman"/>
          <w:color w:val="auto"/>
          <w:sz w:val="21"/>
          <w:szCs w:val="21"/>
          <w:lang w:eastAsia="fr-FR"/>
        </w:rPr>
      </w:pPr>
      <w:r w:rsidRPr="4B702ED6">
        <w:rPr>
          <w:rFonts w:ascii="Consolas" w:eastAsia="Times New Roman" w:hAnsi="Consolas" w:cs="Times New Roman"/>
          <w:color w:val="A31515"/>
          <w:sz w:val="21"/>
          <w:szCs w:val="21"/>
        </w:rPr>
        <w:t xml:space="preserve">ISAuthorizationRequest </w:t>
      </w:r>
      <w:r w:rsidRPr="4B702ED6">
        <w:rPr>
          <w:rFonts w:ascii="Consolas" w:eastAsia="Times New Roman" w:hAnsi="Consolas" w:cs="Times New Roman"/>
          <w:color w:val="auto"/>
          <w:sz w:val="21"/>
          <w:szCs w:val="21"/>
        </w:rPr>
        <w:t>: envoyé au moment de demande d’autorisation.</w:t>
      </w:r>
    </w:p>
    <w:p w14:paraId="6BA3F163" w14:textId="77777777" w:rsidR="001F3EC8" w:rsidRPr="005963BE" w:rsidRDefault="001F3EC8" w:rsidP="001F3EC8">
      <w:pPr>
        <w:pStyle w:val="Paragraphedeliste"/>
        <w:ind w:left="1560"/>
        <w:rPr>
          <w:rFonts w:ascii="Consolas" w:eastAsia="Times New Roman" w:hAnsi="Consolas" w:cs="Times New Roman"/>
          <w:color w:val="auto"/>
          <w:sz w:val="21"/>
          <w:szCs w:val="21"/>
          <w:lang w:eastAsia="fr-FR"/>
        </w:rPr>
      </w:pPr>
    </w:p>
    <w:p w14:paraId="0B705E73" w14:textId="77777777" w:rsidR="001F3EC8" w:rsidRDefault="001F3EC8" w:rsidP="001F3EC8">
      <w:pPr>
        <w:pStyle w:val="Paragraphedeliste"/>
        <w:numPr>
          <w:ilvl w:val="3"/>
          <w:numId w:val="4"/>
        </w:numPr>
        <w:ind w:left="567"/>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Dans le cas d’un problème de sécurité La supervision pourra vérifier si le message est envoyé par le véhicule approprié grâce :</w:t>
      </w:r>
    </w:p>
    <w:p w14:paraId="70E42270" w14:textId="19738B50" w:rsidR="001F3EC8" w:rsidRPr="007773B9" w:rsidRDefault="001F3EC8" w:rsidP="001F3EC8">
      <w:pPr>
        <w:pStyle w:val="Paragraphedeliste"/>
        <w:numPr>
          <w:ilvl w:val="4"/>
          <w:numId w:val="6"/>
        </w:numPr>
        <w:ind w:left="1560"/>
        <w:rPr>
          <w:rFonts w:ascii="Consolas" w:eastAsia="Times New Roman" w:hAnsi="Consolas" w:cs="Times New Roman"/>
          <w:color w:val="A31515"/>
          <w:sz w:val="21"/>
          <w:szCs w:val="21"/>
          <w:lang w:eastAsia="fr-FR"/>
        </w:rPr>
      </w:pPr>
      <w:r w:rsidRPr="4B702ED6">
        <w:rPr>
          <w:rFonts w:ascii="Consolas" w:eastAsia="Times New Roman" w:hAnsi="Consolas" w:cs="Times New Roman"/>
          <w:color w:val="auto"/>
          <w:sz w:val="21"/>
          <w:szCs w:val="21"/>
        </w:rPr>
        <w:t xml:space="preserve">Le </w:t>
      </w:r>
      <w:r w:rsidRPr="4B702ED6">
        <w:rPr>
          <w:rFonts w:ascii="Consolas" w:eastAsia="Times New Roman" w:hAnsi="Consolas" w:cs="Times New Roman"/>
          <w:color w:val="A31515"/>
          <w:sz w:val="21"/>
          <w:szCs w:val="21"/>
        </w:rPr>
        <w:t xml:space="preserve">vehicleId : </w:t>
      </w:r>
      <w:r w:rsidRPr="4B702ED6">
        <w:rPr>
          <w:rFonts w:ascii="Consolas" w:eastAsia="Times New Roman" w:hAnsi="Consolas" w:cs="Times New Roman"/>
          <w:color w:val="auto"/>
          <w:sz w:val="21"/>
          <w:szCs w:val="21"/>
        </w:rPr>
        <w:t xml:space="preserve">c’est l’identifiant de véhicule. Cette information permet à </w:t>
      </w:r>
      <w:r w:rsidR="00BD1AB0" w:rsidRPr="4B702ED6">
        <w:rPr>
          <w:rFonts w:ascii="Consolas" w:eastAsia="Times New Roman" w:hAnsi="Consolas" w:cs="Times New Roman"/>
          <w:color w:val="auto"/>
          <w:sz w:val="21"/>
          <w:szCs w:val="21"/>
        </w:rPr>
        <w:t>la supervision</w:t>
      </w:r>
      <w:r w:rsidRPr="4B702ED6">
        <w:rPr>
          <w:rFonts w:ascii="Consolas" w:eastAsia="Times New Roman" w:hAnsi="Consolas" w:cs="Times New Roman"/>
          <w:color w:val="auto"/>
          <w:sz w:val="21"/>
          <w:szCs w:val="21"/>
        </w:rPr>
        <w:t xml:space="preserve"> de déterminer la source de message. </w:t>
      </w:r>
    </w:p>
    <w:p w14:paraId="4D8206D1" w14:textId="77777777" w:rsidR="001F3EC8" w:rsidRDefault="001F3EC8" w:rsidP="001F3EC8">
      <w:pPr>
        <w:pStyle w:val="Paragraphedeliste"/>
        <w:numPr>
          <w:ilvl w:val="4"/>
          <w:numId w:val="6"/>
        </w:numPr>
        <w:ind w:left="1560"/>
        <w:rPr>
          <w:rFonts w:ascii="Consolas" w:eastAsia="Times New Roman" w:hAnsi="Consolas" w:cs="Times New Roman"/>
          <w:color w:val="auto"/>
          <w:sz w:val="21"/>
          <w:szCs w:val="21"/>
          <w:lang w:eastAsia="fr-FR"/>
        </w:rPr>
      </w:pPr>
      <w:r w:rsidRPr="4B702ED6">
        <w:rPr>
          <w:rFonts w:ascii="Consolas" w:eastAsia="Times New Roman" w:hAnsi="Consolas" w:cs="Times New Roman"/>
          <w:color w:val="A31515"/>
          <w:sz w:val="21"/>
          <w:szCs w:val="21"/>
        </w:rPr>
        <w:t>timeStamp</w:t>
      </w:r>
      <w:r w:rsidRPr="4B702ED6">
        <w:rPr>
          <w:rFonts w:ascii="Consolas" w:eastAsia="Times New Roman" w:hAnsi="Consolas" w:cs="Times New Roman"/>
          <w:color w:val="auto"/>
          <w:sz w:val="21"/>
          <w:szCs w:val="21"/>
        </w:rPr>
        <w:t> : permet à la supervision l’ordre chronologique de message de d’assurer la cohérence.</w:t>
      </w:r>
    </w:p>
    <w:p w14:paraId="104C5160" w14:textId="77777777" w:rsidR="001F3EC8" w:rsidRDefault="001F3EC8" w:rsidP="001F3EC8">
      <w:pPr>
        <w:pStyle w:val="Paragraphedeliste"/>
        <w:numPr>
          <w:ilvl w:val="4"/>
          <w:numId w:val="6"/>
        </w:numPr>
        <w:ind w:left="1560"/>
        <w:rPr>
          <w:rFonts w:ascii="Consolas" w:eastAsia="Times New Roman" w:hAnsi="Consolas" w:cs="Times New Roman"/>
          <w:color w:val="auto"/>
          <w:sz w:val="21"/>
          <w:szCs w:val="21"/>
          <w:lang w:eastAsia="fr-FR"/>
        </w:rPr>
      </w:pPr>
      <w:r w:rsidRPr="4B702ED6">
        <w:rPr>
          <w:rFonts w:ascii="Consolas" w:eastAsia="Times New Roman" w:hAnsi="Consolas" w:cs="Times New Roman"/>
          <w:color w:val="A31515"/>
          <w:sz w:val="21"/>
          <w:szCs w:val="21"/>
        </w:rPr>
        <w:t>sequenceNumber</w:t>
      </w:r>
      <w:r w:rsidRPr="4B702ED6">
        <w:rPr>
          <w:rFonts w:ascii="Consolas" w:eastAsia="Times New Roman" w:hAnsi="Consolas" w:cs="Times New Roman"/>
          <w:color w:val="auto"/>
          <w:sz w:val="21"/>
          <w:szCs w:val="21"/>
        </w:rPr>
        <w:t> : permet à la supervision de contrôler l’ordre spécifique des messages reçus de véhicule et de les traiter dans le bon ordre et de détecter les messages manquants.</w:t>
      </w:r>
    </w:p>
    <w:p w14:paraId="5ADA945C" w14:textId="77777777" w:rsidR="001F3EC8" w:rsidRDefault="001F3EC8" w:rsidP="001F3EC8">
      <w:pPr>
        <w:pStyle w:val="Paragraphedeliste"/>
        <w:ind w:left="1560"/>
        <w:rPr>
          <w:rFonts w:ascii="Consolas" w:eastAsia="Times New Roman" w:hAnsi="Consolas" w:cs="Times New Roman"/>
          <w:color w:val="auto"/>
          <w:sz w:val="21"/>
          <w:szCs w:val="21"/>
          <w:lang w:eastAsia="fr-FR"/>
        </w:rPr>
      </w:pPr>
    </w:p>
    <w:p w14:paraId="0E7A6803" w14:textId="77777777" w:rsidR="001F3EC8" w:rsidRDefault="001F3EC8" w:rsidP="001F3EC8">
      <w:pPr>
        <w:pStyle w:val="Paragraphedeliste"/>
        <w:ind w:left="4668"/>
        <w:rPr>
          <w:rFonts w:ascii="Consolas" w:eastAsia="Times New Roman" w:hAnsi="Consolas" w:cs="Times New Roman"/>
          <w:color w:val="auto"/>
          <w:sz w:val="21"/>
          <w:szCs w:val="21"/>
          <w:lang w:eastAsia="fr-FR"/>
        </w:rPr>
      </w:pPr>
    </w:p>
    <w:p w14:paraId="08F505B9" w14:textId="77777777" w:rsidR="001F3EC8" w:rsidRDefault="001F3EC8" w:rsidP="001F3EC8">
      <w:pPr>
        <w:pStyle w:val="Titre3"/>
      </w:pPr>
      <w:bookmarkStart w:id="514" w:name="_Toc193750227"/>
      <w:r w:rsidRPr="0019267C">
        <w:t xml:space="preserve">Message ponctuels envoyés par </w:t>
      </w:r>
      <w:r>
        <w:t>la supervision</w:t>
      </w:r>
      <w:r w:rsidRPr="0019267C">
        <w:t> :</w:t>
      </w:r>
      <w:bookmarkEnd w:id="514"/>
    </w:p>
    <w:p w14:paraId="3AE93A63" w14:textId="77777777" w:rsidR="001F3EC8" w:rsidRDefault="001F3EC8" w:rsidP="001F3EC8">
      <w:pPr>
        <w:rPr>
          <w:rFonts w:ascii="Consolas" w:eastAsia="Times New Roman" w:hAnsi="Consolas" w:cs="Times New Roman"/>
          <w:color w:val="auto"/>
          <w:sz w:val="21"/>
          <w:szCs w:val="21"/>
          <w:lang w:eastAsia="fr-FR"/>
        </w:rPr>
      </w:pPr>
      <w:r w:rsidRPr="00EB4DD5">
        <w:t> </w:t>
      </w:r>
    </w:p>
    <w:p w14:paraId="2071B9F0" w14:textId="77777777" w:rsidR="001F3EC8"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 xml:space="preserve">CheckStatus </w:t>
      </w:r>
      <w:r w:rsidRPr="4B702ED6">
        <w:rPr>
          <w:rFonts w:ascii="Consolas" w:eastAsia="Times New Roman" w:hAnsi="Consolas" w:cs="Times New Roman"/>
          <w:color w:val="auto"/>
          <w:sz w:val="21"/>
          <w:szCs w:val="21"/>
        </w:rPr>
        <w:t>est envoyé par la supervision à chaque fois, y a une mission à faire. Ce message est envoyé vers le véhicule pour vérifier son état et sa capacité d’exécuter la mission.</w:t>
      </w:r>
    </w:p>
    <w:p w14:paraId="45F6FB16" w14:textId="77777777" w:rsidR="001F3EC8"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MissionAssignment</w:t>
      </w:r>
      <w:r w:rsidRPr="4B702ED6">
        <w:rPr>
          <w:rFonts w:ascii="Consolas" w:eastAsia="Times New Roman" w:hAnsi="Consolas" w:cs="Times New Roman"/>
          <w:color w:val="auto"/>
          <w:sz w:val="21"/>
          <w:szCs w:val="21"/>
        </w:rPr>
        <w:t xml:space="preserve"> est envoyé pour assigner une mission au véhicule, suite à des premiers échanges.</w:t>
      </w:r>
    </w:p>
    <w:p w14:paraId="2F0B5F19" w14:textId="77777777" w:rsidR="001F3EC8" w:rsidRPr="0098070D"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 xml:space="preserve">ISAuthorization </w:t>
      </w:r>
      <w:r w:rsidRPr="4B702ED6">
        <w:rPr>
          <w:rFonts w:ascii="Consolas" w:eastAsia="Times New Roman" w:hAnsi="Consolas" w:cs="Times New Roman"/>
          <w:color w:val="auto"/>
          <w:sz w:val="21"/>
          <w:szCs w:val="21"/>
        </w:rPr>
        <w:t xml:space="preserve">est envoyé suite à une demande d’autorisation envoyé par le véhicule, via le message </w:t>
      </w:r>
      <w:r w:rsidRPr="4B702ED6">
        <w:rPr>
          <w:rFonts w:ascii="Consolas" w:eastAsia="Times New Roman" w:hAnsi="Consolas" w:cs="Times New Roman"/>
          <w:color w:val="A31515"/>
          <w:sz w:val="21"/>
          <w:szCs w:val="21"/>
        </w:rPr>
        <w:t>ISAuthorizationRequest.</w:t>
      </w:r>
    </w:p>
    <w:p w14:paraId="624C0F55" w14:textId="77777777" w:rsidR="001F3EC8"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ISUpdateMission</w:t>
      </w:r>
      <w:r w:rsidRPr="4B702ED6">
        <w:rPr>
          <w:rFonts w:ascii="Consolas" w:eastAsia="Times New Roman" w:hAnsi="Consolas" w:cs="Times New Roman"/>
          <w:color w:val="auto"/>
          <w:sz w:val="21"/>
          <w:szCs w:val="21"/>
        </w:rPr>
        <w:t xml:space="preserve">  est envoyé vers le véhicule pour changer le chemin de la mission.</w:t>
      </w:r>
    </w:p>
    <w:p w14:paraId="1AF51423" w14:textId="77777777" w:rsidR="001F3EC8"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 xml:space="preserve">ISLMTVCommand </w:t>
      </w:r>
      <w:r w:rsidRPr="4B702ED6">
        <w:rPr>
          <w:rFonts w:ascii="Consolas" w:eastAsia="Times New Roman" w:hAnsi="Consolas" w:cs="Times New Roman"/>
          <w:color w:val="auto"/>
          <w:sz w:val="21"/>
          <w:szCs w:val="21"/>
        </w:rPr>
        <w:t>est envoyé vers le véhicule pour appliquer une limite de vitesse sur une zone.</w:t>
      </w:r>
    </w:p>
    <w:p w14:paraId="4712378A" w14:textId="77777777" w:rsidR="001F3EC8" w:rsidRPr="00700F0F" w:rsidRDefault="001F3EC8" w:rsidP="001F3EC8">
      <w:pPr>
        <w:pStyle w:val="Paragraphedeliste"/>
        <w:numPr>
          <w:ilvl w:val="1"/>
          <w:numId w:val="6"/>
        </w:numPr>
        <w:ind w:left="851"/>
        <w:rPr>
          <w:rFonts w:ascii="Consolas" w:eastAsia="Times New Roman" w:hAnsi="Consolas" w:cs="Times New Roman"/>
          <w:color w:val="auto"/>
          <w:sz w:val="21"/>
          <w:szCs w:val="21"/>
          <w:lang w:eastAsia="fr-FR"/>
        </w:rPr>
      </w:pPr>
      <w:r w:rsidRPr="4B702ED6">
        <w:rPr>
          <w:rFonts w:ascii="Consolas" w:eastAsia="Times New Roman" w:hAnsi="Consolas" w:cs="Times New Roman"/>
          <w:color w:val="auto"/>
          <w:sz w:val="21"/>
          <w:szCs w:val="21"/>
        </w:rPr>
        <w:t xml:space="preserve">Le message </w:t>
      </w:r>
      <w:r w:rsidRPr="4B702ED6">
        <w:rPr>
          <w:rFonts w:ascii="Consolas" w:eastAsia="Times New Roman" w:hAnsi="Consolas" w:cs="Times New Roman"/>
          <w:color w:val="A31515"/>
          <w:sz w:val="21"/>
          <w:szCs w:val="21"/>
        </w:rPr>
        <w:t xml:space="preserve">ISStopCommand </w:t>
      </w:r>
      <w:r w:rsidRPr="4B702ED6">
        <w:rPr>
          <w:rFonts w:ascii="Consolas" w:eastAsia="Times New Roman" w:hAnsi="Consolas" w:cs="Times New Roman"/>
          <w:color w:val="auto"/>
          <w:sz w:val="21"/>
          <w:szCs w:val="21"/>
        </w:rPr>
        <w:t>est envoyé vers le véhicule pour exécuter un arrêt.</w:t>
      </w:r>
    </w:p>
    <w:p w14:paraId="20E98526" w14:textId="77777777" w:rsidR="001F3EC8" w:rsidRDefault="001F3EC8" w:rsidP="001F3EC8">
      <w:pPr>
        <w:pStyle w:val="Titre3"/>
        <w:rPr>
          <w:lang w:eastAsia="fr-FR"/>
        </w:rPr>
      </w:pPr>
      <w:bookmarkStart w:id="515" w:name="_Toc193750228"/>
      <w:r w:rsidRPr="006873E5">
        <w:rPr>
          <w:shd w:val="clear" w:color="auto" w:fill="C45911" w:themeFill="accent2" w:themeFillShade="BF"/>
        </w:rPr>
        <w:lastRenderedPageBreak/>
        <w:t>Messages Ponctuels et séquencement</w:t>
      </w:r>
      <w:r>
        <w:t> :</w:t>
      </w:r>
      <w:bookmarkEnd w:id="515"/>
    </w:p>
    <w:p w14:paraId="39A5B861" w14:textId="77777777" w:rsidR="001F3EC8" w:rsidRPr="00416E4C" w:rsidRDefault="001F3EC8" w:rsidP="006873E5">
      <w:pPr>
        <w:shd w:val="clear" w:color="auto" w:fill="C45911" w:themeFill="accent2" w:themeFillShade="BF"/>
        <w:rPr>
          <w:i/>
          <w:iCs/>
          <w:u w:val="single"/>
          <w:lang w:eastAsia="fr-FR"/>
        </w:rPr>
      </w:pPr>
      <w:r w:rsidRPr="4B702ED6">
        <w:rPr>
          <w:i/>
          <w:u w:val="single"/>
        </w:rPr>
        <w:t>Scénario d’envoi d’une limite de vitesse</w:t>
      </w:r>
    </w:p>
    <w:p w14:paraId="259F3635" w14:textId="77777777" w:rsidR="001F3EC8" w:rsidRDefault="001F3EC8" w:rsidP="001F3EC8">
      <w:pPr>
        <w:jc w:val="center"/>
        <w:rPr>
          <w:lang w:eastAsia="fr-FR"/>
        </w:rPr>
      </w:pPr>
      <w:r>
        <w:rPr>
          <w:noProof/>
        </w:rPr>
        <w:drawing>
          <wp:inline distT="0" distB="0" distL="0" distR="0" wp14:anchorId="6D4EA1AB" wp14:editId="4AA89E5D">
            <wp:extent cx="5189144" cy="2842598"/>
            <wp:effectExtent l="0" t="0" r="0" b="0"/>
            <wp:docPr id="580843952" name="Graphique 58084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3952" name="Graphique 580843952"/>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189144" cy="2842598"/>
                    </a:xfrm>
                    <a:prstGeom prst="rect">
                      <a:avLst/>
                    </a:prstGeom>
                  </pic:spPr>
                </pic:pic>
              </a:graphicData>
            </a:graphic>
          </wp:inline>
        </w:drawing>
      </w:r>
    </w:p>
    <w:p w14:paraId="67EF6857" w14:textId="77777777" w:rsidR="001F3EC8" w:rsidRDefault="001F3EC8" w:rsidP="001F3EC8">
      <w:pPr>
        <w:rPr>
          <w:lang w:eastAsia="fr-FR"/>
        </w:rPr>
      </w:pPr>
    </w:p>
    <w:p w14:paraId="6682D0AF" w14:textId="24C89337" w:rsidR="001F3EC8" w:rsidRDefault="00853614" w:rsidP="001F3EC8">
      <w:pPr>
        <w:rPr>
          <w:lang w:eastAsia="fr-FR"/>
        </w:rPr>
      </w:pPr>
      <w:r>
        <w:t>À la suite de</w:t>
      </w:r>
      <w:r w:rsidR="001F3EC8">
        <w:t xml:space="preserve"> l’envoi du message </w:t>
      </w:r>
      <w:r>
        <w:t>‘</w:t>
      </w:r>
      <w:r w:rsidR="001F3EC8">
        <w:t>ISLMTVCommand</w:t>
      </w:r>
      <w:r>
        <w:t>’</w:t>
      </w:r>
      <w:r w:rsidR="001F3EC8">
        <w:t xml:space="preserve"> par la supervision, le message </w:t>
      </w:r>
      <w:r>
        <w:t>‘</w:t>
      </w:r>
      <w:r w:rsidR="001F3EC8">
        <w:t>vehicleTrackingInfo</w:t>
      </w:r>
      <w:r>
        <w:t>’</w:t>
      </w:r>
      <w:r w:rsidR="001F3EC8">
        <w:t xml:space="preserve"> sera vérifié. Si le </w:t>
      </w:r>
      <w:r>
        <w:t>champ ‘executedRequestedId’ contient l’id de la consigne de ‘ISLMTVCommand’</w:t>
      </w:r>
      <w:r w:rsidR="001F3EC8">
        <w:t xml:space="preserve">, la supervision considère que le véhicule a pris en charge cette consigne de limite de vitesse. </w:t>
      </w:r>
    </w:p>
    <w:p w14:paraId="7AC95999" w14:textId="7E0D28D0" w:rsidR="001F3EC8" w:rsidRDefault="001F3EC8" w:rsidP="00267DC4">
      <w:pPr>
        <w:jc w:val="center"/>
        <w:rPr>
          <w:lang w:eastAsia="fr-FR"/>
        </w:rPr>
      </w:pPr>
      <w:r>
        <w:rPr>
          <w:noProof/>
        </w:rPr>
        <w:drawing>
          <wp:inline distT="0" distB="0" distL="0" distR="0" wp14:anchorId="2FE5A8A5" wp14:editId="6D5DA0A9">
            <wp:extent cx="4655230" cy="3001494"/>
            <wp:effectExtent l="0" t="0" r="0" b="0"/>
            <wp:docPr id="1978736757" name="Graphique 197873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36757" name="Graphique 197873675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55230" cy="3001494"/>
                    </a:xfrm>
                    <a:prstGeom prst="rect">
                      <a:avLst/>
                    </a:prstGeom>
                  </pic:spPr>
                </pic:pic>
              </a:graphicData>
            </a:graphic>
          </wp:inline>
        </w:drawing>
      </w:r>
    </w:p>
    <w:p w14:paraId="197F4329" w14:textId="46EFE8A7" w:rsidR="001F3EC8" w:rsidRDefault="001F3EC8" w:rsidP="001F3EC8">
      <w:pPr>
        <w:rPr>
          <w:lang w:eastAsia="fr-FR"/>
        </w:rPr>
      </w:pPr>
      <w:r>
        <w:t>En revanche, si après N tentatives (N à préciser) l</w:t>
      </w:r>
      <w:r w:rsidR="00267DC4">
        <w:t>a consigne LMTCommand n’est pas exécuté par le véhicule la supervision doit lancer le mode dégradé.</w:t>
      </w:r>
    </w:p>
    <w:p w14:paraId="796BA382" w14:textId="77777777" w:rsidR="001F3EC8" w:rsidRDefault="001F3EC8" w:rsidP="006873E5">
      <w:pPr>
        <w:shd w:val="clear" w:color="auto" w:fill="C45911" w:themeFill="accent2" w:themeFillShade="BF"/>
        <w:rPr>
          <w:i/>
          <w:iCs/>
          <w:u w:val="single"/>
          <w:lang w:eastAsia="fr-FR"/>
        </w:rPr>
      </w:pPr>
      <w:r w:rsidRPr="4B702ED6">
        <w:rPr>
          <w:i/>
          <w:u w:val="single"/>
        </w:rPr>
        <w:t>Scénario d’envoi de la consigne stop</w:t>
      </w:r>
    </w:p>
    <w:p w14:paraId="327BD255" w14:textId="77777777" w:rsidR="001F3EC8" w:rsidRDefault="001F3EC8" w:rsidP="00267DC4">
      <w:pPr>
        <w:jc w:val="center"/>
        <w:rPr>
          <w:i/>
          <w:iCs/>
          <w:u w:val="single"/>
          <w:lang w:eastAsia="fr-FR"/>
        </w:rPr>
      </w:pPr>
      <w:r>
        <w:rPr>
          <w:noProof/>
        </w:rPr>
        <w:lastRenderedPageBreak/>
        <w:drawing>
          <wp:inline distT="0" distB="0" distL="0" distR="0" wp14:anchorId="0B49E15A" wp14:editId="1CA80DC0">
            <wp:extent cx="4944684" cy="3249138"/>
            <wp:effectExtent l="0" t="0" r="8890" b="0"/>
            <wp:docPr id="1694236693" name="Graphique 169423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6693" name="Graphique 1694236693"/>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44684" cy="3249138"/>
                    </a:xfrm>
                    <a:prstGeom prst="rect">
                      <a:avLst/>
                    </a:prstGeom>
                  </pic:spPr>
                </pic:pic>
              </a:graphicData>
            </a:graphic>
          </wp:inline>
        </w:drawing>
      </w:r>
    </w:p>
    <w:p w14:paraId="5340D0C2" w14:textId="2455ED02" w:rsidR="001F3EC8" w:rsidRPr="00505381" w:rsidRDefault="00236A4F" w:rsidP="001F3EC8">
      <w:pPr>
        <w:rPr>
          <w:lang w:eastAsia="fr-FR"/>
        </w:rPr>
      </w:pPr>
      <w:r>
        <w:t>À la suite de</w:t>
      </w:r>
      <w:r w:rsidR="001F3EC8">
        <w:t xml:space="preserve"> l’envoi du message ISStopCommand par la supervision, le message vehicleTrackingInfo sera vérifié. Si le </w:t>
      </w:r>
      <w:r>
        <w:t xml:space="preserve">champ </w:t>
      </w:r>
      <w:r w:rsidRPr="00236A4F">
        <w:t xml:space="preserve">executedRequestedId </w:t>
      </w:r>
      <w:r>
        <w:t>contient</w:t>
      </w:r>
      <w:r w:rsidRPr="00236A4F">
        <w:t xml:space="preserve"> </w:t>
      </w:r>
      <w:r>
        <w:t>l’</w:t>
      </w:r>
      <w:r w:rsidRPr="00236A4F">
        <w:t xml:space="preserve">id </w:t>
      </w:r>
      <w:r>
        <w:t>de co</w:t>
      </w:r>
      <w:r w:rsidRPr="00236A4F">
        <w:t>nsigne stop</w:t>
      </w:r>
      <w:r w:rsidR="001F3EC8">
        <w:t>, la supervision considère que le véhicule a pris en charge cette consigne stop.</w:t>
      </w:r>
    </w:p>
    <w:p w14:paraId="7895800F" w14:textId="77777777" w:rsidR="001F3EC8" w:rsidRDefault="001F3EC8" w:rsidP="001F3EC8">
      <w:pPr>
        <w:rPr>
          <w:lang w:eastAsia="fr-FR"/>
        </w:rPr>
      </w:pPr>
      <w:r>
        <w:t>En revanche, la supervision enchaine à envoyer la consigne stop vers le véhicule.</w:t>
      </w:r>
    </w:p>
    <w:p w14:paraId="1A5EBAA2" w14:textId="77777777" w:rsidR="001F3EC8" w:rsidRDefault="001F3EC8" w:rsidP="001F3EC8">
      <w:pPr>
        <w:rPr>
          <w:lang w:eastAsia="fr-FR"/>
        </w:rPr>
      </w:pPr>
    </w:p>
    <w:p w14:paraId="3F2AA401" w14:textId="77777777" w:rsidR="001F3EC8" w:rsidRDefault="001F3EC8" w:rsidP="001F3EC8">
      <w:pPr>
        <w:pStyle w:val="Titre2"/>
        <w:rPr>
          <w:lang w:eastAsia="fr-FR"/>
        </w:rPr>
      </w:pPr>
      <w:bookmarkStart w:id="516" w:name="_Toc193750229"/>
      <w:r>
        <w:t>Tests à réaliser</w:t>
      </w:r>
      <w:bookmarkEnd w:id="516"/>
    </w:p>
    <w:p w14:paraId="61E29B52" w14:textId="0F722CE9" w:rsidR="001F3EC8" w:rsidRPr="00C511CB" w:rsidRDefault="001F3EC8" w:rsidP="001F3EC8">
      <w:pPr>
        <w:rPr>
          <w:lang w:eastAsia="fr-FR"/>
        </w:rPr>
      </w:pPr>
      <w:r>
        <w:t>Un ensemble des tests sera mis en place, pour tester les performances des échanges avec les tailles réelle des messages ainsi que pour tester le niveau de sécurité (à réfléchir).</w:t>
      </w:r>
    </w:p>
    <w:p w14:paraId="68ABBB5D" w14:textId="77777777" w:rsidR="00C47C89" w:rsidRDefault="00C47C89"/>
    <w:sectPr w:rsidR="00C47C89" w:rsidSect="00E2723A">
      <w:pgSz w:w="11906" w:h="16838"/>
      <w:pgMar w:top="1701" w:right="1304" w:bottom="1418" w:left="1304" w:header="51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6" w:author="MAHMOUD Mohamed-Ali" w:date="2025-01-19T19:42:00Z" w:initials="MMA">
    <w:p w14:paraId="121A0DE6" w14:textId="2261C9EE" w:rsidR="00F83E4A" w:rsidRDefault="00F83E4A" w:rsidP="002869B4">
      <w:pPr>
        <w:pStyle w:val="Commentaire"/>
        <w:jc w:val="left"/>
      </w:pPr>
      <w:r>
        <w:rPr>
          <w:rStyle w:val="Marquedecommentaire"/>
        </w:rPr>
        <w:annotationRef/>
      </w:r>
      <w:r>
        <w:t xml:space="preserve">Pareil, même remarque que pour le message vehicleInfoTracking vitesse un entier ! </w:t>
      </w:r>
    </w:p>
  </w:comment>
  <w:comment w:id="401" w:author="MAHMOUD Mohamed-Ali" w:date="2025-01-07T15:14:00Z" w:initials="MMA">
    <w:p w14:paraId="692F93E9" w14:textId="77777777" w:rsidR="00144F82" w:rsidRDefault="00144F82" w:rsidP="00131C90">
      <w:pPr>
        <w:pStyle w:val="Commentaire"/>
        <w:jc w:val="left"/>
      </w:pPr>
      <w:r>
        <w:rPr>
          <w:rStyle w:val="Marquedecommentaire"/>
        </w:rPr>
        <w:annotationRef/>
      </w:r>
      <w:r>
        <w:t>Format de document [ avec exigences ] ==&gt; Roman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A0DE6" w15:done="0"/>
  <w15:commentEx w15:paraId="692F93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37D40A" w16cex:dateUtc="2025-01-19T18:42:00Z"/>
  <w16cex:commentExtensible w16cex:durableId="2B27C364" w16cex:dateUtc="2025-01-07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A0DE6" w16cid:durableId="2B37D40A"/>
  <w16cid:commentId w16cid:paraId="692F93E9" w16cid:durableId="2B27C3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1D851" w14:textId="77777777" w:rsidR="00387BBF" w:rsidRDefault="00387BBF">
      <w:pPr>
        <w:spacing w:after="0" w:line="240" w:lineRule="auto"/>
      </w:pPr>
      <w:r>
        <w:separator/>
      </w:r>
    </w:p>
  </w:endnote>
  <w:endnote w:type="continuationSeparator" w:id="0">
    <w:p w14:paraId="07518BDD" w14:textId="77777777" w:rsidR="00387BBF" w:rsidRDefault="0038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969F" w14:textId="77777777" w:rsidR="00402AAA" w:rsidRPr="00211B65" w:rsidRDefault="00F2475E" w:rsidP="00F2475E">
    <w:pPr>
      <w:pStyle w:val="Pieddepage"/>
      <w:jc w:val="left"/>
    </w:pPr>
    <w:r>
      <w:fldChar w:fldCharType="begin"/>
    </w:r>
    <w:r w:rsidRPr="00211B65">
      <w:instrText xml:space="preserve"> FILENAME \* MERGEFORMAT </w:instrText>
    </w:r>
    <w:r>
      <w:fldChar w:fldCharType="separate"/>
    </w:r>
    <w:r>
      <w:rPr>
        <w:noProof/>
      </w:rPr>
      <w:t>Template Specification fonction opérationnelle.docx</w:t>
    </w:r>
    <w:r>
      <w:fldChar w:fldCharType="end"/>
    </w:r>
    <w:r w:rsidRPr="00211B65">
      <w:tab/>
    </w:r>
    <w:sdt>
      <w:sdtPr>
        <w:id w:val="1038172090"/>
        <w:docPartObj>
          <w:docPartGallery w:val="Page Numbers (Bottom of Page)"/>
          <w:docPartUnique/>
        </w:docPartObj>
      </w:sdtPr>
      <w:sdtContent>
        <w:r w:rsidRPr="005C3F4C">
          <w:fldChar w:fldCharType="begin"/>
        </w:r>
        <w:r w:rsidRPr="00211B65">
          <w:instrText>PAGE   \* MERGEFORMAT</w:instrText>
        </w:r>
        <w:r w:rsidRPr="005C3F4C">
          <w:fldChar w:fldCharType="separate"/>
        </w:r>
        <w:r w:rsidRPr="00211B65">
          <w:t>2</w:t>
        </w:r>
        <w:r w:rsidRPr="005C3F4C">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C0BD" w14:textId="77777777" w:rsidR="00402AAA" w:rsidRDefault="00F2475E" w:rsidP="00F2475E">
    <w:pPr>
      <w:pStyle w:val="Pieddepage"/>
      <w:ind w:left="-406"/>
      <w:jc w:val="left"/>
      <w:rPr>
        <w:b/>
        <w:bCs/>
        <w:sz w:val="18"/>
        <w:szCs w:val="18"/>
      </w:rPr>
    </w:pPr>
    <w:r w:rsidRPr="0053637B">
      <w:rPr>
        <w:b/>
        <w:bCs/>
        <w:sz w:val="18"/>
        <w:szCs w:val="18"/>
      </w:rPr>
      <w:t>Coordinateur</w:t>
    </w:r>
  </w:p>
  <w:p w14:paraId="4F64E382" w14:textId="77777777" w:rsidR="00402AAA" w:rsidRDefault="00F2475E" w:rsidP="00F2475E">
    <w:pPr>
      <w:pStyle w:val="Pieddepage"/>
      <w:ind w:left="-406"/>
      <w:jc w:val="left"/>
      <w:rPr>
        <w:b/>
        <w:bCs/>
        <w:sz w:val="18"/>
        <w:szCs w:val="18"/>
      </w:rPr>
    </w:pPr>
    <w:r>
      <w:rPr>
        <w:noProof/>
      </w:rPr>
      <w:drawing>
        <wp:inline distT="0" distB="0" distL="0" distR="0" wp14:anchorId="2881B371" wp14:editId="12CDBE96">
          <wp:extent cx="749300" cy="711835"/>
          <wp:effectExtent l="0" t="0" r="0" b="0"/>
          <wp:docPr id="47" name="Image 47"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pic:nvPicPr>
                <pic:blipFill>
                  <a:blip r:embed="rId1">
                    <a:extLst>
                      <a:ext uri="{28A0092B-C50C-407E-A947-70E740481C1C}">
                        <a14:useLocalDpi xmlns:a14="http://schemas.microsoft.com/office/drawing/2010/main" val="0"/>
                      </a:ext>
                    </a:extLst>
                  </a:blip>
                  <a:stretch>
                    <a:fillRect/>
                  </a:stretch>
                </pic:blipFill>
                <pic:spPr>
                  <a:xfrm>
                    <a:off x="0" y="0"/>
                    <a:ext cx="749300" cy="711835"/>
                  </a:xfrm>
                  <a:prstGeom prst="rect">
                    <a:avLst/>
                  </a:prstGeom>
                </pic:spPr>
              </pic:pic>
            </a:graphicData>
          </a:graphic>
        </wp:inline>
      </w:drawing>
    </w:r>
  </w:p>
  <w:p w14:paraId="6C78CBB0" w14:textId="77777777" w:rsidR="00402AAA" w:rsidRPr="00971AD3" w:rsidRDefault="00F2475E" w:rsidP="00F2475E">
    <w:pPr>
      <w:pStyle w:val="Pieddepage"/>
      <w:jc w:val="center"/>
      <w:rPr>
        <w:b/>
        <w:bCs/>
        <w:sz w:val="18"/>
        <w:szCs w:val="18"/>
      </w:rPr>
    </w:pPr>
    <w:r w:rsidRPr="004433AB">
      <w:rPr>
        <w:noProof/>
      </w:rPr>
      <w:drawing>
        <wp:inline distT="0" distB="0" distL="0" distR="0" wp14:anchorId="7A152D5F" wp14:editId="197A8E26">
          <wp:extent cx="1079500" cy="171450"/>
          <wp:effectExtent l="0" t="0" r="6350" b="0"/>
          <wp:docPr id="41" name="Image 41">
            <a:extLst xmlns:a="http://schemas.openxmlformats.org/drawingml/2006/main">
              <a:ext uri="{FF2B5EF4-FFF2-40B4-BE49-F238E27FC236}">
                <a16:creationId xmlns:a16="http://schemas.microsoft.com/office/drawing/2014/main" id="{27037A6B-99BE-44BF-B161-700C4955539F}"/>
              </a:ext>
            </a:extLst>
          </wp:docPr>
          <wp:cNvGraphicFramePr/>
          <a:graphic xmlns:a="http://schemas.openxmlformats.org/drawingml/2006/main">
            <a:graphicData uri="http://schemas.openxmlformats.org/drawingml/2006/picture">
              <pic:pic xmlns:pic="http://schemas.openxmlformats.org/drawingml/2006/picture">
                <pic:nvPicPr>
                  <pic:cNvPr id="28" name="Google Shape;132;p16">
                    <a:extLst>
                      <a:ext uri="{FF2B5EF4-FFF2-40B4-BE49-F238E27FC236}">
                        <a16:creationId xmlns:a16="http://schemas.microsoft.com/office/drawing/2014/main" id="{27037A6B-99BE-44BF-B161-700C4955539F}"/>
                      </a:ext>
                    </a:extLst>
                  </pic:cNvPr>
                  <pic:cNvPicPr preferRelativeResize="0"/>
                </pic:nvPicPr>
                <pic:blipFill>
                  <a:blip r:embed="rId2">
                    <a:alphaModFix/>
                  </a:blip>
                  <a:stretch>
                    <a:fillRect/>
                  </a:stretch>
                </pic:blipFill>
                <pic:spPr>
                  <a:xfrm>
                    <a:off x="0" y="0"/>
                    <a:ext cx="1080454" cy="171602"/>
                  </a:xfrm>
                  <a:prstGeom prst="rect">
                    <a:avLst/>
                  </a:prstGeom>
                  <a:noFill/>
                  <a:ln>
                    <a:noFill/>
                  </a:ln>
                </pic:spPr>
              </pic:pic>
            </a:graphicData>
          </a:graphic>
        </wp:inline>
      </w:drawing>
    </w:r>
    <w:r>
      <w:rPr>
        <w:b/>
        <w:bCs/>
        <w:sz w:val="18"/>
        <w:szCs w:val="18"/>
      </w:rPr>
      <w:t xml:space="preserve">      </w:t>
    </w:r>
    <w:r w:rsidRPr="004433AB">
      <w:rPr>
        <w:b/>
        <w:bCs/>
        <w:noProof/>
        <w:sz w:val="18"/>
        <w:szCs w:val="18"/>
      </w:rPr>
      <w:drawing>
        <wp:inline distT="0" distB="0" distL="0" distR="0" wp14:anchorId="0DAC0C5E" wp14:editId="1C632D58">
          <wp:extent cx="1196598" cy="231493"/>
          <wp:effectExtent l="0" t="0" r="3810" b="0"/>
          <wp:docPr id="43" name="Image 43">
            <a:extLst xmlns:a="http://schemas.openxmlformats.org/drawingml/2006/main">
              <a:ext uri="{FF2B5EF4-FFF2-40B4-BE49-F238E27FC236}">
                <a16:creationId xmlns:a16="http://schemas.microsoft.com/office/drawing/2014/main" id="{E1CD3453-C0B8-4D44-B91D-1922D348B314}"/>
              </a:ext>
            </a:extLst>
          </wp:docPr>
          <wp:cNvGraphicFramePr/>
          <a:graphic xmlns:a="http://schemas.openxmlformats.org/drawingml/2006/main">
            <a:graphicData uri="http://schemas.openxmlformats.org/drawingml/2006/picture">
              <pic:pic xmlns:pic="http://schemas.openxmlformats.org/drawingml/2006/picture">
                <pic:nvPicPr>
                  <pic:cNvPr id="32" name="Google Shape;131;p16">
                    <a:extLst>
                      <a:ext uri="{FF2B5EF4-FFF2-40B4-BE49-F238E27FC236}">
                        <a16:creationId xmlns:a16="http://schemas.microsoft.com/office/drawing/2014/main" id="{E1CD3453-C0B8-4D44-B91D-1922D348B314}"/>
                      </a:ext>
                    </a:extLst>
                  </pic:cNvPr>
                  <pic:cNvPicPr preferRelativeResize="0"/>
                </pic:nvPicPr>
                <pic:blipFill rotWithShape="1">
                  <a:blip r:embed="rId3">
                    <a:alphaModFix/>
                  </a:blip>
                  <a:srcRect l="6660" t="11082" r="6826" b="-484"/>
                  <a:stretch/>
                </pic:blipFill>
                <pic:spPr bwMode="auto">
                  <a:xfrm>
                    <a:off x="0" y="0"/>
                    <a:ext cx="1203436" cy="232816"/>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18"/>
        <w:szCs w:val="18"/>
      </w:rPr>
      <w:t xml:space="preserve">      </w:t>
    </w:r>
    <w:r w:rsidRPr="004433AB">
      <w:rPr>
        <w:b/>
        <w:bCs/>
        <w:noProof/>
        <w:sz w:val="18"/>
        <w:szCs w:val="18"/>
      </w:rPr>
      <w:drawing>
        <wp:inline distT="0" distB="0" distL="0" distR="0" wp14:anchorId="23CF4F7A" wp14:editId="6328D23C">
          <wp:extent cx="387350" cy="336550"/>
          <wp:effectExtent l="0" t="0" r="0" b="6350"/>
          <wp:docPr id="45" name="Image 45">
            <a:extLst xmlns:a="http://schemas.openxmlformats.org/drawingml/2006/main">
              <a:ext uri="{FF2B5EF4-FFF2-40B4-BE49-F238E27FC236}">
                <a16:creationId xmlns:a16="http://schemas.microsoft.com/office/drawing/2014/main" id="{2FB6DB98-F491-4E99-881C-45E00BDEEEEC}"/>
              </a:ext>
            </a:extLst>
          </wp:docPr>
          <wp:cNvGraphicFramePr/>
          <a:graphic xmlns:a="http://schemas.openxmlformats.org/drawingml/2006/main">
            <a:graphicData uri="http://schemas.openxmlformats.org/drawingml/2006/picture">
              <pic:pic xmlns:pic="http://schemas.openxmlformats.org/drawingml/2006/picture">
                <pic:nvPicPr>
                  <pic:cNvPr id="33" name="Google Shape;129;p16">
                    <a:extLst>
                      <a:ext uri="{FF2B5EF4-FFF2-40B4-BE49-F238E27FC236}">
                        <a16:creationId xmlns:a16="http://schemas.microsoft.com/office/drawing/2014/main" id="{2FB6DB98-F491-4E99-881C-45E00BDEEEEC}"/>
                      </a:ext>
                    </a:extLst>
                  </pic:cNvPr>
                  <pic:cNvPicPr preferRelativeResize="0"/>
                </pic:nvPicPr>
                <pic:blipFill>
                  <a:blip r:embed="rId4">
                    <a:alphaModFix/>
                  </a:blip>
                  <a:stretch>
                    <a:fillRect/>
                  </a:stretch>
                </pic:blipFill>
                <pic:spPr>
                  <a:xfrm>
                    <a:off x="0" y="0"/>
                    <a:ext cx="387795" cy="336937"/>
                  </a:xfrm>
                  <a:prstGeom prst="rect">
                    <a:avLst/>
                  </a:prstGeom>
                  <a:noFill/>
                  <a:ln>
                    <a:noFill/>
                  </a:ln>
                </pic:spPr>
              </pic:pic>
            </a:graphicData>
          </a:graphic>
        </wp:inline>
      </w:drawing>
    </w:r>
    <w:r>
      <w:rPr>
        <w:b/>
        <w:bCs/>
        <w:sz w:val="18"/>
        <w:szCs w:val="18"/>
      </w:rPr>
      <w:t xml:space="preserve">      </w:t>
    </w:r>
    <w:r w:rsidRPr="004433AB">
      <w:rPr>
        <w:b/>
        <w:bCs/>
        <w:noProof/>
        <w:sz w:val="18"/>
        <w:szCs w:val="18"/>
      </w:rPr>
      <w:drawing>
        <wp:inline distT="0" distB="0" distL="0" distR="0" wp14:anchorId="30163C9D" wp14:editId="60200D54">
          <wp:extent cx="1007850" cy="171450"/>
          <wp:effectExtent l="0" t="0" r="1905" b="0"/>
          <wp:docPr id="44" name="Image 44">
            <a:extLst xmlns:a="http://schemas.openxmlformats.org/drawingml/2006/main">
              <a:ext uri="{FF2B5EF4-FFF2-40B4-BE49-F238E27FC236}">
                <a16:creationId xmlns:a16="http://schemas.microsoft.com/office/drawing/2014/main" id="{1CA39DA8-1FBF-4D40-8026-CCCB0CA19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a:extLst>
                      <a:ext uri="{FF2B5EF4-FFF2-40B4-BE49-F238E27FC236}">
                        <a16:creationId xmlns:a16="http://schemas.microsoft.com/office/drawing/2014/main" id="{1CA39DA8-1FBF-4D40-8026-CCCB0CA194D3}"/>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9826" cy="175188"/>
                  </a:xfrm>
                  <a:prstGeom prst="rect">
                    <a:avLst/>
                  </a:prstGeom>
                  <a:noFill/>
                </pic:spPr>
              </pic:pic>
            </a:graphicData>
          </a:graphic>
        </wp:inline>
      </w:drawing>
    </w:r>
    <w:r>
      <w:rPr>
        <w:b/>
        <w:bCs/>
        <w:sz w:val="18"/>
        <w:szCs w:val="18"/>
      </w:rPr>
      <w:t xml:space="preserve">      </w:t>
    </w:r>
    <w:r w:rsidRPr="004433AB">
      <w:rPr>
        <w:noProof/>
      </w:rPr>
      <w:drawing>
        <wp:inline distT="0" distB="0" distL="0" distR="0" wp14:anchorId="48AC357E" wp14:editId="118D04C8">
          <wp:extent cx="1428750" cy="215900"/>
          <wp:effectExtent l="0" t="0" r="0" b="0"/>
          <wp:docPr id="42" name="Image 42">
            <a:extLst xmlns:a="http://schemas.openxmlformats.org/drawingml/2006/main">
              <a:ext uri="{FF2B5EF4-FFF2-40B4-BE49-F238E27FC236}">
                <a16:creationId xmlns:a16="http://schemas.microsoft.com/office/drawing/2014/main" id="{265960EA-9798-496E-A566-02C9C61C2763}"/>
              </a:ext>
            </a:extLst>
          </wp:docPr>
          <wp:cNvGraphicFramePr/>
          <a:graphic xmlns:a="http://schemas.openxmlformats.org/drawingml/2006/main">
            <a:graphicData uri="http://schemas.openxmlformats.org/drawingml/2006/picture">
              <pic:pic xmlns:pic="http://schemas.openxmlformats.org/drawingml/2006/picture">
                <pic:nvPicPr>
                  <pic:cNvPr id="31" name="Google Shape;133;p16">
                    <a:extLst>
                      <a:ext uri="{FF2B5EF4-FFF2-40B4-BE49-F238E27FC236}">
                        <a16:creationId xmlns:a16="http://schemas.microsoft.com/office/drawing/2014/main" id="{265960EA-9798-496E-A566-02C9C61C2763}"/>
                      </a:ext>
                    </a:extLst>
                  </pic:cNvPr>
                  <pic:cNvPicPr preferRelativeResize="0"/>
                </pic:nvPicPr>
                <pic:blipFill>
                  <a:blip r:embed="rId6">
                    <a:alphaModFix/>
                  </a:blip>
                  <a:stretch>
                    <a:fillRect/>
                  </a:stretch>
                </pic:blipFill>
                <pic:spPr>
                  <a:xfrm>
                    <a:off x="0" y="0"/>
                    <a:ext cx="1429935" cy="216079"/>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89474"/>
      <w:docPartObj>
        <w:docPartGallery w:val="Page Numbers (Bottom of Page)"/>
        <w:docPartUnique/>
      </w:docPartObj>
    </w:sdtPr>
    <w:sdtContent>
      <w:p w14:paraId="3B243F7F" w14:textId="0F486591" w:rsidR="001B6BAB" w:rsidRDefault="001B6BAB">
        <w:pPr>
          <w:pStyle w:val="Pieddepage"/>
          <w:jc w:val="right"/>
        </w:pPr>
        <w:r>
          <w:fldChar w:fldCharType="begin"/>
        </w:r>
        <w:r>
          <w:instrText>PAGE   \* MERGEFORMAT</w:instrText>
        </w:r>
        <w:r>
          <w:fldChar w:fldCharType="separate"/>
        </w:r>
        <w:r>
          <w:t>2</w:t>
        </w:r>
        <w:r>
          <w:fldChar w:fldCharType="end"/>
        </w:r>
      </w:p>
    </w:sdtContent>
  </w:sdt>
  <w:p w14:paraId="38D2D47E" w14:textId="734BB9CF" w:rsidR="00402AAA" w:rsidRPr="00211B65" w:rsidRDefault="00402AAA" w:rsidP="001B6BAB">
    <w:pPr>
      <w:pStyle w:val="Pieddepage"/>
      <w:tabs>
        <w:tab w:val="clear" w:pos="4536"/>
        <w:tab w:val="clear" w:pos="9072"/>
        <w:tab w:val="left" w:pos="376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2CB5" w14:textId="77777777" w:rsidR="00402AAA" w:rsidRDefault="00F2475E" w:rsidP="00F2475E">
    <w:pPr>
      <w:pStyle w:val="Pieddepage"/>
      <w:ind w:left="-406"/>
      <w:jc w:val="left"/>
      <w:rPr>
        <w:b/>
        <w:bCs/>
        <w:sz w:val="18"/>
        <w:szCs w:val="18"/>
      </w:rPr>
    </w:pPr>
    <w:r w:rsidRPr="0053637B">
      <w:rPr>
        <w:b/>
        <w:bCs/>
        <w:sz w:val="18"/>
        <w:szCs w:val="18"/>
      </w:rPr>
      <w:t>Coordinateur</w:t>
    </w:r>
  </w:p>
  <w:p w14:paraId="200AE376" w14:textId="77777777" w:rsidR="00402AAA" w:rsidRDefault="00F2475E" w:rsidP="00F2475E">
    <w:pPr>
      <w:pStyle w:val="Pieddepage"/>
      <w:ind w:left="-406"/>
      <w:jc w:val="left"/>
      <w:rPr>
        <w:b/>
        <w:bCs/>
        <w:sz w:val="18"/>
        <w:szCs w:val="18"/>
      </w:rPr>
    </w:pPr>
    <w:r>
      <w:rPr>
        <w:noProof/>
      </w:rPr>
      <w:drawing>
        <wp:inline distT="0" distB="0" distL="0" distR="0" wp14:anchorId="4C2DF8C5" wp14:editId="1AAD6919">
          <wp:extent cx="749300" cy="711835"/>
          <wp:effectExtent l="0" t="0" r="0" b="0"/>
          <wp:docPr id="18" name="Image 18"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1">
                    <a:extLst>
                      <a:ext uri="{28A0092B-C50C-407E-A947-70E740481C1C}">
                        <a14:useLocalDpi xmlns:a14="http://schemas.microsoft.com/office/drawing/2010/main" val="0"/>
                      </a:ext>
                    </a:extLst>
                  </a:blip>
                  <a:stretch>
                    <a:fillRect/>
                  </a:stretch>
                </pic:blipFill>
                <pic:spPr>
                  <a:xfrm>
                    <a:off x="0" y="0"/>
                    <a:ext cx="749300" cy="711835"/>
                  </a:xfrm>
                  <a:prstGeom prst="rect">
                    <a:avLst/>
                  </a:prstGeom>
                </pic:spPr>
              </pic:pic>
            </a:graphicData>
          </a:graphic>
        </wp:inline>
      </w:drawing>
    </w:r>
  </w:p>
  <w:p w14:paraId="5CC4F930" w14:textId="77777777" w:rsidR="00402AAA" w:rsidRPr="00971AD3" w:rsidRDefault="00F2475E" w:rsidP="00F2475E">
    <w:pPr>
      <w:pStyle w:val="Pieddepage"/>
      <w:jc w:val="center"/>
      <w:rPr>
        <w:b/>
        <w:bCs/>
        <w:sz w:val="18"/>
        <w:szCs w:val="18"/>
      </w:rPr>
    </w:pPr>
    <w:r w:rsidRPr="004433AB">
      <w:rPr>
        <w:noProof/>
      </w:rPr>
      <w:drawing>
        <wp:inline distT="0" distB="0" distL="0" distR="0" wp14:anchorId="09A59B28" wp14:editId="313E146A">
          <wp:extent cx="1079500" cy="171450"/>
          <wp:effectExtent l="0" t="0" r="6350" b="0"/>
          <wp:docPr id="19" name="Image 19">
            <a:extLst xmlns:a="http://schemas.openxmlformats.org/drawingml/2006/main">
              <a:ext uri="{FF2B5EF4-FFF2-40B4-BE49-F238E27FC236}">
                <a16:creationId xmlns:a16="http://schemas.microsoft.com/office/drawing/2014/main" id="{27037A6B-99BE-44BF-B161-700C4955539F}"/>
              </a:ext>
            </a:extLst>
          </wp:docPr>
          <wp:cNvGraphicFramePr/>
          <a:graphic xmlns:a="http://schemas.openxmlformats.org/drawingml/2006/main">
            <a:graphicData uri="http://schemas.openxmlformats.org/drawingml/2006/picture">
              <pic:pic xmlns:pic="http://schemas.openxmlformats.org/drawingml/2006/picture">
                <pic:nvPicPr>
                  <pic:cNvPr id="28" name="Google Shape;132;p16">
                    <a:extLst>
                      <a:ext uri="{FF2B5EF4-FFF2-40B4-BE49-F238E27FC236}">
                        <a16:creationId xmlns:a16="http://schemas.microsoft.com/office/drawing/2014/main" id="{27037A6B-99BE-44BF-B161-700C4955539F}"/>
                      </a:ext>
                    </a:extLst>
                  </pic:cNvPr>
                  <pic:cNvPicPr preferRelativeResize="0"/>
                </pic:nvPicPr>
                <pic:blipFill>
                  <a:blip r:embed="rId2">
                    <a:alphaModFix/>
                  </a:blip>
                  <a:stretch>
                    <a:fillRect/>
                  </a:stretch>
                </pic:blipFill>
                <pic:spPr>
                  <a:xfrm>
                    <a:off x="0" y="0"/>
                    <a:ext cx="1080454" cy="171602"/>
                  </a:xfrm>
                  <a:prstGeom prst="rect">
                    <a:avLst/>
                  </a:prstGeom>
                  <a:noFill/>
                  <a:ln>
                    <a:noFill/>
                  </a:ln>
                </pic:spPr>
              </pic:pic>
            </a:graphicData>
          </a:graphic>
        </wp:inline>
      </w:drawing>
    </w:r>
    <w:r>
      <w:rPr>
        <w:b/>
        <w:bCs/>
        <w:sz w:val="18"/>
        <w:szCs w:val="18"/>
      </w:rPr>
      <w:t xml:space="preserve">      </w:t>
    </w:r>
    <w:r w:rsidRPr="004433AB">
      <w:rPr>
        <w:b/>
        <w:bCs/>
        <w:noProof/>
        <w:sz w:val="18"/>
        <w:szCs w:val="18"/>
      </w:rPr>
      <w:drawing>
        <wp:inline distT="0" distB="0" distL="0" distR="0" wp14:anchorId="35A1F9E7" wp14:editId="21FCF321">
          <wp:extent cx="1196598" cy="231493"/>
          <wp:effectExtent l="0" t="0" r="3810" b="0"/>
          <wp:docPr id="20" name="Image 20">
            <a:extLst xmlns:a="http://schemas.openxmlformats.org/drawingml/2006/main">
              <a:ext uri="{FF2B5EF4-FFF2-40B4-BE49-F238E27FC236}">
                <a16:creationId xmlns:a16="http://schemas.microsoft.com/office/drawing/2014/main" id="{E1CD3453-C0B8-4D44-B91D-1922D348B314}"/>
              </a:ext>
            </a:extLst>
          </wp:docPr>
          <wp:cNvGraphicFramePr/>
          <a:graphic xmlns:a="http://schemas.openxmlformats.org/drawingml/2006/main">
            <a:graphicData uri="http://schemas.openxmlformats.org/drawingml/2006/picture">
              <pic:pic xmlns:pic="http://schemas.openxmlformats.org/drawingml/2006/picture">
                <pic:nvPicPr>
                  <pic:cNvPr id="32" name="Google Shape;131;p16">
                    <a:extLst>
                      <a:ext uri="{FF2B5EF4-FFF2-40B4-BE49-F238E27FC236}">
                        <a16:creationId xmlns:a16="http://schemas.microsoft.com/office/drawing/2014/main" id="{E1CD3453-C0B8-4D44-B91D-1922D348B314}"/>
                      </a:ext>
                    </a:extLst>
                  </pic:cNvPr>
                  <pic:cNvPicPr preferRelativeResize="0"/>
                </pic:nvPicPr>
                <pic:blipFill rotWithShape="1">
                  <a:blip r:embed="rId3">
                    <a:alphaModFix/>
                  </a:blip>
                  <a:srcRect l="6660" t="11082" r="6826" b="-484"/>
                  <a:stretch/>
                </pic:blipFill>
                <pic:spPr bwMode="auto">
                  <a:xfrm>
                    <a:off x="0" y="0"/>
                    <a:ext cx="1203436" cy="232816"/>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18"/>
        <w:szCs w:val="18"/>
      </w:rPr>
      <w:t xml:space="preserve">      </w:t>
    </w:r>
    <w:r w:rsidRPr="004433AB">
      <w:rPr>
        <w:b/>
        <w:bCs/>
        <w:noProof/>
        <w:sz w:val="18"/>
        <w:szCs w:val="18"/>
      </w:rPr>
      <w:drawing>
        <wp:inline distT="0" distB="0" distL="0" distR="0" wp14:anchorId="0007F529" wp14:editId="4C54D3E6">
          <wp:extent cx="387350" cy="336550"/>
          <wp:effectExtent l="0" t="0" r="0" b="6350"/>
          <wp:docPr id="21" name="Image 21">
            <a:extLst xmlns:a="http://schemas.openxmlformats.org/drawingml/2006/main">
              <a:ext uri="{FF2B5EF4-FFF2-40B4-BE49-F238E27FC236}">
                <a16:creationId xmlns:a16="http://schemas.microsoft.com/office/drawing/2014/main" id="{2FB6DB98-F491-4E99-881C-45E00BDEEEEC}"/>
              </a:ext>
            </a:extLst>
          </wp:docPr>
          <wp:cNvGraphicFramePr/>
          <a:graphic xmlns:a="http://schemas.openxmlformats.org/drawingml/2006/main">
            <a:graphicData uri="http://schemas.openxmlformats.org/drawingml/2006/picture">
              <pic:pic xmlns:pic="http://schemas.openxmlformats.org/drawingml/2006/picture">
                <pic:nvPicPr>
                  <pic:cNvPr id="33" name="Google Shape;129;p16">
                    <a:extLst>
                      <a:ext uri="{FF2B5EF4-FFF2-40B4-BE49-F238E27FC236}">
                        <a16:creationId xmlns:a16="http://schemas.microsoft.com/office/drawing/2014/main" id="{2FB6DB98-F491-4E99-881C-45E00BDEEEEC}"/>
                      </a:ext>
                    </a:extLst>
                  </pic:cNvPr>
                  <pic:cNvPicPr preferRelativeResize="0"/>
                </pic:nvPicPr>
                <pic:blipFill>
                  <a:blip r:embed="rId4">
                    <a:alphaModFix/>
                  </a:blip>
                  <a:stretch>
                    <a:fillRect/>
                  </a:stretch>
                </pic:blipFill>
                <pic:spPr>
                  <a:xfrm>
                    <a:off x="0" y="0"/>
                    <a:ext cx="387795" cy="336937"/>
                  </a:xfrm>
                  <a:prstGeom prst="rect">
                    <a:avLst/>
                  </a:prstGeom>
                  <a:noFill/>
                  <a:ln>
                    <a:noFill/>
                  </a:ln>
                </pic:spPr>
              </pic:pic>
            </a:graphicData>
          </a:graphic>
        </wp:inline>
      </w:drawing>
    </w:r>
    <w:r>
      <w:rPr>
        <w:b/>
        <w:bCs/>
        <w:sz w:val="18"/>
        <w:szCs w:val="18"/>
      </w:rPr>
      <w:t xml:space="preserve">      </w:t>
    </w:r>
    <w:r w:rsidRPr="004433AB">
      <w:rPr>
        <w:b/>
        <w:bCs/>
        <w:noProof/>
        <w:sz w:val="18"/>
        <w:szCs w:val="18"/>
      </w:rPr>
      <w:drawing>
        <wp:inline distT="0" distB="0" distL="0" distR="0" wp14:anchorId="6D520CA0" wp14:editId="7FBB3714">
          <wp:extent cx="1007850" cy="171450"/>
          <wp:effectExtent l="0" t="0" r="1905" b="0"/>
          <wp:docPr id="22" name="Image 22">
            <a:extLst xmlns:a="http://schemas.openxmlformats.org/drawingml/2006/main">
              <a:ext uri="{FF2B5EF4-FFF2-40B4-BE49-F238E27FC236}">
                <a16:creationId xmlns:a16="http://schemas.microsoft.com/office/drawing/2014/main" id="{1CA39DA8-1FBF-4D40-8026-CCCB0CA19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a:extLst>
                      <a:ext uri="{FF2B5EF4-FFF2-40B4-BE49-F238E27FC236}">
                        <a16:creationId xmlns:a16="http://schemas.microsoft.com/office/drawing/2014/main" id="{1CA39DA8-1FBF-4D40-8026-CCCB0CA194D3}"/>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9826" cy="175188"/>
                  </a:xfrm>
                  <a:prstGeom prst="rect">
                    <a:avLst/>
                  </a:prstGeom>
                  <a:noFill/>
                </pic:spPr>
              </pic:pic>
            </a:graphicData>
          </a:graphic>
        </wp:inline>
      </w:drawing>
    </w:r>
    <w:r>
      <w:rPr>
        <w:b/>
        <w:bCs/>
        <w:sz w:val="18"/>
        <w:szCs w:val="18"/>
      </w:rPr>
      <w:t xml:space="preserve">      </w:t>
    </w:r>
    <w:r w:rsidRPr="004433AB">
      <w:rPr>
        <w:noProof/>
      </w:rPr>
      <w:drawing>
        <wp:inline distT="0" distB="0" distL="0" distR="0" wp14:anchorId="4C3CFC44" wp14:editId="5AA69C3C">
          <wp:extent cx="1428750" cy="215900"/>
          <wp:effectExtent l="0" t="0" r="0" b="0"/>
          <wp:docPr id="23" name="Image 23">
            <a:extLst xmlns:a="http://schemas.openxmlformats.org/drawingml/2006/main">
              <a:ext uri="{FF2B5EF4-FFF2-40B4-BE49-F238E27FC236}">
                <a16:creationId xmlns:a16="http://schemas.microsoft.com/office/drawing/2014/main" id="{265960EA-9798-496E-A566-02C9C61C2763}"/>
              </a:ext>
            </a:extLst>
          </wp:docPr>
          <wp:cNvGraphicFramePr/>
          <a:graphic xmlns:a="http://schemas.openxmlformats.org/drawingml/2006/main">
            <a:graphicData uri="http://schemas.openxmlformats.org/drawingml/2006/picture">
              <pic:pic xmlns:pic="http://schemas.openxmlformats.org/drawingml/2006/picture">
                <pic:nvPicPr>
                  <pic:cNvPr id="31" name="Google Shape;133;p16">
                    <a:extLst>
                      <a:ext uri="{FF2B5EF4-FFF2-40B4-BE49-F238E27FC236}">
                        <a16:creationId xmlns:a16="http://schemas.microsoft.com/office/drawing/2014/main" id="{265960EA-9798-496E-A566-02C9C61C2763}"/>
                      </a:ext>
                    </a:extLst>
                  </pic:cNvPr>
                  <pic:cNvPicPr preferRelativeResize="0"/>
                </pic:nvPicPr>
                <pic:blipFill>
                  <a:blip r:embed="rId6">
                    <a:alphaModFix/>
                  </a:blip>
                  <a:stretch>
                    <a:fillRect/>
                  </a:stretch>
                </pic:blipFill>
                <pic:spPr>
                  <a:xfrm>
                    <a:off x="0" y="0"/>
                    <a:ext cx="1429935" cy="21607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17BCB" w14:textId="77777777" w:rsidR="00387BBF" w:rsidRDefault="00387BBF">
      <w:pPr>
        <w:spacing w:after="0" w:line="240" w:lineRule="auto"/>
      </w:pPr>
      <w:r>
        <w:separator/>
      </w:r>
    </w:p>
  </w:footnote>
  <w:footnote w:type="continuationSeparator" w:id="0">
    <w:p w14:paraId="7655A995" w14:textId="77777777" w:rsidR="00387BBF" w:rsidRDefault="00387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05C43" w14:textId="77777777" w:rsidR="00402AAA" w:rsidRPr="00CE0103" w:rsidRDefault="00F2475E" w:rsidP="00F2475E">
    <w:pPr>
      <w:pStyle w:val="En-tte"/>
    </w:pPr>
    <w:r>
      <w:rPr>
        <w:noProof/>
      </w:rPr>
      <w:drawing>
        <wp:inline distT="0" distB="0" distL="0" distR="0" wp14:anchorId="7466F67F" wp14:editId="2D0B607F">
          <wp:extent cx="2114550" cy="47946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pic:nvPicPr>
                <pic:blipFill>
                  <a:blip r:embed="rId1">
                    <a:extLst>
                      <a:ext uri="{28A0092B-C50C-407E-A947-70E740481C1C}">
                        <a14:useLocalDpi xmlns:a14="http://schemas.microsoft.com/office/drawing/2010/main" val="0"/>
                      </a:ext>
                    </a:extLst>
                  </a:blip>
                  <a:stretch>
                    <a:fillRect/>
                  </a:stretch>
                </pic:blipFill>
                <pic:spPr>
                  <a:xfrm>
                    <a:off x="0" y="0"/>
                    <a:ext cx="2114550" cy="47946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41D8" w14:textId="77777777" w:rsidR="00402AAA" w:rsidRPr="00CE0103" w:rsidRDefault="00F2475E" w:rsidP="00F2475E">
    <w:pPr>
      <w:pStyle w:val="En-tte"/>
    </w:pPr>
    <w:r>
      <w:rPr>
        <w:noProof/>
      </w:rPr>
      <w:drawing>
        <wp:inline distT="0" distB="0" distL="0" distR="0" wp14:anchorId="69FD369C" wp14:editId="3224E33A">
          <wp:extent cx="2114550" cy="47946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
                    <a:extLst>
                      <a:ext uri="{28A0092B-C50C-407E-A947-70E740481C1C}">
                        <a14:useLocalDpi xmlns:a14="http://schemas.microsoft.com/office/drawing/2010/main" val="0"/>
                      </a:ext>
                    </a:extLst>
                  </a:blip>
                  <a:stretch>
                    <a:fillRect/>
                  </a:stretch>
                </pic:blipFill>
                <pic:spPr>
                  <a:xfrm>
                    <a:off x="0" y="0"/>
                    <a:ext cx="2114550" cy="4794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09"/>
    <w:multiLevelType w:val="hybridMultilevel"/>
    <w:tmpl w:val="23AABBD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BB186D"/>
    <w:multiLevelType w:val="hybridMultilevel"/>
    <w:tmpl w:val="3AD09208"/>
    <w:lvl w:ilvl="0" w:tplc="FFFFFFFF">
      <w:numFmt w:val="bullet"/>
      <w:lvlText w:val="-"/>
      <w:lvlJc w:val="left"/>
      <w:pPr>
        <w:ind w:left="1068" w:hanging="360"/>
      </w:pPr>
      <w:rPr>
        <w:rFonts w:ascii="Aptos" w:eastAsiaTheme="minorHAnsi" w:hAnsi="Aptos" w:cstheme="minorBidi"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040C000B">
      <w:start w:val="1"/>
      <w:numFmt w:val="bullet"/>
      <w:lvlText w:val=""/>
      <w:lvlJc w:val="left"/>
      <w:pPr>
        <w:ind w:left="3948" w:hanging="360"/>
      </w:pPr>
      <w:rPr>
        <w:rFonts w:ascii="Wingdings" w:hAnsi="Wingdings" w:hint="default"/>
      </w:rPr>
    </w:lvl>
    <w:lvl w:ilvl="5" w:tplc="FFFFFFFF">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14147064"/>
    <w:multiLevelType w:val="multilevel"/>
    <w:tmpl w:val="F2D8CED4"/>
    <w:lvl w:ilvl="0">
      <w:start w:val="1"/>
      <w:numFmt w:val="none"/>
      <w:suff w:val="space"/>
      <w:lvlText w:val="%1"/>
      <w:lvlJc w:val="left"/>
      <w:pPr>
        <w:ind w:left="432" w:hanging="432"/>
      </w:pPr>
      <w:rPr>
        <w:rFonts w:hint="default"/>
      </w:rPr>
    </w:lvl>
    <w:lvl w:ilvl="1">
      <w:start w:val="1"/>
      <w:numFmt w:val="decimal"/>
      <w:pStyle w:val="Style2"/>
      <w:lvlText w:val="%1%2"/>
      <w:lvlJc w:val="left"/>
      <w:pPr>
        <w:tabs>
          <w:tab w:val="num" w:pos="576"/>
        </w:tabs>
        <w:ind w:left="576" w:hanging="576"/>
      </w:pPr>
      <w:rPr>
        <w:rFonts w:hint="default"/>
      </w:rPr>
    </w:lvl>
    <w:lvl w:ilvl="2">
      <w:start w:val="1"/>
      <w:numFmt w:val="decimal"/>
      <w:pStyle w:val="Style3"/>
      <w:lvlText w:val="%1%2.%3"/>
      <w:lvlJc w:val="left"/>
      <w:pPr>
        <w:tabs>
          <w:tab w:val="num" w:pos="720"/>
        </w:tabs>
        <w:ind w:left="720" w:hanging="720"/>
      </w:pPr>
      <w:rPr>
        <w:rFonts w:hint="default"/>
      </w:rPr>
    </w:lvl>
    <w:lvl w:ilvl="3">
      <w:start w:val="1"/>
      <w:numFmt w:val="decimal"/>
      <w:pStyle w:val="Style4"/>
      <w:lvlText w:val="%1%2.%3.%4"/>
      <w:lvlJc w:val="left"/>
      <w:pPr>
        <w:tabs>
          <w:tab w:val="num" w:pos="864"/>
        </w:tabs>
        <w:ind w:left="864" w:hanging="864"/>
      </w:pPr>
      <w:rPr>
        <w:rFonts w:hint="default"/>
      </w:rPr>
    </w:lvl>
    <w:lvl w:ilvl="4">
      <w:start w:val="1"/>
      <w:numFmt w:val="decimal"/>
      <w:pStyle w:val="Style5"/>
      <w:lvlText w:val="%1%2.%3.%4.%5"/>
      <w:lvlJc w:val="left"/>
      <w:pPr>
        <w:tabs>
          <w:tab w:val="num" w:pos="1008"/>
        </w:tabs>
        <w:ind w:left="1008" w:hanging="1008"/>
      </w:pPr>
      <w:rPr>
        <w:rFonts w:hint="default"/>
      </w:rPr>
    </w:lvl>
    <w:lvl w:ilvl="5">
      <w:start w:val="1"/>
      <w:numFmt w:val="decimal"/>
      <w:pStyle w:val="Style6"/>
      <w:lvlText w:val="%1%2.%3.%4.%5.%6"/>
      <w:lvlJc w:val="left"/>
      <w:pPr>
        <w:tabs>
          <w:tab w:val="num" w:pos="1152"/>
        </w:tabs>
        <w:ind w:left="1152" w:hanging="1152"/>
      </w:pPr>
      <w:rPr>
        <w:rFonts w:hint="default"/>
      </w:rPr>
    </w:lvl>
    <w:lvl w:ilvl="6">
      <w:start w:val="1"/>
      <w:numFmt w:val="decimal"/>
      <w:pStyle w:val="Style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5E6495B"/>
    <w:multiLevelType w:val="multilevel"/>
    <w:tmpl w:val="0AFE2268"/>
    <w:lvl w:ilvl="0">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13" w:hanging="504"/>
      </w:pPr>
      <w:rPr>
        <w:rFonts w:hint="default"/>
      </w:rPr>
    </w:lvl>
    <w:lvl w:ilvl="3">
      <w:start w:val="1"/>
      <w:numFmt w:val="decimal"/>
      <w:pStyle w:val="Titre4"/>
      <w:lvlText w:val="%1.%2.%3.%4."/>
      <w:lvlJc w:val="left"/>
      <w:pPr>
        <w:ind w:left="1728" w:hanging="648"/>
      </w:pPr>
      <w:rPr>
        <w:rFonts w:hint="default"/>
      </w:rPr>
    </w:lvl>
    <w:lvl w:ilvl="4">
      <w:start w:val="1"/>
      <w:numFmt w:val="decimal"/>
      <w:pStyle w:val="Titre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87266"/>
    <w:multiLevelType w:val="hybridMultilevel"/>
    <w:tmpl w:val="03C86AA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F11482"/>
    <w:multiLevelType w:val="hybridMultilevel"/>
    <w:tmpl w:val="04209E5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EA1760"/>
    <w:multiLevelType w:val="multilevel"/>
    <w:tmpl w:val="CFF22934"/>
    <w:lvl w:ilvl="0">
      <w:start w:val="3"/>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364772C2"/>
    <w:multiLevelType w:val="hybridMultilevel"/>
    <w:tmpl w:val="7D42D53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B05E25"/>
    <w:multiLevelType w:val="hybridMultilevel"/>
    <w:tmpl w:val="D1F2D7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227165"/>
    <w:multiLevelType w:val="hybridMultilevel"/>
    <w:tmpl w:val="C472E44C"/>
    <w:lvl w:ilvl="0" w:tplc="5D5045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543236"/>
    <w:multiLevelType w:val="hybridMultilevel"/>
    <w:tmpl w:val="E7428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A76A3"/>
    <w:multiLevelType w:val="hybridMultilevel"/>
    <w:tmpl w:val="4A4819A4"/>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CD2424"/>
    <w:multiLevelType w:val="hybridMultilevel"/>
    <w:tmpl w:val="D6947B0C"/>
    <w:lvl w:ilvl="0" w:tplc="C1F210C0">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A55639E"/>
    <w:multiLevelType w:val="hybridMultilevel"/>
    <w:tmpl w:val="E48671DC"/>
    <w:lvl w:ilvl="0" w:tplc="8D72BB6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61CF7E4A"/>
    <w:multiLevelType w:val="hybridMultilevel"/>
    <w:tmpl w:val="952E89D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61019FA"/>
    <w:multiLevelType w:val="multilevel"/>
    <w:tmpl w:val="29005C9A"/>
    <w:lvl w:ilvl="0">
      <w:start w:val="1"/>
      <w:numFmt w:val="bullet"/>
      <w:pStyle w:val="Puceniv1"/>
      <w:lvlText w:val=""/>
      <w:lvlJc w:val="left"/>
      <w:pPr>
        <w:tabs>
          <w:tab w:val="num" w:pos="1021"/>
        </w:tabs>
        <w:ind w:left="1021" w:hanging="454"/>
      </w:pPr>
      <w:rPr>
        <w:rFonts w:ascii="Wingdings" w:hAnsi="Wingdings" w:hint="default"/>
        <w:b w:val="0"/>
        <w:i w:val="0"/>
        <w:color w:val="1C2691"/>
        <w:sz w:val="28"/>
      </w:rPr>
    </w:lvl>
    <w:lvl w:ilvl="1">
      <w:start w:val="1"/>
      <w:numFmt w:val="bullet"/>
      <w:pStyle w:val="Puceniv2"/>
      <w:lvlText w:val=""/>
      <w:lvlJc w:val="left"/>
      <w:pPr>
        <w:tabs>
          <w:tab w:val="num" w:pos="1588"/>
        </w:tabs>
        <w:ind w:left="1588" w:hanging="454"/>
      </w:pPr>
      <w:rPr>
        <w:rFonts w:ascii="Wingdings" w:hAnsi="Wingdings" w:hint="default"/>
        <w:b w:val="0"/>
        <w:i w:val="0"/>
        <w:color w:val="1C2691"/>
        <w:sz w:val="24"/>
      </w:rPr>
    </w:lvl>
    <w:lvl w:ilvl="2">
      <w:start w:val="1"/>
      <w:numFmt w:val="bullet"/>
      <w:pStyle w:val="Puceniv3"/>
      <w:lvlText w:val=""/>
      <w:lvlJc w:val="left"/>
      <w:pPr>
        <w:tabs>
          <w:tab w:val="num" w:pos="2155"/>
        </w:tabs>
        <w:ind w:left="2155" w:hanging="454"/>
      </w:pPr>
      <w:rPr>
        <w:rFonts w:ascii="Wingdings" w:hAnsi="Wingdings" w:hint="default"/>
        <w:b w:val="0"/>
        <w:i w:val="0"/>
        <w:color w:val="1C2691"/>
        <w:sz w:val="24"/>
      </w:rPr>
    </w:lvl>
    <w:lvl w:ilvl="3">
      <w:start w:val="1"/>
      <w:numFmt w:val="bullet"/>
      <w:pStyle w:val="Puceniv4"/>
      <w:lvlText w:val=""/>
      <w:lvlJc w:val="left"/>
      <w:pPr>
        <w:tabs>
          <w:tab w:val="num" w:pos="2722"/>
        </w:tabs>
        <w:ind w:left="2722" w:hanging="454"/>
      </w:pPr>
      <w:rPr>
        <w:rFonts w:ascii="Wingdings" w:hAnsi="Wingdings" w:hint="default"/>
        <w:b w:val="0"/>
        <w:i w:val="0"/>
        <w:color w:val="1C2691"/>
        <w:sz w:val="22"/>
      </w:rPr>
    </w:lvl>
    <w:lvl w:ilvl="4">
      <w:start w:val="1"/>
      <w:numFmt w:val="bullet"/>
      <w:pStyle w:val="Puceniv3"/>
      <w:lvlText w:val=""/>
      <w:lvlJc w:val="left"/>
      <w:pPr>
        <w:tabs>
          <w:tab w:val="num" w:pos="3289"/>
        </w:tabs>
        <w:ind w:left="3289" w:hanging="454"/>
      </w:pPr>
      <w:rPr>
        <w:rFonts w:ascii="Wingdings" w:hAnsi="Wingdings" w:hint="default"/>
        <w:color w:val="1C2691"/>
        <w:sz w:val="22"/>
      </w:rPr>
    </w:lvl>
    <w:lvl w:ilvl="5">
      <w:start w:val="1"/>
      <w:numFmt w:val="bullet"/>
      <w:pStyle w:val="Puceniv4"/>
      <w:lvlText w:val=""/>
      <w:lvlJc w:val="left"/>
      <w:pPr>
        <w:tabs>
          <w:tab w:val="num" w:pos="3856"/>
        </w:tabs>
        <w:ind w:left="3856" w:hanging="454"/>
      </w:pPr>
      <w:rPr>
        <w:rFonts w:ascii="Wingdings" w:hAnsi="Wingdings" w:hint="default"/>
        <w:color w:val="1C2691"/>
        <w:sz w:val="20"/>
      </w:rPr>
    </w:lvl>
    <w:lvl w:ilvl="6">
      <w:start w:val="1"/>
      <w:numFmt w:val="decimal"/>
      <w:lvlText w:val="%7."/>
      <w:lvlJc w:val="left"/>
      <w:pPr>
        <w:tabs>
          <w:tab w:val="num" w:pos="1666"/>
        </w:tabs>
        <w:ind w:left="1666" w:hanging="360"/>
      </w:pPr>
      <w:rPr>
        <w:rFonts w:hint="default"/>
      </w:rPr>
    </w:lvl>
    <w:lvl w:ilvl="7">
      <w:start w:val="1"/>
      <w:numFmt w:val="lowerLetter"/>
      <w:lvlText w:val="%8."/>
      <w:lvlJc w:val="left"/>
      <w:pPr>
        <w:tabs>
          <w:tab w:val="num" w:pos="2026"/>
        </w:tabs>
        <w:ind w:left="2026" w:hanging="360"/>
      </w:pPr>
      <w:rPr>
        <w:rFonts w:hint="default"/>
      </w:rPr>
    </w:lvl>
    <w:lvl w:ilvl="8">
      <w:start w:val="1"/>
      <w:numFmt w:val="lowerRoman"/>
      <w:lvlText w:val="%9."/>
      <w:lvlJc w:val="left"/>
      <w:pPr>
        <w:tabs>
          <w:tab w:val="num" w:pos="2386"/>
        </w:tabs>
        <w:ind w:left="2386" w:hanging="360"/>
      </w:pPr>
      <w:rPr>
        <w:rFonts w:hint="default"/>
      </w:rPr>
    </w:lvl>
  </w:abstractNum>
  <w:num w:numId="1" w16cid:durableId="1153713505">
    <w:abstractNumId w:val="3"/>
  </w:num>
  <w:num w:numId="2" w16cid:durableId="1413627782">
    <w:abstractNumId w:val="15"/>
  </w:num>
  <w:num w:numId="3" w16cid:durableId="1006134471">
    <w:abstractNumId w:val="2"/>
  </w:num>
  <w:num w:numId="4" w16cid:durableId="53896891">
    <w:abstractNumId w:val="12"/>
  </w:num>
  <w:num w:numId="5" w16cid:durableId="1397821091">
    <w:abstractNumId w:val="13"/>
  </w:num>
  <w:num w:numId="6" w16cid:durableId="825319281">
    <w:abstractNumId w:val="1"/>
  </w:num>
  <w:num w:numId="7" w16cid:durableId="1100956536">
    <w:abstractNumId w:val="3"/>
  </w:num>
  <w:num w:numId="8" w16cid:durableId="459491906">
    <w:abstractNumId w:val="3"/>
  </w:num>
  <w:num w:numId="9" w16cid:durableId="1658916535">
    <w:abstractNumId w:val="3"/>
  </w:num>
  <w:num w:numId="10" w16cid:durableId="316691075">
    <w:abstractNumId w:val="3"/>
  </w:num>
  <w:num w:numId="11" w16cid:durableId="11574551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6443076">
    <w:abstractNumId w:val="3"/>
  </w:num>
  <w:num w:numId="13" w16cid:durableId="1432974643">
    <w:abstractNumId w:val="3"/>
  </w:num>
  <w:num w:numId="14" w16cid:durableId="2015108037">
    <w:abstractNumId w:val="3"/>
  </w:num>
  <w:num w:numId="15" w16cid:durableId="20628228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0033251">
    <w:abstractNumId w:val="3"/>
  </w:num>
  <w:num w:numId="17" w16cid:durableId="2112817067">
    <w:abstractNumId w:val="6"/>
  </w:num>
  <w:num w:numId="18" w16cid:durableId="216429870">
    <w:abstractNumId w:val="3"/>
  </w:num>
  <w:num w:numId="19" w16cid:durableId="1217157637">
    <w:abstractNumId w:val="9"/>
  </w:num>
  <w:num w:numId="20" w16cid:durableId="1046564362">
    <w:abstractNumId w:val="5"/>
  </w:num>
  <w:num w:numId="21" w16cid:durableId="1551577249">
    <w:abstractNumId w:val="3"/>
  </w:num>
  <w:num w:numId="22" w16cid:durableId="1160341486">
    <w:abstractNumId w:val="10"/>
  </w:num>
  <w:num w:numId="23" w16cid:durableId="1663852200">
    <w:abstractNumId w:val="14"/>
  </w:num>
  <w:num w:numId="24" w16cid:durableId="782307800">
    <w:abstractNumId w:val="0"/>
  </w:num>
  <w:num w:numId="25" w16cid:durableId="1348219589">
    <w:abstractNumId w:val="8"/>
  </w:num>
  <w:num w:numId="26" w16cid:durableId="1139765700">
    <w:abstractNumId w:val="11"/>
  </w:num>
  <w:num w:numId="27" w16cid:durableId="1159811562">
    <w:abstractNumId w:val="7"/>
  </w:num>
  <w:num w:numId="28" w16cid:durableId="63815366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MOUD Mohamed-Ali">
    <w15:presenceInfo w15:providerId="AD" w15:userId="S::Mohamed-Ali.MAHMOUD@akkodis.com::e3512e3e-6b45-4dab-9685-b21ad248e7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C8"/>
    <w:rsid w:val="000049F9"/>
    <w:rsid w:val="00006E6E"/>
    <w:rsid w:val="00023DA6"/>
    <w:rsid w:val="00024823"/>
    <w:rsid w:val="00025B53"/>
    <w:rsid w:val="000316F5"/>
    <w:rsid w:val="0003626A"/>
    <w:rsid w:val="00046257"/>
    <w:rsid w:val="00046548"/>
    <w:rsid w:val="000474ED"/>
    <w:rsid w:val="0005491D"/>
    <w:rsid w:val="00060852"/>
    <w:rsid w:val="0007502B"/>
    <w:rsid w:val="00075146"/>
    <w:rsid w:val="0008045A"/>
    <w:rsid w:val="0008756A"/>
    <w:rsid w:val="000A57EA"/>
    <w:rsid w:val="000B67FD"/>
    <w:rsid w:val="000E1A91"/>
    <w:rsid w:val="000E7292"/>
    <w:rsid w:val="000F0868"/>
    <w:rsid w:val="000F270F"/>
    <w:rsid w:val="000F6F8F"/>
    <w:rsid w:val="000F7647"/>
    <w:rsid w:val="001000CA"/>
    <w:rsid w:val="001008E0"/>
    <w:rsid w:val="0010595F"/>
    <w:rsid w:val="0010648B"/>
    <w:rsid w:val="0011704D"/>
    <w:rsid w:val="00120E68"/>
    <w:rsid w:val="00131C90"/>
    <w:rsid w:val="00142BE8"/>
    <w:rsid w:val="0014352F"/>
    <w:rsid w:val="00144F82"/>
    <w:rsid w:val="00145C30"/>
    <w:rsid w:val="00146E31"/>
    <w:rsid w:val="0015170C"/>
    <w:rsid w:val="001542D0"/>
    <w:rsid w:val="00162583"/>
    <w:rsid w:val="00167EF2"/>
    <w:rsid w:val="00182C12"/>
    <w:rsid w:val="00190009"/>
    <w:rsid w:val="001B6BAB"/>
    <w:rsid w:val="001C3387"/>
    <w:rsid w:val="001C34EA"/>
    <w:rsid w:val="001E0CD7"/>
    <w:rsid w:val="001E19AC"/>
    <w:rsid w:val="001E25F3"/>
    <w:rsid w:val="001E5BFE"/>
    <w:rsid w:val="001E6252"/>
    <w:rsid w:val="001F3EC8"/>
    <w:rsid w:val="00200F3F"/>
    <w:rsid w:val="00201640"/>
    <w:rsid w:val="00207D18"/>
    <w:rsid w:val="002110E4"/>
    <w:rsid w:val="002140BB"/>
    <w:rsid w:val="00214C8F"/>
    <w:rsid w:val="002155B7"/>
    <w:rsid w:val="00226431"/>
    <w:rsid w:val="00231B75"/>
    <w:rsid w:val="0023422E"/>
    <w:rsid w:val="00235965"/>
    <w:rsid w:val="00236A4F"/>
    <w:rsid w:val="002374C7"/>
    <w:rsid w:val="00241650"/>
    <w:rsid w:val="00251330"/>
    <w:rsid w:val="00252C5A"/>
    <w:rsid w:val="002536DE"/>
    <w:rsid w:val="00267DC4"/>
    <w:rsid w:val="00282C1B"/>
    <w:rsid w:val="002869B4"/>
    <w:rsid w:val="0029386F"/>
    <w:rsid w:val="00296667"/>
    <w:rsid w:val="00296F09"/>
    <w:rsid w:val="002A0B9B"/>
    <w:rsid w:val="002A1BE3"/>
    <w:rsid w:val="002A2699"/>
    <w:rsid w:val="002B452B"/>
    <w:rsid w:val="002B5D99"/>
    <w:rsid w:val="002B7168"/>
    <w:rsid w:val="002B7669"/>
    <w:rsid w:val="002D5B1B"/>
    <w:rsid w:val="002E099F"/>
    <w:rsid w:val="002E16C4"/>
    <w:rsid w:val="002E49B6"/>
    <w:rsid w:val="002F1900"/>
    <w:rsid w:val="002F1D98"/>
    <w:rsid w:val="002F7B13"/>
    <w:rsid w:val="0031093F"/>
    <w:rsid w:val="00341D68"/>
    <w:rsid w:val="00354BFA"/>
    <w:rsid w:val="0035794C"/>
    <w:rsid w:val="00360463"/>
    <w:rsid w:val="00367106"/>
    <w:rsid w:val="003730E1"/>
    <w:rsid w:val="00384C9C"/>
    <w:rsid w:val="00387BBF"/>
    <w:rsid w:val="00394DF7"/>
    <w:rsid w:val="00397872"/>
    <w:rsid w:val="003A3E22"/>
    <w:rsid w:val="003B0AED"/>
    <w:rsid w:val="003B42FF"/>
    <w:rsid w:val="003C1280"/>
    <w:rsid w:val="003C31AF"/>
    <w:rsid w:val="003D1346"/>
    <w:rsid w:val="003D5D13"/>
    <w:rsid w:val="003D66A1"/>
    <w:rsid w:val="003E6092"/>
    <w:rsid w:val="00402AAA"/>
    <w:rsid w:val="00402B2D"/>
    <w:rsid w:val="0041444F"/>
    <w:rsid w:val="00415D54"/>
    <w:rsid w:val="00421CD5"/>
    <w:rsid w:val="004250C5"/>
    <w:rsid w:val="0042548C"/>
    <w:rsid w:val="00425805"/>
    <w:rsid w:val="00434926"/>
    <w:rsid w:val="0045741D"/>
    <w:rsid w:val="00460B7B"/>
    <w:rsid w:val="00463113"/>
    <w:rsid w:val="00465965"/>
    <w:rsid w:val="00471481"/>
    <w:rsid w:val="00475E77"/>
    <w:rsid w:val="00483D3F"/>
    <w:rsid w:val="0048683F"/>
    <w:rsid w:val="004A5A78"/>
    <w:rsid w:val="004A6E91"/>
    <w:rsid w:val="004B2122"/>
    <w:rsid w:val="004C535F"/>
    <w:rsid w:val="004C6ACC"/>
    <w:rsid w:val="004C7AD2"/>
    <w:rsid w:val="004D11FE"/>
    <w:rsid w:val="004D20BC"/>
    <w:rsid w:val="004D2270"/>
    <w:rsid w:val="004E432E"/>
    <w:rsid w:val="004F680F"/>
    <w:rsid w:val="00500BC9"/>
    <w:rsid w:val="00503AB0"/>
    <w:rsid w:val="005242E7"/>
    <w:rsid w:val="00533BA3"/>
    <w:rsid w:val="0053442F"/>
    <w:rsid w:val="005349B7"/>
    <w:rsid w:val="00536468"/>
    <w:rsid w:val="00545690"/>
    <w:rsid w:val="00567EF4"/>
    <w:rsid w:val="00574ED9"/>
    <w:rsid w:val="00581795"/>
    <w:rsid w:val="0059030B"/>
    <w:rsid w:val="00590635"/>
    <w:rsid w:val="00590829"/>
    <w:rsid w:val="00591AB1"/>
    <w:rsid w:val="00596948"/>
    <w:rsid w:val="005C0CB2"/>
    <w:rsid w:val="005C1489"/>
    <w:rsid w:val="005E1EAC"/>
    <w:rsid w:val="005E281F"/>
    <w:rsid w:val="005E3905"/>
    <w:rsid w:val="005E7D5E"/>
    <w:rsid w:val="00600142"/>
    <w:rsid w:val="00604828"/>
    <w:rsid w:val="00613964"/>
    <w:rsid w:val="006147DA"/>
    <w:rsid w:val="006238ED"/>
    <w:rsid w:val="00624681"/>
    <w:rsid w:val="00626323"/>
    <w:rsid w:val="00626458"/>
    <w:rsid w:val="00627B6B"/>
    <w:rsid w:val="00630FE8"/>
    <w:rsid w:val="00641322"/>
    <w:rsid w:val="006467AB"/>
    <w:rsid w:val="0064717A"/>
    <w:rsid w:val="00650D38"/>
    <w:rsid w:val="00673F17"/>
    <w:rsid w:val="006873E5"/>
    <w:rsid w:val="0069723D"/>
    <w:rsid w:val="006A0D2D"/>
    <w:rsid w:val="006A3D82"/>
    <w:rsid w:val="006A6013"/>
    <w:rsid w:val="006A6F7E"/>
    <w:rsid w:val="006A7CC2"/>
    <w:rsid w:val="006B4C77"/>
    <w:rsid w:val="006C09CE"/>
    <w:rsid w:val="006C1F10"/>
    <w:rsid w:val="006C500C"/>
    <w:rsid w:val="006D0CEC"/>
    <w:rsid w:val="006D4C0A"/>
    <w:rsid w:val="006D5E72"/>
    <w:rsid w:val="006E01B8"/>
    <w:rsid w:val="006E2B09"/>
    <w:rsid w:val="006E6EF8"/>
    <w:rsid w:val="006F1E0E"/>
    <w:rsid w:val="006F2388"/>
    <w:rsid w:val="006F3D58"/>
    <w:rsid w:val="006F405D"/>
    <w:rsid w:val="006F49D9"/>
    <w:rsid w:val="006F65C6"/>
    <w:rsid w:val="006F78DC"/>
    <w:rsid w:val="00701E62"/>
    <w:rsid w:val="007028D4"/>
    <w:rsid w:val="00710773"/>
    <w:rsid w:val="00714A9F"/>
    <w:rsid w:val="00732F92"/>
    <w:rsid w:val="00740C76"/>
    <w:rsid w:val="00742D79"/>
    <w:rsid w:val="007465EC"/>
    <w:rsid w:val="00764138"/>
    <w:rsid w:val="0078538F"/>
    <w:rsid w:val="00786DD4"/>
    <w:rsid w:val="007A287B"/>
    <w:rsid w:val="007A3C9F"/>
    <w:rsid w:val="007A51B7"/>
    <w:rsid w:val="007B5721"/>
    <w:rsid w:val="007C0538"/>
    <w:rsid w:val="007C6FD3"/>
    <w:rsid w:val="007E1F92"/>
    <w:rsid w:val="007E3CEA"/>
    <w:rsid w:val="007E5FE7"/>
    <w:rsid w:val="007F1567"/>
    <w:rsid w:val="007F7B8C"/>
    <w:rsid w:val="0080079B"/>
    <w:rsid w:val="00810A4E"/>
    <w:rsid w:val="00814B9B"/>
    <w:rsid w:val="00816926"/>
    <w:rsid w:val="0082104B"/>
    <w:rsid w:val="0082276D"/>
    <w:rsid w:val="00833B14"/>
    <w:rsid w:val="008423F4"/>
    <w:rsid w:val="008444EE"/>
    <w:rsid w:val="00847514"/>
    <w:rsid w:val="00851CEA"/>
    <w:rsid w:val="0085307E"/>
    <w:rsid w:val="00853614"/>
    <w:rsid w:val="00856294"/>
    <w:rsid w:val="00857870"/>
    <w:rsid w:val="00857F6A"/>
    <w:rsid w:val="008663D2"/>
    <w:rsid w:val="00871207"/>
    <w:rsid w:val="00874AA4"/>
    <w:rsid w:val="00875BCE"/>
    <w:rsid w:val="00882EBB"/>
    <w:rsid w:val="00883A94"/>
    <w:rsid w:val="0088446F"/>
    <w:rsid w:val="00890D62"/>
    <w:rsid w:val="00894097"/>
    <w:rsid w:val="008A49D5"/>
    <w:rsid w:val="008B0753"/>
    <w:rsid w:val="008E37C5"/>
    <w:rsid w:val="008E50C1"/>
    <w:rsid w:val="00902911"/>
    <w:rsid w:val="009135E2"/>
    <w:rsid w:val="00921D58"/>
    <w:rsid w:val="009256CE"/>
    <w:rsid w:val="009259C7"/>
    <w:rsid w:val="00927AD8"/>
    <w:rsid w:val="00931307"/>
    <w:rsid w:val="00933B6F"/>
    <w:rsid w:val="00940ABD"/>
    <w:rsid w:val="00943FA9"/>
    <w:rsid w:val="00944321"/>
    <w:rsid w:val="00946A5C"/>
    <w:rsid w:val="00950894"/>
    <w:rsid w:val="00956FF7"/>
    <w:rsid w:val="00971A88"/>
    <w:rsid w:val="00973B30"/>
    <w:rsid w:val="0098004B"/>
    <w:rsid w:val="00980583"/>
    <w:rsid w:val="009855A0"/>
    <w:rsid w:val="009A75FA"/>
    <w:rsid w:val="009B0FA2"/>
    <w:rsid w:val="009B4C05"/>
    <w:rsid w:val="009C7517"/>
    <w:rsid w:val="009D1150"/>
    <w:rsid w:val="009D3879"/>
    <w:rsid w:val="009D40AB"/>
    <w:rsid w:val="009D5991"/>
    <w:rsid w:val="009E1F70"/>
    <w:rsid w:val="009F2AC5"/>
    <w:rsid w:val="009F337E"/>
    <w:rsid w:val="009F668C"/>
    <w:rsid w:val="00A018AD"/>
    <w:rsid w:val="00A03CD4"/>
    <w:rsid w:val="00A118EC"/>
    <w:rsid w:val="00A22097"/>
    <w:rsid w:val="00A34D89"/>
    <w:rsid w:val="00A509E0"/>
    <w:rsid w:val="00A51454"/>
    <w:rsid w:val="00A51BDC"/>
    <w:rsid w:val="00A532B6"/>
    <w:rsid w:val="00A54CAF"/>
    <w:rsid w:val="00A616A5"/>
    <w:rsid w:val="00A72013"/>
    <w:rsid w:val="00A7361B"/>
    <w:rsid w:val="00A75D1F"/>
    <w:rsid w:val="00A808EE"/>
    <w:rsid w:val="00A81971"/>
    <w:rsid w:val="00AA3A25"/>
    <w:rsid w:val="00AA4645"/>
    <w:rsid w:val="00AA6DBF"/>
    <w:rsid w:val="00AB0271"/>
    <w:rsid w:val="00AB33C7"/>
    <w:rsid w:val="00AB589C"/>
    <w:rsid w:val="00AB6B35"/>
    <w:rsid w:val="00AD07BB"/>
    <w:rsid w:val="00AD1DD7"/>
    <w:rsid w:val="00AE1C34"/>
    <w:rsid w:val="00AE21BB"/>
    <w:rsid w:val="00AE4137"/>
    <w:rsid w:val="00B06B18"/>
    <w:rsid w:val="00B1193E"/>
    <w:rsid w:val="00B178C9"/>
    <w:rsid w:val="00B3312B"/>
    <w:rsid w:val="00B35B20"/>
    <w:rsid w:val="00B42DE2"/>
    <w:rsid w:val="00B43546"/>
    <w:rsid w:val="00B440CD"/>
    <w:rsid w:val="00B440DC"/>
    <w:rsid w:val="00B463D1"/>
    <w:rsid w:val="00B56D2C"/>
    <w:rsid w:val="00B7464C"/>
    <w:rsid w:val="00B8592C"/>
    <w:rsid w:val="00B96B2F"/>
    <w:rsid w:val="00B97135"/>
    <w:rsid w:val="00BA08AF"/>
    <w:rsid w:val="00BA232D"/>
    <w:rsid w:val="00BA36F6"/>
    <w:rsid w:val="00BA74D1"/>
    <w:rsid w:val="00BB3A93"/>
    <w:rsid w:val="00BB3B52"/>
    <w:rsid w:val="00BB50A1"/>
    <w:rsid w:val="00BB748D"/>
    <w:rsid w:val="00BC268D"/>
    <w:rsid w:val="00BD1AB0"/>
    <w:rsid w:val="00BD2C1E"/>
    <w:rsid w:val="00BE1728"/>
    <w:rsid w:val="00BE2226"/>
    <w:rsid w:val="00BE6117"/>
    <w:rsid w:val="00C10004"/>
    <w:rsid w:val="00C143AC"/>
    <w:rsid w:val="00C21C7D"/>
    <w:rsid w:val="00C238C0"/>
    <w:rsid w:val="00C32A33"/>
    <w:rsid w:val="00C35915"/>
    <w:rsid w:val="00C35FF7"/>
    <w:rsid w:val="00C47C89"/>
    <w:rsid w:val="00C63EC4"/>
    <w:rsid w:val="00CB315D"/>
    <w:rsid w:val="00CB61A2"/>
    <w:rsid w:val="00CC5578"/>
    <w:rsid w:val="00CD774F"/>
    <w:rsid w:val="00CE0481"/>
    <w:rsid w:val="00D01B1B"/>
    <w:rsid w:val="00D038D0"/>
    <w:rsid w:val="00D06D8C"/>
    <w:rsid w:val="00D3200F"/>
    <w:rsid w:val="00D33B65"/>
    <w:rsid w:val="00D34DBD"/>
    <w:rsid w:val="00D351C2"/>
    <w:rsid w:val="00D36D83"/>
    <w:rsid w:val="00D37894"/>
    <w:rsid w:val="00D420D8"/>
    <w:rsid w:val="00D44FB4"/>
    <w:rsid w:val="00D64EAC"/>
    <w:rsid w:val="00D8601E"/>
    <w:rsid w:val="00D907FF"/>
    <w:rsid w:val="00DA17AB"/>
    <w:rsid w:val="00DB11BC"/>
    <w:rsid w:val="00DB35B0"/>
    <w:rsid w:val="00DB4C7A"/>
    <w:rsid w:val="00DC2A35"/>
    <w:rsid w:val="00DC728A"/>
    <w:rsid w:val="00DD5031"/>
    <w:rsid w:val="00DE0ADE"/>
    <w:rsid w:val="00E03C21"/>
    <w:rsid w:val="00E075ED"/>
    <w:rsid w:val="00E100E8"/>
    <w:rsid w:val="00E1220A"/>
    <w:rsid w:val="00E23B24"/>
    <w:rsid w:val="00E2723A"/>
    <w:rsid w:val="00E37A99"/>
    <w:rsid w:val="00E43AAF"/>
    <w:rsid w:val="00E450DA"/>
    <w:rsid w:val="00E4733E"/>
    <w:rsid w:val="00E57A46"/>
    <w:rsid w:val="00E7165F"/>
    <w:rsid w:val="00E747FD"/>
    <w:rsid w:val="00E835D6"/>
    <w:rsid w:val="00E91A0C"/>
    <w:rsid w:val="00EB1D75"/>
    <w:rsid w:val="00EC16E8"/>
    <w:rsid w:val="00EE0281"/>
    <w:rsid w:val="00EE2DAB"/>
    <w:rsid w:val="00EE4A84"/>
    <w:rsid w:val="00EE61DF"/>
    <w:rsid w:val="00F020F1"/>
    <w:rsid w:val="00F049E2"/>
    <w:rsid w:val="00F06832"/>
    <w:rsid w:val="00F216B9"/>
    <w:rsid w:val="00F2475E"/>
    <w:rsid w:val="00F4034A"/>
    <w:rsid w:val="00F44BA9"/>
    <w:rsid w:val="00F45547"/>
    <w:rsid w:val="00F47BBF"/>
    <w:rsid w:val="00F60441"/>
    <w:rsid w:val="00F6095B"/>
    <w:rsid w:val="00F631E3"/>
    <w:rsid w:val="00F63351"/>
    <w:rsid w:val="00F6448C"/>
    <w:rsid w:val="00F65A3B"/>
    <w:rsid w:val="00F70074"/>
    <w:rsid w:val="00F70389"/>
    <w:rsid w:val="00F7247B"/>
    <w:rsid w:val="00F739E9"/>
    <w:rsid w:val="00F83E4A"/>
    <w:rsid w:val="00F96081"/>
    <w:rsid w:val="00FA675D"/>
    <w:rsid w:val="00FB1075"/>
    <w:rsid w:val="00FB431C"/>
    <w:rsid w:val="00FC49BA"/>
    <w:rsid w:val="00FC7D98"/>
    <w:rsid w:val="00FD79E5"/>
    <w:rsid w:val="00FE0326"/>
    <w:rsid w:val="00FF77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4B88B"/>
  <w15:docId w15:val="{3F4901FD-C73F-4352-A834-99ABB0E6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BFA"/>
    <w:pPr>
      <w:spacing w:after="120"/>
      <w:jc w:val="both"/>
    </w:pPr>
    <w:rPr>
      <w:color w:val="28385A"/>
    </w:rPr>
  </w:style>
  <w:style w:type="paragraph" w:styleId="Titre1">
    <w:name w:val="heading 1"/>
    <w:basedOn w:val="Normal"/>
    <w:next w:val="Normal"/>
    <w:link w:val="Titre1Car"/>
    <w:uiPriority w:val="9"/>
    <w:qFormat/>
    <w:rsid w:val="001F3EC8"/>
    <w:pPr>
      <w:keepNext/>
      <w:keepLines/>
      <w:numPr>
        <w:numId w:val="1"/>
      </w:numPr>
      <w:spacing w:before="120" w:after="240"/>
      <w:outlineLvl w:val="0"/>
    </w:pPr>
    <w:rPr>
      <w:b/>
      <w:bCs/>
      <w:color w:val="E4173F"/>
      <w:sz w:val="32"/>
      <w:szCs w:val="32"/>
    </w:rPr>
  </w:style>
  <w:style w:type="paragraph" w:styleId="Titre2">
    <w:name w:val="heading 2"/>
    <w:basedOn w:val="Normal"/>
    <w:next w:val="Normal"/>
    <w:link w:val="Titre2Car"/>
    <w:uiPriority w:val="9"/>
    <w:unhideWhenUsed/>
    <w:qFormat/>
    <w:rsid w:val="001F3EC8"/>
    <w:pPr>
      <w:keepNext/>
      <w:keepLines/>
      <w:numPr>
        <w:ilvl w:val="1"/>
        <w:numId w:val="1"/>
      </w:numPr>
      <w:spacing w:before="360" w:after="240"/>
      <w:outlineLvl w:val="1"/>
    </w:pPr>
    <w:rPr>
      <w:rFonts w:eastAsiaTheme="majorEastAsia" w:cstheme="majorBidi"/>
      <w:b/>
      <w:bCs/>
      <w:sz w:val="28"/>
      <w:szCs w:val="28"/>
    </w:rPr>
  </w:style>
  <w:style w:type="paragraph" w:styleId="Titre3">
    <w:name w:val="heading 3"/>
    <w:basedOn w:val="Titre2"/>
    <w:next w:val="Normal"/>
    <w:link w:val="Titre3Car"/>
    <w:uiPriority w:val="9"/>
    <w:unhideWhenUsed/>
    <w:qFormat/>
    <w:rsid w:val="001F3EC8"/>
    <w:pPr>
      <w:numPr>
        <w:ilvl w:val="2"/>
      </w:numPr>
      <w:outlineLvl w:val="2"/>
    </w:pPr>
    <w:rPr>
      <w:sz w:val="24"/>
      <w:szCs w:val="24"/>
    </w:rPr>
  </w:style>
  <w:style w:type="paragraph" w:styleId="Titre40">
    <w:name w:val="heading 4"/>
    <w:basedOn w:val="Normal"/>
    <w:next w:val="Normal"/>
    <w:link w:val="Titre4Car"/>
    <w:uiPriority w:val="9"/>
    <w:semiHidden/>
    <w:unhideWhenUsed/>
    <w:rsid w:val="001F3E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0">
    <w:name w:val="heading 5"/>
    <w:basedOn w:val="Normal"/>
    <w:next w:val="Normal"/>
    <w:link w:val="Titre5Car"/>
    <w:uiPriority w:val="9"/>
    <w:semiHidden/>
    <w:unhideWhenUsed/>
    <w:qFormat/>
    <w:rsid w:val="001F3EC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1F3EC8"/>
    <w:pPr>
      <w:keepNext/>
      <w:keepLines/>
      <w:spacing w:before="40" w:after="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001F3EC8"/>
    <w:pPr>
      <w:keepNext/>
      <w:keepLines/>
      <w:spacing w:before="40" w:after="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001F3EC8"/>
    <w:pPr>
      <w:keepNext/>
      <w:keepLines/>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001F3EC8"/>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3EC8"/>
    <w:rPr>
      <w:b/>
      <w:bCs/>
      <w:color w:val="E4173F"/>
      <w:sz w:val="32"/>
      <w:szCs w:val="32"/>
    </w:rPr>
  </w:style>
  <w:style w:type="character" w:customStyle="1" w:styleId="Titre2Car">
    <w:name w:val="Titre 2 Car"/>
    <w:basedOn w:val="Policepardfaut"/>
    <w:link w:val="Titre2"/>
    <w:uiPriority w:val="9"/>
    <w:rsid w:val="001F3EC8"/>
    <w:rPr>
      <w:rFonts w:eastAsiaTheme="majorEastAsia" w:cstheme="majorBidi"/>
      <w:b/>
      <w:bCs/>
      <w:color w:val="28385A"/>
      <w:sz w:val="28"/>
      <w:szCs w:val="28"/>
    </w:rPr>
  </w:style>
  <w:style w:type="character" w:customStyle="1" w:styleId="Titre3Car">
    <w:name w:val="Titre 3 Car"/>
    <w:basedOn w:val="Policepardfaut"/>
    <w:link w:val="Titre3"/>
    <w:uiPriority w:val="9"/>
    <w:rsid w:val="001F3EC8"/>
    <w:rPr>
      <w:rFonts w:eastAsiaTheme="majorEastAsia" w:cstheme="majorBidi"/>
      <w:b/>
      <w:bCs/>
      <w:color w:val="28385A"/>
      <w:sz w:val="24"/>
      <w:szCs w:val="24"/>
    </w:rPr>
  </w:style>
  <w:style w:type="character" w:customStyle="1" w:styleId="Titre4Car">
    <w:name w:val="Titre 4 Car"/>
    <w:basedOn w:val="Policepardfaut"/>
    <w:link w:val="Titre40"/>
    <w:uiPriority w:val="9"/>
    <w:semiHidden/>
    <w:rsid w:val="001F3EC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0"/>
    <w:uiPriority w:val="9"/>
    <w:semiHidden/>
    <w:rsid w:val="001F3EC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1F3EC8"/>
    <w:rPr>
      <w:rFonts w:asciiTheme="majorHAnsi" w:eastAsiaTheme="majorEastAsia" w:hAnsiTheme="majorHAnsi" w:cstheme="majorBidi"/>
      <w:color w:val="1F3763"/>
    </w:rPr>
  </w:style>
  <w:style w:type="character" w:customStyle="1" w:styleId="Titre7Car">
    <w:name w:val="Titre 7 Car"/>
    <w:basedOn w:val="Policepardfaut"/>
    <w:link w:val="Titre7"/>
    <w:uiPriority w:val="9"/>
    <w:rsid w:val="001F3EC8"/>
    <w:rPr>
      <w:rFonts w:asciiTheme="majorHAnsi" w:eastAsiaTheme="majorEastAsia" w:hAnsiTheme="majorHAnsi" w:cstheme="majorBidi"/>
      <w:i/>
      <w:iCs/>
      <w:color w:val="1F3763"/>
    </w:rPr>
  </w:style>
  <w:style w:type="character" w:customStyle="1" w:styleId="Titre8Car">
    <w:name w:val="Titre 8 Car"/>
    <w:basedOn w:val="Policepardfaut"/>
    <w:link w:val="Titre8"/>
    <w:uiPriority w:val="9"/>
    <w:rsid w:val="001F3EC8"/>
    <w:rPr>
      <w:rFonts w:asciiTheme="majorHAnsi" w:eastAsiaTheme="majorEastAsia" w:hAnsiTheme="majorHAnsi" w:cstheme="majorBidi"/>
      <w:color w:val="272727"/>
      <w:sz w:val="21"/>
      <w:szCs w:val="21"/>
    </w:rPr>
  </w:style>
  <w:style w:type="character" w:customStyle="1" w:styleId="Titre9Car">
    <w:name w:val="Titre 9 Car"/>
    <w:basedOn w:val="Policepardfaut"/>
    <w:link w:val="Titre9"/>
    <w:uiPriority w:val="9"/>
    <w:rsid w:val="001F3EC8"/>
    <w:rPr>
      <w:rFonts w:asciiTheme="majorHAnsi" w:eastAsiaTheme="majorEastAsia" w:hAnsiTheme="majorHAnsi" w:cstheme="majorBidi"/>
      <w:i/>
      <w:iCs/>
      <w:color w:val="272727"/>
      <w:sz w:val="21"/>
      <w:szCs w:val="21"/>
    </w:rPr>
  </w:style>
  <w:style w:type="paragraph" w:styleId="En-tte">
    <w:name w:val="header"/>
    <w:basedOn w:val="Normal"/>
    <w:link w:val="En-tteCar"/>
    <w:uiPriority w:val="99"/>
    <w:unhideWhenUsed/>
    <w:rsid w:val="001F3EC8"/>
    <w:pPr>
      <w:tabs>
        <w:tab w:val="center" w:pos="4536"/>
        <w:tab w:val="right" w:pos="9072"/>
      </w:tabs>
      <w:spacing w:after="0"/>
    </w:pPr>
  </w:style>
  <w:style w:type="character" w:customStyle="1" w:styleId="En-tteCar">
    <w:name w:val="En-tête Car"/>
    <w:basedOn w:val="Policepardfaut"/>
    <w:link w:val="En-tte"/>
    <w:uiPriority w:val="99"/>
    <w:rsid w:val="001F3EC8"/>
    <w:rPr>
      <w:color w:val="28385A"/>
    </w:rPr>
  </w:style>
  <w:style w:type="paragraph" w:styleId="Pieddepage">
    <w:name w:val="footer"/>
    <w:basedOn w:val="Normal"/>
    <w:link w:val="PieddepageCar"/>
    <w:uiPriority w:val="99"/>
    <w:unhideWhenUsed/>
    <w:rsid w:val="001F3EC8"/>
    <w:pPr>
      <w:tabs>
        <w:tab w:val="center" w:pos="4536"/>
        <w:tab w:val="right" w:pos="9072"/>
      </w:tabs>
      <w:spacing w:after="0"/>
    </w:pPr>
  </w:style>
  <w:style w:type="character" w:customStyle="1" w:styleId="PieddepageCar">
    <w:name w:val="Pied de page Car"/>
    <w:basedOn w:val="Policepardfaut"/>
    <w:link w:val="Pieddepage"/>
    <w:uiPriority w:val="99"/>
    <w:rsid w:val="001F3EC8"/>
    <w:rPr>
      <w:color w:val="28385A"/>
    </w:rPr>
  </w:style>
  <w:style w:type="table" w:styleId="Grilledutableau">
    <w:name w:val="Table Grid"/>
    <w:basedOn w:val="TableauNormal"/>
    <w:uiPriority w:val="39"/>
    <w:rsid w:val="001F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F3EC8"/>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F3EC8"/>
    <w:rPr>
      <w:rFonts w:ascii="Segoe UI" w:hAnsi="Segoe UI" w:cs="Segoe UI"/>
      <w:color w:val="28385A"/>
      <w:sz w:val="18"/>
      <w:szCs w:val="18"/>
    </w:rPr>
  </w:style>
  <w:style w:type="paragraph" w:styleId="En-ttedetabledesmatires">
    <w:name w:val="TOC Heading"/>
    <w:basedOn w:val="Titre1"/>
    <w:next w:val="Normal"/>
    <w:uiPriority w:val="39"/>
    <w:unhideWhenUsed/>
    <w:qFormat/>
    <w:rsid w:val="001F3EC8"/>
    <w:pPr>
      <w:spacing w:before="0" w:after="0" w:line="360" w:lineRule="auto"/>
      <w:outlineLvl w:val="9"/>
    </w:pPr>
    <w:rPr>
      <w:rFonts w:eastAsiaTheme="majorEastAsia" w:cstheme="majorBidi"/>
      <w:lang w:eastAsia="fr-FR"/>
    </w:rPr>
  </w:style>
  <w:style w:type="paragraph" w:styleId="TM1">
    <w:name w:val="toc 1"/>
    <w:basedOn w:val="Normal"/>
    <w:next w:val="Normal"/>
    <w:uiPriority w:val="39"/>
    <w:unhideWhenUsed/>
    <w:rsid w:val="001F3EC8"/>
    <w:pPr>
      <w:spacing w:after="100"/>
    </w:pPr>
    <w:rPr>
      <w:b/>
      <w:bCs/>
    </w:rPr>
  </w:style>
  <w:style w:type="character" w:styleId="Lienhypertexte">
    <w:name w:val="Hyperlink"/>
    <w:basedOn w:val="Policepardfaut"/>
    <w:uiPriority w:val="99"/>
    <w:unhideWhenUsed/>
    <w:rsid w:val="001F3EC8"/>
    <w:rPr>
      <w:color w:val="0563C1" w:themeColor="hyperlink"/>
      <w:u w:val="single"/>
    </w:rPr>
  </w:style>
  <w:style w:type="paragraph" w:styleId="TM2">
    <w:name w:val="toc 2"/>
    <w:basedOn w:val="Normal"/>
    <w:next w:val="Normal"/>
    <w:uiPriority w:val="39"/>
    <w:unhideWhenUsed/>
    <w:rsid w:val="001F3EC8"/>
    <w:pPr>
      <w:spacing w:after="60"/>
      <w:ind w:left="221"/>
      <w:contextualSpacing/>
    </w:pPr>
    <w:rPr>
      <w:rFonts w:eastAsiaTheme="minorEastAsia" w:cs="Times New Roman"/>
      <w:lang w:eastAsia="fr-FR"/>
    </w:rPr>
  </w:style>
  <w:style w:type="paragraph" w:styleId="TM3">
    <w:name w:val="toc 3"/>
    <w:basedOn w:val="Normal"/>
    <w:next w:val="Normal"/>
    <w:uiPriority w:val="39"/>
    <w:unhideWhenUsed/>
    <w:rsid w:val="001F3EC8"/>
    <w:pPr>
      <w:spacing w:after="60"/>
      <w:ind w:left="442"/>
      <w:contextualSpacing/>
    </w:pPr>
    <w:rPr>
      <w:rFonts w:eastAsiaTheme="minorEastAsia" w:cs="Times New Roman"/>
      <w:lang w:eastAsia="fr-FR"/>
    </w:rPr>
  </w:style>
  <w:style w:type="paragraph" w:styleId="Paragraphedeliste">
    <w:name w:val="List Paragraph"/>
    <w:aliases w:val="Puce,Liste à puces retrait droite,R1,NUMPARAG,Parag numéroté,Listes,Liste à puce - SC,Paragraphe de liste1,normal,Puce1"/>
    <w:basedOn w:val="Normal"/>
    <w:link w:val="ParagraphedelisteCar"/>
    <w:uiPriority w:val="34"/>
    <w:qFormat/>
    <w:rsid w:val="001F3EC8"/>
  </w:style>
  <w:style w:type="character" w:styleId="Titredulivre">
    <w:name w:val="Book Title"/>
    <w:basedOn w:val="Policepardfaut"/>
    <w:uiPriority w:val="33"/>
    <w:rsid w:val="001F3EC8"/>
    <w:rPr>
      <w:b/>
      <w:bCs/>
      <w:i/>
      <w:iCs/>
      <w:spacing w:val="5"/>
    </w:rPr>
  </w:style>
  <w:style w:type="character" w:styleId="Rfrenceintense">
    <w:name w:val="Intense Reference"/>
    <w:basedOn w:val="Policepardfaut"/>
    <w:uiPriority w:val="32"/>
    <w:rsid w:val="001F3EC8"/>
    <w:rPr>
      <w:b/>
      <w:bCs/>
      <w:smallCaps/>
      <w:color w:val="4472C4" w:themeColor="accent1"/>
      <w:spacing w:val="5"/>
    </w:rPr>
  </w:style>
  <w:style w:type="character" w:styleId="Rfrencelgre">
    <w:name w:val="Subtle Reference"/>
    <w:basedOn w:val="Policepardfaut"/>
    <w:uiPriority w:val="31"/>
    <w:rsid w:val="001F3EC8"/>
    <w:rPr>
      <w:smallCaps/>
      <w:color w:val="5A5A5A" w:themeColor="text1" w:themeTint="A5"/>
    </w:rPr>
  </w:style>
  <w:style w:type="character" w:styleId="Marquedecommentaire">
    <w:name w:val="annotation reference"/>
    <w:basedOn w:val="Policepardfaut"/>
    <w:uiPriority w:val="99"/>
    <w:unhideWhenUsed/>
    <w:rsid w:val="001F3EC8"/>
    <w:rPr>
      <w:sz w:val="16"/>
      <w:szCs w:val="16"/>
    </w:rPr>
  </w:style>
  <w:style w:type="paragraph" w:styleId="Commentaire">
    <w:name w:val="annotation text"/>
    <w:basedOn w:val="Normal"/>
    <w:link w:val="CommentaireCar"/>
    <w:uiPriority w:val="1"/>
    <w:unhideWhenUsed/>
    <w:rsid w:val="001F3EC8"/>
    <w:rPr>
      <w:sz w:val="20"/>
      <w:szCs w:val="20"/>
    </w:rPr>
  </w:style>
  <w:style w:type="character" w:customStyle="1" w:styleId="CommentaireCar">
    <w:name w:val="Commentaire Car"/>
    <w:basedOn w:val="Policepardfaut"/>
    <w:link w:val="Commentaire"/>
    <w:uiPriority w:val="1"/>
    <w:rsid w:val="001F3EC8"/>
    <w:rPr>
      <w:color w:val="28385A"/>
      <w:sz w:val="20"/>
      <w:szCs w:val="20"/>
    </w:rPr>
  </w:style>
  <w:style w:type="paragraph" w:styleId="Objetducommentaire">
    <w:name w:val="annotation subject"/>
    <w:basedOn w:val="Commentaire"/>
    <w:next w:val="Commentaire"/>
    <w:link w:val="ObjetducommentaireCar"/>
    <w:uiPriority w:val="99"/>
    <w:semiHidden/>
    <w:unhideWhenUsed/>
    <w:rsid w:val="001F3EC8"/>
    <w:rPr>
      <w:b/>
      <w:bCs/>
    </w:rPr>
  </w:style>
  <w:style w:type="character" w:customStyle="1" w:styleId="ObjetducommentaireCar">
    <w:name w:val="Objet du commentaire Car"/>
    <w:basedOn w:val="CommentaireCar"/>
    <w:link w:val="Objetducommentaire"/>
    <w:uiPriority w:val="99"/>
    <w:semiHidden/>
    <w:rsid w:val="001F3EC8"/>
    <w:rPr>
      <w:b/>
      <w:bCs/>
      <w:color w:val="28385A"/>
      <w:sz w:val="20"/>
      <w:szCs w:val="20"/>
    </w:rPr>
  </w:style>
  <w:style w:type="paragraph" w:styleId="Sansinterligne">
    <w:name w:val="No Spacing"/>
    <w:link w:val="SansinterligneCar"/>
    <w:uiPriority w:val="1"/>
    <w:rsid w:val="001F3EC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F3EC8"/>
    <w:rPr>
      <w:rFonts w:eastAsiaTheme="minorEastAsia"/>
      <w:lang w:eastAsia="fr-FR"/>
    </w:rPr>
  </w:style>
  <w:style w:type="paragraph" w:styleId="Lgende">
    <w:name w:val="caption"/>
    <w:basedOn w:val="Normal"/>
    <w:next w:val="Normal"/>
    <w:uiPriority w:val="35"/>
    <w:unhideWhenUsed/>
    <w:qFormat/>
    <w:rsid w:val="001F3EC8"/>
    <w:pPr>
      <w:spacing w:before="120"/>
      <w:jc w:val="center"/>
    </w:pPr>
    <w:rPr>
      <w:i/>
      <w:iCs/>
      <w:u w:val="single"/>
    </w:rPr>
  </w:style>
  <w:style w:type="paragraph" w:customStyle="1" w:styleId="Puce2">
    <w:name w:val="Puce2"/>
    <w:basedOn w:val="Paragraphedeliste"/>
    <w:link w:val="Puce2Car"/>
    <w:qFormat/>
    <w:rsid w:val="001F3EC8"/>
    <w:pPr>
      <w:numPr>
        <w:ilvl w:val="1"/>
      </w:numPr>
    </w:pPr>
  </w:style>
  <w:style w:type="character" w:customStyle="1" w:styleId="ParagraphedelisteCar">
    <w:name w:val="Paragraphe de liste Car"/>
    <w:aliases w:val="Puce Car,Liste à puces retrait droite Car,R1 Car,NUMPARAG Car,Parag numéroté Car,Listes Car,Liste à puce - SC Car,Paragraphe de liste1 Car,normal Car,Puce1 Car"/>
    <w:basedOn w:val="Policepardfaut"/>
    <w:link w:val="Paragraphedeliste"/>
    <w:uiPriority w:val="34"/>
    <w:qFormat/>
    <w:rsid w:val="001F3EC8"/>
    <w:rPr>
      <w:color w:val="28385A"/>
    </w:rPr>
  </w:style>
  <w:style w:type="character" w:customStyle="1" w:styleId="Puce2Car">
    <w:name w:val="Puce2 Car"/>
    <w:basedOn w:val="ParagraphedelisteCar"/>
    <w:link w:val="Puce2"/>
    <w:rsid w:val="001F3EC8"/>
    <w:rPr>
      <w:color w:val="28385A"/>
    </w:rPr>
  </w:style>
  <w:style w:type="paragraph" w:styleId="Titre">
    <w:name w:val="Title"/>
    <w:basedOn w:val="Titre1"/>
    <w:next w:val="Normal"/>
    <w:link w:val="TitreCar"/>
    <w:uiPriority w:val="10"/>
    <w:qFormat/>
    <w:rsid w:val="001F3EC8"/>
    <w:pPr>
      <w:numPr>
        <w:numId w:val="0"/>
      </w:numPr>
      <w:ind w:left="357" w:hanging="357"/>
    </w:pPr>
  </w:style>
  <w:style w:type="character" w:customStyle="1" w:styleId="TitreCar">
    <w:name w:val="Titre Car"/>
    <w:basedOn w:val="Policepardfaut"/>
    <w:link w:val="Titre"/>
    <w:uiPriority w:val="10"/>
    <w:rsid w:val="001F3EC8"/>
    <w:rPr>
      <w:b/>
      <w:bCs/>
      <w:color w:val="E4173F"/>
      <w:sz w:val="32"/>
      <w:szCs w:val="32"/>
    </w:rPr>
  </w:style>
  <w:style w:type="character" w:customStyle="1" w:styleId="tlid-translation">
    <w:name w:val="tlid-translation"/>
    <w:basedOn w:val="Policepardfaut"/>
    <w:rsid w:val="001F3EC8"/>
  </w:style>
  <w:style w:type="character" w:styleId="Mentionnonrsolue">
    <w:name w:val="Unresolved Mention"/>
    <w:basedOn w:val="Policepardfaut"/>
    <w:uiPriority w:val="99"/>
    <w:semiHidden/>
    <w:unhideWhenUsed/>
    <w:rsid w:val="001F3EC8"/>
    <w:rPr>
      <w:color w:val="605E5C"/>
      <w:shd w:val="clear" w:color="auto" w:fill="E1DFDD"/>
    </w:rPr>
  </w:style>
  <w:style w:type="paragraph" w:styleId="TM4">
    <w:name w:val="toc 4"/>
    <w:basedOn w:val="Normal"/>
    <w:next w:val="Normal"/>
    <w:uiPriority w:val="39"/>
    <w:unhideWhenUsed/>
    <w:rsid w:val="001F3EC8"/>
    <w:pPr>
      <w:spacing w:after="100"/>
      <w:ind w:left="660"/>
      <w:jc w:val="left"/>
    </w:pPr>
    <w:rPr>
      <w:rFonts w:eastAsiaTheme="minorEastAsia"/>
      <w:color w:val="auto"/>
      <w:lang w:val="en-US"/>
    </w:rPr>
  </w:style>
  <w:style w:type="paragraph" w:styleId="TM5">
    <w:name w:val="toc 5"/>
    <w:basedOn w:val="Normal"/>
    <w:next w:val="Normal"/>
    <w:uiPriority w:val="39"/>
    <w:unhideWhenUsed/>
    <w:rsid w:val="001F3EC8"/>
    <w:pPr>
      <w:spacing w:after="100"/>
      <w:ind w:left="880"/>
      <w:jc w:val="left"/>
    </w:pPr>
    <w:rPr>
      <w:rFonts w:eastAsiaTheme="minorEastAsia"/>
      <w:color w:val="auto"/>
      <w:lang w:val="en-US"/>
    </w:rPr>
  </w:style>
  <w:style w:type="paragraph" w:styleId="TM6">
    <w:name w:val="toc 6"/>
    <w:basedOn w:val="Normal"/>
    <w:next w:val="Normal"/>
    <w:uiPriority w:val="39"/>
    <w:unhideWhenUsed/>
    <w:rsid w:val="001F3EC8"/>
    <w:pPr>
      <w:spacing w:after="100"/>
      <w:ind w:left="1100"/>
      <w:jc w:val="left"/>
    </w:pPr>
    <w:rPr>
      <w:rFonts w:eastAsiaTheme="minorEastAsia"/>
      <w:color w:val="auto"/>
      <w:lang w:val="en-US"/>
    </w:rPr>
  </w:style>
  <w:style w:type="paragraph" w:styleId="TM7">
    <w:name w:val="toc 7"/>
    <w:basedOn w:val="Normal"/>
    <w:next w:val="Normal"/>
    <w:uiPriority w:val="39"/>
    <w:unhideWhenUsed/>
    <w:rsid w:val="001F3EC8"/>
    <w:pPr>
      <w:spacing w:after="100"/>
      <w:ind w:left="1320"/>
      <w:jc w:val="left"/>
    </w:pPr>
    <w:rPr>
      <w:rFonts w:eastAsiaTheme="minorEastAsia"/>
      <w:color w:val="auto"/>
      <w:lang w:val="en-US"/>
    </w:rPr>
  </w:style>
  <w:style w:type="paragraph" w:styleId="TM8">
    <w:name w:val="toc 8"/>
    <w:basedOn w:val="Normal"/>
    <w:next w:val="Normal"/>
    <w:uiPriority w:val="39"/>
    <w:unhideWhenUsed/>
    <w:rsid w:val="001F3EC8"/>
    <w:pPr>
      <w:spacing w:after="100"/>
      <w:ind w:left="1540"/>
      <w:jc w:val="left"/>
    </w:pPr>
    <w:rPr>
      <w:rFonts w:eastAsiaTheme="minorEastAsia"/>
      <w:color w:val="auto"/>
      <w:lang w:val="en-US"/>
    </w:rPr>
  </w:style>
  <w:style w:type="paragraph" w:styleId="TM9">
    <w:name w:val="toc 9"/>
    <w:basedOn w:val="Normal"/>
    <w:next w:val="Normal"/>
    <w:uiPriority w:val="39"/>
    <w:unhideWhenUsed/>
    <w:rsid w:val="001F3EC8"/>
    <w:pPr>
      <w:spacing w:after="100"/>
      <w:ind w:left="1760"/>
      <w:jc w:val="left"/>
    </w:pPr>
    <w:rPr>
      <w:rFonts w:eastAsiaTheme="minorEastAsia"/>
      <w:color w:val="auto"/>
      <w:lang w:val="en-US"/>
    </w:rPr>
  </w:style>
  <w:style w:type="paragraph" w:customStyle="1" w:styleId="Titre4">
    <w:name w:val="Titre4"/>
    <w:basedOn w:val="Titre40"/>
    <w:link w:val="Titre4Car0"/>
    <w:qFormat/>
    <w:rsid w:val="001F3EC8"/>
    <w:pPr>
      <w:numPr>
        <w:ilvl w:val="3"/>
        <w:numId w:val="1"/>
      </w:numPr>
    </w:pPr>
    <w:rPr>
      <w:rFonts w:cstheme="minorHAnsi"/>
      <w:i w:val="0"/>
      <w:iCs w:val="0"/>
      <w:color w:val="28385A"/>
    </w:rPr>
  </w:style>
  <w:style w:type="paragraph" w:customStyle="1" w:styleId="Titre5">
    <w:name w:val="Titre5"/>
    <w:basedOn w:val="Titre50"/>
    <w:next w:val="Titre50"/>
    <w:link w:val="Titre5Car0"/>
    <w:qFormat/>
    <w:rsid w:val="001F3EC8"/>
    <w:pPr>
      <w:numPr>
        <w:ilvl w:val="4"/>
        <w:numId w:val="1"/>
      </w:numPr>
    </w:pPr>
    <w:rPr>
      <w:rFonts w:cstheme="minorHAnsi"/>
      <w:i/>
      <w:iCs/>
      <w:color w:val="28385A"/>
    </w:rPr>
  </w:style>
  <w:style w:type="character" w:customStyle="1" w:styleId="Titre4Car0">
    <w:name w:val="Titre4 Car"/>
    <w:basedOn w:val="Titre4Car"/>
    <w:link w:val="Titre4"/>
    <w:rsid w:val="001F3EC8"/>
    <w:rPr>
      <w:rFonts w:asciiTheme="majorHAnsi" w:eastAsiaTheme="majorEastAsia" w:hAnsiTheme="majorHAnsi" w:cstheme="minorHAnsi"/>
      <w:i w:val="0"/>
      <w:iCs w:val="0"/>
      <w:color w:val="28385A"/>
    </w:rPr>
  </w:style>
  <w:style w:type="character" w:customStyle="1" w:styleId="Titre5Car0">
    <w:name w:val="Titre5 Car"/>
    <w:basedOn w:val="Titre4Car0"/>
    <w:link w:val="Titre5"/>
    <w:rsid w:val="001F3EC8"/>
    <w:rPr>
      <w:rFonts w:asciiTheme="majorHAnsi" w:eastAsiaTheme="majorEastAsia" w:hAnsiTheme="majorHAnsi" w:cstheme="minorHAnsi"/>
      <w:i/>
      <w:iCs/>
      <w:color w:val="28385A"/>
    </w:rPr>
  </w:style>
  <w:style w:type="paragraph" w:styleId="Rvision">
    <w:name w:val="Revision"/>
    <w:hidden/>
    <w:uiPriority w:val="99"/>
    <w:semiHidden/>
    <w:rsid w:val="001F3EC8"/>
    <w:pPr>
      <w:spacing w:after="0" w:line="240" w:lineRule="auto"/>
    </w:pPr>
    <w:rPr>
      <w:rFonts w:ascii="Calibri" w:hAnsi="Calibri"/>
      <w:color w:val="28385A"/>
    </w:rPr>
  </w:style>
  <w:style w:type="paragraph" w:customStyle="1" w:styleId="Default">
    <w:name w:val="Default"/>
    <w:rsid w:val="001F3EC8"/>
    <w:pPr>
      <w:autoSpaceDE w:val="0"/>
      <w:autoSpaceDN w:val="0"/>
      <w:adjustRightInd w:val="0"/>
      <w:spacing w:after="0" w:line="240" w:lineRule="auto"/>
    </w:pPr>
    <w:rPr>
      <w:rFonts w:ascii="Calibri" w:hAnsi="Calibri" w:cs="Calibri"/>
      <w:color w:val="000000"/>
      <w:sz w:val="24"/>
      <w:szCs w:val="24"/>
      <w:lang w:val="en-US"/>
    </w:rPr>
  </w:style>
  <w:style w:type="paragraph" w:styleId="NormalWeb">
    <w:name w:val="Normal (Web)"/>
    <w:basedOn w:val="Normal"/>
    <w:uiPriority w:val="99"/>
    <w:semiHidden/>
    <w:unhideWhenUsed/>
    <w:rsid w:val="001F3EC8"/>
    <w:pPr>
      <w:spacing w:beforeAutospacing="1" w:afterAutospacing="1"/>
      <w:jc w:val="left"/>
    </w:pPr>
    <w:rPr>
      <w:rFonts w:ascii="Times New Roman" w:eastAsia="Times New Roman" w:hAnsi="Times New Roman" w:cs="Times New Roman"/>
      <w:color w:val="auto"/>
      <w:sz w:val="24"/>
      <w:szCs w:val="24"/>
      <w:lang w:val="en-US"/>
    </w:rPr>
  </w:style>
  <w:style w:type="paragraph" w:customStyle="1" w:styleId="Assystemtext4">
    <w:name w:val="Assystem text4"/>
    <w:basedOn w:val="Normal"/>
    <w:link w:val="Assystemtext4Car"/>
    <w:uiPriority w:val="1"/>
    <w:rsid w:val="001F3EC8"/>
    <w:pPr>
      <w:spacing w:before="120"/>
      <w:ind w:left="2835" w:right="284"/>
    </w:pPr>
    <w:rPr>
      <w:rFonts w:ascii="Verdana" w:eastAsia="Times New Roman" w:hAnsi="Verdana" w:cs="Times New Roman"/>
      <w:color w:val="auto"/>
      <w:sz w:val="20"/>
      <w:szCs w:val="20"/>
      <w:lang w:val="x-none" w:eastAsia="x-none"/>
    </w:rPr>
  </w:style>
  <w:style w:type="character" w:customStyle="1" w:styleId="Assystemtext4Car">
    <w:name w:val="Assystem text4 Car"/>
    <w:link w:val="Assystemtext4"/>
    <w:uiPriority w:val="1"/>
    <w:rsid w:val="001F3EC8"/>
    <w:rPr>
      <w:rFonts w:ascii="Verdana" w:eastAsia="Times New Roman" w:hAnsi="Verdana" w:cs="Times New Roman"/>
      <w:sz w:val="20"/>
      <w:szCs w:val="20"/>
      <w:lang w:val="x-none" w:eastAsia="x-none"/>
    </w:rPr>
  </w:style>
  <w:style w:type="paragraph" w:styleId="Corpsdetexte">
    <w:name w:val="Body Text"/>
    <w:basedOn w:val="Normal"/>
    <w:link w:val="CorpsdetexteCar"/>
    <w:uiPriority w:val="1"/>
    <w:semiHidden/>
    <w:rsid w:val="001F3EC8"/>
    <w:rPr>
      <w:rFonts w:ascii="Tahoma" w:eastAsia="Times New Roman" w:hAnsi="Tahoma" w:cs="Arial"/>
      <w:color w:val="auto"/>
      <w:sz w:val="20"/>
      <w:lang w:bidi="he-IL"/>
    </w:rPr>
  </w:style>
  <w:style w:type="character" w:customStyle="1" w:styleId="CorpsdetexteCar">
    <w:name w:val="Corps de texte Car"/>
    <w:basedOn w:val="Policepardfaut"/>
    <w:link w:val="Corpsdetexte"/>
    <w:uiPriority w:val="1"/>
    <w:semiHidden/>
    <w:rsid w:val="001F3EC8"/>
    <w:rPr>
      <w:rFonts w:ascii="Tahoma" w:eastAsia="Times New Roman" w:hAnsi="Tahoma" w:cs="Arial"/>
      <w:sz w:val="20"/>
      <w:lang w:bidi="he-IL"/>
    </w:rPr>
  </w:style>
  <w:style w:type="paragraph" w:customStyle="1" w:styleId="Puceniv1">
    <w:name w:val="Puce niv 1"/>
    <w:basedOn w:val="Normal"/>
    <w:next w:val="Normal"/>
    <w:link w:val="Puceniv1Car"/>
    <w:uiPriority w:val="1"/>
    <w:qFormat/>
    <w:rsid w:val="001F3EC8"/>
    <w:pPr>
      <w:numPr>
        <w:numId w:val="2"/>
      </w:numPr>
      <w:spacing w:before="120" w:after="60"/>
    </w:pPr>
    <w:rPr>
      <w:rFonts w:ascii="Tahoma" w:eastAsia="Times New Roman" w:hAnsi="Tahoma" w:cs="Times New Roman"/>
      <w:color w:val="auto"/>
      <w:sz w:val="20"/>
      <w:szCs w:val="20"/>
      <w:lang w:val="en-US"/>
    </w:rPr>
  </w:style>
  <w:style w:type="paragraph" w:customStyle="1" w:styleId="Puceniv3">
    <w:name w:val="Puce niv 3"/>
    <w:basedOn w:val="Puceniv2"/>
    <w:next w:val="Normal"/>
    <w:qFormat/>
    <w:rsid w:val="001F3EC8"/>
    <w:pPr>
      <w:numPr>
        <w:ilvl w:val="2"/>
      </w:numPr>
      <w:tabs>
        <w:tab w:val="clear" w:pos="2155"/>
      </w:tabs>
      <w:ind w:left="2160" w:hanging="360"/>
    </w:pPr>
  </w:style>
  <w:style w:type="paragraph" w:customStyle="1" w:styleId="Puceniv4">
    <w:name w:val="Puce niv 4"/>
    <w:basedOn w:val="Puceniv3"/>
    <w:next w:val="Normal"/>
    <w:rsid w:val="001F3EC8"/>
    <w:pPr>
      <w:numPr>
        <w:ilvl w:val="3"/>
      </w:numPr>
      <w:tabs>
        <w:tab w:val="clear" w:pos="2722"/>
      </w:tabs>
      <w:ind w:left="2880" w:hanging="360"/>
    </w:pPr>
  </w:style>
  <w:style w:type="paragraph" w:customStyle="1" w:styleId="Puceniv5">
    <w:name w:val="Puce niv 5"/>
    <w:basedOn w:val="Puceniv4"/>
    <w:next w:val="Normal"/>
    <w:rsid w:val="001F3EC8"/>
    <w:pPr>
      <w:numPr>
        <w:ilvl w:val="4"/>
      </w:numPr>
      <w:tabs>
        <w:tab w:val="clear" w:pos="3289"/>
      </w:tabs>
      <w:ind w:left="3600" w:hanging="360"/>
    </w:pPr>
  </w:style>
  <w:style w:type="paragraph" w:customStyle="1" w:styleId="Puceniv6">
    <w:name w:val="Puce niv 6"/>
    <w:basedOn w:val="Puceniv5"/>
    <w:next w:val="Normal"/>
    <w:rsid w:val="001F3EC8"/>
    <w:pPr>
      <w:numPr>
        <w:ilvl w:val="5"/>
      </w:numPr>
      <w:tabs>
        <w:tab w:val="clear" w:pos="3856"/>
      </w:tabs>
      <w:ind w:left="4320" w:hanging="360"/>
    </w:pPr>
  </w:style>
  <w:style w:type="paragraph" w:customStyle="1" w:styleId="Puceniv2">
    <w:name w:val="Puce niv 2"/>
    <w:basedOn w:val="Puceniv1"/>
    <w:next w:val="Normal"/>
    <w:qFormat/>
    <w:rsid w:val="001F3EC8"/>
    <w:pPr>
      <w:numPr>
        <w:ilvl w:val="1"/>
      </w:numPr>
      <w:tabs>
        <w:tab w:val="clear" w:pos="1588"/>
      </w:tabs>
      <w:ind w:left="1440" w:hanging="360"/>
    </w:pPr>
  </w:style>
  <w:style w:type="character" w:customStyle="1" w:styleId="Puceniv1Car">
    <w:name w:val="Puce niv 1 Car"/>
    <w:link w:val="Puceniv1"/>
    <w:uiPriority w:val="1"/>
    <w:rsid w:val="001F3EC8"/>
    <w:rPr>
      <w:rFonts w:ascii="Tahoma" w:eastAsia="Times New Roman" w:hAnsi="Tahoma" w:cs="Times New Roman"/>
      <w:sz w:val="20"/>
      <w:szCs w:val="20"/>
      <w:lang w:val="en-US"/>
    </w:rPr>
  </w:style>
  <w:style w:type="paragraph" w:customStyle="1" w:styleId="Texte">
    <w:name w:val="Texte"/>
    <w:basedOn w:val="Normal"/>
    <w:link w:val="TexteCar"/>
    <w:uiPriority w:val="1"/>
    <w:rsid w:val="001F3EC8"/>
    <w:pPr>
      <w:keepLines/>
      <w:spacing w:before="60" w:after="60"/>
    </w:pPr>
    <w:rPr>
      <w:rFonts w:ascii="Arial" w:eastAsia="Times New Roman" w:hAnsi="Arial" w:cs="Times New Roman"/>
      <w:color w:val="auto"/>
      <w:lang w:val="en-US"/>
    </w:rPr>
  </w:style>
  <w:style w:type="character" w:customStyle="1" w:styleId="TexteCar">
    <w:name w:val="Texte Car"/>
    <w:link w:val="Texte"/>
    <w:uiPriority w:val="1"/>
    <w:rsid w:val="001F3EC8"/>
    <w:rPr>
      <w:rFonts w:ascii="Arial" w:eastAsia="Times New Roman" w:hAnsi="Arial" w:cs="Times New Roman"/>
      <w:lang w:val="en-US"/>
    </w:rPr>
  </w:style>
  <w:style w:type="character" w:customStyle="1" w:styleId="a">
    <w:name w:val="a"/>
    <w:rsid w:val="001F3EC8"/>
  </w:style>
  <w:style w:type="paragraph" w:customStyle="1" w:styleId="Style2">
    <w:name w:val="Style2"/>
    <w:basedOn w:val="Normal"/>
    <w:uiPriority w:val="1"/>
    <w:semiHidden/>
    <w:rsid w:val="001F3EC8"/>
    <w:pPr>
      <w:numPr>
        <w:ilvl w:val="1"/>
        <w:numId w:val="3"/>
      </w:numPr>
      <w:tabs>
        <w:tab w:val="clear" w:pos="576"/>
        <w:tab w:val="num" w:pos="360"/>
      </w:tabs>
      <w:spacing w:before="120"/>
      <w:ind w:left="432" w:hanging="432"/>
    </w:pPr>
    <w:rPr>
      <w:rFonts w:ascii="Arial Unicode MS" w:eastAsia="Times New Roman" w:hAnsi="Arial Unicode MS" w:cs="Arial"/>
      <w:color w:val="auto"/>
      <w:sz w:val="20"/>
      <w:lang w:bidi="he-IL"/>
    </w:rPr>
  </w:style>
  <w:style w:type="paragraph" w:customStyle="1" w:styleId="Style3">
    <w:name w:val="Style3"/>
    <w:basedOn w:val="Style2"/>
    <w:next w:val="Normal"/>
    <w:semiHidden/>
    <w:rsid w:val="001F3EC8"/>
    <w:pPr>
      <w:numPr>
        <w:ilvl w:val="2"/>
      </w:numPr>
      <w:tabs>
        <w:tab w:val="clear" w:pos="720"/>
        <w:tab w:val="num" w:pos="360"/>
      </w:tabs>
      <w:ind w:left="432" w:hanging="432"/>
    </w:pPr>
  </w:style>
  <w:style w:type="paragraph" w:customStyle="1" w:styleId="Style4">
    <w:name w:val="Style4"/>
    <w:basedOn w:val="Style2"/>
    <w:next w:val="Normal"/>
    <w:semiHidden/>
    <w:rsid w:val="001F3EC8"/>
    <w:pPr>
      <w:numPr>
        <w:ilvl w:val="3"/>
      </w:numPr>
      <w:tabs>
        <w:tab w:val="clear" w:pos="864"/>
        <w:tab w:val="num" w:pos="360"/>
      </w:tabs>
      <w:ind w:left="432" w:hanging="432"/>
    </w:pPr>
  </w:style>
  <w:style w:type="paragraph" w:customStyle="1" w:styleId="Style5">
    <w:name w:val="Style5"/>
    <w:basedOn w:val="Style2"/>
    <w:next w:val="Normal"/>
    <w:semiHidden/>
    <w:rsid w:val="001F3EC8"/>
    <w:pPr>
      <w:numPr>
        <w:ilvl w:val="4"/>
      </w:numPr>
      <w:tabs>
        <w:tab w:val="clear" w:pos="1008"/>
        <w:tab w:val="num" w:pos="360"/>
      </w:tabs>
      <w:ind w:left="432" w:hanging="432"/>
    </w:pPr>
  </w:style>
  <w:style w:type="paragraph" w:customStyle="1" w:styleId="Style6">
    <w:name w:val="Style6"/>
    <w:basedOn w:val="Style2"/>
    <w:semiHidden/>
    <w:rsid w:val="001F3EC8"/>
    <w:pPr>
      <w:numPr>
        <w:ilvl w:val="5"/>
      </w:numPr>
    </w:pPr>
  </w:style>
  <w:style w:type="paragraph" w:customStyle="1" w:styleId="Style7">
    <w:name w:val="Style7"/>
    <w:basedOn w:val="Style6"/>
    <w:semiHidden/>
    <w:rsid w:val="001F3EC8"/>
    <w:pPr>
      <w:numPr>
        <w:ilvl w:val="6"/>
      </w:numPr>
    </w:pPr>
  </w:style>
  <w:style w:type="paragraph" w:customStyle="1" w:styleId="Corpsdetexteniv0">
    <w:name w:val="Corps de texte niv 0"/>
    <w:basedOn w:val="Normal"/>
    <w:link w:val="Corpsdetexteniv0Car"/>
    <w:uiPriority w:val="1"/>
    <w:qFormat/>
    <w:rsid w:val="001F3EC8"/>
    <w:pPr>
      <w:spacing w:before="120"/>
    </w:pPr>
    <w:rPr>
      <w:rFonts w:ascii="Tahoma" w:eastAsia="Times New Roman" w:hAnsi="Tahoma" w:cs="Arial"/>
      <w:color w:val="auto"/>
      <w:sz w:val="20"/>
      <w:lang w:val="x-none" w:bidi="he-IL"/>
    </w:rPr>
  </w:style>
  <w:style w:type="character" w:customStyle="1" w:styleId="Corpsdetexteniv0Car">
    <w:name w:val="Corps de texte niv 0 Car"/>
    <w:link w:val="Corpsdetexteniv0"/>
    <w:uiPriority w:val="1"/>
    <w:rsid w:val="001F3EC8"/>
    <w:rPr>
      <w:rFonts w:ascii="Tahoma" w:eastAsia="Times New Roman" w:hAnsi="Tahoma" w:cs="Arial"/>
      <w:sz w:val="20"/>
      <w:lang w:val="x-none" w:bidi="he-IL"/>
    </w:rPr>
  </w:style>
  <w:style w:type="paragraph" w:customStyle="1" w:styleId="Important">
    <w:name w:val="Important"/>
    <w:basedOn w:val="Normal"/>
    <w:next w:val="Normal"/>
    <w:link w:val="ImportantCar"/>
    <w:uiPriority w:val="1"/>
    <w:qFormat/>
    <w:rsid w:val="001F3EC8"/>
    <w:pPr>
      <w:spacing w:after="160"/>
    </w:pPr>
    <w:rPr>
      <w:color w:val="657C9C"/>
    </w:rPr>
  </w:style>
  <w:style w:type="character" w:customStyle="1" w:styleId="ImportantCar">
    <w:name w:val="Important Car"/>
    <w:basedOn w:val="Policepardfaut"/>
    <w:link w:val="Important"/>
    <w:uiPriority w:val="1"/>
    <w:rsid w:val="001F3EC8"/>
    <w:rPr>
      <w:color w:val="657C9C"/>
    </w:rPr>
  </w:style>
  <w:style w:type="character" w:customStyle="1" w:styleId="hljs-punctuation">
    <w:name w:val="hljs-punctuation"/>
    <w:basedOn w:val="Policepardfaut"/>
    <w:rsid w:val="001F3EC8"/>
  </w:style>
  <w:style w:type="character" w:customStyle="1" w:styleId="hljs-attr">
    <w:name w:val="hljs-attr"/>
    <w:basedOn w:val="Policepardfaut"/>
    <w:rsid w:val="001F3EC8"/>
  </w:style>
  <w:style w:type="character" w:customStyle="1" w:styleId="hljs-string">
    <w:name w:val="hljs-string"/>
    <w:basedOn w:val="Policepardfaut"/>
    <w:rsid w:val="001F3EC8"/>
  </w:style>
  <w:style w:type="character" w:customStyle="1" w:styleId="hljs-keyword">
    <w:name w:val="hljs-keyword"/>
    <w:basedOn w:val="Policepardfaut"/>
    <w:rsid w:val="001F3EC8"/>
  </w:style>
  <w:style w:type="character" w:customStyle="1" w:styleId="hljs-number">
    <w:name w:val="hljs-number"/>
    <w:basedOn w:val="Policepardfaut"/>
    <w:rsid w:val="001F3EC8"/>
  </w:style>
  <w:style w:type="paragraph" w:styleId="Sous-titre">
    <w:name w:val="Subtitle"/>
    <w:basedOn w:val="Normal"/>
    <w:next w:val="Normal"/>
    <w:link w:val="Sous-titreCar"/>
    <w:uiPriority w:val="11"/>
    <w:qFormat/>
    <w:rsid w:val="001F3EC8"/>
    <w:rPr>
      <w:rFonts w:eastAsiaTheme="minorEastAsia"/>
      <w:color w:val="5A5A5A"/>
    </w:rPr>
  </w:style>
  <w:style w:type="character" w:customStyle="1" w:styleId="Sous-titreCar">
    <w:name w:val="Sous-titre Car"/>
    <w:basedOn w:val="Policepardfaut"/>
    <w:link w:val="Sous-titre"/>
    <w:uiPriority w:val="11"/>
    <w:rsid w:val="001F3EC8"/>
    <w:rPr>
      <w:rFonts w:eastAsiaTheme="minorEastAsia"/>
      <w:color w:val="5A5A5A"/>
    </w:rPr>
  </w:style>
  <w:style w:type="paragraph" w:styleId="Citation">
    <w:name w:val="Quote"/>
    <w:basedOn w:val="Normal"/>
    <w:next w:val="Normal"/>
    <w:link w:val="CitationCar"/>
    <w:uiPriority w:val="29"/>
    <w:qFormat/>
    <w:rsid w:val="001F3EC8"/>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F3EC8"/>
    <w:rPr>
      <w:i/>
      <w:iCs/>
      <w:color w:val="404040" w:themeColor="text1" w:themeTint="BF"/>
    </w:rPr>
  </w:style>
  <w:style w:type="paragraph" w:styleId="Citationintense">
    <w:name w:val="Intense Quote"/>
    <w:basedOn w:val="Normal"/>
    <w:next w:val="Normal"/>
    <w:link w:val="CitationintenseCar"/>
    <w:uiPriority w:val="30"/>
    <w:qFormat/>
    <w:rsid w:val="001F3EC8"/>
    <w:pP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F3EC8"/>
    <w:rPr>
      <w:i/>
      <w:iCs/>
      <w:color w:val="4472C4" w:themeColor="accent1"/>
    </w:rPr>
  </w:style>
  <w:style w:type="paragraph" w:styleId="Notedefin">
    <w:name w:val="endnote text"/>
    <w:basedOn w:val="Normal"/>
    <w:link w:val="NotedefinCar"/>
    <w:uiPriority w:val="99"/>
    <w:semiHidden/>
    <w:unhideWhenUsed/>
    <w:rsid w:val="001F3EC8"/>
    <w:pPr>
      <w:spacing w:after="0"/>
    </w:pPr>
    <w:rPr>
      <w:sz w:val="20"/>
      <w:szCs w:val="20"/>
    </w:rPr>
  </w:style>
  <w:style w:type="character" w:customStyle="1" w:styleId="NotedefinCar">
    <w:name w:val="Note de fin Car"/>
    <w:basedOn w:val="Policepardfaut"/>
    <w:link w:val="Notedefin"/>
    <w:uiPriority w:val="99"/>
    <w:semiHidden/>
    <w:rsid w:val="001F3EC8"/>
    <w:rPr>
      <w:color w:val="28385A"/>
      <w:sz w:val="20"/>
      <w:szCs w:val="20"/>
    </w:rPr>
  </w:style>
  <w:style w:type="paragraph" w:styleId="Notedebasdepage">
    <w:name w:val="footnote text"/>
    <w:basedOn w:val="Normal"/>
    <w:link w:val="NotedebasdepageCar"/>
    <w:uiPriority w:val="99"/>
    <w:semiHidden/>
    <w:unhideWhenUsed/>
    <w:rsid w:val="001F3EC8"/>
    <w:pPr>
      <w:spacing w:after="0"/>
    </w:pPr>
    <w:rPr>
      <w:sz w:val="20"/>
      <w:szCs w:val="20"/>
    </w:rPr>
  </w:style>
  <w:style w:type="character" w:customStyle="1" w:styleId="NotedebasdepageCar">
    <w:name w:val="Note de bas de page Car"/>
    <w:basedOn w:val="Policepardfaut"/>
    <w:link w:val="Notedebasdepage"/>
    <w:uiPriority w:val="99"/>
    <w:semiHidden/>
    <w:rsid w:val="001F3EC8"/>
    <w:rPr>
      <w:color w:val="28385A"/>
      <w:sz w:val="20"/>
      <w:szCs w:val="20"/>
    </w:rPr>
  </w:style>
  <w:style w:type="table" w:styleId="TableauGrille4-Accentuation5">
    <w:name w:val="Grid Table 4 Accent 5"/>
    <w:basedOn w:val="TableauNormal"/>
    <w:uiPriority w:val="49"/>
    <w:rsid w:val="006467A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6Couleur-Accentuation5">
    <w:name w:val="Grid Table 6 Colorful Accent 5"/>
    <w:basedOn w:val="TableauNormal"/>
    <w:uiPriority w:val="51"/>
    <w:rsid w:val="00A118E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5">
    <w:name w:val="List Table 4 Accent 5"/>
    <w:basedOn w:val="TableauNormal"/>
    <w:uiPriority w:val="49"/>
    <w:rsid w:val="00A118E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ord">
    <w:name w:val="mord"/>
    <w:basedOn w:val="Policepardfaut"/>
    <w:rsid w:val="00F739E9"/>
  </w:style>
  <w:style w:type="character" w:customStyle="1" w:styleId="mspace">
    <w:name w:val="mspace"/>
    <w:basedOn w:val="Policepardfaut"/>
    <w:rsid w:val="00F739E9"/>
  </w:style>
  <w:style w:type="table" w:styleId="TableauGrille1Clair-Accentuation6">
    <w:name w:val="Grid Table 1 Light Accent 6"/>
    <w:basedOn w:val="TableauNormal"/>
    <w:uiPriority w:val="46"/>
    <w:rsid w:val="0039787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8834">
      <w:bodyDiv w:val="1"/>
      <w:marLeft w:val="0"/>
      <w:marRight w:val="0"/>
      <w:marTop w:val="0"/>
      <w:marBottom w:val="0"/>
      <w:divBdr>
        <w:top w:val="none" w:sz="0" w:space="0" w:color="auto"/>
        <w:left w:val="none" w:sz="0" w:space="0" w:color="auto"/>
        <w:bottom w:val="none" w:sz="0" w:space="0" w:color="auto"/>
        <w:right w:val="none" w:sz="0" w:space="0" w:color="auto"/>
      </w:divBdr>
    </w:div>
    <w:div w:id="153617137">
      <w:bodyDiv w:val="1"/>
      <w:marLeft w:val="0"/>
      <w:marRight w:val="0"/>
      <w:marTop w:val="0"/>
      <w:marBottom w:val="0"/>
      <w:divBdr>
        <w:top w:val="none" w:sz="0" w:space="0" w:color="auto"/>
        <w:left w:val="none" w:sz="0" w:space="0" w:color="auto"/>
        <w:bottom w:val="none" w:sz="0" w:space="0" w:color="auto"/>
        <w:right w:val="none" w:sz="0" w:space="0" w:color="auto"/>
      </w:divBdr>
    </w:div>
    <w:div w:id="162748625">
      <w:bodyDiv w:val="1"/>
      <w:marLeft w:val="0"/>
      <w:marRight w:val="0"/>
      <w:marTop w:val="0"/>
      <w:marBottom w:val="0"/>
      <w:divBdr>
        <w:top w:val="none" w:sz="0" w:space="0" w:color="auto"/>
        <w:left w:val="none" w:sz="0" w:space="0" w:color="auto"/>
        <w:bottom w:val="none" w:sz="0" w:space="0" w:color="auto"/>
        <w:right w:val="none" w:sz="0" w:space="0" w:color="auto"/>
      </w:divBdr>
    </w:div>
    <w:div w:id="291712180">
      <w:bodyDiv w:val="1"/>
      <w:marLeft w:val="0"/>
      <w:marRight w:val="0"/>
      <w:marTop w:val="0"/>
      <w:marBottom w:val="0"/>
      <w:divBdr>
        <w:top w:val="none" w:sz="0" w:space="0" w:color="auto"/>
        <w:left w:val="none" w:sz="0" w:space="0" w:color="auto"/>
        <w:bottom w:val="none" w:sz="0" w:space="0" w:color="auto"/>
        <w:right w:val="none" w:sz="0" w:space="0" w:color="auto"/>
      </w:divBdr>
    </w:div>
    <w:div w:id="303393671">
      <w:bodyDiv w:val="1"/>
      <w:marLeft w:val="0"/>
      <w:marRight w:val="0"/>
      <w:marTop w:val="0"/>
      <w:marBottom w:val="0"/>
      <w:divBdr>
        <w:top w:val="none" w:sz="0" w:space="0" w:color="auto"/>
        <w:left w:val="none" w:sz="0" w:space="0" w:color="auto"/>
        <w:bottom w:val="none" w:sz="0" w:space="0" w:color="auto"/>
        <w:right w:val="none" w:sz="0" w:space="0" w:color="auto"/>
      </w:divBdr>
    </w:div>
    <w:div w:id="327754282">
      <w:bodyDiv w:val="1"/>
      <w:marLeft w:val="0"/>
      <w:marRight w:val="0"/>
      <w:marTop w:val="0"/>
      <w:marBottom w:val="0"/>
      <w:divBdr>
        <w:top w:val="none" w:sz="0" w:space="0" w:color="auto"/>
        <w:left w:val="none" w:sz="0" w:space="0" w:color="auto"/>
        <w:bottom w:val="none" w:sz="0" w:space="0" w:color="auto"/>
        <w:right w:val="none" w:sz="0" w:space="0" w:color="auto"/>
      </w:divBdr>
    </w:div>
    <w:div w:id="568998938">
      <w:bodyDiv w:val="1"/>
      <w:marLeft w:val="0"/>
      <w:marRight w:val="0"/>
      <w:marTop w:val="0"/>
      <w:marBottom w:val="0"/>
      <w:divBdr>
        <w:top w:val="none" w:sz="0" w:space="0" w:color="auto"/>
        <w:left w:val="none" w:sz="0" w:space="0" w:color="auto"/>
        <w:bottom w:val="none" w:sz="0" w:space="0" w:color="auto"/>
        <w:right w:val="none" w:sz="0" w:space="0" w:color="auto"/>
      </w:divBdr>
    </w:div>
    <w:div w:id="620692645">
      <w:bodyDiv w:val="1"/>
      <w:marLeft w:val="0"/>
      <w:marRight w:val="0"/>
      <w:marTop w:val="0"/>
      <w:marBottom w:val="0"/>
      <w:divBdr>
        <w:top w:val="none" w:sz="0" w:space="0" w:color="auto"/>
        <w:left w:val="none" w:sz="0" w:space="0" w:color="auto"/>
        <w:bottom w:val="none" w:sz="0" w:space="0" w:color="auto"/>
        <w:right w:val="none" w:sz="0" w:space="0" w:color="auto"/>
      </w:divBdr>
    </w:div>
    <w:div w:id="694769745">
      <w:bodyDiv w:val="1"/>
      <w:marLeft w:val="0"/>
      <w:marRight w:val="0"/>
      <w:marTop w:val="0"/>
      <w:marBottom w:val="0"/>
      <w:divBdr>
        <w:top w:val="none" w:sz="0" w:space="0" w:color="auto"/>
        <w:left w:val="none" w:sz="0" w:space="0" w:color="auto"/>
        <w:bottom w:val="none" w:sz="0" w:space="0" w:color="auto"/>
        <w:right w:val="none" w:sz="0" w:space="0" w:color="auto"/>
      </w:divBdr>
    </w:div>
    <w:div w:id="731003498">
      <w:bodyDiv w:val="1"/>
      <w:marLeft w:val="0"/>
      <w:marRight w:val="0"/>
      <w:marTop w:val="0"/>
      <w:marBottom w:val="0"/>
      <w:divBdr>
        <w:top w:val="none" w:sz="0" w:space="0" w:color="auto"/>
        <w:left w:val="none" w:sz="0" w:space="0" w:color="auto"/>
        <w:bottom w:val="none" w:sz="0" w:space="0" w:color="auto"/>
        <w:right w:val="none" w:sz="0" w:space="0" w:color="auto"/>
      </w:divBdr>
    </w:div>
    <w:div w:id="918712132">
      <w:bodyDiv w:val="1"/>
      <w:marLeft w:val="0"/>
      <w:marRight w:val="0"/>
      <w:marTop w:val="0"/>
      <w:marBottom w:val="0"/>
      <w:divBdr>
        <w:top w:val="none" w:sz="0" w:space="0" w:color="auto"/>
        <w:left w:val="none" w:sz="0" w:space="0" w:color="auto"/>
        <w:bottom w:val="none" w:sz="0" w:space="0" w:color="auto"/>
        <w:right w:val="none" w:sz="0" w:space="0" w:color="auto"/>
      </w:divBdr>
    </w:div>
    <w:div w:id="970479316">
      <w:bodyDiv w:val="1"/>
      <w:marLeft w:val="0"/>
      <w:marRight w:val="0"/>
      <w:marTop w:val="0"/>
      <w:marBottom w:val="0"/>
      <w:divBdr>
        <w:top w:val="none" w:sz="0" w:space="0" w:color="auto"/>
        <w:left w:val="none" w:sz="0" w:space="0" w:color="auto"/>
        <w:bottom w:val="none" w:sz="0" w:space="0" w:color="auto"/>
        <w:right w:val="none" w:sz="0" w:space="0" w:color="auto"/>
      </w:divBdr>
    </w:div>
    <w:div w:id="1091658290">
      <w:bodyDiv w:val="1"/>
      <w:marLeft w:val="0"/>
      <w:marRight w:val="0"/>
      <w:marTop w:val="0"/>
      <w:marBottom w:val="0"/>
      <w:divBdr>
        <w:top w:val="none" w:sz="0" w:space="0" w:color="auto"/>
        <w:left w:val="none" w:sz="0" w:space="0" w:color="auto"/>
        <w:bottom w:val="none" w:sz="0" w:space="0" w:color="auto"/>
        <w:right w:val="none" w:sz="0" w:space="0" w:color="auto"/>
      </w:divBdr>
    </w:div>
    <w:div w:id="1155149381">
      <w:bodyDiv w:val="1"/>
      <w:marLeft w:val="0"/>
      <w:marRight w:val="0"/>
      <w:marTop w:val="0"/>
      <w:marBottom w:val="0"/>
      <w:divBdr>
        <w:top w:val="none" w:sz="0" w:space="0" w:color="auto"/>
        <w:left w:val="none" w:sz="0" w:space="0" w:color="auto"/>
        <w:bottom w:val="none" w:sz="0" w:space="0" w:color="auto"/>
        <w:right w:val="none" w:sz="0" w:space="0" w:color="auto"/>
      </w:divBdr>
    </w:div>
    <w:div w:id="1179271683">
      <w:bodyDiv w:val="1"/>
      <w:marLeft w:val="0"/>
      <w:marRight w:val="0"/>
      <w:marTop w:val="0"/>
      <w:marBottom w:val="0"/>
      <w:divBdr>
        <w:top w:val="none" w:sz="0" w:space="0" w:color="auto"/>
        <w:left w:val="none" w:sz="0" w:space="0" w:color="auto"/>
        <w:bottom w:val="none" w:sz="0" w:space="0" w:color="auto"/>
        <w:right w:val="none" w:sz="0" w:space="0" w:color="auto"/>
      </w:divBdr>
    </w:div>
    <w:div w:id="1200895047">
      <w:bodyDiv w:val="1"/>
      <w:marLeft w:val="0"/>
      <w:marRight w:val="0"/>
      <w:marTop w:val="0"/>
      <w:marBottom w:val="0"/>
      <w:divBdr>
        <w:top w:val="none" w:sz="0" w:space="0" w:color="auto"/>
        <w:left w:val="none" w:sz="0" w:space="0" w:color="auto"/>
        <w:bottom w:val="none" w:sz="0" w:space="0" w:color="auto"/>
        <w:right w:val="none" w:sz="0" w:space="0" w:color="auto"/>
      </w:divBdr>
    </w:div>
    <w:div w:id="1348412003">
      <w:bodyDiv w:val="1"/>
      <w:marLeft w:val="0"/>
      <w:marRight w:val="0"/>
      <w:marTop w:val="0"/>
      <w:marBottom w:val="0"/>
      <w:divBdr>
        <w:top w:val="none" w:sz="0" w:space="0" w:color="auto"/>
        <w:left w:val="none" w:sz="0" w:space="0" w:color="auto"/>
        <w:bottom w:val="none" w:sz="0" w:space="0" w:color="auto"/>
        <w:right w:val="none" w:sz="0" w:space="0" w:color="auto"/>
      </w:divBdr>
    </w:div>
    <w:div w:id="1358773060">
      <w:bodyDiv w:val="1"/>
      <w:marLeft w:val="0"/>
      <w:marRight w:val="0"/>
      <w:marTop w:val="0"/>
      <w:marBottom w:val="0"/>
      <w:divBdr>
        <w:top w:val="none" w:sz="0" w:space="0" w:color="auto"/>
        <w:left w:val="none" w:sz="0" w:space="0" w:color="auto"/>
        <w:bottom w:val="none" w:sz="0" w:space="0" w:color="auto"/>
        <w:right w:val="none" w:sz="0" w:space="0" w:color="auto"/>
      </w:divBdr>
    </w:div>
    <w:div w:id="1693417327">
      <w:bodyDiv w:val="1"/>
      <w:marLeft w:val="0"/>
      <w:marRight w:val="0"/>
      <w:marTop w:val="0"/>
      <w:marBottom w:val="0"/>
      <w:divBdr>
        <w:top w:val="none" w:sz="0" w:space="0" w:color="auto"/>
        <w:left w:val="none" w:sz="0" w:space="0" w:color="auto"/>
        <w:bottom w:val="none" w:sz="0" w:space="0" w:color="auto"/>
        <w:right w:val="none" w:sz="0" w:space="0" w:color="auto"/>
      </w:divBdr>
    </w:div>
    <w:div w:id="1700811554">
      <w:bodyDiv w:val="1"/>
      <w:marLeft w:val="0"/>
      <w:marRight w:val="0"/>
      <w:marTop w:val="0"/>
      <w:marBottom w:val="0"/>
      <w:divBdr>
        <w:top w:val="none" w:sz="0" w:space="0" w:color="auto"/>
        <w:left w:val="none" w:sz="0" w:space="0" w:color="auto"/>
        <w:bottom w:val="none" w:sz="0" w:space="0" w:color="auto"/>
        <w:right w:val="none" w:sz="0" w:space="0" w:color="auto"/>
      </w:divBdr>
    </w:div>
    <w:div w:id="1752042695">
      <w:bodyDiv w:val="1"/>
      <w:marLeft w:val="0"/>
      <w:marRight w:val="0"/>
      <w:marTop w:val="0"/>
      <w:marBottom w:val="0"/>
      <w:divBdr>
        <w:top w:val="none" w:sz="0" w:space="0" w:color="auto"/>
        <w:left w:val="none" w:sz="0" w:space="0" w:color="auto"/>
        <w:bottom w:val="none" w:sz="0" w:space="0" w:color="auto"/>
        <w:right w:val="none" w:sz="0" w:space="0" w:color="auto"/>
      </w:divBdr>
    </w:div>
    <w:div w:id="1997998891">
      <w:bodyDiv w:val="1"/>
      <w:marLeft w:val="0"/>
      <w:marRight w:val="0"/>
      <w:marTop w:val="0"/>
      <w:marBottom w:val="0"/>
      <w:divBdr>
        <w:top w:val="none" w:sz="0" w:space="0" w:color="auto"/>
        <w:left w:val="none" w:sz="0" w:space="0" w:color="auto"/>
        <w:bottom w:val="none" w:sz="0" w:space="0" w:color="auto"/>
        <w:right w:val="none" w:sz="0" w:space="0" w:color="auto"/>
      </w:divBdr>
    </w:div>
    <w:div w:id="2071418977">
      <w:bodyDiv w:val="1"/>
      <w:marLeft w:val="0"/>
      <w:marRight w:val="0"/>
      <w:marTop w:val="0"/>
      <w:marBottom w:val="0"/>
      <w:divBdr>
        <w:top w:val="none" w:sz="0" w:space="0" w:color="auto"/>
        <w:left w:val="none" w:sz="0" w:space="0" w:color="auto"/>
        <w:bottom w:val="none" w:sz="0" w:space="0" w:color="auto"/>
        <w:right w:val="none" w:sz="0" w:space="0" w:color="auto"/>
      </w:divBdr>
    </w:div>
    <w:div w:id="2145464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14.png"/><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table-ascii.com/" TargetMode="External"/><Relationship Id="rId25" Type="http://schemas.openxmlformats.org/officeDocument/2006/relationships/image" Target="media/image13.sv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ustomXml" Target="../customXml/item3.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9.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footer4.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B1BF0889FB8747B666A3FC991B2BC2" ma:contentTypeVersion="3" ma:contentTypeDescription="Create a new document." ma:contentTypeScope="" ma:versionID="af93097e25ec246d3c582b97897c6da2">
  <xsd:schema xmlns:xsd="http://www.w3.org/2001/XMLSchema" xmlns:xs="http://www.w3.org/2001/XMLSchema" xmlns:p="http://schemas.microsoft.com/office/2006/metadata/properties" xmlns:ns2="8007c4a6-f5fa-46f9-92e8-204a7b5ee6bb" targetNamespace="http://schemas.microsoft.com/office/2006/metadata/properties" ma:root="true" ma:fieldsID="58be1a31102ff6d82216bcc34cef2c7b" ns2:_="">
    <xsd:import namespace="8007c4a6-f5fa-46f9-92e8-204a7b5ee6bb"/>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c4a6-f5fa-46f9-92e8-204a7b5ee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E7AE8A-7B2F-496D-87C6-10F106D9CF53}">
  <ds:schemaRefs>
    <ds:schemaRef ds:uri="http://schemas.openxmlformats.org/officeDocument/2006/bibliography"/>
  </ds:schemaRefs>
</ds:datastoreItem>
</file>

<file path=customXml/itemProps2.xml><?xml version="1.0" encoding="utf-8"?>
<ds:datastoreItem xmlns:ds="http://schemas.openxmlformats.org/officeDocument/2006/customXml" ds:itemID="{3CE5B077-5C9C-4BAA-8A03-9AB966FDCC80}"/>
</file>

<file path=customXml/itemProps3.xml><?xml version="1.0" encoding="utf-8"?>
<ds:datastoreItem xmlns:ds="http://schemas.openxmlformats.org/officeDocument/2006/customXml" ds:itemID="{3DB4C789-B0DE-4FCB-9CA6-2CEE4A798E02}"/>
</file>

<file path=customXml/itemProps4.xml><?xml version="1.0" encoding="utf-8"?>
<ds:datastoreItem xmlns:ds="http://schemas.openxmlformats.org/officeDocument/2006/customXml" ds:itemID="{1C8F971F-C67F-4BC6-8F34-29EF1375358E}"/>
</file>

<file path=docProps/app.xml><?xml version="1.0" encoding="utf-8"?>
<Properties xmlns="http://schemas.openxmlformats.org/officeDocument/2006/extended-properties" xmlns:vt="http://schemas.openxmlformats.org/officeDocument/2006/docPropsVTypes">
  <Template>Normal.dotm</Template>
  <TotalTime>8315</TotalTime>
  <Pages>62</Pages>
  <Words>10334</Words>
  <Characters>56839</Characters>
  <Application>Microsoft Office Word</Application>
  <DocSecurity>0</DocSecurity>
  <Lines>473</Lines>
  <Paragraphs>134</Paragraphs>
  <ScaleCrop>false</ScaleCrop>
  <HeadingPairs>
    <vt:vector size="2" baseType="variant">
      <vt:variant>
        <vt:lpstr>Titre</vt:lpstr>
      </vt:variant>
      <vt:variant>
        <vt:i4>1</vt:i4>
      </vt:variant>
    </vt:vector>
  </HeadingPairs>
  <TitlesOfParts>
    <vt:vector size="1" baseType="lpstr">
      <vt:lpstr/>
    </vt:vector>
  </TitlesOfParts>
  <Company>AKKA</Company>
  <LinksUpToDate>false</LinksUpToDate>
  <CharactersWithSpaces>67039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Mohamed-Ali</dc:creator>
  <cp:keywords/>
  <dc:description/>
  <cp:lastModifiedBy>MAHMOUD Mohamed-Ali</cp:lastModifiedBy>
  <cp:revision>19</cp:revision>
  <dcterms:created xsi:type="dcterms:W3CDTF">2025-01-14T11:03:00Z</dcterms:created>
  <dcterms:modified xsi:type="dcterms:W3CDTF">2025-05-19T13:36:00Z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0x01010049B1BF0889FB8747B666A3FC991B2BC2</vt:lpwstr>
  </property>
</Properties>
</file>