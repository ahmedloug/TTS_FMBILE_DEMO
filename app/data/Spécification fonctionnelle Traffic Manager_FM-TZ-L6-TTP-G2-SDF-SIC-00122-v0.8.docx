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6FF22" w14:textId="77777777" w:rsidR="000A33B9" w:rsidRPr="00304219" w:rsidRDefault="000A33B9" w:rsidP="00C82597">
      <w:pPr>
        <w:rPr>
          <w:rFonts w:asciiTheme="minorHAnsi" w:hAnsiTheme="minorHAnsi" w:cstheme="minorHAnsi"/>
          <w:sz w:val="40"/>
          <w:szCs w:val="40"/>
        </w:rPr>
      </w:pPr>
      <w:r w:rsidRPr="00304219">
        <w:rPr>
          <w:rFonts w:asciiTheme="minorHAnsi" w:hAnsiTheme="minorHAnsi" w:cstheme="minorHAnsi"/>
          <w:noProof/>
          <w:sz w:val="40"/>
          <w:szCs w:val="40"/>
        </w:rPr>
        <w:drawing>
          <wp:inline distT="0" distB="0" distL="0" distR="0" wp14:anchorId="54DACA81" wp14:editId="6897871C">
            <wp:extent cx="2654300" cy="60184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a:extLst>
                        <a:ext uri="{28A0092B-C50C-407E-A947-70E740481C1C}">
                          <a14:useLocalDpi xmlns:a14="http://schemas.microsoft.com/office/drawing/2010/main" val="0"/>
                        </a:ext>
                      </a:extLst>
                    </a:blip>
                    <a:stretch>
                      <a:fillRect/>
                    </a:stretch>
                  </pic:blipFill>
                  <pic:spPr>
                    <a:xfrm>
                      <a:off x="0" y="0"/>
                      <a:ext cx="2671497" cy="605746"/>
                    </a:xfrm>
                    <a:prstGeom prst="rect">
                      <a:avLst/>
                    </a:prstGeom>
                  </pic:spPr>
                </pic:pic>
              </a:graphicData>
            </a:graphic>
          </wp:inline>
        </w:drawing>
      </w:r>
    </w:p>
    <w:p w14:paraId="19D693C5" w14:textId="77777777" w:rsidR="000A33B9" w:rsidRPr="00304219" w:rsidRDefault="000A33B9" w:rsidP="00C82597">
      <w:pPr>
        <w:rPr>
          <w:rFonts w:asciiTheme="minorHAnsi" w:hAnsiTheme="minorHAnsi" w:cstheme="minorHAnsi"/>
        </w:rPr>
      </w:pPr>
    </w:p>
    <w:p w14:paraId="57EFACEE" w14:textId="77777777" w:rsidR="000A33B9" w:rsidRPr="00304219" w:rsidRDefault="000A33B9" w:rsidP="00C82597">
      <w:pPr>
        <w:rPr>
          <w:rFonts w:asciiTheme="minorHAnsi" w:hAnsiTheme="minorHAnsi" w:cstheme="minorHAnsi"/>
        </w:rPr>
      </w:pPr>
    </w:p>
    <w:p w14:paraId="20CA016D" w14:textId="16DA6249" w:rsidR="000A33B9" w:rsidRPr="00304219" w:rsidRDefault="006155AE" w:rsidP="00C82597">
      <w:pPr>
        <w:rPr>
          <w:rFonts w:asciiTheme="minorHAnsi" w:hAnsiTheme="minorHAnsi" w:cstheme="minorHAnsi"/>
        </w:rPr>
      </w:pPr>
      <w:r>
        <w:rPr>
          <w:rFonts w:asciiTheme="minorHAnsi" w:hAnsiTheme="minorHAnsi" w:cstheme="minorHAnsi"/>
        </w:rPr>
        <w:t xml:space="preserve"> </w:t>
      </w:r>
    </w:p>
    <w:p w14:paraId="00A579B5" w14:textId="77777777" w:rsidR="000A33B9" w:rsidRDefault="000A33B9" w:rsidP="00C82597">
      <w:pPr>
        <w:jc w:val="center"/>
        <w:rPr>
          <w:rFonts w:asciiTheme="minorHAnsi" w:hAnsiTheme="minorHAnsi" w:cstheme="minorHAnsi"/>
          <w:b/>
          <w:bCs/>
          <w:sz w:val="48"/>
          <w:szCs w:val="48"/>
        </w:rPr>
      </w:pPr>
      <w:r w:rsidRPr="001664BA">
        <w:rPr>
          <w:rFonts w:asciiTheme="minorHAnsi" w:hAnsiTheme="minorHAnsi" w:cstheme="minorHAnsi"/>
          <w:b/>
          <w:bCs/>
          <w:sz w:val="48"/>
          <w:szCs w:val="48"/>
        </w:rPr>
        <w:t>Spécification</w:t>
      </w:r>
      <w:r>
        <w:rPr>
          <w:rFonts w:asciiTheme="minorHAnsi" w:hAnsiTheme="minorHAnsi" w:cstheme="minorHAnsi"/>
          <w:b/>
          <w:bCs/>
          <w:sz w:val="48"/>
          <w:szCs w:val="48"/>
        </w:rPr>
        <w:t>s</w:t>
      </w:r>
      <w:r w:rsidRPr="001664BA">
        <w:rPr>
          <w:rFonts w:asciiTheme="minorHAnsi" w:hAnsiTheme="minorHAnsi" w:cstheme="minorHAnsi"/>
          <w:b/>
          <w:bCs/>
          <w:sz w:val="48"/>
          <w:szCs w:val="48"/>
        </w:rPr>
        <w:t xml:space="preserve"> fonctionnelle</w:t>
      </w:r>
      <w:r>
        <w:rPr>
          <w:rFonts w:asciiTheme="minorHAnsi" w:hAnsiTheme="minorHAnsi" w:cstheme="minorHAnsi"/>
          <w:b/>
          <w:bCs/>
          <w:sz w:val="48"/>
          <w:szCs w:val="48"/>
        </w:rPr>
        <w:t>s :</w:t>
      </w:r>
      <w:r w:rsidRPr="00304219">
        <w:rPr>
          <w:rFonts w:asciiTheme="minorHAnsi" w:hAnsiTheme="minorHAnsi" w:cstheme="minorHAnsi"/>
          <w:b/>
          <w:bCs/>
          <w:sz w:val="48"/>
          <w:szCs w:val="48"/>
        </w:rPr>
        <w:t xml:space="preserve"> </w:t>
      </w:r>
    </w:p>
    <w:p w14:paraId="673AD6B0" w14:textId="03C22A3D" w:rsidR="000A33B9" w:rsidRDefault="000A33B9" w:rsidP="00C82597">
      <w:pPr>
        <w:jc w:val="center"/>
        <w:rPr>
          <w:ins w:id="1" w:author="TRIANO José" w:date="2024-09-19T16:43:00Z"/>
          <w:rFonts w:asciiTheme="minorHAnsi" w:hAnsiTheme="minorHAnsi" w:cstheme="minorHAnsi"/>
          <w:b/>
          <w:bCs/>
          <w:color w:val="E4173F"/>
          <w:sz w:val="48"/>
          <w:szCs w:val="48"/>
        </w:rPr>
      </w:pPr>
      <w:r>
        <w:rPr>
          <w:rFonts w:asciiTheme="minorHAnsi" w:hAnsiTheme="minorHAnsi" w:cstheme="minorHAnsi"/>
          <w:b/>
          <w:bCs/>
          <w:color w:val="E4173F"/>
          <w:sz w:val="48"/>
          <w:szCs w:val="48"/>
        </w:rPr>
        <w:t xml:space="preserve">2.2. </w:t>
      </w:r>
      <w:del w:id="2" w:author="TRIANO José" w:date="2024-09-19T16:43:00Z">
        <w:r w:rsidDel="003F6628">
          <w:rPr>
            <w:rFonts w:asciiTheme="minorHAnsi" w:hAnsiTheme="minorHAnsi" w:cstheme="minorHAnsi"/>
            <w:b/>
            <w:bCs/>
            <w:color w:val="E4173F"/>
            <w:sz w:val="48"/>
            <w:szCs w:val="48"/>
          </w:rPr>
          <w:delText>[</w:delText>
        </w:r>
      </w:del>
      <w:ins w:id="3" w:author="TRIANO José" w:date="2024-09-19T16:43:00Z">
        <w:r w:rsidR="003F6628">
          <w:rPr>
            <w:rFonts w:asciiTheme="minorHAnsi" w:hAnsiTheme="minorHAnsi" w:cstheme="minorHAnsi"/>
            <w:b/>
            <w:bCs/>
            <w:color w:val="E4173F"/>
            <w:sz w:val="48"/>
            <w:szCs w:val="48"/>
          </w:rPr>
          <w:t>Supervision</w:t>
        </w:r>
        <w:r w:rsidR="00BD7C19">
          <w:rPr>
            <w:rFonts w:asciiTheme="minorHAnsi" w:hAnsiTheme="minorHAnsi" w:cstheme="minorHAnsi"/>
            <w:b/>
            <w:bCs/>
            <w:color w:val="E4173F"/>
            <w:sz w:val="48"/>
            <w:szCs w:val="48"/>
          </w:rPr>
          <w:t xml:space="preserve"> opérationnelle Ferromobile</w:t>
        </w:r>
      </w:ins>
      <w:del w:id="4" w:author="TRIANO José" w:date="2024-09-19T16:43:00Z">
        <w:r w:rsidDel="003F6628">
          <w:rPr>
            <w:rFonts w:asciiTheme="minorHAnsi" w:hAnsiTheme="minorHAnsi" w:cstheme="minorHAnsi"/>
            <w:b/>
            <w:bCs/>
            <w:color w:val="E4173F"/>
            <w:sz w:val="48"/>
            <w:szCs w:val="48"/>
          </w:rPr>
          <w:delText>Titre]</w:delText>
        </w:r>
      </w:del>
    </w:p>
    <w:p w14:paraId="6FB969F4" w14:textId="7498F392" w:rsidR="00BD7C19" w:rsidRDefault="00BD7C19" w:rsidP="00C82597">
      <w:pPr>
        <w:jc w:val="center"/>
        <w:rPr>
          <w:rFonts w:asciiTheme="minorHAnsi" w:hAnsiTheme="minorHAnsi" w:cstheme="minorHAnsi"/>
          <w:b/>
          <w:bCs/>
          <w:color w:val="E4173F"/>
          <w:sz w:val="48"/>
          <w:szCs w:val="48"/>
        </w:rPr>
      </w:pPr>
      <w:ins w:id="5" w:author="TRIANO José" w:date="2024-09-19T16:43:00Z">
        <w:r>
          <w:rPr>
            <w:rFonts w:asciiTheme="minorHAnsi" w:hAnsiTheme="minorHAnsi" w:cstheme="minorHAnsi"/>
            <w:b/>
            <w:bCs/>
            <w:color w:val="E4173F"/>
            <w:sz w:val="48"/>
            <w:szCs w:val="48"/>
          </w:rPr>
          <w:t>Module de Régulation du Trafic</w:t>
        </w:r>
      </w:ins>
    </w:p>
    <w:p w14:paraId="574B1825" w14:textId="77777777" w:rsidR="000A33B9" w:rsidRPr="00304219" w:rsidRDefault="000A33B9" w:rsidP="00C82597">
      <w:pPr>
        <w:rPr>
          <w:rFonts w:asciiTheme="minorHAnsi" w:hAnsiTheme="minorHAnsi" w:cstheme="minorHAnsi"/>
        </w:rPr>
      </w:pPr>
    </w:p>
    <w:p w14:paraId="76EA328F" w14:textId="77777777" w:rsidR="000A33B9" w:rsidRPr="00304219" w:rsidRDefault="000A33B9" w:rsidP="00C82597">
      <w:pPr>
        <w:rPr>
          <w:rFonts w:asciiTheme="minorHAnsi" w:hAnsiTheme="minorHAnsi" w:cstheme="minorHAnsi"/>
        </w:rPr>
      </w:pPr>
    </w:p>
    <w:p w14:paraId="11A2801A" w14:textId="1E01B579" w:rsidR="000A33B9" w:rsidRPr="00304219" w:rsidRDefault="000A33B9" w:rsidP="00C82597">
      <w:pPr>
        <w:rPr>
          <w:rFonts w:asciiTheme="minorHAnsi" w:hAnsiTheme="minorHAnsi" w:cstheme="minorHAnsi"/>
        </w:rPr>
      </w:pPr>
      <w:r w:rsidRPr="00304219">
        <w:rPr>
          <w:rFonts w:asciiTheme="minorHAnsi" w:hAnsiTheme="minorHAnsi" w:cstheme="minorHAnsi"/>
        </w:rPr>
        <w:t>Version : 0</w:t>
      </w:r>
      <w:r>
        <w:rPr>
          <w:rFonts w:asciiTheme="minorHAnsi" w:hAnsiTheme="minorHAnsi" w:cstheme="minorHAnsi"/>
        </w:rPr>
        <w:t>.</w:t>
      </w:r>
      <w:r w:rsidR="00681DB9">
        <w:rPr>
          <w:rFonts w:asciiTheme="minorHAnsi" w:hAnsiTheme="minorHAnsi" w:cstheme="minorHAnsi"/>
        </w:rPr>
        <w:t>8</w:t>
      </w:r>
      <w:del w:id="6" w:author="TRIANO José" w:date="2024-09-19T16:43:00Z">
        <w:r w:rsidR="00FE3CD5" w:rsidDel="00BD7C19">
          <w:rPr>
            <w:rFonts w:asciiTheme="minorHAnsi" w:hAnsiTheme="minorHAnsi" w:cstheme="minorHAnsi"/>
          </w:rPr>
          <w:delText>6</w:delText>
        </w:r>
      </w:del>
    </w:p>
    <w:p w14:paraId="22192B81" w14:textId="70FC999C" w:rsidR="000A33B9" w:rsidRPr="00304219" w:rsidRDefault="000A33B9" w:rsidP="00C82597">
      <w:pPr>
        <w:rPr>
          <w:rFonts w:asciiTheme="minorHAnsi" w:hAnsiTheme="minorHAnsi" w:cstheme="minorHAnsi"/>
        </w:rPr>
      </w:pPr>
      <w:r w:rsidRPr="00304219">
        <w:rPr>
          <w:rFonts w:asciiTheme="minorHAnsi" w:hAnsiTheme="minorHAnsi" w:cstheme="minorHAnsi"/>
        </w:rPr>
        <w:t xml:space="preserve">Date de version : </w:t>
      </w:r>
      <w:del w:id="7" w:author="TRIANO José" w:date="2024-09-19T16:43:00Z">
        <w:r w:rsidR="00781C7B" w:rsidDel="00BD7C19">
          <w:rPr>
            <w:rFonts w:asciiTheme="minorHAnsi" w:hAnsiTheme="minorHAnsi" w:cstheme="minorHAnsi"/>
          </w:rPr>
          <w:delText>30</w:delText>
        </w:r>
        <w:r w:rsidDel="00BD7C19">
          <w:rPr>
            <w:rFonts w:asciiTheme="minorHAnsi" w:hAnsiTheme="minorHAnsi" w:cstheme="minorHAnsi"/>
          </w:rPr>
          <w:delText>/08</w:delText>
        </w:r>
      </w:del>
      <w:r w:rsidR="00681DB9">
        <w:rPr>
          <w:rFonts w:asciiTheme="minorHAnsi" w:hAnsiTheme="minorHAnsi" w:cstheme="minorHAnsi"/>
        </w:rPr>
        <w:t>23</w:t>
      </w:r>
      <w:r>
        <w:rPr>
          <w:rFonts w:asciiTheme="minorHAnsi" w:hAnsiTheme="minorHAnsi" w:cstheme="minorHAnsi"/>
        </w:rPr>
        <w:t>/</w:t>
      </w:r>
      <w:r w:rsidR="00681DB9">
        <w:rPr>
          <w:rFonts w:asciiTheme="minorHAnsi" w:hAnsiTheme="minorHAnsi" w:cstheme="minorHAnsi"/>
        </w:rPr>
        <w:t>12/</w:t>
      </w:r>
      <w:r>
        <w:rPr>
          <w:rFonts w:asciiTheme="minorHAnsi" w:hAnsiTheme="minorHAnsi" w:cstheme="minorHAnsi"/>
        </w:rPr>
        <w:t>2024</w:t>
      </w:r>
    </w:p>
    <w:tbl>
      <w:tblPr>
        <w:tblpPr w:leftFromText="180" w:rightFromText="180" w:vertAnchor="text" w:horzAnchor="margin" w:tblpXSpec="center" w:tblpY="289"/>
        <w:tblW w:w="8975" w:type="dxa"/>
        <w:tblLook w:val="04A0" w:firstRow="1" w:lastRow="0" w:firstColumn="1" w:lastColumn="0" w:noHBand="0" w:noVBand="1"/>
      </w:tblPr>
      <w:tblGrid>
        <w:gridCol w:w="758"/>
        <w:gridCol w:w="740"/>
        <w:gridCol w:w="520"/>
        <w:gridCol w:w="774"/>
        <w:gridCol w:w="1334"/>
        <w:gridCol w:w="1149"/>
        <w:gridCol w:w="1063"/>
        <w:gridCol w:w="953"/>
        <w:gridCol w:w="901"/>
        <w:gridCol w:w="783"/>
      </w:tblGrid>
      <w:tr w:rsidR="00253182" w:rsidRPr="00304219" w14:paraId="14288220" w14:textId="77777777" w:rsidTr="00253182">
        <w:trPr>
          <w:trHeight w:val="304"/>
        </w:trPr>
        <w:tc>
          <w:tcPr>
            <w:tcW w:w="758" w:type="dxa"/>
            <w:tcBorders>
              <w:top w:val="nil"/>
              <w:left w:val="single" w:sz="4" w:space="0" w:color="FFFFFF"/>
              <w:bottom w:val="single" w:sz="4" w:space="0" w:color="4472C4"/>
              <w:right w:val="nil"/>
            </w:tcBorders>
            <w:shd w:val="clear" w:color="000000" w:fill="29385A"/>
            <w:vAlign w:val="center"/>
            <w:hideMark/>
          </w:tcPr>
          <w:p w14:paraId="350B5647" w14:textId="77777777" w:rsidR="00253182" w:rsidRPr="00304219" w:rsidRDefault="00253182" w:rsidP="00253182">
            <w:pPr>
              <w:spacing w:after="0"/>
              <w:jc w:val="center"/>
              <w:rPr>
                <w:rFonts w:asciiTheme="minorHAnsi" w:eastAsia="Times New Roman" w:hAnsiTheme="minorHAnsi" w:cstheme="minorHAnsi"/>
                <w:b/>
                <w:bCs/>
                <w:color w:val="FFFFFF"/>
                <w:sz w:val="20"/>
                <w:szCs w:val="20"/>
              </w:rPr>
            </w:pPr>
            <w:r w:rsidRPr="00304219">
              <w:rPr>
                <w:rFonts w:asciiTheme="minorHAnsi" w:eastAsia="Times New Roman" w:hAnsiTheme="minorHAnsi" w:cstheme="minorHAnsi"/>
                <w:b/>
                <w:bCs/>
                <w:color w:val="FFFFFF"/>
                <w:sz w:val="20"/>
                <w:szCs w:val="20"/>
              </w:rPr>
              <w:t>Projet</w:t>
            </w:r>
          </w:p>
        </w:tc>
        <w:tc>
          <w:tcPr>
            <w:tcW w:w="740" w:type="dxa"/>
            <w:tcBorders>
              <w:top w:val="nil"/>
              <w:left w:val="single" w:sz="4" w:space="0" w:color="FFFFFF"/>
              <w:bottom w:val="single" w:sz="4" w:space="0" w:color="4472C4"/>
              <w:right w:val="nil"/>
            </w:tcBorders>
            <w:shd w:val="clear" w:color="000000" w:fill="29385A"/>
            <w:vAlign w:val="center"/>
            <w:hideMark/>
          </w:tcPr>
          <w:p w14:paraId="0EF9B172" w14:textId="77777777" w:rsidR="00253182" w:rsidRPr="00304219" w:rsidRDefault="00253182" w:rsidP="00253182">
            <w:pPr>
              <w:spacing w:after="0"/>
              <w:jc w:val="center"/>
              <w:rPr>
                <w:rFonts w:asciiTheme="minorHAnsi" w:eastAsia="Times New Roman" w:hAnsiTheme="minorHAnsi" w:cstheme="minorHAnsi"/>
                <w:b/>
                <w:bCs/>
                <w:color w:val="FFFFFF"/>
                <w:sz w:val="20"/>
                <w:szCs w:val="20"/>
              </w:rPr>
            </w:pPr>
            <w:r w:rsidRPr="00304219">
              <w:rPr>
                <w:rFonts w:asciiTheme="minorHAnsi" w:eastAsia="Times New Roman" w:hAnsiTheme="minorHAnsi" w:cstheme="minorHAnsi"/>
                <w:b/>
                <w:bCs/>
                <w:color w:val="FFFFFF"/>
                <w:sz w:val="20"/>
                <w:szCs w:val="20"/>
              </w:rPr>
              <w:t>Zone</w:t>
            </w:r>
          </w:p>
        </w:tc>
        <w:tc>
          <w:tcPr>
            <w:tcW w:w="520" w:type="dxa"/>
            <w:tcBorders>
              <w:top w:val="nil"/>
              <w:left w:val="single" w:sz="4" w:space="0" w:color="FFFFFF"/>
              <w:bottom w:val="single" w:sz="4" w:space="0" w:color="4472C4"/>
              <w:right w:val="nil"/>
            </w:tcBorders>
            <w:shd w:val="clear" w:color="000000" w:fill="29385A"/>
            <w:vAlign w:val="center"/>
            <w:hideMark/>
          </w:tcPr>
          <w:p w14:paraId="1C19191D" w14:textId="77777777" w:rsidR="00253182" w:rsidRPr="00304219" w:rsidRDefault="00253182" w:rsidP="00253182">
            <w:pPr>
              <w:spacing w:after="0"/>
              <w:jc w:val="center"/>
              <w:rPr>
                <w:rFonts w:asciiTheme="minorHAnsi" w:eastAsia="Times New Roman" w:hAnsiTheme="minorHAnsi" w:cstheme="minorHAnsi"/>
                <w:b/>
                <w:bCs/>
                <w:color w:val="FFFFFF"/>
                <w:sz w:val="20"/>
                <w:szCs w:val="20"/>
              </w:rPr>
            </w:pPr>
            <w:r w:rsidRPr="00304219">
              <w:rPr>
                <w:rFonts w:asciiTheme="minorHAnsi" w:eastAsia="Times New Roman" w:hAnsiTheme="minorHAnsi" w:cstheme="minorHAnsi"/>
                <w:b/>
                <w:bCs/>
                <w:color w:val="FFFFFF"/>
                <w:sz w:val="20"/>
                <w:szCs w:val="20"/>
              </w:rPr>
              <w:t>Lot</w:t>
            </w:r>
          </w:p>
        </w:tc>
        <w:tc>
          <w:tcPr>
            <w:tcW w:w="774" w:type="dxa"/>
            <w:tcBorders>
              <w:top w:val="nil"/>
              <w:left w:val="single" w:sz="4" w:space="0" w:color="FFFFFF"/>
              <w:bottom w:val="single" w:sz="4" w:space="0" w:color="4472C4"/>
              <w:right w:val="nil"/>
            </w:tcBorders>
            <w:shd w:val="clear" w:color="000000" w:fill="29385A"/>
            <w:vAlign w:val="center"/>
            <w:hideMark/>
          </w:tcPr>
          <w:p w14:paraId="09E537F1" w14:textId="77777777" w:rsidR="00253182" w:rsidRPr="00304219" w:rsidRDefault="00253182" w:rsidP="00253182">
            <w:pPr>
              <w:spacing w:after="0"/>
              <w:jc w:val="center"/>
              <w:rPr>
                <w:rFonts w:asciiTheme="minorHAnsi" w:eastAsia="Times New Roman" w:hAnsiTheme="minorHAnsi" w:cstheme="minorHAnsi"/>
                <w:b/>
                <w:bCs/>
                <w:color w:val="FFFFFF"/>
                <w:sz w:val="20"/>
                <w:szCs w:val="20"/>
              </w:rPr>
            </w:pPr>
            <w:r w:rsidRPr="00304219">
              <w:rPr>
                <w:rFonts w:asciiTheme="minorHAnsi" w:eastAsia="Times New Roman" w:hAnsiTheme="minorHAnsi" w:cstheme="minorHAnsi"/>
                <w:b/>
                <w:bCs/>
                <w:color w:val="FFFFFF"/>
                <w:sz w:val="20"/>
                <w:szCs w:val="20"/>
              </w:rPr>
              <w:t>Phase</w:t>
            </w:r>
          </w:p>
        </w:tc>
        <w:tc>
          <w:tcPr>
            <w:tcW w:w="1334" w:type="dxa"/>
            <w:tcBorders>
              <w:top w:val="nil"/>
              <w:left w:val="single" w:sz="4" w:space="0" w:color="FFFFFF"/>
              <w:bottom w:val="single" w:sz="4" w:space="0" w:color="4472C4"/>
              <w:right w:val="nil"/>
            </w:tcBorders>
            <w:shd w:val="clear" w:color="000000" w:fill="29385A"/>
            <w:vAlign w:val="center"/>
            <w:hideMark/>
          </w:tcPr>
          <w:p w14:paraId="399FDA30" w14:textId="77777777" w:rsidR="00253182" w:rsidRPr="00304219" w:rsidRDefault="00253182" w:rsidP="00253182">
            <w:pPr>
              <w:spacing w:after="0"/>
              <w:jc w:val="center"/>
              <w:rPr>
                <w:rFonts w:asciiTheme="minorHAnsi" w:eastAsia="Times New Roman" w:hAnsiTheme="minorHAnsi" w:cstheme="minorHAnsi"/>
                <w:b/>
                <w:bCs/>
                <w:color w:val="FFFFFF"/>
                <w:sz w:val="20"/>
                <w:szCs w:val="20"/>
              </w:rPr>
            </w:pPr>
            <w:r w:rsidRPr="00304219">
              <w:rPr>
                <w:rFonts w:asciiTheme="minorHAnsi" w:eastAsia="Times New Roman" w:hAnsiTheme="minorHAnsi" w:cstheme="minorHAnsi"/>
                <w:b/>
                <w:bCs/>
                <w:color w:val="FFFFFF"/>
                <w:sz w:val="20"/>
                <w:szCs w:val="20"/>
              </w:rPr>
              <w:t>Générations</w:t>
            </w:r>
          </w:p>
        </w:tc>
        <w:tc>
          <w:tcPr>
            <w:tcW w:w="1149" w:type="dxa"/>
            <w:tcBorders>
              <w:top w:val="nil"/>
              <w:left w:val="single" w:sz="4" w:space="0" w:color="FFFFFF"/>
              <w:bottom w:val="single" w:sz="4" w:space="0" w:color="4472C4"/>
              <w:right w:val="nil"/>
            </w:tcBorders>
            <w:shd w:val="clear" w:color="000000" w:fill="29385A"/>
            <w:vAlign w:val="center"/>
            <w:hideMark/>
          </w:tcPr>
          <w:p w14:paraId="448241C6" w14:textId="77777777" w:rsidR="00253182" w:rsidRPr="00304219" w:rsidRDefault="00253182" w:rsidP="00253182">
            <w:pPr>
              <w:spacing w:after="0"/>
              <w:jc w:val="center"/>
              <w:rPr>
                <w:rFonts w:asciiTheme="minorHAnsi" w:eastAsia="Times New Roman" w:hAnsiTheme="minorHAnsi" w:cstheme="minorHAnsi"/>
                <w:b/>
                <w:bCs/>
                <w:color w:val="FFFFFF"/>
                <w:sz w:val="20"/>
                <w:szCs w:val="20"/>
              </w:rPr>
            </w:pPr>
            <w:r w:rsidRPr="00304219">
              <w:rPr>
                <w:rFonts w:asciiTheme="minorHAnsi" w:eastAsia="Times New Roman" w:hAnsiTheme="minorHAnsi" w:cstheme="minorHAnsi"/>
                <w:b/>
                <w:bCs/>
                <w:color w:val="FFFFFF"/>
                <w:sz w:val="20"/>
                <w:szCs w:val="20"/>
              </w:rPr>
              <w:t>Type de document</w:t>
            </w:r>
          </w:p>
        </w:tc>
        <w:tc>
          <w:tcPr>
            <w:tcW w:w="1063" w:type="dxa"/>
            <w:tcBorders>
              <w:top w:val="nil"/>
              <w:left w:val="single" w:sz="4" w:space="0" w:color="FFFFFF"/>
              <w:bottom w:val="single" w:sz="4" w:space="0" w:color="4472C4"/>
              <w:right w:val="nil"/>
            </w:tcBorders>
            <w:shd w:val="clear" w:color="000000" w:fill="29385A"/>
            <w:vAlign w:val="center"/>
            <w:hideMark/>
          </w:tcPr>
          <w:p w14:paraId="542216B4" w14:textId="77777777" w:rsidR="00253182" w:rsidRPr="00304219" w:rsidRDefault="00253182" w:rsidP="00253182">
            <w:pPr>
              <w:spacing w:after="0"/>
              <w:jc w:val="center"/>
              <w:rPr>
                <w:rFonts w:asciiTheme="minorHAnsi" w:eastAsia="Times New Roman" w:hAnsiTheme="minorHAnsi" w:cstheme="minorHAnsi"/>
                <w:b/>
                <w:bCs/>
                <w:color w:val="FFFFFF"/>
                <w:sz w:val="20"/>
                <w:szCs w:val="20"/>
              </w:rPr>
            </w:pPr>
            <w:r w:rsidRPr="00304219">
              <w:rPr>
                <w:rFonts w:asciiTheme="minorHAnsi" w:eastAsia="Times New Roman" w:hAnsiTheme="minorHAnsi" w:cstheme="minorHAnsi"/>
                <w:b/>
                <w:bCs/>
                <w:color w:val="FFFFFF"/>
                <w:sz w:val="20"/>
                <w:szCs w:val="20"/>
              </w:rPr>
              <w:t>Emetteur</w:t>
            </w:r>
          </w:p>
        </w:tc>
        <w:tc>
          <w:tcPr>
            <w:tcW w:w="953" w:type="dxa"/>
            <w:tcBorders>
              <w:top w:val="nil"/>
              <w:left w:val="single" w:sz="4" w:space="0" w:color="FFFFFF"/>
              <w:bottom w:val="single" w:sz="4" w:space="0" w:color="4472C4"/>
              <w:right w:val="nil"/>
            </w:tcBorders>
            <w:shd w:val="clear" w:color="000000" w:fill="29385A"/>
            <w:vAlign w:val="center"/>
            <w:hideMark/>
          </w:tcPr>
          <w:p w14:paraId="3ACDE60F" w14:textId="77777777" w:rsidR="00253182" w:rsidRPr="00304219" w:rsidRDefault="00253182" w:rsidP="00253182">
            <w:pPr>
              <w:spacing w:after="0"/>
              <w:jc w:val="center"/>
              <w:rPr>
                <w:rFonts w:asciiTheme="minorHAnsi" w:eastAsia="Times New Roman" w:hAnsiTheme="minorHAnsi" w:cstheme="minorHAnsi"/>
                <w:b/>
                <w:bCs/>
                <w:color w:val="FFFFFF"/>
                <w:sz w:val="20"/>
                <w:szCs w:val="20"/>
              </w:rPr>
            </w:pPr>
            <w:r w:rsidRPr="00304219">
              <w:rPr>
                <w:rFonts w:asciiTheme="minorHAnsi" w:eastAsia="Times New Roman" w:hAnsiTheme="minorHAnsi" w:cstheme="minorHAnsi"/>
                <w:b/>
                <w:bCs/>
                <w:color w:val="FFFFFF"/>
                <w:sz w:val="20"/>
                <w:szCs w:val="20"/>
              </w:rPr>
              <w:t>Numéro Chrono</w:t>
            </w:r>
          </w:p>
        </w:tc>
        <w:tc>
          <w:tcPr>
            <w:tcW w:w="901" w:type="dxa"/>
            <w:tcBorders>
              <w:top w:val="nil"/>
              <w:left w:val="single" w:sz="4" w:space="0" w:color="FFFFFF"/>
              <w:bottom w:val="single" w:sz="4" w:space="0" w:color="4472C4"/>
              <w:right w:val="nil"/>
            </w:tcBorders>
            <w:shd w:val="clear" w:color="000000" w:fill="29385A"/>
            <w:vAlign w:val="center"/>
            <w:hideMark/>
          </w:tcPr>
          <w:p w14:paraId="07FFB228" w14:textId="77777777" w:rsidR="00253182" w:rsidRPr="00304219" w:rsidRDefault="00253182" w:rsidP="00253182">
            <w:pPr>
              <w:spacing w:after="0"/>
              <w:jc w:val="center"/>
              <w:rPr>
                <w:rFonts w:asciiTheme="minorHAnsi" w:eastAsia="Times New Roman" w:hAnsiTheme="minorHAnsi" w:cstheme="minorHAnsi"/>
                <w:b/>
                <w:bCs/>
                <w:color w:val="FFFFFF"/>
                <w:sz w:val="20"/>
                <w:szCs w:val="20"/>
              </w:rPr>
            </w:pPr>
            <w:r w:rsidRPr="00304219">
              <w:rPr>
                <w:rFonts w:asciiTheme="minorHAnsi" w:eastAsia="Times New Roman" w:hAnsiTheme="minorHAnsi" w:cstheme="minorHAnsi"/>
                <w:b/>
                <w:bCs/>
                <w:color w:val="FFFFFF"/>
                <w:sz w:val="20"/>
                <w:szCs w:val="20"/>
              </w:rPr>
              <w:t>Version</w:t>
            </w:r>
          </w:p>
        </w:tc>
        <w:tc>
          <w:tcPr>
            <w:tcW w:w="783" w:type="dxa"/>
            <w:tcBorders>
              <w:top w:val="nil"/>
              <w:left w:val="single" w:sz="4" w:space="0" w:color="FFFFFF"/>
              <w:bottom w:val="single" w:sz="4" w:space="0" w:color="4472C4"/>
              <w:right w:val="single" w:sz="4" w:space="0" w:color="156082" w:themeColor="accent1"/>
            </w:tcBorders>
            <w:shd w:val="clear" w:color="000000" w:fill="29385A"/>
            <w:vAlign w:val="center"/>
            <w:hideMark/>
          </w:tcPr>
          <w:p w14:paraId="776260CD" w14:textId="77777777" w:rsidR="00253182" w:rsidRPr="00304219" w:rsidRDefault="00253182" w:rsidP="00253182">
            <w:pPr>
              <w:spacing w:after="0"/>
              <w:jc w:val="center"/>
              <w:rPr>
                <w:rFonts w:asciiTheme="minorHAnsi" w:eastAsia="Times New Roman" w:hAnsiTheme="minorHAnsi" w:cstheme="minorHAnsi"/>
                <w:b/>
                <w:bCs/>
                <w:color w:val="FFFFFF"/>
                <w:sz w:val="20"/>
                <w:szCs w:val="20"/>
              </w:rPr>
            </w:pPr>
            <w:r w:rsidRPr="00304219">
              <w:rPr>
                <w:rFonts w:asciiTheme="minorHAnsi" w:eastAsia="Times New Roman" w:hAnsiTheme="minorHAnsi" w:cstheme="minorHAnsi"/>
                <w:b/>
                <w:bCs/>
                <w:color w:val="FFFFFF"/>
                <w:sz w:val="20"/>
                <w:szCs w:val="20"/>
              </w:rPr>
              <w:t>Indice</w:t>
            </w:r>
          </w:p>
        </w:tc>
      </w:tr>
      <w:tr w:rsidR="00253182" w:rsidRPr="00304219" w14:paraId="48098C77" w14:textId="77777777" w:rsidTr="00253182">
        <w:trPr>
          <w:trHeight w:val="290"/>
        </w:trPr>
        <w:tc>
          <w:tcPr>
            <w:tcW w:w="758" w:type="dxa"/>
            <w:tcBorders>
              <w:top w:val="single" w:sz="4" w:space="0" w:color="4472C4"/>
              <w:left w:val="single" w:sz="4" w:space="0" w:color="4472C4"/>
              <w:bottom w:val="single" w:sz="4" w:space="0" w:color="4472C4"/>
              <w:right w:val="nil"/>
            </w:tcBorders>
            <w:shd w:val="clear" w:color="auto" w:fill="auto"/>
            <w:noWrap/>
            <w:vAlign w:val="bottom"/>
          </w:tcPr>
          <w:p w14:paraId="7114BD98" w14:textId="77777777" w:rsidR="00253182" w:rsidRPr="00304219" w:rsidRDefault="00253182" w:rsidP="00253182">
            <w:pPr>
              <w:spacing w:after="0"/>
              <w:jc w:val="center"/>
              <w:rPr>
                <w:rFonts w:asciiTheme="minorHAnsi" w:eastAsia="Times New Roman" w:hAnsiTheme="minorHAnsi" w:cstheme="minorHAnsi"/>
                <w:color w:val="000000"/>
                <w:sz w:val="20"/>
                <w:szCs w:val="20"/>
              </w:rPr>
            </w:pPr>
          </w:p>
        </w:tc>
        <w:tc>
          <w:tcPr>
            <w:tcW w:w="740" w:type="dxa"/>
            <w:tcBorders>
              <w:top w:val="single" w:sz="4" w:space="0" w:color="4472C4"/>
              <w:left w:val="single" w:sz="4" w:space="0" w:color="4472C4"/>
              <w:bottom w:val="single" w:sz="4" w:space="0" w:color="4472C4"/>
              <w:right w:val="nil"/>
            </w:tcBorders>
            <w:shd w:val="clear" w:color="auto" w:fill="auto"/>
            <w:noWrap/>
            <w:vAlign w:val="bottom"/>
          </w:tcPr>
          <w:p w14:paraId="43BA645C" w14:textId="77777777" w:rsidR="00253182" w:rsidRPr="00304219" w:rsidRDefault="00253182" w:rsidP="00253182">
            <w:pPr>
              <w:spacing w:after="0"/>
              <w:jc w:val="center"/>
              <w:rPr>
                <w:rFonts w:asciiTheme="minorHAnsi" w:eastAsia="Times New Roman" w:hAnsiTheme="minorHAnsi" w:cstheme="minorHAnsi"/>
                <w:color w:val="000000"/>
                <w:sz w:val="20"/>
                <w:szCs w:val="20"/>
              </w:rPr>
            </w:pPr>
          </w:p>
        </w:tc>
        <w:tc>
          <w:tcPr>
            <w:tcW w:w="520" w:type="dxa"/>
            <w:tcBorders>
              <w:top w:val="single" w:sz="4" w:space="0" w:color="4472C4"/>
              <w:left w:val="single" w:sz="4" w:space="0" w:color="4472C4"/>
              <w:bottom w:val="single" w:sz="4" w:space="0" w:color="4472C4"/>
              <w:right w:val="nil"/>
            </w:tcBorders>
            <w:shd w:val="clear" w:color="auto" w:fill="auto"/>
            <w:noWrap/>
            <w:vAlign w:val="bottom"/>
          </w:tcPr>
          <w:p w14:paraId="60A8E5E0" w14:textId="77777777" w:rsidR="00253182" w:rsidRPr="00304219" w:rsidRDefault="00253182" w:rsidP="00253182">
            <w:pPr>
              <w:spacing w:after="0"/>
              <w:jc w:val="center"/>
              <w:rPr>
                <w:rFonts w:asciiTheme="minorHAnsi" w:eastAsia="Times New Roman" w:hAnsiTheme="minorHAnsi" w:cstheme="minorHAnsi"/>
                <w:color w:val="000000"/>
                <w:sz w:val="20"/>
                <w:szCs w:val="20"/>
              </w:rPr>
            </w:pPr>
          </w:p>
        </w:tc>
        <w:tc>
          <w:tcPr>
            <w:tcW w:w="774" w:type="dxa"/>
            <w:tcBorders>
              <w:top w:val="single" w:sz="4" w:space="0" w:color="4472C4"/>
              <w:left w:val="single" w:sz="4" w:space="0" w:color="4472C4"/>
              <w:bottom w:val="single" w:sz="4" w:space="0" w:color="4472C4"/>
              <w:right w:val="nil"/>
            </w:tcBorders>
            <w:shd w:val="clear" w:color="auto" w:fill="auto"/>
            <w:noWrap/>
            <w:vAlign w:val="bottom"/>
          </w:tcPr>
          <w:p w14:paraId="4A87B504" w14:textId="77777777" w:rsidR="00253182" w:rsidRPr="00304219" w:rsidRDefault="00253182" w:rsidP="00253182">
            <w:pPr>
              <w:spacing w:after="0"/>
              <w:jc w:val="center"/>
              <w:rPr>
                <w:rFonts w:asciiTheme="minorHAnsi" w:eastAsia="Times New Roman" w:hAnsiTheme="minorHAnsi" w:cstheme="minorHAnsi"/>
                <w:color w:val="000000"/>
                <w:sz w:val="20"/>
                <w:szCs w:val="20"/>
              </w:rPr>
            </w:pPr>
          </w:p>
        </w:tc>
        <w:tc>
          <w:tcPr>
            <w:tcW w:w="1334" w:type="dxa"/>
            <w:tcBorders>
              <w:top w:val="single" w:sz="4" w:space="0" w:color="4472C4"/>
              <w:left w:val="single" w:sz="4" w:space="0" w:color="4472C4"/>
              <w:bottom w:val="single" w:sz="4" w:space="0" w:color="4472C4"/>
              <w:right w:val="nil"/>
            </w:tcBorders>
            <w:shd w:val="clear" w:color="auto" w:fill="auto"/>
            <w:noWrap/>
            <w:vAlign w:val="bottom"/>
          </w:tcPr>
          <w:p w14:paraId="533830D8" w14:textId="77777777" w:rsidR="00253182" w:rsidRPr="00304219" w:rsidRDefault="00253182" w:rsidP="00253182">
            <w:pPr>
              <w:spacing w:after="0"/>
              <w:jc w:val="center"/>
              <w:rPr>
                <w:rFonts w:asciiTheme="minorHAnsi" w:eastAsia="Times New Roman" w:hAnsiTheme="minorHAnsi" w:cstheme="minorHAnsi"/>
                <w:color w:val="000000"/>
                <w:sz w:val="20"/>
                <w:szCs w:val="20"/>
              </w:rPr>
            </w:pPr>
          </w:p>
        </w:tc>
        <w:tc>
          <w:tcPr>
            <w:tcW w:w="1149" w:type="dxa"/>
            <w:tcBorders>
              <w:top w:val="single" w:sz="4" w:space="0" w:color="4472C4"/>
              <w:left w:val="single" w:sz="4" w:space="0" w:color="4472C4"/>
              <w:bottom w:val="single" w:sz="4" w:space="0" w:color="4472C4"/>
              <w:right w:val="nil"/>
            </w:tcBorders>
            <w:shd w:val="clear" w:color="auto" w:fill="auto"/>
            <w:noWrap/>
            <w:vAlign w:val="bottom"/>
          </w:tcPr>
          <w:p w14:paraId="2DB6B8DE" w14:textId="77777777" w:rsidR="00253182" w:rsidRPr="00304219" w:rsidRDefault="00253182" w:rsidP="00253182">
            <w:pPr>
              <w:spacing w:after="0"/>
              <w:jc w:val="center"/>
              <w:rPr>
                <w:rFonts w:asciiTheme="minorHAnsi" w:eastAsia="Times New Roman" w:hAnsiTheme="minorHAnsi" w:cstheme="minorHAnsi"/>
                <w:color w:val="000000"/>
                <w:sz w:val="20"/>
                <w:szCs w:val="20"/>
              </w:rPr>
            </w:pPr>
          </w:p>
        </w:tc>
        <w:tc>
          <w:tcPr>
            <w:tcW w:w="1063" w:type="dxa"/>
            <w:tcBorders>
              <w:top w:val="single" w:sz="4" w:space="0" w:color="4472C4"/>
              <w:left w:val="single" w:sz="4" w:space="0" w:color="4472C4"/>
              <w:bottom w:val="single" w:sz="4" w:space="0" w:color="4472C4"/>
              <w:right w:val="nil"/>
            </w:tcBorders>
            <w:shd w:val="clear" w:color="auto" w:fill="auto"/>
            <w:noWrap/>
            <w:vAlign w:val="bottom"/>
          </w:tcPr>
          <w:p w14:paraId="55DEF3CA" w14:textId="77777777" w:rsidR="00253182" w:rsidRPr="00304219" w:rsidRDefault="00253182" w:rsidP="00253182">
            <w:pPr>
              <w:spacing w:after="0"/>
              <w:jc w:val="center"/>
              <w:rPr>
                <w:rFonts w:asciiTheme="minorHAnsi" w:eastAsia="Times New Roman" w:hAnsiTheme="minorHAnsi" w:cstheme="minorHAnsi"/>
                <w:color w:val="000000"/>
                <w:sz w:val="20"/>
                <w:szCs w:val="20"/>
              </w:rPr>
            </w:pPr>
          </w:p>
        </w:tc>
        <w:tc>
          <w:tcPr>
            <w:tcW w:w="953" w:type="dxa"/>
            <w:tcBorders>
              <w:top w:val="single" w:sz="4" w:space="0" w:color="4472C4"/>
              <w:left w:val="single" w:sz="4" w:space="0" w:color="4472C4"/>
              <w:bottom w:val="single" w:sz="4" w:space="0" w:color="4472C4"/>
              <w:right w:val="nil"/>
            </w:tcBorders>
            <w:shd w:val="clear" w:color="auto" w:fill="auto"/>
            <w:noWrap/>
            <w:vAlign w:val="bottom"/>
          </w:tcPr>
          <w:p w14:paraId="653B6FBC" w14:textId="77777777" w:rsidR="00253182" w:rsidRPr="00304219" w:rsidRDefault="00253182" w:rsidP="00253182">
            <w:pPr>
              <w:spacing w:after="0"/>
              <w:jc w:val="center"/>
              <w:rPr>
                <w:rFonts w:asciiTheme="minorHAnsi" w:eastAsia="Times New Roman" w:hAnsiTheme="minorHAnsi" w:cstheme="minorHAnsi"/>
                <w:color w:val="000000"/>
                <w:sz w:val="20"/>
                <w:szCs w:val="20"/>
              </w:rPr>
            </w:pPr>
          </w:p>
        </w:tc>
        <w:tc>
          <w:tcPr>
            <w:tcW w:w="901" w:type="dxa"/>
            <w:tcBorders>
              <w:top w:val="single" w:sz="4" w:space="0" w:color="4472C4"/>
              <w:left w:val="single" w:sz="4" w:space="0" w:color="4472C4"/>
              <w:bottom w:val="single" w:sz="4" w:space="0" w:color="4472C4"/>
              <w:right w:val="nil"/>
            </w:tcBorders>
            <w:shd w:val="clear" w:color="auto" w:fill="auto"/>
            <w:noWrap/>
            <w:vAlign w:val="bottom"/>
          </w:tcPr>
          <w:p w14:paraId="343A79F5" w14:textId="77777777" w:rsidR="00253182" w:rsidRPr="00304219" w:rsidRDefault="00253182" w:rsidP="00253182">
            <w:pPr>
              <w:spacing w:after="0"/>
              <w:jc w:val="center"/>
              <w:rPr>
                <w:rFonts w:asciiTheme="minorHAnsi" w:eastAsia="Times New Roman" w:hAnsiTheme="minorHAnsi" w:cstheme="minorHAnsi"/>
                <w:color w:val="000000"/>
                <w:sz w:val="20"/>
                <w:szCs w:val="20"/>
              </w:rPr>
            </w:pPr>
          </w:p>
        </w:tc>
        <w:tc>
          <w:tcPr>
            <w:tcW w:w="783" w:type="dxa"/>
            <w:tcBorders>
              <w:top w:val="single" w:sz="4" w:space="0" w:color="4472C4"/>
              <w:left w:val="single" w:sz="4" w:space="0" w:color="4472C4"/>
              <w:bottom w:val="single" w:sz="4" w:space="0" w:color="4472C4"/>
              <w:right w:val="single" w:sz="4" w:space="0" w:color="156082" w:themeColor="accent1"/>
            </w:tcBorders>
            <w:shd w:val="clear" w:color="auto" w:fill="auto"/>
            <w:noWrap/>
            <w:vAlign w:val="bottom"/>
          </w:tcPr>
          <w:p w14:paraId="42656CBE" w14:textId="77777777" w:rsidR="00253182" w:rsidRPr="00304219" w:rsidRDefault="00253182" w:rsidP="00253182">
            <w:pPr>
              <w:spacing w:after="0"/>
              <w:jc w:val="center"/>
              <w:rPr>
                <w:rFonts w:asciiTheme="minorHAnsi" w:eastAsia="Times New Roman" w:hAnsiTheme="minorHAnsi" w:cstheme="minorHAnsi"/>
                <w:color w:val="000000"/>
                <w:sz w:val="20"/>
                <w:szCs w:val="20"/>
              </w:rPr>
            </w:pPr>
          </w:p>
        </w:tc>
      </w:tr>
    </w:tbl>
    <w:p w14:paraId="3AA6C756" w14:textId="77777777" w:rsidR="000A33B9" w:rsidRPr="00304219" w:rsidRDefault="000A33B9" w:rsidP="00C82597">
      <w:pPr>
        <w:rPr>
          <w:rFonts w:asciiTheme="minorHAnsi" w:hAnsiTheme="minorHAnsi" w:cstheme="minorHAnsi"/>
        </w:rPr>
      </w:pPr>
    </w:p>
    <w:p w14:paraId="2B39EF0F" w14:textId="77777777" w:rsidR="000A33B9" w:rsidRPr="00304219" w:rsidRDefault="000A33B9" w:rsidP="00C82597">
      <w:pPr>
        <w:rPr>
          <w:rFonts w:asciiTheme="minorHAnsi" w:hAnsiTheme="minorHAnsi" w:cstheme="minorHAnsi"/>
        </w:rPr>
      </w:pPr>
    </w:p>
    <w:p w14:paraId="6894CA7E" w14:textId="77777777" w:rsidR="000A33B9" w:rsidRPr="00304219" w:rsidRDefault="000A33B9" w:rsidP="00C82597">
      <w:pPr>
        <w:jc w:val="center"/>
        <w:rPr>
          <w:rFonts w:asciiTheme="minorHAnsi" w:hAnsiTheme="minorHAnsi" w:cstheme="minorHAnsi"/>
        </w:rPr>
      </w:pPr>
    </w:p>
    <w:p w14:paraId="2F293EE2" w14:textId="77777777" w:rsidR="000A33B9" w:rsidRPr="00304219" w:rsidRDefault="000A33B9" w:rsidP="00C82597">
      <w:pPr>
        <w:jc w:val="center"/>
        <w:rPr>
          <w:rFonts w:asciiTheme="minorHAnsi" w:hAnsiTheme="minorHAnsi" w:cstheme="minorHAnsi"/>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3119"/>
      </w:tblGrid>
      <w:tr w:rsidR="000A33B9" w:rsidRPr="00304219" w14:paraId="5DDF91B1" w14:textId="77777777" w:rsidTr="008164FB">
        <w:trPr>
          <w:jc w:val="center"/>
        </w:trPr>
        <w:tc>
          <w:tcPr>
            <w:tcW w:w="1134" w:type="dxa"/>
            <w:vAlign w:val="center"/>
          </w:tcPr>
          <w:p w14:paraId="5C5E2849" w14:textId="77777777" w:rsidR="000A33B9" w:rsidRPr="00304219" w:rsidRDefault="000A33B9" w:rsidP="00C82597">
            <w:pPr>
              <w:jc w:val="center"/>
              <w:rPr>
                <w:rFonts w:asciiTheme="minorHAnsi" w:hAnsiTheme="minorHAnsi" w:cstheme="minorHAnsi"/>
                <w:sz w:val="20"/>
                <w:szCs w:val="20"/>
              </w:rPr>
            </w:pPr>
            <w:r w:rsidRPr="00304219">
              <w:rPr>
                <w:rFonts w:asciiTheme="minorHAnsi" w:hAnsiTheme="minorHAnsi" w:cstheme="minorHAnsi"/>
                <w:noProof/>
                <w:sz w:val="20"/>
                <w:szCs w:val="20"/>
              </w:rPr>
              <w:drawing>
                <wp:inline distT="0" distB="0" distL="0" distR="0" wp14:anchorId="18272B9E" wp14:editId="31C11C33">
                  <wp:extent cx="537322" cy="537322"/>
                  <wp:effectExtent l="0" t="0" r="0" b="0"/>
                  <wp:docPr id="3" name="Picture 3" descr="Une image contenant signe, extérieur, ciel, rue&#10;&#10;Description générée automatiquement">
                    <a:extLst xmlns:a="http://schemas.openxmlformats.org/drawingml/2006/main">
                      <a:ext uri="{FF2B5EF4-FFF2-40B4-BE49-F238E27FC236}">
                        <a16:creationId xmlns:a16="http://schemas.microsoft.com/office/drawing/2014/main" id="{4C3252C2-CD95-4C47-93A3-4E79984795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descr="Une image contenant signe, extérieur, ciel, rue&#10;&#10;Description générée automatiquement">
                            <a:extLst>
                              <a:ext uri="{FF2B5EF4-FFF2-40B4-BE49-F238E27FC236}">
                                <a16:creationId xmlns:a16="http://schemas.microsoft.com/office/drawing/2014/main" id="{4C3252C2-CD95-4C47-93A3-4E79984795CA}"/>
                              </a:ext>
                            </a:extLst>
                          </pic:cNvPr>
                          <pic:cNvPicPr>
                            <a:picLocks noChangeAspect="1"/>
                          </pic:cNvPicPr>
                        </pic:nvPicPr>
                        <pic:blipFill>
                          <a:blip r:embed="rId12"/>
                          <a:stretch>
                            <a:fillRect/>
                          </a:stretch>
                        </pic:blipFill>
                        <pic:spPr>
                          <a:xfrm>
                            <a:off x="0" y="0"/>
                            <a:ext cx="570701" cy="570701"/>
                          </a:xfrm>
                          <a:prstGeom prst="rect">
                            <a:avLst/>
                          </a:prstGeom>
                        </pic:spPr>
                      </pic:pic>
                    </a:graphicData>
                  </a:graphic>
                </wp:inline>
              </w:drawing>
            </w:r>
          </w:p>
        </w:tc>
        <w:tc>
          <w:tcPr>
            <w:tcW w:w="3119" w:type="dxa"/>
            <w:vAlign w:val="center"/>
          </w:tcPr>
          <w:p w14:paraId="233C5D9A" w14:textId="77777777" w:rsidR="000A33B9" w:rsidRPr="00304219" w:rsidRDefault="000A33B9" w:rsidP="00C82597">
            <w:pPr>
              <w:pStyle w:val="Pieddepage"/>
              <w:rPr>
                <w:rFonts w:asciiTheme="minorHAnsi" w:hAnsiTheme="minorHAnsi" w:cstheme="minorHAnsi"/>
                <w:sz w:val="20"/>
                <w:szCs w:val="20"/>
              </w:rPr>
            </w:pPr>
            <w:r w:rsidRPr="00304219">
              <w:rPr>
                <w:rFonts w:asciiTheme="minorHAnsi" w:hAnsiTheme="minorHAnsi" w:cstheme="minorHAnsi"/>
                <w:sz w:val="20"/>
                <w:szCs w:val="20"/>
              </w:rPr>
              <w:t>Opération réalisée avec le concours des Investissements d’avenir de l’Etat confiés à l’ADEME</w:t>
            </w:r>
          </w:p>
        </w:tc>
      </w:tr>
    </w:tbl>
    <w:p w14:paraId="64E52EB5" w14:textId="77777777" w:rsidR="000A33B9" w:rsidRPr="00304219" w:rsidRDefault="000A33B9" w:rsidP="00C82597">
      <w:pPr>
        <w:rPr>
          <w:rFonts w:asciiTheme="minorHAnsi" w:hAnsiTheme="minorHAnsi" w:cstheme="minorHAnsi"/>
        </w:rPr>
      </w:pPr>
    </w:p>
    <w:p w14:paraId="473DB5D0" w14:textId="77777777" w:rsidR="000A33B9" w:rsidRPr="00304219" w:rsidRDefault="000A33B9" w:rsidP="00C82597">
      <w:pPr>
        <w:rPr>
          <w:rFonts w:asciiTheme="minorHAnsi" w:hAnsiTheme="minorHAnsi" w:cstheme="minorHAnsi"/>
        </w:rPr>
      </w:pPr>
    </w:p>
    <w:p w14:paraId="2574C129" w14:textId="77777777" w:rsidR="000A33B9" w:rsidRPr="00304219" w:rsidRDefault="000A33B9" w:rsidP="00C82597">
      <w:pPr>
        <w:rPr>
          <w:rFonts w:asciiTheme="minorHAnsi" w:hAnsiTheme="minorHAnsi" w:cstheme="minorHAnsi"/>
        </w:rPr>
      </w:pPr>
    </w:p>
    <w:p w14:paraId="0B22F825" w14:textId="77777777" w:rsidR="000A33B9" w:rsidRPr="00304219" w:rsidRDefault="000A33B9" w:rsidP="00C82597">
      <w:pPr>
        <w:rPr>
          <w:rFonts w:asciiTheme="minorHAnsi" w:hAnsiTheme="minorHAnsi" w:cstheme="minorHAnsi"/>
        </w:rPr>
      </w:pPr>
    </w:p>
    <w:p w14:paraId="57966A66" w14:textId="77777777" w:rsidR="000A33B9" w:rsidRPr="00304219" w:rsidRDefault="000A33B9" w:rsidP="00C82597">
      <w:pPr>
        <w:rPr>
          <w:rFonts w:asciiTheme="minorHAnsi" w:hAnsiTheme="minorHAnsi" w:cstheme="minorHAnsi"/>
        </w:rPr>
      </w:pPr>
    </w:p>
    <w:p w14:paraId="407CA56B" w14:textId="77777777" w:rsidR="000A33B9" w:rsidRPr="00304219" w:rsidRDefault="000A33B9" w:rsidP="00C82597">
      <w:pPr>
        <w:rPr>
          <w:rFonts w:asciiTheme="minorHAnsi" w:hAnsiTheme="minorHAnsi" w:cstheme="minorHAnsi"/>
        </w:rPr>
      </w:pPr>
    </w:p>
    <w:p w14:paraId="08E2D5F6" w14:textId="77777777" w:rsidR="000A33B9" w:rsidRPr="00304219" w:rsidRDefault="000A33B9" w:rsidP="00C82597">
      <w:pPr>
        <w:rPr>
          <w:rFonts w:asciiTheme="minorHAnsi" w:hAnsiTheme="minorHAnsi" w:cstheme="minorHAnsi"/>
        </w:rPr>
      </w:pPr>
    </w:p>
    <w:p w14:paraId="0136FAEA" w14:textId="77777777" w:rsidR="000A33B9" w:rsidRPr="00304219" w:rsidRDefault="000A33B9" w:rsidP="00C82597">
      <w:pPr>
        <w:rPr>
          <w:rFonts w:asciiTheme="minorHAnsi" w:hAnsiTheme="minorHAnsi" w:cstheme="minorHAnsi"/>
        </w:rPr>
      </w:pPr>
    </w:p>
    <w:p w14:paraId="35448D7E" w14:textId="77777777" w:rsidR="000A33B9" w:rsidRPr="00304219" w:rsidRDefault="000A33B9" w:rsidP="00C82597">
      <w:pPr>
        <w:rPr>
          <w:rFonts w:asciiTheme="minorHAnsi" w:hAnsiTheme="minorHAnsi" w:cstheme="minorHAnsi"/>
        </w:rPr>
      </w:pPr>
    </w:p>
    <w:p w14:paraId="21F4F43E" w14:textId="77777777" w:rsidR="000A33B9" w:rsidRPr="00304219" w:rsidRDefault="000A33B9" w:rsidP="00C82597">
      <w:pPr>
        <w:rPr>
          <w:rFonts w:asciiTheme="minorHAnsi" w:hAnsiTheme="minorHAnsi" w:cstheme="minorHAnsi"/>
        </w:rPr>
      </w:pPr>
    </w:p>
    <w:p w14:paraId="68EA8CC3" w14:textId="77777777" w:rsidR="000A33B9" w:rsidRPr="00304219" w:rsidRDefault="000A33B9" w:rsidP="00C82597">
      <w:pPr>
        <w:pStyle w:val="Titre"/>
        <w:rPr>
          <w:rFonts w:asciiTheme="minorHAnsi" w:hAnsiTheme="minorHAnsi" w:cstheme="minorHAnsi"/>
        </w:rPr>
      </w:pPr>
      <w:bookmarkStart w:id="8" w:name="_Toc169073293"/>
      <w:r w:rsidRPr="00304219">
        <w:rPr>
          <w:rFonts w:asciiTheme="minorHAnsi" w:hAnsiTheme="minorHAnsi" w:cstheme="minorHAnsi"/>
        </w:rPr>
        <w:t>Informations du document</w:t>
      </w:r>
      <w:bookmarkEnd w:id="8"/>
    </w:p>
    <w:p w14:paraId="092706BC" w14:textId="77777777" w:rsidR="000A33B9" w:rsidRPr="00304219" w:rsidRDefault="000A33B9" w:rsidP="00C82597">
      <w:pPr>
        <w:rPr>
          <w:rFonts w:asciiTheme="minorHAnsi" w:hAnsiTheme="minorHAnsi" w:cstheme="minorHAnsi"/>
        </w:rPr>
      </w:pPr>
      <w:r w:rsidRPr="00304219">
        <w:rPr>
          <w:rFonts w:asciiTheme="minorHAnsi" w:hAnsiTheme="minorHAnsi" w:cstheme="minorHAnsi"/>
        </w:rPr>
        <w:t xml:space="preserve">Périmètre de diffusion : </w:t>
      </w:r>
      <w:r>
        <w:rPr>
          <w:rFonts w:asciiTheme="minorHAnsi" w:hAnsiTheme="minorHAnsi" w:cstheme="minorHAnsi"/>
        </w:rPr>
        <w:t>Interne</w:t>
      </w:r>
    </w:p>
    <w:p w14:paraId="393A115F" w14:textId="77777777" w:rsidR="000A33B9" w:rsidRPr="00304219" w:rsidRDefault="000A33B9" w:rsidP="00C82597">
      <w:pPr>
        <w:rPr>
          <w:rFonts w:asciiTheme="minorHAnsi" w:hAnsiTheme="minorHAnsi" w:cstheme="minorHAnsi"/>
        </w:rPr>
      </w:pPr>
      <w:r w:rsidRPr="00304219">
        <w:rPr>
          <w:rFonts w:asciiTheme="minorHAnsi" w:hAnsiTheme="minorHAnsi" w:cstheme="minorHAnsi"/>
        </w:rPr>
        <w:t>Type : Initial</w:t>
      </w:r>
    </w:p>
    <w:p w14:paraId="03B93066" w14:textId="77777777" w:rsidR="000A33B9" w:rsidRPr="00304219" w:rsidRDefault="000A33B9" w:rsidP="00C82597">
      <w:pPr>
        <w:rPr>
          <w:rFonts w:asciiTheme="minorHAnsi" w:hAnsiTheme="minorHAnsi" w:cstheme="minorHAnsi"/>
        </w:rPr>
      </w:pPr>
      <w:r w:rsidRPr="00304219">
        <w:rPr>
          <w:rFonts w:asciiTheme="minorHAnsi" w:hAnsiTheme="minorHAnsi" w:cstheme="minorHAnsi"/>
        </w:rPr>
        <w:t>Date prévue de livraison : xxx</w:t>
      </w:r>
    </w:p>
    <w:p w14:paraId="72826615" w14:textId="77777777" w:rsidR="000A33B9" w:rsidRPr="00304219" w:rsidRDefault="000A33B9" w:rsidP="00C82597">
      <w:pPr>
        <w:rPr>
          <w:rFonts w:asciiTheme="minorHAnsi" w:hAnsiTheme="minorHAnsi" w:cstheme="minorHAnsi"/>
        </w:rPr>
      </w:pPr>
      <w:r w:rsidRPr="00304219">
        <w:rPr>
          <w:rFonts w:asciiTheme="minorHAnsi" w:hAnsiTheme="minorHAnsi" w:cstheme="minorHAnsi"/>
        </w:rPr>
        <w:t>Statut : en cours</w:t>
      </w:r>
    </w:p>
    <w:p w14:paraId="0F933A34" w14:textId="77777777" w:rsidR="000A33B9" w:rsidRPr="00304219" w:rsidRDefault="000A33B9" w:rsidP="00C82597">
      <w:pPr>
        <w:rPr>
          <w:rFonts w:asciiTheme="minorHAnsi" w:hAnsiTheme="minorHAnsi" w:cstheme="minorHAnsi"/>
          <w:b/>
          <w:bCs/>
        </w:rPr>
      </w:pPr>
    </w:p>
    <w:p w14:paraId="1E2C990F" w14:textId="77777777" w:rsidR="000A33B9" w:rsidRPr="00304219" w:rsidRDefault="000A33B9" w:rsidP="00C82597">
      <w:pPr>
        <w:rPr>
          <w:rFonts w:asciiTheme="minorHAnsi" w:hAnsiTheme="minorHAnsi" w:cstheme="minorHAnsi"/>
          <w:b/>
          <w:bCs/>
        </w:rPr>
      </w:pPr>
      <w:r w:rsidRPr="00304219">
        <w:rPr>
          <w:rFonts w:asciiTheme="minorHAnsi" w:hAnsiTheme="minorHAnsi" w:cstheme="minorHAnsi"/>
          <w:b/>
          <w:bCs/>
        </w:rPr>
        <w:t>Auteurs :</w:t>
      </w:r>
    </w:p>
    <w:tbl>
      <w:tblPr>
        <w:tblStyle w:val="Grilledutableau"/>
        <w:tblW w:w="9508" w:type="dxa"/>
        <w:jc w:val="center"/>
        <w:tblBorders>
          <w:top w:val="single" w:sz="4" w:space="0" w:color="28385A"/>
          <w:left w:val="single" w:sz="4" w:space="0" w:color="28385A"/>
          <w:bottom w:val="single" w:sz="4" w:space="0" w:color="28385A"/>
          <w:right w:val="single" w:sz="4" w:space="0" w:color="28385A"/>
          <w:insideH w:val="single" w:sz="4" w:space="0" w:color="28385A"/>
          <w:insideV w:val="single" w:sz="4" w:space="0" w:color="28385A"/>
        </w:tblBorders>
        <w:tblLook w:val="04A0" w:firstRow="1" w:lastRow="0" w:firstColumn="1" w:lastColumn="0" w:noHBand="0" w:noVBand="1"/>
      </w:tblPr>
      <w:tblGrid>
        <w:gridCol w:w="2261"/>
        <w:gridCol w:w="1585"/>
        <w:gridCol w:w="5662"/>
      </w:tblGrid>
      <w:tr w:rsidR="000A33B9" w:rsidRPr="00304219" w14:paraId="3C6D943E" w14:textId="77777777" w:rsidTr="008164FB">
        <w:trPr>
          <w:jc w:val="center"/>
        </w:trPr>
        <w:tc>
          <w:tcPr>
            <w:tcW w:w="2261" w:type="dxa"/>
            <w:shd w:val="clear" w:color="auto" w:fill="28385A"/>
            <w:vAlign w:val="center"/>
          </w:tcPr>
          <w:p w14:paraId="2FF8A8D2" w14:textId="77777777" w:rsidR="000A33B9" w:rsidRPr="00304219" w:rsidRDefault="000A33B9" w:rsidP="00C82597">
            <w:pPr>
              <w:spacing w:before="60" w:after="60"/>
              <w:jc w:val="center"/>
              <w:rPr>
                <w:rFonts w:asciiTheme="minorHAnsi" w:hAnsiTheme="minorHAnsi" w:cstheme="minorHAnsi"/>
                <w:b/>
                <w:bCs/>
                <w:color w:val="FFFFFF" w:themeColor="background1"/>
              </w:rPr>
            </w:pPr>
            <w:r w:rsidRPr="00304219">
              <w:rPr>
                <w:rFonts w:asciiTheme="minorHAnsi" w:hAnsiTheme="minorHAnsi" w:cstheme="minorHAnsi"/>
                <w:b/>
                <w:bCs/>
                <w:color w:val="FFFFFF" w:themeColor="background1"/>
              </w:rPr>
              <w:t>Pilote(s)</w:t>
            </w:r>
          </w:p>
        </w:tc>
        <w:tc>
          <w:tcPr>
            <w:tcW w:w="1585" w:type="dxa"/>
            <w:shd w:val="clear" w:color="auto" w:fill="28385A"/>
            <w:vAlign w:val="center"/>
          </w:tcPr>
          <w:p w14:paraId="717147FE" w14:textId="77777777" w:rsidR="000A33B9" w:rsidRPr="00304219" w:rsidRDefault="000A33B9" w:rsidP="00C82597">
            <w:pPr>
              <w:spacing w:before="60" w:after="60"/>
              <w:jc w:val="center"/>
              <w:rPr>
                <w:rFonts w:asciiTheme="minorHAnsi" w:hAnsiTheme="minorHAnsi" w:cstheme="minorHAnsi"/>
                <w:b/>
                <w:bCs/>
                <w:color w:val="FFFFFF" w:themeColor="background1"/>
              </w:rPr>
            </w:pPr>
            <w:r w:rsidRPr="00304219">
              <w:rPr>
                <w:rFonts w:asciiTheme="minorHAnsi" w:hAnsiTheme="minorHAnsi" w:cstheme="minorHAnsi"/>
                <w:b/>
                <w:bCs/>
                <w:color w:val="FFFFFF" w:themeColor="background1"/>
              </w:rPr>
              <w:t>Organisation</w:t>
            </w:r>
          </w:p>
        </w:tc>
        <w:tc>
          <w:tcPr>
            <w:tcW w:w="5662" w:type="dxa"/>
            <w:shd w:val="clear" w:color="auto" w:fill="28385A"/>
            <w:vAlign w:val="center"/>
          </w:tcPr>
          <w:p w14:paraId="21E3D4F6" w14:textId="77777777" w:rsidR="000A33B9" w:rsidRPr="00304219" w:rsidRDefault="000A33B9" w:rsidP="00C82597">
            <w:pPr>
              <w:spacing w:before="60" w:after="60"/>
              <w:jc w:val="center"/>
              <w:rPr>
                <w:rFonts w:asciiTheme="minorHAnsi" w:hAnsiTheme="minorHAnsi" w:cstheme="minorHAnsi"/>
                <w:b/>
                <w:bCs/>
                <w:color w:val="FFFFFF" w:themeColor="background1"/>
              </w:rPr>
            </w:pPr>
            <w:r w:rsidRPr="00304219">
              <w:rPr>
                <w:rFonts w:asciiTheme="minorHAnsi" w:hAnsiTheme="minorHAnsi" w:cstheme="minorHAnsi"/>
                <w:b/>
                <w:bCs/>
                <w:color w:val="FFFFFF" w:themeColor="background1"/>
              </w:rPr>
              <w:t>Rôle dans le projet</w:t>
            </w:r>
          </w:p>
        </w:tc>
      </w:tr>
      <w:tr w:rsidR="000A33B9" w:rsidRPr="00304219" w14:paraId="1EA70018" w14:textId="77777777" w:rsidTr="008164FB">
        <w:trPr>
          <w:jc w:val="center"/>
        </w:trPr>
        <w:tc>
          <w:tcPr>
            <w:tcW w:w="2261" w:type="dxa"/>
          </w:tcPr>
          <w:p w14:paraId="52DCF52D" w14:textId="3C5FFF3A" w:rsidR="000A33B9" w:rsidRPr="00304219" w:rsidRDefault="000A33B9" w:rsidP="00C82597">
            <w:pPr>
              <w:spacing w:before="60" w:after="60"/>
              <w:jc w:val="center"/>
              <w:rPr>
                <w:rFonts w:asciiTheme="minorHAnsi" w:hAnsiTheme="minorHAnsi" w:cstheme="minorHAnsi"/>
              </w:rPr>
            </w:pPr>
            <w:r>
              <w:rPr>
                <w:rFonts w:asciiTheme="minorHAnsi" w:hAnsiTheme="minorHAnsi" w:cstheme="minorHAnsi"/>
              </w:rPr>
              <w:t>MAILIER, Maxime</w:t>
            </w:r>
          </w:p>
        </w:tc>
        <w:tc>
          <w:tcPr>
            <w:tcW w:w="1585" w:type="dxa"/>
          </w:tcPr>
          <w:p w14:paraId="01B69359" w14:textId="45AC03F9" w:rsidR="000A33B9" w:rsidRPr="00304219" w:rsidRDefault="000A33B9" w:rsidP="00C82597">
            <w:pPr>
              <w:spacing w:before="60" w:after="60"/>
              <w:jc w:val="center"/>
              <w:rPr>
                <w:rFonts w:asciiTheme="minorHAnsi" w:hAnsiTheme="minorHAnsi" w:cstheme="minorHAnsi"/>
              </w:rPr>
            </w:pPr>
            <w:r>
              <w:rPr>
                <w:rFonts w:asciiTheme="minorHAnsi" w:hAnsiTheme="minorHAnsi" w:cstheme="minorHAnsi"/>
              </w:rPr>
              <w:t>SYSTRA</w:t>
            </w:r>
          </w:p>
        </w:tc>
        <w:tc>
          <w:tcPr>
            <w:tcW w:w="5662" w:type="dxa"/>
          </w:tcPr>
          <w:p w14:paraId="543F6232" w14:textId="77777777" w:rsidR="000A33B9" w:rsidRPr="00304219" w:rsidRDefault="000A33B9" w:rsidP="00C82597">
            <w:pPr>
              <w:spacing w:before="60" w:after="60"/>
              <w:rPr>
                <w:rFonts w:asciiTheme="minorHAnsi" w:hAnsiTheme="minorHAnsi" w:cstheme="minorHAnsi"/>
              </w:rPr>
            </w:pPr>
          </w:p>
        </w:tc>
      </w:tr>
      <w:tr w:rsidR="000A33B9" w:rsidRPr="00304219" w14:paraId="7D40A022" w14:textId="77777777" w:rsidTr="008164FB">
        <w:trPr>
          <w:jc w:val="center"/>
        </w:trPr>
        <w:tc>
          <w:tcPr>
            <w:tcW w:w="2261" w:type="dxa"/>
          </w:tcPr>
          <w:p w14:paraId="07BB60BB" w14:textId="0027E7C8" w:rsidR="000A33B9" w:rsidRPr="00304219" w:rsidRDefault="000A33B9" w:rsidP="00C82597">
            <w:pPr>
              <w:spacing w:before="60" w:after="60"/>
              <w:jc w:val="center"/>
              <w:rPr>
                <w:rFonts w:asciiTheme="minorHAnsi" w:hAnsiTheme="minorHAnsi" w:cstheme="minorHAnsi"/>
              </w:rPr>
            </w:pPr>
            <w:r>
              <w:rPr>
                <w:rFonts w:asciiTheme="minorHAnsi" w:hAnsiTheme="minorHAnsi" w:cstheme="minorHAnsi"/>
              </w:rPr>
              <w:t>TRIANO, José</w:t>
            </w:r>
          </w:p>
        </w:tc>
        <w:tc>
          <w:tcPr>
            <w:tcW w:w="1585" w:type="dxa"/>
          </w:tcPr>
          <w:p w14:paraId="3A7A8867" w14:textId="15F39C88" w:rsidR="000A33B9" w:rsidRPr="00304219" w:rsidRDefault="000A33B9" w:rsidP="00C82597">
            <w:pPr>
              <w:spacing w:before="60" w:after="60"/>
              <w:jc w:val="center"/>
              <w:rPr>
                <w:rFonts w:asciiTheme="minorHAnsi" w:hAnsiTheme="minorHAnsi" w:cstheme="minorHAnsi"/>
              </w:rPr>
            </w:pPr>
            <w:r>
              <w:rPr>
                <w:rFonts w:asciiTheme="minorHAnsi" w:hAnsiTheme="minorHAnsi" w:cstheme="minorHAnsi"/>
              </w:rPr>
              <w:t>SICEF</w:t>
            </w:r>
          </w:p>
        </w:tc>
        <w:tc>
          <w:tcPr>
            <w:tcW w:w="5662" w:type="dxa"/>
          </w:tcPr>
          <w:p w14:paraId="09CFA02D" w14:textId="77777777" w:rsidR="000A33B9" w:rsidRPr="00304219" w:rsidRDefault="000A33B9" w:rsidP="00C82597">
            <w:pPr>
              <w:spacing w:before="60" w:after="60"/>
              <w:rPr>
                <w:rFonts w:asciiTheme="minorHAnsi" w:hAnsiTheme="minorHAnsi" w:cstheme="minorHAnsi"/>
              </w:rPr>
            </w:pPr>
          </w:p>
        </w:tc>
      </w:tr>
      <w:tr w:rsidR="000A33B9" w:rsidRPr="00304219" w14:paraId="28DE5A55" w14:textId="77777777" w:rsidTr="008164FB">
        <w:trPr>
          <w:jc w:val="center"/>
        </w:trPr>
        <w:tc>
          <w:tcPr>
            <w:tcW w:w="2261" w:type="dxa"/>
          </w:tcPr>
          <w:p w14:paraId="334C24A0" w14:textId="77777777" w:rsidR="000A33B9" w:rsidRPr="00304219" w:rsidRDefault="000A33B9" w:rsidP="00C82597">
            <w:pPr>
              <w:spacing w:before="60" w:after="60"/>
              <w:jc w:val="center"/>
              <w:rPr>
                <w:rFonts w:asciiTheme="minorHAnsi" w:hAnsiTheme="minorHAnsi" w:cstheme="minorHAnsi"/>
              </w:rPr>
            </w:pPr>
          </w:p>
        </w:tc>
        <w:tc>
          <w:tcPr>
            <w:tcW w:w="1585" w:type="dxa"/>
          </w:tcPr>
          <w:p w14:paraId="0B25D3BD" w14:textId="77777777" w:rsidR="000A33B9" w:rsidRPr="00304219" w:rsidRDefault="000A33B9" w:rsidP="00C82597">
            <w:pPr>
              <w:spacing w:before="60" w:after="60"/>
              <w:jc w:val="center"/>
              <w:rPr>
                <w:rFonts w:asciiTheme="minorHAnsi" w:hAnsiTheme="minorHAnsi" w:cstheme="minorHAnsi"/>
              </w:rPr>
            </w:pPr>
          </w:p>
        </w:tc>
        <w:tc>
          <w:tcPr>
            <w:tcW w:w="5662" w:type="dxa"/>
          </w:tcPr>
          <w:p w14:paraId="4538A352" w14:textId="77777777" w:rsidR="000A33B9" w:rsidRPr="00304219" w:rsidRDefault="000A33B9" w:rsidP="00C82597">
            <w:pPr>
              <w:spacing w:before="60" w:after="60"/>
              <w:rPr>
                <w:rFonts w:asciiTheme="minorHAnsi" w:hAnsiTheme="minorHAnsi" w:cstheme="minorHAnsi"/>
              </w:rPr>
            </w:pPr>
          </w:p>
        </w:tc>
      </w:tr>
      <w:tr w:rsidR="000A33B9" w:rsidRPr="00304219" w14:paraId="16729589" w14:textId="77777777" w:rsidTr="008164FB">
        <w:trPr>
          <w:jc w:val="center"/>
        </w:trPr>
        <w:tc>
          <w:tcPr>
            <w:tcW w:w="2261" w:type="dxa"/>
            <w:shd w:val="clear" w:color="auto" w:fill="28385A"/>
            <w:vAlign w:val="center"/>
          </w:tcPr>
          <w:p w14:paraId="753C24AD" w14:textId="77777777" w:rsidR="000A33B9" w:rsidRPr="00304219" w:rsidRDefault="000A33B9" w:rsidP="00C82597">
            <w:pPr>
              <w:spacing w:before="60" w:after="60"/>
              <w:jc w:val="center"/>
              <w:rPr>
                <w:rFonts w:asciiTheme="minorHAnsi" w:hAnsiTheme="minorHAnsi" w:cstheme="minorHAnsi"/>
                <w:b/>
                <w:bCs/>
                <w:color w:val="FFFFFF" w:themeColor="background1"/>
              </w:rPr>
            </w:pPr>
            <w:r w:rsidRPr="00304219">
              <w:rPr>
                <w:rFonts w:asciiTheme="minorHAnsi" w:hAnsiTheme="minorHAnsi" w:cstheme="minorHAnsi"/>
                <w:b/>
                <w:bCs/>
                <w:color w:val="FFFFFF" w:themeColor="background1"/>
              </w:rPr>
              <w:t>Contributeurs</w:t>
            </w:r>
          </w:p>
        </w:tc>
        <w:tc>
          <w:tcPr>
            <w:tcW w:w="1585" w:type="dxa"/>
            <w:shd w:val="clear" w:color="auto" w:fill="28385A"/>
            <w:vAlign w:val="center"/>
          </w:tcPr>
          <w:p w14:paraId="1F57EAB9" w14:textId="77777777" w:rsidR="000A33B9" w:rsidRPr="00304219" w:rsidRDefault="000A33B9" w:rsidP="00C82597">
            <w:pPr>
              <w:spacing w:before="60" w:after="60"/>
              <w:jc w:val="center"/>
              <w:rPr>
                <w:rFonts w:asciiTheme="minorHAnsi" w:hAnsiTheme="minorHAnsi" w:cstheme="minorHAnsi"/>
                <w:b/>
                <w:bCs/>
                <w:color w:val="FFFFFF" w:themeColor="background1"/>
              </w:rPr>
            </w:pPr>
            <w:r w:rsidRPr="00304219">
              <w:rPr>
                <w:rFonts w:asciiTheme="minorHAnsi" w:hAnsiTheme="minorHAnsi" w:cstheme="minorHAnsi"/>
                <w:b/>
                <w:bCs/>
                <w:color w:val="FFFFFF" w:themeColor="background1"/>
              </w:rPr>
              <w:t>Organisation</w:t>
            </w:r>
          </w:p>
        </w:tc>
        <w:tc>
          <w:tcPr>
            <w:tcW w:w="5662" w:type="dxa"/>
            <w:shd w:val="clear" w:color="auto" w:fill="28385A"/>
            <w:vAlign w:val="center"/>
          </w:tcPr>
          <w:p w14:paraId="0AD48803" w14:textId="77777777" w:rsidR="000A33B9" w:rsidRPr="00304219" w:rsidRDefault="000A33B9" w:rsidP="00C82597">
            <w:pPr>
              <w:spacing w:before="60" w:after="60"/>
              <w:jc w:val="center"/>
              <w:rPr>
                <w:rFonts w:asciiTheme="minorHAnsi" w:hAnsiTheme="minorHAnsi" w:cstheme="minorHAnsi"/>
                <w:b/>
                <w:bCs/>
                <w:color w:val="FFFFFF" w:themeColor="background1"/>
              </w:rPr>
            </w:pPr>
            <w:r w:rsidRPr="00304219">
              <w:rPr>
                <w:rFonts w:asciiTheme="minorHAnsi" w:hAnsiTheme="minorHAnsi" w:cstheme="minorHAnsi"/>
                <w:b/>
                <w:bCs/>
                <w:color w:val="FFFFFF" w:themeColor="background1"/>
              </w:rPr>
              <w:t>Rôle dans le projet</w:t>
            </w:r>
          </w:p>
        </w:tc>
      </w:tr>
      <w:tr w:rsidR="000A33B9" w:rsidRPr="00304219" w14:paraId="26454765" w14:textId="77777777" w:rsidTr="008164FB">
        <w:trPr>
          <w:jc w:val="center"/>
        </w:trPr>
        <w:tc>
          <w:tcPr>
            <w:tcW w:w="2261" w:type="dxa"/>
          </w:tcPr>
          <w:p w14:paraId="44DF7652" w14:textId="77777777" w:rsidR="000A33B9" w:rsidRPr="00304219" w:rsidRDefault="000A33B9" w:rsidP="00C82597">
            <w:pPr>
              <w:spacing w:before="60" w:after="60"/>
              <w:jc w:val="center"/>
              <w:rPr>
                <w:rFonts w:asciiTheme="minorHAnsi" w:hAnsiTheme="minorHAnsi" w:cstheme="minorHAnsi"/>
              </w:rPr>
            </w:pPr>
          </w:p>
        </w:tc>
        <w:tc>
          <w:tcPr>
            <w:tcW w:w="1585" w:type="dxa"/>
          </w:tcPr>
          <w:p w14:paraId="4BCB018E" w14:textId="77777777" w:rsidR="000A33B9" w:rsidRPr="00304219" w:rsidRDefault="000A33B9" w:rsidP="00C82597">
            <w:pPr>
              <w:spacing w:before="60" w:after="60"/>
              <w:jc w:val="center"/>
              <w:rPr>
                <w:rFonts w:asciiTheme="minorHAnsi" w:hAnsiTheme="minorHAnsi" w:cstheme="minorHAnsi"/>
              </w:rPr>
            </w:pPr>
          </w:p>
        </w:tc>
        <w:tc>
          <w:tcPr>
            <w:tcW w:w="5662" w:type="dxa"/>
          </w:tcPr>
          <w:p w14:paraId="46076F4A" w14:textId="77777777" w:rsidR="000A33B9" w:rsidRPr="00304219" w:rsidRDefault="000A33B9" w:rsidP="00C82597">
            <w:pPr>
              <w:spacing w:before="60" w:after="60"/>
              <w:rPr>
                <w:rFonts w:asciiTheme="minorHAnsi" w:hAnsiTheme="minorHAnsi" w:cstheme="minorHAnsi"/>
              </w:rPr>
            </w:pPr>
          </w:p>
        </w:tc>
      </w:tr>
      <w:tr w:rsidR="000A33B9" w:rsidRPr="00304219" w14:paraId="2D8940D1" w14:textId="77777777" w:rsidTr="008164FB">
        <w:trPr>
          <w:jc w:val="center"/>
        </w:trPr>
        <w:tc>
          <w:tcPr>
            <w:tcW w:w="2261" w:type="dxa"/>
          </w:tcPr>
          <w:p w14:paraId="4AD0BB8B" w14:textId="77777777" w:rsidR="000A33B9" w:rsidRPr="00304219" w:rsidRDefault="000A33B9" w:rsidP="00C82597">
            <w:pPr>
              <w:spacing w:before="60" w:after="60"/>
              <w:jc w:val="center"/>
              <w:rPr>
                <w:rFonts w:asciiTheme="minorHAnsi" w:hAnsiTheme="minorHAnsi" w:cstheme="minorHAnsi"/>
              </w:rPr>
            </w:pPr>
          </w:p>
        </w:tc>
        <w:tc>
          <w:tcPr>
            <w:tcW w:w="1585" w:type="dxa"/>
          </w:tcPr>
          <w:p w14:paraId="44B792C5" w14:textId="77777777" w:rsidR="000A33B9" w:rsidRPr="00304219" w:rsidRDefault="000A33B9" w:rsidP="00C82597">
            <w:pPr>
              <w:spacing w:before="60" w:after="60"/>
              <w:jc w:val="center"/>
              <w:rPr>
                <w:rFonts w:asciiTheme="minorHAnsi" w:hAnsiTheme="minorHAnsi" w:cstheme="minorHAnsi"/>
              </w:rPr>
            </w:pPr>
          </w:p>
        </w:tc>
        <w:tc>
          <w:tcPr>
            <w:tcW w:w="5662" w:type="dxa"/>
          </w:tcPr>
          <w:p w14:paraId="51867026" w14:textId="77777777" w:rsidR="000A33B9" w:rsidRPr="00304219" w:rsidRDefault="000A33B9" w:rsidP="00C82597">
            <w:pPr>
              <w:spacing w:before="60" w:after="60"/>
              <w:rPr>
                <w:rFonts w:asciiTheme="minorHAnsi" w:hAnsiTheme="minorHAnsi" w:cstheme="minorHAnsi"/>
              </w:rPr>
            </w:pPr>
          </w:p>
        </w:tc>
      </w:tr>
      <w:tr w:rsidR="000A33B9" w:rsidRPr="00304219" w14:paraId="0CD76FDE" w14:textId="77777777" w:rsidTr="008164FB">
        <w:trPr>
          <w:jc w:val="center"/>
        </w:trPr>
        <w:tc>
          <w:tcPr>
            <w:tcW w:w="2261" w:type="dxa"/>
          </w:tcPr>
          <w:p w14:paraId="058851B2" w14:textId="77777777" w:rsidR="000A33B9" w:rsidRPr="00304219" w:rsidRDefault="000A33B9" w:rsidP="00C82597">
            <w:pPr>
              <w:spacing w:before="60" w:after="60"/>
              <w:jc w:val="center"/>
              <w:rPr>
                <w:rFonts w:asciiTheme="minorHAnsi" w:hAnsiTheme="minorHAnsi" w:cstheme="minorHAnsi"/>
              </w:rPr>
            </w:pPr>
          </w:p>
        </w:tc>
        <w:tc>
          <w:tcPr>
            <w:tcW w:w="1585" w:type="dxa"/>
          </w:tcPr>
          <w:p w14:paraId="59B2BCE1" w14:textId="77777777" w:rsidR="000A33B9" w:rsidRPr="00304219" w:rsidRDefault="000A33B9" w:rsidP="00C82597">
            <w:pPr>
              <w:spacing w:before="60" w:after="60"/>
              <w:jc w:val="center"/>
              <w:rPr>
                <w:rFonts w:asciiTheme="minorHAnsi" w:hAnsiTheme="minorHAnsi" w:cstheme="minorHAnsi"/>
              </w:rPr>
            </w:pPr>
          </w:p>
        </w:tc>
        <w:tc>
          <w:tcPr>
            <w:tcW w:w="5662" w:type="dxa"/>
          </w:tcPr>
          <w:p w14:paraId="3904EBD0" w14:textId="77777777" w:rsidR="000A33B9" w:rsidRPr="00304219" w:rsidRDefault="000A33B9" w:rsidP="00C82597">
            <w:pPr>
              <w:spacing w:before="60" w:after="60"/>
              <w:rPr>
                <w:rFonts w:asciiTheme="minorHAnsi" w:hAnsiTheme="minorHAnsi" w:cstheme="minorHAnsi"/>
              </w:rPr>
            </w:pPr>
          </w:p>
        </w:tc>
      </w:tr>
    </w:tbl>
    <w:p w14:paraId="3FEB614E" w14:textId="77777777" w:rsidR="000A33B9" w:rsidRPr="00304219" w:rsidRDefault="000A33B9" w:rsidP="00C82597">
      <w:pPr>
        <w:rPr>
          <w:rFonts w:asciiTheme="minorHAnsi" w:hAnsiTheme="minorHAnsi" w:cstheme="minorHAnsi"/>
        </w:rPr>
      </w:pPr>
    </w:p>
    <w:p w14:paraId="4400B604" w14:textId="77777777" w:rsidR="000A33B9" w:rsidRPr="00304219" w:rsidRDefault="000A33B9" w:rsidP="00C82597">
      <w:pPr>
        <w:rPr>
          <w:rFonts w:asciiTheme="minorHAnsi" w:hAnsiTheme="minorHAnsi" w:cstheme="minorHAnsi"/>
          <w:b/>
          <w:bCs/>
        </w:rPr>
      </w:pPr>
      <w:r w:rsidRPr="00304219">
        <w:rPr>
          <w:rFonts w:asciiTheme="minorHAnsi" w:hAnsiTheme="minorHAnsi" w:cstheme="minorHAnsi"/>
          <w:b/>
          <w:bCs/>
        </w:rPr>
        <w:t>Table de révision :</w:t>
      </w:r>
    </w:p>
    <w:tbl>
      <w:tblPr>
        <w:tblStyle w:val="Grilledutableau"/>
        <w:tblW w:w="9493" w:type="dxa"/>
        <w:jc w:val="center"/>
        <w:tblBorders>
          <w:top w:val="single" w:sz="4" w:space="0" w:color="28385A"/>
          <w:left w:val="single" w:sz="4" w:space="0" w:color="28385A"/>
          <w:bottom w:val="single" w:sz="4" w:space="0" w:color="28385A"/>
          <w:right w:val="single" w:sz="4" w:space="0" w:color="28385A"/>
          <w:insideH w:val="single" w:sz="4" w:space="0" w:color="28385A"/>
          <w:insideV w:val="single" w:sz="4" w:space="0" w:color="28385A"/>
        </w:tblBorders>
        <w:tblLook w:val="04A0" w:firstRow="1" w:lastRow="0" w:firstColumn="1" w:lastColumn="0" w:noHBand="0" w:noVBand="1"/>
      </w:tblPr>
      <w:tblGrid>
        <w:gridCol w:w="1195"/>
        <w:gridCol w:w="1306"/>
        <w:gridCol w:w="6992"/>
      </w:tblGrid>
      <w:tr w:rsidR="000A33B9" w:rsidRPr="00304219" w14:paraId="3B595DF0" w14:textId="77777777" w:rsidTr="008164FB">
        <w:trPr>
          <w:jc w:val="center"/>
        </w:trPr>
        <w:tc>
          <w:tcPr>
            <w:tcW w:w="1202" w:type="dxa"/>
            <w:shd w:val="clear" w:color="auto" w:fill="28385A"/>
          </w:tcPr>
          <w:p w14:paraId="6A5398A2" w14:textId="77777777" w:rsidR="000A33B9" w:rsidRPr="00304219" w:rsidRDefault="000A33B9" w:rsidP="00C82597">
            <w:pPr>
              <w:spacing w:before="60" w:after="60"/>
              <w:jc w:val="center"/>
              <w:rPr>
                <w:rFonts w:asciiTheme="minorHAnsi" w:hAnsiTheme="minorHAnsi" w:cstheme="minorHAnsi"/>
                <w:b/>
                <w:bCs/>
                <w:color w:val="FFFFFF" w:themeColor="background1"/>
              </w:rPr>
            </w:pPr>
            <w:r w:rsidRPr="00304219">
              <w:rPr>
                <w:rFonts w:asciiTheme="minorHAnsi" w:hAnsiTheme="minorHAnsi" w:cstheme="minorHAnsi"/>
                <w:b/>
                <w:bCs/>
                <w:color w:val="FFFFFF" w:themeColor="background1"/>
              </w:rPr>
              <w:t>Version</w:t>
            </w:r>
          </w:p>
        </w:tc>
        <w:tc>
          <w:tcPr>
            <w:tcW w:w="1203" w:type="dxa"/>
            <w:shd w:val="clear" w:color="auto" w:fill="28385A"/>
          </w:tcPr>
          <w:p w14:paraId="24136F3F" w14:textId="77777777" w:rsidR="000A33B9" w:rsidRPr="00304219" w:rsidRDefault="000A33B9" w:rsidP="00C82597">
            <w:pPr>
              <w:spacing w:before="60" w:after="60"/>
              <w:jc w:val="center"/>
              <w:rPr>
                <w:rFonts w:asciiTheme="minorHAnsi" w:hAnsiTheme="minorHAnsi" w:cstheme="minorHAnsi"/>
                <w:b/>
                <w:bCs/>
                <w:color w:val="FFFFFF" w:themeColor="background1"/>
              </w:rPr>
            </w:pPr>
            <w:r w:rsidRPr="00304219">
              <w:rPr>
                <w:rFonts w:asciiTheme="minorHAnsi" w:hAnsiTheme="minorHAnsi" w:cstheme="minorHAnsi"/>
                <w:b/>
                <w:bCs/>
                <w:color w:val="FFFFFF" w:themeColor="background1"/>
              </w:rPr>
              <w:t>Date</w:t>
            </w:r>
          </w:p>
        </w:tc>
        <w:tc>
          <w:tcPr>
            <w:tcW w:w="7088" w:type="dxa"/>
            <w:shd w:val="clear" w:color="auto" w:fill="28385A"/>
          </w:tcPr>
          <w:p w14:paraId="189F890C" w14:textId="77777777" w:rsidR="000A33B9" w:rsidRPr="00304219" w:rsidRDefault="000A33B9" w:rsidP="00C82597">
            <w:pPr>
              <w:spacing w:before="60" w:after="60"/>
              <w:jc w:val="center"/>
              <w:rPr>
                <w:rFonts w:asciiTheme="minorHAnsi" w:hAnsiTheme="minorHAnsi" w:cstheme="minorHAnsi"/>
                <w:b/>
                <w:bCs/>
                <w:color w:val="FFFFFF" w:themeColor="background1"/>
              </w:rPr>
            </w:pPr>
            <w:r w:rsidRPr="00304219">
              <w:rPr>
                <w:rFonts w:asciiTheme="minorHAnsi" w:hAnsiTheme="minorHAnsi" w:cstheme="minorHAnsi"/>
                <w:b/>
                <w:bCs/>
                <w:color w:val="FFFFFF" w:themeColor="background1"/>
              </w:rPr>
              <w:t>Contenu de la modification</w:t>
            </w:r>
          </w:p>
        </w:tc>
      </w:tr>
      <w:tr w:rsidR="000A33B9" w:rsidRPr="00304219" w14:paraId="41217006" w14:textId="77777777" w:rsidTr="008164FB">
        <w:trPr>
          <w:jc w:val="center"/>
        </w:trPr>
        <w:tc>
          <w:tcPr>
            <w:tcW w:w="1202" w:type="dxa"/>
          </w:tcPr>
          <w:p w14:paraId="6E758C16" w14:textId="77777777" w:rsidR="000A33B9" w:rsidRPr="00304219" w:rsidRDefault="000A33B9" w:rsidP="00C82597">
            <w:pPr>
              <w:spacing w:before="60" w:after="60"/>
              <w:jc w:val="center"/>
              <w:rPr>
                <w:rFonts w:asciiTheme="minorHAnsi" w:hAnsiTheme="minorHAnsi" w:cstheme="minorHAnsi"/>
              </w:rPr>
            </w:pPr>
            <w:r w:rsidRPr="00304219">
              <w:rPr>
                <w:rFonts w:asciiTheme="minorHAnsi" w:hAnsiTheme="minorHAnsi" w:cstheme="minorHAnsi"/>
              </w:rPr>
              <w:t>0.1</w:t>
            </w:r>
          </w:p>
        </w:tc>
        <w:tc>
          <w:tcPr>
            <w:tcW w:w="1203" w:type="dxa"/>
          </w:tcPr>
          <w:p w14:paraId="2E8C2845" w14:textId="0A4EFCE9" w:rsidR="000A33B9" w:rsidRPr="00304219" w:rsidRDefault="000A33B9" w:rsidP="00C82597">
            <w:pPr>
              <w:spacing w:before="60" w:after="60"/>
              <w:jc w:val="center"/>
              <w:rPr>
                <w:rFonts w:asciiTheme="minorHAnsi" w:hAnsiTheme="minorHAnsi" w:cstheme="minorHAnsi"/>
              </w:rPr>
            </w:pPr>
            <w:r>
              <w:rPr>
                <w:rFonts w:asciiTheme="minorHAnsi" w:hAnsiTheme="minorHAnsi" w:cstheme="minorHAnsi"/>
              </w:rPr>
              <w:t>03/07/24</w:t>
            </w:r>
          </w:p>
        </w:tc>
        <w:tc>
          <w:tcPr>
            <w:tcW w:w="7088" w:type="dxa"/>
          </w:tcPr>
          <w:p w14:paraId="51F1B7B5" w14:textId="15CC9A86" w:rsidR="000A33B9" w:rsidRPr="00304219" w:rsidRDefault="000A33B9" w:rsidP="00C82597">
            <w:pPr>
              <w:spacing w:before="60" w:after="60"/>
              <w:rPr>
                <w:rFonts w:asciiTheme="minorHAnsi" w:hAnsiTheme="minorHAnsi" w:cstheme="minorHAnsi"/>
              </w:rPr>
            </w:pPr>
            <w:r>
              <w:rPr>
                <w:rFonts w:asciiTheme="minorHAnsi" w:hAnsiTheme="minorHAnsi" w:cstheme="minorHAnsi"/>
              </w:rPr>
              <w:t xml:space="preserve">Version de travail Traffic Mgr </w:t>
            </w:r>
          </w:p>
        </w:tc>
      </w:tr>
      <w:tr w:rsidR="000A33B9" w:rsidRPr="00304219" w14:paraId="4D3A5548" w14:textId="77777777" w:rsidTr="008164FB">
        <w:trPr>
          <w:jc w:val="center"/>
        </w:trPr>
        <w:tc>
          <w:tcPr>
            <w:tcW w:w="1202" w:type="dxa"/>
          </w:tcPr>
          <w:p w14:paraId="3AD364C8" w14:textId="77777777" w:rsidR="000A33B9" w:rsidRPr="00304219" w:rsidRDefault="000A33B9" w:rsidP="00C82597">
            <w:pPr>
              <w:spacing w:before="60" w:after="60"/>
              <w:jc w:val="center"/>
              <w:rPr>
                <w:rFonts w:asciiTheme="minorHAnsi" w:hAnsiTheme="minorHAnsi" w:cstheme="minorHAnsi"/>
              </w:rPr>
            </w:pPr>
            <w:r w:rsidRPr="00304219">
              <w:rPr>
                <w:rFonts w:asciiTheme="minorHAnsi" w:hAnsiTheme="minorHAnsi" w:cstheme="minorHAnsi"/>
              </w:rPr>
              <w:t>0.2</w:t>
            </w:r>
          </w:p>
        </w:tc>
        <w:tc>
          <w:tcPr>
            <w:tcW w:w="1203" w:type="dxa"/>
          </w:tcPr>
          <w:p w14:paraId="5ACE14E3" w14:textId="6B6F3A32" w:rsidR="000A33B9" w:rsidRPr="00304219" w:rsidRDefault="000A33B9" w:rsidP="00C82597">
            <w:pPr>
              <w:spacing w:before="60" w:after="60"/>
              <w:jc w:val="center"/>
              <w:rPr>
                <w:rFonts w:asciiTheme="minorHAnsi" w:hAnsiTheme="minorHAnsi" w:cstheme="minorHAnsi"/>
              </w:rPr>
            </w:pPr>
            <w:r>
              <w:rPr>
                <w:rFonts w:asciiTheme="minorHAnsi" w:hAnsiTheme="minorHAnsi" w:cstheme="minorHAnsi"/>
              </w:rPr>
              <w:t>11/07/24</w:t>
            </w:r>
          </w:p>
        </w:tc>
        <w:tc>
          <w:tcPr>
            <w:tcW w:w="7088" w:type="dxa"/>
          </w:tcPr>
          <w:p w14:paraId="2F042634" w14:textId="4C68838B" w:rsidR="000A33B9" w:rsidRPr="00304219" w:rsidRDefault="000A33B9" w:rsidP="00C82597">
            <w:pPr>
              <w:spacing w:before="60" w:after="60"/>
              <w:rPr>
                <w:rFonts w:asciiTheme="minorHAnsi" w:hAnsiTheme="minorHAnsi" w:cstheme="minorHAnsi"/>
              </w:rPr>
            </w:pPr>
            <w:r>
              <w:rPr>
                <w:rFonts w:asciiTheme="minorHAnsi" w:hAnsiTheme="minorHAnsi" w:cstheme="minorHAnsi"/>
              </w:rPr>
              <w:t xml:space="preserve">Version de travail Traffic Mgr </w:t>
            </w:r>
          </w:p>
        </w:tc>
      </w:tr>
      <w:tr w:rsidR="000A33B9" w:rsidRPr="00304219" w14:paraId="412A965A" w14:textId="77777777" w:rsidTr="008164FB">
        <w:trPr>
          <w:jc w:val="center"/>
        </w:trPr>
        <w:tc>
          <w:tcPr>
            <w:tcW w:w="1202" w:type="dxa"/>
          </w:tcPr>
          <w:p w14:paraId="51E6946E" w14:textId="77777777" w:rsidR="000A33B9" w:rsidRPr="00304219" w:rsidRDefault="000A33B9" w:rsidP="00C82597">
            <w:pPr>
              <w:spacing w:before="60" w:after="60"/>
              <w:jc w:val="center"/>
              <w:rPr>
                <w:rFonts w:asciiTheme="minorHAnsi" w:hAnsiTheme="minorHAnsi" w:cstheme="minorHAnsi"/>
              </w:rPr>
            </w:pPr>
            <w:r w:rsidRPr="00304219">
              <w:rPr>
                <w:rFonts w:asciiTheme="minorHAnsi" w:hAnsiTheme="minorHAnsi" w:cstheme="minorHAnsi"/>
              </w:rPr>
              <w:t>0.3</w:t>
            </w:r>
          </w:p>
        </w:tc>
        <w:tc>
          <w:tcPr>
            <w:tcW w:w="1203" w:type="dxa"/>
          </w:tcPr>
          <w:p w14:paraId="15D921AC" w14:textId="442041EB" w:rsidR="000A33B9" w:rsidRPr="00304219" w:rsidRDefault="000A33B9" w:rsidP="00C82597">
            <w:pPr>
              <w:spacing w:before="60" w:after="60"/>
              <w:jc w:val="center"/>
              <w:rPr>
                <w:rFonts w:asciiTheme="minorHAnsi" w:hAnsiTheme="minorHAnsi" w:cstheme="minorHAnsi"/>
              </w:rPr>
            </w:pPr>
            <w:r>
              <w:rPr>
                <w:rFonts w:asciiTheme="minorHAnsi" w:hAnsiTheme="minorHAnsi" w:cstheme="minorHAnsi"/>
              </w:rPr>
              <w:t>1</w:t>
            </w:r>
            <w:r w:rsidR="003C3A83">
              <w:rPr>
                <w:rFonts w:asciiTheme="minorHAnsi" w:hAnsiTheme="minorHAnsi" w:cstheme="minorHAnsi"/>
              </w:rPr>
              <w:t>9</w:t>
            </w:r>
            <w:r>
              <w:rPr>
                <w:rFonts w:asciiTheme="minorHAnsi" w:hAnsiTheme="minorHAnsi" w:cstheme="minorHAnsi"/>
              </w:rPr>
              <w:t>/07/24</w:t>
            </w:r>
          </w:p>
        </w:tc>
        <w:tc>
          <w:tcPr>
            <w:tcW w:w="7088" w:type="dxa"/>
          </w:tcPr>
          <w:p w14:paraId="45ED7191" w14:textId="60FD3D49" w:rsidR="000A33B9" w:rsidRPr="00304219" w:rsidRDefault="000A33B9" w:rsidP="00C82597">
            <w:pPr>
              <w:spacing w:before="60" w:after="60"/>
              <w:rPr>
                <w:rFonts w:asciiTheme="minorHAnsi" w:hAnsiTheme="minorHAnsi" w:cstheme="minorHAnsi"/>
              </w:rPr>
            </w:pPr>
            <w:r>
              <w:rPr>
                <w:rFonts w:asciiTheme="minorHAnsi" w:hAnsiTheme="minorHAnsi" w:cstheme="minorHAnsi"/>
              </w:rPr>
              <w:t xml:space="preserve">Version de travail Traffic Mgr avec exemples exigences </w:t>
            </w:r>
          </w:p>
        </w:tc>
      </w:tr>
      <w:tr w:rsidR="000A33B9" w:rsidRPr="00304219" w14:paraId="7200ED7B" w14:textId="77777777" w:rsidTr="008164FB">
        <w:trPr>
          <w:jc w:val="center"/>
        </w:trPr>
        <w:tc>
          <w:tcPr>
            <w:tcW w:w="1202" w:type="dxa"/>
          </w:tcPr>
          <w:p w14:paraId="19D6C9E6" w14:textId="77777777" w:rsidR="000A33B9" w:rsidRPr="00304219" w:rsidRDefault="000A33B9" w:rsidP="00C82597">
            <w:pPr>
              <w:spacing w:before="60" w:after="60"/>
              <w:jc w:val="center"/>
              <w:rPr>
                <w:rFonts w:asciiTheme="minorHAnsi" w:hAnsiTheme="minorHAnsi" w:cstheme="minorHAnsi"/>
              </w:rPr>
            </w:pPr>
            <w:r w:rsidRPr="00304219">
              <w:rPr>
                <w:rFonts w:asciiTheme="minorHAnsi" w:hAnsiTheme="minorHAnsi" w:cstheme="minorHAnsi"/>
              </w:rPr>
              <w:t>0.4</w:t>
            </w:r>
          </w:p>
        </w:tc>
        <w:tc>
          <w:tcPr>
            <w:tcW w:w="1203" w:type="dxa"/>
          </w:tcPr>
          <w:p w14:paraId="600C2FCE" w14:textId="5AC64AD1" w:rsidR="000A33B9" w:rsidRPr="00304219" w:rsidRDefault="000A33B9" w:rsidP="00C82597">
            <w:pPr>
              <w:spacing w:before="60" w:after="60"/>
              <w:jc w:val="center"/>
              <w:rPr>
                <w:rFonts w:asciiTheme="minorHAnsi" w:hAnsiTheme="minorHAnsi" w:cstheme="minorHAnsi"/>
              </w:rPr>
            </w:pPr>
            <w:r>
              <w:rPr>
                <w:rFonts w:asciiTheme="minorHAnsi" w:hAnsiTheme="minorHAnsi" w:cstheme="minorHAnsi"/>
              </w:rPr>
              <w:t>22/07/24</w:t>
            </w:r>
          </w:p>
        </w:tc>
        <w:tc>
          <w:tcPr>
            <w:tcW w:w="7088" w:type="dxa"/>
          </w:tcPr>
          <w:p w14:paraId="4E92D4F7" w14:textId="19FE09CC" w:rsidR="000A33B9" w:rsidRPr="00304219" w:rsidRDefault="000A33B9" w:rsidP="00C82597">
            <w:pPr>
              <w:spacing w:before="60" w:after="60"/>
              <w:rPr>
                <w:rFonts w:asciiTheme="minorHAnsi" w:hAnsiTheme="minorHAnsi" w:cstheme="minorHAnsi"/>
              </w:rPr>
            </w:pPr>
            <w:r>
              <w:rPr>
                <w:rFonts w:asciiTheme="minorHAnsi" w:hAnsiTheme="minorHAnsi" w:cstheme="minorHAnsi"/>
              </w:rPr>
              <w:t xml:space="preserve">Version de travail Traffic Mgr avec exemples exigences </w:t>
            </w:r>
          </w:p>
        </w:tc>
      </w:tr>
      <w:tr w:rsidR="000A33B9" w:rsidRPr="00304219" w14:paraId="453A6274" w14:textId="77777777" w:rsidTr="008164FB">
        <w:trPr>
          <w:jc w:val="center"/>
        </w:trPr>
        <w:tc>
          <w:tcPr>
            <w:tcW w:w="1202" w:type="dxa"/>
          </w:tcPr>
          <w:p w14:paraId="28A37B26" w14:textId="77777777" w:rsidR="000A33B9" w:rsidRPr="00304219" w:rsidRDefault="000A33B9" w:rsidP="00C82597">
            <w:pPr>
              <w:spacing w:before="60" w:after="60"/>
              <w:jc w:val="center"/>
              <w:rPr>
                <w:rFonts w:asciiTheme="minorHAnsi" w:hAnsiTheme="minorHAnsi" w:cstheme="minorHAnsi"/>
              </w:rPr>
            </w:pPr>
            <w:r w:rsidRPr="00304219">
              <w:rPr>
                <w:rFonts w:asciiTheme="minorHAnsi" w:hAnsiTheme="minorHAnsi" w:cstheme="minorHAnsi"/>
              </w:rPr>
              <w:t>0.5</w:t>
            </w:r>
          </w:p>
        </w:tc>
        <w:tc>
          <w:tcPr>
            <w:tcW w:w="1203" w:type="dxa"/>
          </w:tcPr>
          <w:p w14:paraId="22B83733" w14:textId="170C50C6" w:rsidR="000A33B9" w:rsidRPr="00304219" w:rsidRDefault="000A33B9" w:rsidP="00C82597">
            <w:pPr>
              <w:spacing w:before="60" w:after="60"/>
              <w:jc w:val="center"/>
              <w:rPr>
                <w:rFonts w:asciiTheme="minorHAnsi" w:hAnsiTheme="minorHAnsi" w:cstheme="minorHAnsi"/>
              </w:rPr>
            </w:pPr>
            <w:r>
              <w:rPr>
                <w:rFonts w:asciiTheme="minorHAnsi" w:hAnsiTheme="minorHAnsi" w:cstheme="minorHAnsi"/>
              </w:rPr>
              <w:t>12/08/24</w:t>
            </w:r>
          </w:p>
        </w:tc>
        <w:tc>
          <w:tcPr>
            <w:tcW w:w="7088" w:type="dxa"/>
          </w:tcPr>
          <w:p w14:paraId="726B8A79" w14:textId="77777777" w:rsidR="000A33B9" w:rsidRDefault="000A33B9" w:rsidP="00C82597">
            <w:pPr>
              <w:spacing w:before="60" w:after="60"/>
              <w:rPr>
                <w:rFonts w:asciiTheme="minorHAnsi" w:hAnsiTheme="minorHAnsi" w:cstheme="minorHAnsi"/>
              </w:rPr>
            </w:pPr>
            <w:r>
              <w:rPr>
                <w:rFonts w:asciiTheme="minorHAnsi" w:hAnsiTheme="minorHAnsi" w:cstheme="minorHAnsi"/>
              </w:rPr>
              <w:t>Version de travail Traffic Mgr avec exemples exigences :</w:t>
            </w:r>
          </w:p>
          <w:p w14:paraId="296D73CF" w14:textId="5A5AB037" w:rsidR="000A33B9" w:rsidRPr="000A33B9" w:rsidRDefault="000A33B9" w:rsidP="00C82597">
            <w:pPr>
              <w:numPr>
                <w:ilvl w:val="1"/>
                <w:numId w:val="39"/>
              </w:numPr>
              <w:spacing w:before="60" w:after="60"/>
              <w:rPr>
                <w:rFonts w:asciiTheme="minorHAnsi" w:hAnsiTheme="minorHAnsi" w:cstheme="minorHAnsi"/>
              </w:rPr>
            </w:pPr>
            <w:r w:rsidRPr="000A33B9">
              <w:rPr>
                <w:rFonts w:asciiTheme="minorHAnsi" w:hAnsiTheme="minorHAnsi" w:cstheme="minorHAnsi"/>
              </w:rPr>
              <w:t>TM_TR_01</w:t>
            </w:r>
            <w:r>
              <w:rPr>
                <w:rFonts w:asciiTheme="minorHAnsi" w:hAnsiTheme="minorHAnsi" w:cstheme="minorHAnsi"/>
              </w:rPr>
              <w:t xml:space="preserve"> </w:t>
            </w:r>
            <w:r w:rsidRPr="000A33B9">
              <w:rPr>
                <w:rFonts w:asciiTheme="minorHAnsi" w:hAnsiTheme="minorHAnsi" w:cstheme="minorHAnsi"/>
              </w:rPr>
              <w:t>: Superviser les véhicules</w:t>
            </w:r>
          </w:p>
          <w:p w14:paraId="6700A55D" w14:textId="636FA306" w:rsidR="000A33B9" w:rsidRPr="000A33B9" w:rsidRDefault="000A33B9" w:rsidP="00C82597">
            <w:pPr>
              <w:numPr>
                <w:ilvl w:val="1"/>
                <w:numId w:val="39"/>
              </w:numPr>
              <w:spacing w:before="60" w:after="60"/>
              <w:rPr>
                <w:rFonts w:asciiTheme="minorHAnsi" w:hAnsiTheme="minorHAnsi" w:cstheme="minorHAnsi"/>
              </w:rPr>
            </w:pPr>
            <w:r w:rsidRPr="000A33B9">
              <w:rPr>
                <w:rFonts w:asciiTheme="minorHAnsi" w:hAnsiTheme="minorHAnsi" w:cstheme="minorHAnsi"/>
              </w:rPr>
              <w:t>TM_TR_02</w:t>
            </w:r>
            <w:r>
              <w:rPr>
                <w:rFonts w:asciiTheme="minorHAnsi" w:hAnsiTheme="minorHAnsi" w:cstheme="minorHAnsi"/>
              </w:rPr>
              <w:t xml:space="preserve"> </w:t>
            </w:r>
            <w:r w:rsidRPr="000A33B9">
              <w:rPr>
                <w:rFonts w:asciiTheme="minorHAnsi" w:hAnsiTheme="minorHAnsi" w:cstheme="minorHAnsi"/>
              </w:rPr>
              <w:t>: Gérer le référentiel horaire en production (</w:t>
            </w:r>
            <w:r>
              <w:rPr>
                <w:rFonts w:asciiTheme="minorHAnsi" w:hAnsiTheme="minorHAnsi" w:cstheme="minorHAnsi"/>
              </w:rPr>
              <w:t>Rédaction p</w:t>
            </w:r>
            <w:r w:rsidRPr="000A33B9">
              <w:rPr>
                <w:rFonts w:asciiTheme="minorHAnsi" w:hAnsiTheme="minorHAnsi" w:cstheme="minorHAnsi"/>
              </w:rPr>
              <w:t>artielle</w:t>
            </w:r>
            <w:r>
              <w:rPr>
                <w:rFonts w:asciiTheme="minorHAnsi" w:hAnsiTheme="minorHAnsi" w:cstheme="minorHAnsi"/>
              </w:rPr>
              <w:t>)</w:t>
            </w:r>
          </w:p>
          <w:p w14:paraId="1ED4C079" w14:textId="4A637DF1" w:rsidR="000A33B9" w:rsidRPr="000A33B9" w:rsidRDefault="000A33B9" w:rsidP="00C82597">
            <w:pPr>
              <w:numPr>
                <w:ilvl w:val="1"/>
                <w:numId w:val="39"/>
              </w:numPr>
              <w:spacing w:before="60" w:after="60"/>
              <w:rPr>
                <w:rFonts w:asciiTheme="minorHAnsi" w:hAnsiTheme="minorHAnsi" w:cstheme="minorHAnsi"/>
              </w:rPr>
            </w:pPr>
            <w:r w:rsidRPr="000A33B9">
              <w:rPr>
                <w:rFonts w:asciiTheme="minorHAnsi" w:hAnsiTheme="minorHAnsi" w:cstheme="minorHAnsi"/>
              </w:rPr>
              <w:t>TM_TR_03</w:t>
            </w:r>
            <w:r>
              <w:rPr>
                <w:rFonts w:asciiTheme="minorHAnsi" w:hAnsiTheme="minorHAnsi" w:cstheme="minorHAnsi"/>
              </w:rPr>
              <w:t xml:space="preserve"> </w:t>
            </w:r>
            <w:r w:rsidRPr="000A33B9">
              <w:rPr>
                <w:rFonts w:asciiTheme="minorHAnsi" w:hAnsiTheme="minorHAnsi" w:cstheme="minorHAnsi"/>
              </w:rPr>
              <w:t>: Gérer le mode d’exploitation de la ligne</w:t>
            </w:r>
          </w:p>
          <w:p w14:paraId="62E893B5" w14:textId="46F14627" w:rsidR="000A33B9" w:rsidRPr="000A33B9" w:rsidRDefault="000A33B9" w:rsidP="00C82597">
            <w:pPr>
              <w:numPr>
                <w:ilvl w:val="1"/>
                <w:numId w:val="39"/>
              </w:numPr>
              <w:spacing w:before="60" w:after="60"/>
              <w:rPr>
                <w:rFonts w:asciiTheme="minorHAnsi" w:hAnsiTheme="minorHAnsi" w:cstheme="minorHAnsi"/>
              </w:rPr>
            </w:pPr>
            <w:r w:rsidRPr="000A33B9">
              <w:rPr>
                <w:rFonts w:asciiTheme="minorHAnsi" w:hAnsiTheme="minorHAnsi" w:cstheme="minorHAnsi"/>
              </w:rPr>
              <w:t>TM_TR_04</w:t>
            </w:r>
            <w:r>
              <w:rPr>
                <w:rFonts w:asciiTheme="minorHAnsi" w:hAnsiTheme="minorHAnsi" w:cstheme="minorHAnsi"/>
              </w:rPr>
              <w:t xml:space="preserve"> </w:t>
            </w:r>
            <w:r w:rsidRPr="000A33B9">
              <w:rPr>
                <w:rFonts w:asciiTheme="minorHAnsi" w:hAnsiTheme="minorHAnsi" w:cstheme="minorHAnsi"/>
              </w:rPr>
              <w:t xml:space="preserve">: Allouer des </w:t>
            </w:r>
            <w:r w:rsidR="00372D26">
              <w:rPr>
                <w:rFonts w:asciiTheme="minorHAnsi" w:hAnsiTheme="minorHAnsi" w:cstheme="minorHAnsi"/>
              </w:rPr>
              <w:t>missions</w:t>
            </w:r>
            <w:r w:rsidRPr="000A33B9">
              <w:rPr>
                <w:rFonts w:asciiTheme="minorHAnsi" w:hAnsiTheme="minorHAnsi" w:cstheme="minorHAnsi"/>
              </w:rPr>
              <w:t xml:space="preserve"> à des véhicules</w:t>
            </w:r>
          </w:p>
          <w:p w14:paraId="102A6391" w14:textId="4CCDF90B" w:rsidR="000A33B9" w:rsidRPr="00304219" w:rsidRDefault="000A33B9" w:rsidP="00C82597">
            <w:pPr>
              <w:numPr>
                <w:ilvl w:val="1"/>
                <w:numId w:val="39"/>
              </w:numPr>
              <w:spacing w:before="60" w:after="60"/>
              <w:rPr>
                <w:rFonts w:asciiTheme="minorHAnsi" w:hAnsiTheme="minorHAnsi" w:cstheme="minorHAnsi"/>
              </w:rPr>
            </w:pPr>
            <w:r w:rsidRPr="000A33B9">
              <w:rPr>
                <w:rFonts w:asciiTheme="minorHAnsi" w:hAnsiTheme="minorHAnsi" w:cstheme="minorHAnsi"/>
              </w:rPr>
              <w:t>TM_TR_07</w:t>
            </w:r>
            <w:r>
              <w:rPr>
                <w:rFonts w:asciiTheme="minorHAnsi" w:hAnsiTheme="minorHAnsi" w:cstheme="minorHAnsi"/>
              </w:rPr>
              <w:t xml:space="preserve"> </w:t>
            </w:r>
            <w:r w:rsidRPr="000A33B9">
              <w:rPr>
                <w:rFonts w:asciiTheme="minorHAnsi" w:hAnsiTheme="minorHAnsi" w:cstheme="minorHAnsi"/>
              </w:rPr>
              <w:t>: Réguler les véhicules (</w:t>
            </w:r>
            <w:r>
              <w:rPr>
                <w:rFonts w:asciiTheme="minorHAnsi" w:hAnsiTheme="minorHAnsi" w:cstheme="minorHAnsi"/>
              </w:rPr>
              <w:t>Rédaction p</w:t>
            </w:r>
            <w:r w:rsidRPr="000A33B9">
              <w:rPr>
                <w:rFonts w:asciiTheme="minorHAnsi" w:hAnsiTheme="minorHAnsi" w:cstheme="minorHAnsi"/>
              </w:rPr>
              <w:t>artielle</w:t>
            </w:r>
            <w:r>
              <w:rPr>
                <w:rFonts w:asciiTheme="minorHAnsi" w:hAnsiTheme="minorHAnsi" w:cstheme="minorHAnsi"/>
              </w:rPr>
              <w:t>)</w:t>
            </w:r>
          </w:p>
        </w:tc>
      </w:tr>
      <w:tr w:rsidR="000A33B9" w:rsidRPr="00304219" w14:paraId="15782B21" w14:textId="77777777" w:rsidTr="008164FB">
        <w:trPr>
          <w:jc w:val="center"/>
        </w:trPr>
        <w:tc>
          <w:tcPr>
            <w:tcW w:w="1202" w:type="dxa"/>
          </w:tcPr>
          <w:p w14:paraId="6BDFDF7E" w14:textId="77777777" w:rsidR="000A33B9" w:rsidRPr="00304219" w:rsidRDefault="000A33B9" w:rsidP="00C82597">
            <w:pPr>
              <w:spacing w:before="60" w:after="60"/>
              <w:jc w:val="center"/>
              <w:rPr>
                <w:rFonts w:asciiTheme="minorHAnsi" w:hAnsiTheme="minorHAnsi" w:cstheme="minorHAnsi"/>
              </w:rPr>
            </w:pPr>
            <w:r w:rsidRPr="00304219">
              <w:rPr>
                <w:rFonts w:asciiTheme="minorHAnsi" w:hAnsiTheme="minorHAnsi" w:cstheme="minorHAnsi"/>
              </w:rPr>
              <w:t>0.6</w:t>
            </w:r>
          </w:p>
        </w:tc>
        <w:tc>
          <w:tcPr>
            <w:tcW w:w="1203" w:type="dxa"/>
          </w:tcPr>
          <w:p w14:paraId="068DDF6F" w14:textId="33028CDC" w:rsidR="000A33B9" w:rsidRPr="00304219" w:rsidRDefault="00CA5C98" w:rsidP="00C82597">
            <w:pPr>
              <w:spacing w:before="60" w:after="60"/>
              <w:jc w:val="center"/>
              <w:rPr>
                <w:rFonts w:asciiTheme="minorHAnsi" w:hAnsiTheme="minorHAnsi" w:cstheme="minorHAnsi"/>
              </w:rPr>
            </w:pPr>
            <w:ins w:id="9" w:author="MAILIER Maxime" w:date="2024-08-30T18:12:00Z">
              <w:r>
                <w:rPr>
                  <w:rFonts w:asciiTheme="minorHAnsi" w:hAnsiTheme="minorHAnsi" w:cstheme="minorHAnsi"/>
                </w:rPr>
                <w:t>30/08/24</w:t>
              </w:r>
            </w:ins>
          </w:p>
        </w:tc>
        <w:tc>
          <w:tcPr>
            <w:tcW w:w="7088" w:type="dxa"/>
          </w:tcPr>
          <w:p w14:paraId="63021E60" w14:textId="77777777" w:rsidR="0010620E" w:rsidRDefault="0010620E" w:rsidP="00C82597">
            <w:pPr>
              <w:spacing w:before="60" w:after="60"/>
              <w:rPr>
                <w:ins w:id="10" w:author="MAILIER Maxime" w:date="2024-08-14T11:53:00Z"/>
                <w:rFonts w:asciiTheme="minorHAnsi" w:hAnsiTheme="minorHAnsi" w:cstheme="minorHAnsi"/>
              </w:rPr>
            </w:pPr>
            <w:ins w:id="11" w:author="MAILIER Maxime" w:date="2024-08-14T11:53:00Z">
              <w:r>
                <w:rPr>
                  <w:rFonts w:asciiTheme="minorHAnsi" w:hAnsiTheme="minorHAnsi" w:cstheme="minorHAnsi"/>
                </w:rPr>
                <w:t>13-08-2024</w:t>
              </w:r>
            </w:ins>
          </w:p>
          <w:p w14:paraId="46B43E03" w14:textId="0FAC6096" w:rsidR="000A33B9" w:rsidRDefault="00C745DC" w:rsidP="00C82597">
            <w:pPr>
              <w:spacing w:before="60" w:after="60"/>
              <w:rPr>
                <w:ins w:id="12" w:author="MAILIER Maxime" w:date="2024-08-13T17:49:00Z"/>
                <w:rFonts w:asciiTheme="minorHAnsi" w:hAnsiTheme="minorHAnsi" w:cstheme="minorHAnsi"/>
              </w:rPr>
            </w:pPr>
            <w:ins w:id="13" w:author="MAILIER Maxime" w:date="2024-08-13T17:48:00Z">
              <w:r>
                <w:rPr>
                  <w:rFonts w:asciiTheme="minorHAnsi" w:hAnsiTheme="minorHAnsi" w:cstheme="minorHAnsi"/>
                </w:rPr>
                <w:t>Commentair</w:t>
              </w:r>
            </w:ins>
            <w:ins w:id="14" w:author="MAILIER Maxime" w:date="2024-08-13T17:49:00Z">
              <w:r>
                <w:rPr>
                  <w:rFonts w:asciiTheme="minorHAnsi" w:hAnsiTheme="minorHAnsi" w:cstheme="minorHAnsi"/>
                </w:rPr>
                <w:t>es</w:t>
              </w:r>
            </w:ins>
            <w:ins w:id="15" w:author="MAILIER Maxime" w:date="2024-08-13T17:51:00Z">
              <w:r>
                <w:rPr>
                  <w:rFonts w:asciiTheme="minorHAnsi" w:hAnsiTheme="minorHAnsi" w:cstheme="minorHAnsi"/>
                </w:rPr>
                <w:t xml:space="preserve">/Révisions de </w:t>
              </w:r>
            </w:ins>
            <w:ins w:id="16" w:author="MAILIER Maxime" w:date="2024-08-13T17:49:00Z">
              <w:r>
                <w:rPr>
                  <w:rFonts w:asciiTheme="minorHAnsi" w:hAnsiTheme="minorHAnsi" w:cstheme="minorHAnsi"/>
                </w:rPr>
                <w:t>J. Triano sur la v0.5</w:t>
              </w:r>
            </w:ins>
          </w:p>
          <w:p w14:paraId="1EEC9A6F" w14:textId="77777777" w:rsidR="00C745DC" w:rsidRDefault="00C745DC" w:rsidP="00C82597">
            <w:pPr>
              <w:spacing w:before="60" w:after="60"/>
              <w:rPr>
                <w:ins w:id="17" w:author="MAILIER Maxime" w:date="2024-08-13T17:49:00Z"/>
                <w:rFonts w:asciiTheme="minorHAnsi" w:hAnsiTheme="minorHAnsi" w:cstheme="minorHAnsi"/>
              </w:rPr>
            </w:pPr>
            <w:ins w:id="18" w:author="MAILIER Maxime" w:date="2024-08-13T17:49:00Z">
              <w:r>
                <w:rPr>
                  <w:rFonts w:asciiTheme="minorHAnsi" w:hAnsiTheme="minorHAnsi" w:cstheme="minorHAnsi"/>
                </w:rPr>
                <w:t>Ajout de la description des fonctions :</w:t>
              </w:r>
            </w:ins>
          </w:p>
          <w:p w14:paraId="47E0406D" w14:textId="6F860A65" w:rsidR="00C745DC" w:rsidRPr="000A33B9" w:rsidRDefault="00C745DC" w:rsidP="00C82597">
            <w:pPr>
              <w:numPr>
                <w:ilvl w:val="1"/>
                <w:numId w:val="39"/>
              </w:numPr>
              <w:spacing w:before="60" w:after="60"/>
              <w:rPr>
                <w:ins w:id="19" w:author="MAILIER Maxime" w:date="2024-08-13T17:49:00Z"/>
                <w:rFonts w:asciiTheme="minorHAnsi" w:hAnsiTheme="minorHAnsi" w:cstheme="minorHAnsi"/>
              </w:rPr>
            </w:pPr>
            <w:ins w:id="20" w:author="MAILIER Maxime" w:date="2024-08-13T17:49:00Z">
              <w:r w:rsidRPr="000A33B9">
                <w:rPr>
                  <w:rFonts w:asciiTheme="minorHAnsi" w:hAnsiTheme="minorHAnsi" w:cstheme="minorHAnsi"/>
                </w:rPr>
                <w:lastRenderedPageBreak/>
                <w:t>TM_TR_0</w:t>
              </w:r>
              <w:r>
                <w:rPr>
                  <w:rFonts w:asciiTheme="minorHAnsi" w:hAnsiTheme="minorHAnsi" w:cstheme="minorHAnsi"/>
                </w:rPr>
                <w:t xml:space="preserve">8 </w:t>
              </w:r>
              <w:r w:rsidRPr="000A33B9">
                <w:rPr>
                  <w:rFonts w:asciiTheme="minorHAnsi" w:hAnsiTheme="minorHAnsi" w:cstheme="minorHAnsi"/>
                </w:rPr>
                <w:t xml:space="preserve">: </w:t>
              </w:r>
              <w:r>
                <w:rPr>
                  <w:rFonts w:asciiTheme="minorHAnsi" w:hAnsiTheme="minorHAnsi" w:cstheme="minorHAnsi"/>
                </w:rPr>
                <w:t>Informer les voyageurs</w:t>
              </w:r>
            </w:ins>
          </w:p>
          <w:p w14:paraId="0114621B" w14:textId="254ED5C5" w:rsidR="00C745DC" w:rsidRPr="000A33B9" w:rsidRDefault="00C745DC" w:rsidP="00C82597">
            <w:pPr>
              <w:numPr>
                <w:ilvl w:val="1"/>
                <w:numId w:val="39"/>
              </w:numPr>
              <w:spacing w:before="60" w:after="60"/>
              <w:rPr>
                <w:ins w:id="21" w:author="MAILIER Maxime" w:date="2024-08-13T17:49:00Z"/>
                <w:rFonts w:asciiTheme="minorHAnsi" w:hAnsiTheme="minorHAnsi" w:cstheme="minorHAnsi"/>
              </w:rPr>
            </w:pPr>
            <w:ins w:id="22" w:author="MAILIER Maxime" w:date="2024-08-13T17:49:00Z">
              <w:r w:rsidRPr="000A33B9">
                <w:rPr>
                  <w:rFonts w:asciiTheme="minorHAnsi" w:hAnsiTheme="minorHAnsi" w:cstheme="minorHAnsi"/>
                </w:rPr>
                <w:t>TM_TR_0</w:t>
              </w:r>
              <w:r>
                <w:rPr>
                  <w:rFonts w:asciiTheme="minorHAnsi" w:hAnsiTheme="minorHAnsi" w:cstheme="minorHAnsi"/>
                </w:rPr>
                <w:t xml:space="preserve">9 </w:t>
              </w:r>
              <w:r w:rsidRPr="000A33B9">
                <w:rPr>
                  <w:rFonts w:asciiTheme="minorHAnsi" w:hAnsiTheme="minorHAnsi" w:cstheme="minorHAnsi"/>
                </w:rPr>
                <w:t xml:space="preserve">: </w:t>
              </w:r>
            </w:ins>
            <w:ins w:id="23" w:author="MAILIER Maxime" w:date="2024-08-13T17:50:00Z">
              <w:r>
                <w:rPr>
                  <w:rFonts w:asciiTheme="minorHAnsi" w:hAnsiTheme="minorHAnsi" w:cstheme="minorHAnsi"/>
                </w:rPr>
                <w:t>Superviser le système</w:t>
              </w:r>
            </w:ins>
          </w:p>
          <w:p w14:paraId="06044462" w14:textId="5918B60D" w:rsidR="00C745DC" w:rsidRDefault="00C745DC" w:rsidP="00C82597">
            <w:pPr>
              <w:numPr>
                <w:ilvl w:val="1"/>
                <w:numId w:val="39"/>
              </w:numPr>
              <w:spacing w:before="60" w:after="60"/>
              <w:rPr>
                <w:ins w:id="24" w:author="MAILIER Maxime" w:date="2024-08-13T17:50:00Z"/>
                <w:rFonts w:asciiTheme="minorHAnsi" w:hAnsiTheme="minorHAnsi" w:cstheme="minorHAnsi"/>
              </w:rPr>
            </w:pPr>
            <w:ins w:id="25" w:author="MAILIER Maxime" w:date="2024-08-13T17:49:00Z">
              <w:r w:rsidRPr="000A33B9">
                <w:rPr>
                  <w:rFonts w:asciiTheme="minorHAnsi" w:hAnsiTheme="minorHAnsi" w:cstheme="minorHAnsi"/>
                </w:rPr>
                <w:t>TM_TR_</w:t>
              </w:r>
            </w:ins>
            <w:ins w:id="26" w:author="MAILIER Maxime" w:date="2024-08-13T17:50:00Z">
              <w:r>
                <w:rPr>
                  <w:rFonts w:asciiTheme="minorHAnsi" w:hAnsiTheme="minorHAnsi" w:cstheme="minorHAnsi"/>
                </w:rPr>
                <w:t>12</w:t>
              </w:r>
            </w:ins>
            <w:ins w:id="27" w:author="MAILIER Maxime" w:date="2024-08-13T17:49:00Z">
              <w:r>
                <w:rPr>
                  <w:rFonts w:asciiTheme="minorHAnsi" w:hAnsiTheme="minorHAnsi" w:cstheme="minorHAnsi"/>
                </w:rPr>
                <w:t xml:space="preserve"> </w:t>
              </w:r>
              <w:r w:rsidRPr="000A33B9">
                <w:rPr>
                  <w:rFonts w:asciiTheme="minorHAnsi" w:hAnsiTheme="minorHAnsi" w:cstheme="minorHAnsi"/>
                </w:rPr>
                <w:t>: Gérer le</w:t>
              </w:r>
            </w:ins>
            <w:ins w:id="28" w:author="MAILIER Maxime" w:date="2024-08-13T17:50:00Z">
              <w:r>
                <w:rPr>
                  <w:rFonts w:asciiTheme="minorHAnsi" w:hAnsiTheme="minorHAnsi" w:cstheme="minorHAnsi"/>
                </w:rPr>
                <w:t>s mains courantes</w:t>
              </w:r>
            </w:ins>
          </w:p>
          <w:p w14:paraId="27BFBC90" w14:textId="3B9E343F" w:rsidR="00C745DC" w:rsidRPr="00C745DC" w:rsidRDefault="00C745DC" w:rsidP="00C82597">
            <w:pPr>
              <w:numPr>
                <w:ilvl w:val="1"/>
                <w:numId w:val="39"/>
              </w:numPr>
              <w:spacing w:before="60" w:after="60"/>
              <w:rPr>
                <w:ins w:id="29" w:author="MAILIER Maxime" w:date="2024-08-13T17:49:00Z"/>
                <w:rFonts w:asciiTheme="minorHAnsi" w:hAnsiTheme="minorHAnsi" w:cstheme="minorHAnsi"/>
              </w:rPr>
            </w:pPr>
            <w:ins w:id="30" w:author="MAILIER Maxime" w:date="2024-08-13T17:50:00Z">
              <w:r w:rsidRPr="000A33B9">
                <w:rPr>
                  <w:rFonts w:asciiTheme="minorHAnsi" w:hAnsiTheme="minorHAnsi" w:cstheme="minorHAnsi"/>
                </w:rPr>
                <w:t>TM_TR_</w:t>
              </w:r>
              <w:r>
                <w:rPr>
                  <w:rFonts w:asciiTheme="minorHAnsi" w:hAnsiTheme="minorHAnsi" w:cstheme="minorHAnsi"/>
                </w:rPr>
                <w:t>1</w:t>
              </w:r>
            </w:ins>
            <w:ins w:id="31" w:author="MAILIER Maxime" w:date="2024-08-21T16:49:00Z">
              <w:r w:rsidR="007025ED">
                <w:rPr>
                  <w:rFonts w:asciiTheme="minorHAnsi" w:hAnsiTheme="minorHAnsi" w:cstheme="minorHAnsi"/>
                </w:rPr>
                <w:t>3</w:t>
              </w:r>
            </w:ins>
            <w:ins w:id="32" w:author="MAILIER Maxime" w:date="2024-08-13T17:50:00Z">
              <w:r>
                <w:rPr>
                  <w:rFonts w:asciiTheme="minorHAnsi" w:hAnsiTheme="minorHAnsi" w:cstheme="minorHAnsi"/>
                </w:rPr>
                <w:t xml:space="preserve"> </w:t>
              </w:r>
              <w:r w:rsidRPr="000A33B9">
                <w:rPr>
                  <w:rFonts w:asciiTheme="minorHAnsi" w:hAnsiTheme="minorHAnsi" w:cstheme="minorHAnsi"/>
                </w:rPr>
                <w:t>: Gérer l</w:t>
              </w:r>
              <w:r>
                <w:rPr>
                  <w:rFonts w:asciiTheme="minorHAnsi" w:hAnsiTheme="minorHAnsi" w:cstheme="minorHAnsi"/>
                </w:rPr>
                <w:t>a synchronisation horaire</w:t>
              </w:r>
            </w:ins>
          </w:p>
          <w:p w14:paraId="225DE77E" w14:textId="77777777" w:rsidR="00C745DC" w:rsidRDefault="0066606E" w:rsidP="00C82597">
            <w:pPr>
              <w:spacing w:before="60" w:after="60"/>
              <w:rPr>
                <w:ins w:id="33" w:author="MAILIER Maxime" w:date="2024-08-19T09:31:00Z"/>
                <w:rFonts w:asciiTheme="minorHAnsi" w:hAnsiTheme="minorHAnsi" w:cstheme="minorHAnsi"/>
              </w:rPr>
            </w:pPr>
            <w:ins w:id="34" w:author="MAILIER Maxime" w:date="2024-08-19T09:31:00Z">
              <w:r>
                <w:rPr>
                  <w:rFonts w:asciiTheme="minorHAnsi" w:hAnsiTheme="minorHAnsi" w:cstheme="minorHAnsi"/>
                </w:rPr>
                <w:t>14-08-2024</w:t>
              </w:r>
            </w:ins>
          </w:p>
          <w:p w14:paraId="588E1B9D" w14:textId="77777777" w:rsidR="0066606E" w:rsidRDefault="0066606E" w:rsidP="00C82597">
            <w:pPr>
              <w:spacing w:before="60" w:after="60"/>
              <w:rPr>
                <w:ins w:id="35" w:author="MAILIER Maxime" w:date="2024-08-19T09:32:00Z"/>
                <w:rFonts w:asciiTheme="minorHAnsi" w:hAnsiTheme="minorHAnsi" w:cstheme="minorHAnsi"/>
              </w:rPr>
            </w:pPr>
            <w:ins w:id="36" w:author="MAILIER Maxime" w:date="2024-08-19T09:31:00Z">
              <w:r>
                <w:rPr>
                  <w:rFonts w:asciiTheme="minorHAnsi" w:hAnsiTheme="minorHAnsi" w:cstheme="minorHAnsi"/>
                </w:rPr>
                <w:t xml:space="preserve">Réponses aux commentaires </w:t>
              </w:r>
            </w:ins>
            <w:ins w:id="37" w:author="MAILIER Maxime" w:date="2024-08-19T09:32:00Z">
              <w:r>
                <w:rPr>
                  <w:rFonts w:asciiTheme="minorHAnsi" w:hAnsiTheme="minorHAnsi" w:cstheme="minorHAnsi"/>
                </w:rPr>
                <w:t>de J. Triano sur la v0.5</w:t>
              </w:r>
            </w:ins>
          </w:p>
          <w:p w14:paraId="01355540" w14:textId="77777777" w:rsidR="0066606E" w:rsidRDefault="0066606E" w:rsidP="00C82597">
            <w:pPr>
              <w:spacing w:before="60" w:after="60"/>
              <w:rPr>
                <w:ins w:id="38" w:author="MAILIER Maxime" w:date="2024-08-19T09:32:00Z"/>
                <w:rFonts w:asciiTheme="minorHAnsi" w:hAnsiTheme="minorHAnsi" w:cstheme="minorHAnsi"/>
              </w:rPr>
            </w:pPr>
            <w:ins w:id="39" w:author="MAILIER Maxime" w:date="2024-08-19T09:32:00Z">
              <w:r>
                <w:rPr>
                  <w:rFonts w:asciiTheme="minorHAnsi" w:hAnsiTheme="minorHAnsi" w:cstheme="minorHAnsi"/>
                </w:rPr>
                <w:t>21-08-2024</w:t>
              </w:r>
            </w:ins>
          </w:p>
          <w:p w14:paraId="2BA6B0C3" w14:textId="60A3F80A" w:rsidR="0066606E" w:rsidRPr="00990B16" w:rsidRDefault="0066606E" w:rsidP="00C82597">
            <w:pPr>
              <w:pStyle w:val="Paragraphedeliste"/>
              <w:numPr>
                <w:ilvl w:val="0"/>
                <w:numId w:val="52"/>
              </w:numPr>
              <w:spacing w:before="60" w:after="60"/>
              <w:rPr>
                <w:ins w:id="40" w:author="MAILIER Maxime" w:date="2024-08-21T16:49:00Z"/>
                <w:rFonts w:asciiTheme="minorHAnsi" w:hAnsiTheme="minorHAnsi" w:cstheme="minorHAnsi"/>
              </w:rPr>
            </w:pPr>
            <w:ins w:id="41" w:author="MAILIER Maxime" w:date="2024-08-19T09:32:00Z">
              <w:r w:rsidRPr="00990B16">
                <w:rPr>
                  <w:rFonts w:asciiTheme="minorHAnsi" w:hAnsiTheme="minorHAnsi" w:cstheme="minorHAnsi"/>
                </w:rPr>
                <w:t>Prise en compte des réponses aux commentaires de J. Triano sur la v0.5</w:t>
              </w:r>
            </w:ins>
            <w:ins w:id="42" w:author="MAILIER Maxime" w:date="2024-08-21T17:41:00Z">
              <w:r w:rsidR="00C96A1C" w:rsidRPr="00990B16">
                <w:rPr>
                  <w:rFonts w:asciiTheme="minorHAnsi" w:hAnsiTheme="minorHAnsi" w:cstheme="minorHAnsi"/>
                </w:rPr>
                <w:t xml:space="preserve"> (Voir les mentions 21-08-2024 dans les commentaires)</w:t>
              </w:r>
            </w:ins>
          </w:p>
          <w:p w14:paraId="03D0B4BD" w14:textId="7800B0C7" w:rsidR="00C96A1C" w:rsidRPr="00990B16" w:rsidRDefault="00C96A1C" w:rsidP="00C82597">
            <w:pPr>
              <w:pStyle w:val="Paragraphedeliste"/>
              <w:numPr>
                <w:ilvl w:val="0"/>
                <w:numId w:val="52"/>
              </w:numPr>
              <w:spacing w:before="60" w:after="60"/>
              <w:rPr>
                <w:ins w:id="43" w:author="MAILIER Maxime" w:date="2024-08-21T17:43:00Z"/>
                <w:rFonts w:asciiTheme="minorHAnsi" w:hAnsiTheme="minorHAnsi" w:cstheme="minorHAnsi"/>
              </w:rPr>
            </w:pPr>
            <w:ins w:id="44" w:author="MAILIER Maxime" w:date="2024-08-21T17:42:00Z">
              <w:r w:rsidRPr="00990B16">
                <w:rPr>
                  <w:rFonts w:asciiTheme="minorHAnsi" w:hAnsiTheme="minorHAnsi" w:cstheme="minorHAnsi"/>
                </w:rPr>
                <w:t>Re</w:t>
              </w:r>
            </w:ins>
            <w:ins w:id="45" w:author="MAILIER Maxime" w:date="2024-08-21T17:43:00Z">
              <w:r w:rsidRPr="00990B16">
                <w:rPr>
                  <w:rFonts w:asciiTheme="minorHAnsi" w:hAnsiTheme="minorHAnsi" w:cstheme="minorHAnsi"/>
                </w:rPr>
                <w:t xml:space="preserve">vue des termes allouer/allocation dans </w:t>
              </w:r>
            </w:ins>
            <w:ins w:id="46" w:author="MAILIER Maxime" w:date="2024-08-21T17:42:00Z">
              <w:r w:rsidRPr="00990B16">
                <w:rPr>
                  <w:rFonts w:asciiTheme="minorHAnsi" w:hAnsiTheme="minorHAnsi" w:cstheme="minorHAnsi"/>
                </w:rPr>
                <w:t>l’ensemb</w:t>
              </w:r>
            </w:ins>
            <w:ins w:id="47" w:author="MAILIER Maxime" w:date="2024-08-21T17:43:00Z">
              <w:r w:rsidRPr="00990B16">
                <w:rPr>
                  <w:rFonts w:asciiTheme="minorHAnsi" w:hAnsiTheme="minorHAnsi" w:cstheme="minorHAnsi"/>
                </w:rPr>
                <w:t>le du document :</w:t>
              </w:r>
            </w:ins>
          </w:p>
          <w:p w14:paraId="78E95637" w14:textId="1DADEECE" w:rsidR="00C96A1C" w:rsidRPr="000A33B9" w:rsidRDefault="00C96A1C" w:rsidP="00C82597">
            <w:pPr>
              <w:numPr>
                <w:ilvl w:val="1"/>
                <w:numId w:val="39"/>
              </w:numPr>
              <w:spacing w:before="60" w:after="60"/>
              <w:rPr>
                <w:ins w:id="48" w:author="MAILIER Maxime" w:date="2024-08-21T17:43:00Z"/>
                <w:rFonts w:asciiTheme="minorHAnsi" w:hAnsiTheme="minorHAnsi" w:cstheme="minorHAnsi"/>
              </w:rPr>
            </w:pPr>
            <w:ins w:id="49" w:author="MAILIER Maxime" w:date="2024-08-21T17:44:00Z">
              <w:r>
                <w:rPr>
                  <w:rFonts w:asciiTheme="minorHAnsi" w:hAnsiTheme="minorHAnsi" w:cstheme="minorHAnsi"/>
                </w:rPr>
                <w:t>Affecter un véhicule à un service matériel</w:t>
              </w:r>
            </w:ins>
          </w:p>
          <w:p w14:paraId="06F9603F" w14:textId="4F980562" w:rsidR="00C96A1C" w:rsidRPr="00C96A1C" w:rsidRDefault="00C96A1C" w:rsidP="00C82597">
            <w:pPr>
              <w:numPr>
                <w:ilvl w:val="1"/>
                <w:numId w:val="39"/>
              </w:numPr>
              <w:spacing w:before="60" w:after="60"/>
              <w:rPr>
                <w:ins w:id="50" w:author="MAILIER Maxime" w:date="2024-08-21T17:43:00Z"/>
                <w:rFonts w:asciiTheme="minorHAnsi" w:hAnsiTheme="minorHAnsi" w:cstheme="minorHAnsi"/>
              </w:rPr>
            </w:pPr>
            <w:ins w:id="51" w:author="MAILIER Maxime" w:date="2024-08-21T17:44:00Z">
              <w:r w:rsidRPr="00C96A1C">
                <w:rPr>
                  <w:rFonts w:asciiTheme="minorHAnsi" w:hAnsiTheme="minorHAnsi" w:cstheme="minorHAnsi"/>
                </w:rPr>
                <w:t xml:space="preserve">Associer une </w:t>
              </w:r>
            </w:ins>
            <w:r w:rsidR="001F6EE4">
              <w:rPr>
                <w:rFonts w:asciiTheme="minorHAnsi" w:hAnsiTheme="minorHAnsi" w:cstheme="minorHAnsi"/>
              </w:rPr>
              <w:t>mission</w:t>
            </w:r>
            <w:ins w:id="52" w:author="MAILIER Maxime" w:date="2024-08-21T17:44:00Z">
              <w:r w:rsidRPr="00C96A1C">
                <w:rPr>
                  <w:rFonts w:asciiTheme="minorHAnsi" w:hAnsiTheme="minorHAnsi" w:cstheme="minorHAnsi"/>
                </w:rPr>
                <w:t xml:space="preserve"> à un véhicule</w:t>
              </w:r>
            </w:ins>
          </w:p>
          <w:p w14:paraId="305920E0" w14:textId="046E9741" w:rsidR="007025ED" w:rsidRPr="00990B16" w:rsidRDefault="007025ED" w:rsidP="00C82597">
            <w:pPr>
              <w:pStyle w:val="Paragraphedeliste"/>
              <w:numPr>
                <w:ilvl w:val="0"/>
                <w:numId w:val="52"/>
              </w:numPr>
              <w:spacing w:before="60" w:after="60"/>
              <w:rPr>
                <w:ins w:id="53" w:author="MAILIER Maxime" w:date="2024-08-21T16:49:00Z"/>
                <w:rFonts w:asciiTheme="minorHAnsi" w:hAnsiTheme="minorHAnsi" w:cstheme="minorHAnsi"/>
              </w:rPr>
            </w:pPr>
            <w:ins w:id="54" w:author="MAILIER Maxime" w:date="2024-08-21T16:49:00Z">
              <w:r w:rsidRPr="00990B16">
                <w:rPr>
                  <w:rFonts w:asciiTheme="minorHAnsi" w:hAnsiTheme="minorHAnsi" w:cstheme="minorHAnsi"/>
                </w:rPr>
                <w:t>Ajout</w:t>
              </w:r>
            </w:ins>
            <w:ins w:id="55" w:author="MAILIER Maxime" w:date="2024-08-21T16:50:00Z">
              <w:r w:rsidRPr="00990B16">
                <w:rPr>
                  <w:rFonts w:asciiTheme="minorHAnsi" w:hAnsiTheme="minorHAnsi" w:cstheme="minorHAnsi"/>
                </w:rPr>
                <w:t xml:space="preserve"> de </w:t>
              </w:r>
            </w:ins>
            <w:ins w:id="56" w:author="MAILIER Maxime" w:date="2024-08-21T16:49:00Z">
              <w:r w:rsidRPr="00990B16">
                <w:rPr>
                  <w:rFonts w:asciiTheme="minorHAnsi" w:hAnsiTheme="minorHAnsi" w:cstheme="minorHAnsi"/>
                </w:rPr>
                <w:t>la description des fonctions :</w:t>
              </w:r>
            </w:ins>
          </w:p>
          <w:p w14:paraId="664F0538" w14:textId="546F9D42" w:rsidR="007025ED" w:rsidRPr="000A33B9" w:rsidRDefault="007025ED" w:rsidP="00C82597">
            <w:pPr>
              <w:numPr>
                <w:ilvl w:val="1"/>
                <w:numId w:val="39"/>
              </w:numPr>
              <w:spacing w:before="60" w:after="60"/>
              <w:rPr>
                <w:ins w:id="57" w:author="MAILIER Maxime" w:date="2024-08-21T16:49:00Z"/>
                <w:rFonts w:asciiTheme="minorHAnsi" w:hAnsiTheme="minorHAnsi" w:cstheme="minorHAnsi"/>
              </w:rPr>
            </w:pPr>
            <w:ins w:id="58" w:author="MAILIER Maxime" w:date="2024-08-21T16:49:00Z">
              <w:r w:rsidRPr="000A33B9">
                <w:rPr>
                  <w:rFonts w:asciiTheme="minorHAnsi" w:hAnsiTheme="minorHAnsi" w:cstheme="minorHAnsi"/>
                </w:rPr>
                <w:t>TM_TR_</w:t>
              </w:r>
            </w:ins>
            <w:ins w:id="59" w:author="MAILIER Maxime" w:date="2024-08-21T16:50:00Z">
              <w:r>
                <w:rPr>
                  <w:rFonts w:asciiTheme="minorHAnsi" w:hAnsiTheme="minorHAnsi" w:cstheme="minorHAnsi"/>
                </w:rPr>
                <w:t>10</w:t>
              </w:r>
            </w:ins>
            <w:ins w:id="60" w:author="MAILIER Maxime" w:date="2024-08-21T16:49:00Z">
              <w:r>
                <w:rPr>
                  <w:rFonts w:asciiTheme="minorHAnsi" w:hAnsiTheme="minorHAnsi" w:cstheme="minorHAnsi"/>
                </w:rPr>
                <w:t xml:space="preserve"> </w:t>
              </w:r>
              <w:r w:rsidRPr="000A33B9">
                <w:rPr>
                  <w:rFonts w:asciiTheme="minorHAnsi" w:hAnsiTheme="minorHAnsi" w:cstheme="minorHAnsi"/>
                </w:rPr>
                <w:t xml:space="preserve">: </w:t>
              </w:r>
            </w:ins>
            <w:ins w:id="61" w:author="MAILIER Maxime" w:date="2024-08-21T16:50:00Z">
              <w:r>
                <w:rPr>
                  <w:rFonts w:asciiTheme="minorHAnsi" w:hAnsiTheme="minorHAnsi" w:cstheme="minorHAnsi"/>
                </w:rPr>
                <w:t>Gérer la connexion/déc</w:t>
              </w:r>
            </w:ins>
            <w:ins w:id="62" w:author="MAILIER Maxime" w:date="2024-08-21T16:51:00Z">
              <w:r>
                <w:rPr>
                  <w:rFonts w:asciiTheme="minorHAnsi" w:hAnsiTheme="minorHAnsi" w:cstheme="minorHAnsi"/>
                </w:rPr>
                <w:t>onnexion des utilisateurs</w:t>
              </w:r>
            </w:ins>
          </w:p>
          <w:p w14:paraId="00881901" w14:textId="66241423" w:rsidR="007025ED" w:rsidRPr="000A33B9" w:rsidRDefault="007025ED" w:rsidP="00C82597">
            <w:pPr>
              <w:numPr>
                <w:ilvl w:val="1"/>
                <w:numId w:val="39"/>
              </w:numPr>
              <w:spacing w:before="60" w:after="60"/>
              <w:rPr>
                <w:ins w:id="63" w:author="MAILIER Maxime" w:date="2024-08-21T16:49:00Z"/>
                <w:rFonts w:asciiTheme="minorHAnsi" w:hAnsiTheme="minorHAnsi" w:cstheme="minorHAnsi"/>
              </w:rPr>
            </w:pPr>
            <w:ins w:id="64" w:author="MAILIER Maxime" w:date="2024-08-21T16:49:00Z">
              <w:r w:rsidRPr="000A33B9">
                <w:rPr>
                  <w:rFonts w:asciiTheme="minorHAnsi" w:hAnsiTheme="minorHAnsi" w:cstheme="minorHAnsi"/>
                </w:rPr>
                <w:t>TM_TR_</w:t>
              </w:r>
            </w:ins>
            <w:ins w:id="65" w:author="MAILIER Maxime" w:date="2024-08-21T16:51:00Z">
              <w:r>
                <w:rPr>
                  <w:rFonts w:asciiTheme="minorHAnsi" w:hAnsiTheme="minorHAnsi" w:cstheme="minorHAnsi"/>
                </w:rPr>
                <w:t>11</w:t>
              </w:r>
            </w:ins>
            <w:ins w:id="66" w:author="MAILIER Maxime" w:date="2024-08-21T16:49:00Z">
              <w:r>
                <w:rPr>
                  <w:rFonts w:asciiTheme="minorHAnsi" w:hAnsiTheme="minorHAnsi" w:cstheme="minorHAnsi"/>
                </w:rPr>
                <w:t xml:space="preserve"> </w:t>
              </w:r>
              <w:r w:rsidRPr="000A33B9">
                <w:rPr>
                  <w:rFonts w:asciiTheme="minorHAnsi" w:hAnsiTheme="minorHAnsi" w:cstheme="minorHAnsi"/>
                </w:rPr>
                <w:t xml:space="preserve">: </w:t>
              </w:r>
            </w:ins>
            <w:ins w:id="67" w:author="MAILIER Maxime" w:date="2024-08-21T16:51:00Z">
              <w:r>
                <w:rPr>
                  <w:rFonts w:asciiTheme="minorHAnsi" w:hAnsiTheme="minorHAnsi" w:cstheme="minorHAnsi"/>
                </w:rPr>
                <w:t>Gérer les alertes et les évènements</w:t>
              </w:r>
            </w:ins>
          </w:p>
          <w:p w14:paraId="0033DECF" w14:textId="77777777" w:rsidR="007025ED" w:rsidRDefault="007025ED" w:rsidP="00C82597">
            <w:pPr>
              <w:numPr>
                <w:ilvl w:val="1"/>
                <w:numId w:val="39"/>
              </w:numPr>
              <w:spacing w:before="60" w:after="60"/>
              <w:rPr>
                <w:ins w:id="68" w:author="MAILIER Maxime" w:date="2024-08-21T16:49:00Z"/>
                <w:rFonts w:asciiTheme="minorHAnsi" w:hAnsiTheme="minorHAnsi" w:cstheme="minorHAnsi"/>
              </w:rPr>
            </w:pPr>
            <w:ins w:id="69" w:author="MAILIER Maxime" w:date="2024-08-21T16:49:00Z">
              <w:r w:rsidRPr="000A33B9">
                <w:rPr>
                  <w:rFonts w:asciiTheme="minorHAnsi" w:hAnsiTheme="minorHAnsi" w:cstheme="minorHAnsi"/>
                </w:rPr>
                <w:t>TM_TR_</w:t>
              </w:r>
              <w:r>
                <w:rPr>
                  <w:rFonts w:asciiTheme="minorHAnsi" w:hAnsiTheme="minorHAnsi" w:cstheme="minorHAnsi"/>
                </w:rPr>
                <w:t xml:space="preserve">12 </w:t>
              </w:r>
              <w:r w:rsidRPr="000A33B9">
                <w:rPr>
                  <w:rFonts w:asciiTheme="minorHAnsi" w:hAnsiTheme="minorHAnsi" w:cstheme="minorHAnsi"/>
                </w:rPr>
                <w:t>: Gérer le</w:t>
              </w:r>
              <w:r>
                <w:rPr>
                  <w:rFonts w:asciiTheme="minorHAnsi" w:hAnsiTheme="minorHAnsi" w:cstheme="minorHAnsi"/>
                </w:rPr>
                <w:t>s mains courantes</w:t>
              </w:r>
            </w:ins>
          </w:p>
          <w:p w14:paraId="69182DE2" w14:textId="1F7FC20B" w:rsidR="007025ED" w:rsidRPr="00990B16" w:rsidRDefault="00C96A1C" w:rsidP="00C82597">
            <w:pPr>
              <w:pStyle w:val="Paragraphedeliste"/>
              <w:numPr>
                <w:ilvl w:val="0"/>
                <w:numId w:val="52"/>
              </w:numPr>
              <w:spacing w:before="60" w:after="60"/>
              <w:rPr>
                <w:ins w:id="70" w:author="MAILIER Maxime" w:date="2024-08-21T17:41:00Z"/>
                <w:rFonts w:asciiTheme="minorHAnsi" w:hAnsiTheme="minorHAnsi" w:cstheme="minorHAnsi"/>
              </w:rPr>
            </w:pPr>
            <w:ins w:id="71" w:author="MAILIER Maxime" w:date="2024-08-21T17:41:00Z">
              <w:r w:rsidRPr="00990B16">
                <w:rPr>
                  <w:rFonts w:asciiTheme="minorHAnsi" w:hAnsiTheme="minorHAnsi" w:cstheme="minorHAnsi"/>
                </w:rPr>
                <w:t>Modification/Complément des fonctions :</w:t>
              </w:r>
            </w:ins>
          </w:p>
          <w:p w14:paraId="5F953CD6" w14:textId="433F96F8" w:rsidR="00C96A1C" w:rsidRPr="000A33B9" w:rsidRDefault="00C96A1C" w:rsidP="00C82597">
            <w:pPr>
              <w:numPr>
                <w:ilvl w:val="1"/>
                <w:numId w:val="39"/>
              </w:numPr>
              <w:spacing w:before="60" w:after="60"/>
              <w:rPr>
                <w:ins w:id="72" w:author="MAILIER Maxime" w:date="2024-08-21T17:42:00Z"/>
                <w:rFonts w:asciiTheme="minorHAnsi" w:hAnsiTheme="minorHAnsi" w:cstheme="minorHAnsi"/>
              </w:rPr>
            </w:pPr>
            <w:ins w:id="73" w:author="MAILIER Maxime" w:date="2024-08-21T17:42:00Z">
              <w:r w:rsidRPr="000A33B9">
                <w:rPr>
                  <w:rFonts w:asciiTheme="minorHAnsi" w:hAnsiTheme="minorHAnsi" w:cstheme="minorHAnsi"/>
                </w:rPr>
                <w:t>TM_TR_</w:t>
              </w:r>
            </w:ins>
            <w:ins w:id="74" w:author="MAILIER Maxime" w:date="2024-08-21T17:44:00Z">
              <w:r w:rsidR="00990B16">
                <w:rPr>
                  <w:rFonts w:asciiTheme="minorHAnsi" w:hAnsiTheme="minorHAnsi" w:cstheme="minorHAnsi"/>
                </w:rPr>
                <w:t>04</w:t>
              </w:r>
            </w:ins>
            <w:ins w:id="75" w:author="MAILIER Maxime" w:date="2024-08-21T17:42:00Z">
              <w:r>
                <w:rPr>
                  <w:rFonts w:asciiTheme="minorHAnsi" w:hAnsiTheme="minorHAnsi" w:cstheme="minorHAnsi"/>
                </w:rPr>
                <w:t xml:space="preserve"> </w:t>
              </w:r>
              <w:r w:rsidRPr="000A33B9">
                <w:rPr>
                  <w:rFonts w:asciiTheme="minorHAnsi" w:hAnsiTheme="minorHAnsi" w:cstheme="minorHAnsi"/>
                </w:rPr>
                <w:t xml:space="preserve">: </w:t>
              </w:r>
            </w:ins>
            <w:ins w:id="76" w:author="MAILIER Maxime" w:date="2024-08-21T17:45:00Z">
              <w:r w:rsidR="00990B16">
                <w:rPr>
                  <w:rFonts w:asciiTheme="minorHAnsi" w:hAnsiTheme="minorHAnsi" w:cstheme="minorHAnsi"/>
                </w:rPr>
                <w:t xml:space="preserve">Associer des </w:t>
              </w:r>
            </w:ins>
            <w:r w:rsidR="00372D26">
              <w:rPr>
                <w:rFonts w:asciiTheme="minorHAnsi" w:hAnsiTheme="minorHAnsi" w:cstheme="minorHAnsi"/>
              </w:rPr>
              <w:t>missions</w:t>
            </w:r>
            <w:ins w:id="77" w:author="MAILIER Maxime" w:date="2024-08-21T17:45:00Z">
              <w:r w:rsidR="00990B16">
                <w:rPr>
                  <w:rFonts w:asciiTheme="minorHAnsi" w:hAnsiTheme="minorHAnsi" w:cstheme="minorHAnsi"/>
                </w:rPr>
                <w:t xml:space="preserve"> à des véhicules</w:t>
              </w:r>
            </w:ins>
          </w:p>
          <w:p w14:paraId="1CB9A9D2" w14:textId="77777777" w:rsidR="00C96A1C" w:rsidRDefault="00990B16" w:rsidP="00C82597">
            <w:pPr>
              <w:numPr>
                <w:ilvl w:val="1"/>
                <w:numId w:val="39"/>
              </w:numPr>
              <w:spacing w:before="60" w:after="60"/>
              <w:rPr>
                <w:ins w:id="78" w:author="MAILIER Maxime" w:date="2024-08-23T17:26:00Z"/>
                <w:rFonts w:asciiTheme="minorHAnsi" w:hAnsiTheme="minorHAnsi" w:cstheme="minorHAnsi"/>
              </w:rPr>
            </w:pPr>
            <w:ins w:id="79" w:author="MAILIER Maxime" w:date="2024-08-21T17:44:00Z">
              <w:r w:rsidRPr="000A33B9">
                <w:rPr>
                  <w:rFonts w:asciiTheme="minorHAnsi" w:hAnsiTheme="minorHAnsi" w:cstheme="minorHAnsi"/>
                </w:rPr>
                <w:t>TM_TR_</w:t>
              </w:r>
              <w:r>
                <w:rPr>
                  <w:rFonts w:asciiTheme="minorHAnsi" w:hAnsiTheme="minorHAnsi" w:cstheme="minorHAnsi"/>
                </w:rPr>
                <w:t>0</w:t>
              </w:r>
            </w:ins>
            <w:ins w:id="80" w:author="MAILIER Maxime" w:date="2024-08-21T17:45:00Z">
              <w:r>
                <w:rPr>
                  <w:rFonts w:asciiTheme="minorHAnsi" w:hAnsiTheme="minorHAnsi" w:cstheme="minorHAnsi"/>
                </w:rPr>
                <w:t>7</w:t>
              </w:r>
            </w:ins>
            <w:ins w:id="81" w:author="MAILIER Maxime" w:date="2024-08-21T17:44:00Z">
              <w:r>
                <w:rPr>
                  <w:rFonts w:asciiTheme="minorHAnsi" w:hAnsiTheme="minorHAnsi" w:cstheme="minorHAnsi"/>
                </w:rPr>
                <w:t xml:space="preserve"> </w:t>
              </w:r>
              <w:r w:rsidRPr="000A33B9">
                <w:rPr>
                  <w:rFonts w:asciiTheme="minorHAnsi" w:hAnsiTheme="minorHAnsi" w:cstheme="minorHAnsi"/>
                </w:rPr>
                <w:t xml:space="preserve">: </w:t>
              </w:r>
            </w:ins>
            <w:ins w:id="82" w:author="MAILIER Maxime" w:date="2024-08-21T17:45:00Z">
              <w:r>
                <w:rPr>
                  <w:rFonts w:asciiTheme="minorHAnsi" w:hAnsiTheme="minorHAnsi" w:cstheme="minorHAnsi"/>
                </w:rPr>
                <w:t xml:space="preserve">Réguler les </w:t>
              </w:r>
            </w:ins>
            <w:ins w:id="83" w:author="MAILIER Maxime" w:date="2024-08-21T17:46:00Z">
              <w:r>
                <w:rPr>
                  <w:rFonts w:asciiTheme="minorHAnsi" w:hAnsiTheme="minorHAnsi" w:cstheme="minorHAnsi"/>
                </w:rPr>
                <w:t>véhicules</w:t>
              </w:r>
            </w:ins>
          </w:p>
          <w:p w14:paraId="212554FC" w14:textId="19C56BE2" w:rsidR="00B43562" w:rsidRDefault="006F35E8" w:rsidP="00C82597">
            <w:pPr>
              <w:spacing w:before="60" w:after="60"/>
              <w:rPr>
                <w:ins w:id="84" w:author="MAILIER Maxime" w:date="2024-08-23T17:26:00Z"/>
                <w:rFonts w:asciiTheme="minorHAnsi" w:hAnsiTheme="minorHAnsi" w:cstheme="minorHAnsi"/>
              </w:rPr>
            </w:pPr>
            <w:ins w:id="85" w:author="MAILIER Maxime" w:date="2024-08-30T08:22:00Z">
              <w:r>
                <w:rPr>
                  <w:rFonts w:asciiTheme="minorHAnsi" w:hAnsiTheme="minorHAnsi" w:cstheme="minorHAnsi"/>
                </w:rPr>
                <w:t>30-08-2024</w:t>
              </w:r>
            </w:ins>
          </w:p>
          <w:p w14:paraId="6818231C" w14:textId="77777777" w:rsidR="00B43562" w:rsidRDefault="00B43562" w:rsidP="00C82597">
            <w:pPr>
              <w:pStyle w:val="Paragraphedeliste"/>
              <w:numPr>
                <w:ilvl w:val="0"/>
                <w:numId w:val="52"/>
              </w:numPr>
              <w:spacing w:before="60" w:after="60"/>
              <w:rPr>
                <w:ins w:id="86" w:author="MAILIER Maxime" w:date="2024-08-30T08:23:00Z"/>
                <w:rFonts w:asciiTheme="minorHAnsi" w:hAnsiTheme="minorHAnsi" w:cstheme="minorHAnsi"/>
              </w:rPr>
            </w:pPr>
            <w:ins w:id="87" w:author="MAILIER Maxime" w:date="2024-08-23T17:26:00Z">
              <w:r w:rsidRPr="00990B16">
                <w:rPr>
                  <w:rFonts w:asciiTheme="minorHAnsi" w:hAnsiTheme="minorHAnsi" w:cstheme="minorHAnsi"/>
                </w:rPr>
                <w:t>Ajout de la description des fonctions </w:t>
              </w:r>
              <w:r>
                <w:rPr>
                  <w:rFonts w:asciiTheme="minorHAnsi" w:hAnsiTheme="minorHAnsi" w:cstheme="minorHAnsi"/>
                </w:rPr>
                <w:t>TM_TD_xx</w:t>
              </w:r>
            </w:ins>
          </w:p>
          <w:p w14:paraId="47A79A3B" w14:textId="00D6A3FB" w:rsidR="006F35E8" w:rsidRPr="00990B16" w:rsidRDefault="006F35E8" w:rsidP="00C82597">
            <w:pPr>
              <w:pStyle w:val="Paragraphedeliste"/>
              <w:numPr>
                <w:ilvl w:val="0"/>
                <w:numId w:val="52"/>
              </w:numPr>
              <w:spacing w:before="60" w:after="60"/>
              <w:rPr>
                <w:ins w:id="88" w:author="MAILIER Maxime" w:date="2024-08-30T08:23:00Z"/>
                <w:rFonts w:asciiTheme="minorHAnsi" w:hAnsiTheme="minorHAnsi" w:cstheme="minorHAnsi"/>
              </w:rPr>
            </w:pPr>
            <w:ins w:id="89" w:author="MAILIER Maxime" w:date="2024-08-30T08:23:00Z">
              <w:r w:rsidRPr="00990B16">
                <w:rPr>
                  <w:rFonts w:asciiTheme="minorHAnsi" w:hAnsiTheme="minorHAnsi" w:cstheme="minorHAnsi"/>
                </w:rPr>
                <w:t>Ajout de la description des fonctions :</w:t>
              </w:r>
            </w:ins>
          </w:p>
          <w:p w14:paraId="03D4A141" w14:textId="73EFE8B0" w:rsidR="006F35E8" w:rsidRDefault="006F35E8" w:rsidP="00C82597">
            <w:pPr>
              <w:numPr>
                <w:ilvl w:val="1"/>
                <w:numId w:val="39"/>
              </w:numPr>
              <w:spacing w:before="60" w:after="60"/>
              <w:rPr>
                <w:ins w:id="90" w:author="MAILIER Maxime" w:date="2024-08-30T08:23:00Z"/>
                <w:rFonts w:asciiTheme="minorHAnsi" w:hAnsiTheme="minorHAnsi" w:cstheme="minorHAnsi"/>
              </w:rPr>
            </w:pPr>
            <w:ins w:id="91" w:author="MAILIER Maxime" w:date="2024-08-30T08:23:00Z">
              <w:r w:rsidRPr="000A33B9">
                <w:rPr>
                  <w:rFonts w:asciiTheme="minorHAnsi" w:hAnsiTheme="minorHAnsi" w:cstheme="minorHAnsi"/>
                </w:rPr>
                <w:t>TM_TR_</w:t>
              </w:r>
              <w:r>
                <w:rPr>
                  <w:rFonts w:asciiTheme="minorHAnsi" w:hAnsiTheme="minorHAnsi" w:cstheme="minorHAnsi"/>
                </w:rPr>
                <w:t xml:space="preserve">05 </w:t>
              </w:r>
              <w:r w:rsidRPr="000A33B9">
                <w:rPr>
                  <w:rFonts w:asciiTheme="minorHAnsi" w:hAnsiTheme="minorHAnsi" w:cstheme="minorHAnsi"/>
                </w:rPr>
                <w:t xml:space="preserve">: </w:t>
              </w:r>
              <w:r>
                <w:rPr>
                  <w:rFonts w:asciiTheme="minorHAnsi" w:hAnsiTheme="minorHAnsi" w:cstheme="minorHAnsi"/>
                </w:rPr>
                <w:t>Gérer les croisements</w:t>
              </w:r>
            </w:ins>
          </w:p>
          <w:p w14:paraId="6F709807" w14:textId="77777777" w:rsidR="00ED75B9" w:rsidRDefault="006F35E8" w:rsidP="00C82597">
            <w:pPr>
              <w:numPr>
                <w:ilvl w:val="1"/>
                <w:numId w:val="39"/>
              </w:numPr>
              <w:spacing w:before="60" w:after="60"/>
              <w:rPr>
                <w:ins w:id="92" w:author="MAILIER Maxime" w:date="2024-08-30T08:24:00Z"/>
                <w:rFonts w:asciiTheme="minorHAnsi" w:hAnsiTheme="minorHAnsi" w:cstheme="minorHAnsi"/>
              </w:rPr>
            </w:pPr>
            <w:ins w:id="93" w:author="MAILIER Maxime" w:date="2024-08-30T08:23:00Z">
              <w:r>
                <w:rPr>
                  <w:rFonts w:asciiTheme="minorHAnsi" w:hAnsiTheme="minorHAnsi" w:cstheme="minorHAnsi"/>
                </w:rPr>
                <w:t>TM_TR_06 : Gérer les réservations</w:t>
              </w:r>
            </w:ins>
          </w:p>
          <w:p w14:paraId="0BC16624" w14:textId="1C7360DB" w:rsidR="00ED75B9" w:rsidRPr="00ED75B9" w:rsidRDefault="00ED75B9" w:rsidP="00C82597">
            <w:pPr>
              <w:pStyle w:val="Paragraphedeliste"/>
              <w:numPr>
                <w:ilvl w:val="0"/>
                <w:numId w:val="52"/>
              </w:numPr>
              <w:spacing w:before="60" w:after="60"/>
              <w:rPr>
                <w:rFonts w:asciiTheme="minorHAnsi" w:hAnsiTheme="minorHAnsi" w:cstheme="minorHAnsi"/>
              </w:rPr>
            </w:pPr>
            <w:ins w:id="94" w:author="MAILIER Maxime" w:date="2024-08-30T08:24:00Z">
              <w:r>
                <w:rPr>
                  <w:rFonts w:asciiTheme="minorHAnsi" w:hAnsiTheme="minorHAnsi" w:cstheme="minorHAnsi"/>
                </w:rPr>
                <w:t>Prise en compte de l’atelier du 26-08-2024</w:t>
              </w:r>
            </w:ins>
          </w:p>
        </w:tc>
      </w:tr>
      <w:tr w:rsidR="000A33B9" w:rsidRPr="00304219" w14:paraId="7C023C22" w14:textId="77777777" w:rsidTr="008164FB">
        <w:trPr>
          <w:jc w:val="center"/>
        </w:trPr>
        <w:tc>
          <w:tcPr>
            <w:tcW w:w="1202" w:type="dxa"/>
          </w:tcPr>
          <w:p w14:paraId="3E1B3F5F" w14:textId="36D434D0" w:rsidR="000A33B9" w:rsidRPr="00304219" w:rsidRDefault="00BD7C19" w:rsidP="00C82597">
            <w:pPr>
              <w:spacing w:before="60" w:after="60"/>
              <w:jc w:val="center"/>
              <w:rPr>
                <w:rFonts w:asciiTheme="minorHAnsi" w:hAnsiTheme="minorHAnsi" w:cstheme="minorHAnsi"/>
              </w:rPr>
            </w:pPr>
            <w:ins w:id="95" w:author="TRIANO José" w:date="2024-09-19T16:44:00Z">
              <w:r>
                <w:rPr>
                  <w:rFonts w:asciiTheme="minorHAnsi" w:hAnsiTheme="minorHAnsi" w:cstheme="minorHAnsi"/>
                </w:rPr>
                <w:lastRenderedPageBreak/>
                <w:t>0.7</w:t>
              </w:r>
            </w:ins>
          </w:p>
        </w:tc>
        <w:tc>
          <w:tcPr>
            <w:tcW w:w="1203" w:type="dxa"/>
          </w:tcPr>
          <w:p w14:paraId="365AE3B3" w14:textId="409E68DB" w:rsidR="000A33B9" w:rsidRPr="00304219" w:rsidRDefault="00BD7C19" w:rsidP="00C82597">
            <w:pPr>
              <w:spacing w:before="60" w:after="60"/>
              <w:jc w:val="center"/>
              <w:rPr>
                <w:rFonts w:asciiTheme="minorHAnsi" w:hAnsiTheme="minorHAnsi" w:cstheme="minorHAnsi"/>
              </w:rPr>
            </w:pPr>
            <w:ins w:id="96" w:author="TRIANO José" w:date="2024-09-19T16:44:00Z">
              <w:r>
                <w:rPr>
                  <w:rFonts w:asciiTheme="minorHAnsi" w:hAnsiTheme="minorHAnsi" w:cstheme="minorHAnsi"/>
                </w:rPr>
                <w:t>19/09/2024</w:t>
              </w:r>
            </w:ins>
          </w:p>
        </w:tc>
        <w:tc>
          <w:tcPr>
            <w:tcW w:w="7088" w:type="dxa"/>
          </w:tcPr>
          <w:p w14:paraId="19F07960" w14:textId="6664CA9E" w:rsidR="000A33B9" w:rsidRDefault="000F61E1" w:rsidP="00C82597">
            <w:pPr>
              <w:spacing w:before="60" w:after="60"/>
              <w:rPr>
                <w:ins w:id="97" w:author="TRIANO José" w:date="2024-09-19T16:47:00Z"/>
                <w:rFonts w:asciiTheme="minorHAnsi" w:hAnsiTheme="minorHAnsi" w:cstheme="minorHAnsi"/>
              </w:rPr>
            </w:pPr>
            <w:ins w:id="98" w:author="TRIANO José" w:date="2024-09-19T16:47:00Z">
              <w:r>
                <w:rPr>
                  <w:rFonts w:asciiTheme="minorHAnsi" w:hAnsiTheme="minorHAnsi" w:cstheme="minorHAnsi"/>
                </w:rPr>
                <w:t>-</w:t>
              </w:r>
            </w:ins>
            <w:ins w:id="99" w:author="TRIANO José" w:date="2024-09-19T16:45:00Z">
              <w:r w:rsidR="00B276D4">
                <w:rPr>
                  <w:rFonts w:asciiTheme="minorHAnsi" w:hAnsiTheme="minorHAnsi" w:cstheme="minorHAnsi"/>
                </w:rPr>
                <w:t>Intégration</w:t>
              </w:r>
            </w:ins>
            <w:ins w:id="100" w:author="TRIANO José" w:date="2024-09-19T16:44:00Z">
              <w:r w:rsidR="00B276D4">
                <w:rPr>
                  <w:rFonts w:asciiTheme="minorHAnsi" w:hAnsiTheme="minorHAnsi" w:cstheme="minorHAnsi"/>
                </w:rPr>
                <w:t xml:space="preserve"> des diagrammes pour les fonctions </w:t>
              </w:r>
            </w:ins>
            <w:ins w:id="101" w:author="TRIANO José" w:date="2024-09-19T16:48:00Z">
              <w:r w:rsidR="00F07D10">
                <w:rPr>
                  <w:rFonts w:asciiTheme="minorHAnsi" w:hAnsiTheme="minorHAnsi" w:cstheme="minorHAnsi"/>
                </w:rPr>
                <w:t xml:space="preserve">nécessitant partager des </w:t>
              </w:r>
            </w:ins>
            <w:ins w:id="102" w:author="TRIANO José" w:date="2024-09-19T16:44:00Z">
              <w:r w:rsidR="00B276D4">
                <w:rPr>
                  <w:rFonts w:asciiTheme="minorHAnsi" w:hAnsiTheme="minorHAnsi" w:cstheme="minorHAnsi"/>
                </w:rPr>
                <w:t>messages avec le</w:t>
              </w:r>
            </w:ins>
            <w:ins w:id="103" w:author="TRIANO José" w:date="2024-09-19T16:47:00Z">
              <w:r w:rsidR="005B28A5">
                <w:rPr>
                  <w:rFonts w:asciiTheme="minorHAnsi" w:hAnsiTheme="minorHAnsi" w:cstheme="minorHAnsi"/>
                </w:rPr>
                <w:t>s véhicules</w:t>
              </w:r>
            </w:ins>
            <w:ins w:id="104" w:author="TRIANO José" w:date="2024-09-19T16:48:00Z">
              <w:r w:rsidR="00F07D10">
                <w:rPr>
                  <w:rFonts w:asciiTheme="minorHAnsi" w:hAnsiTheme="minorHAnsi" w:cstheme="minorHAnsi"/>
                </w:rPr>
                <w:t>.</w:t>
              </w:r>
            </w:ins>
          </w:p>
          <w:p w14:paraId="717B0047" w14:textId="77777777" w:rsidR="000F61E1" w:rsidRDefault="000F61E1" w:rsidP="00C82597">
            <w:pPr>
              <w:spacing w:before="60" w:after="60"/>
              <w:rPr>
                <w:ins w:id="105" w:author="TRIANO José" w:date="2024-09-19T16:48:00Z"/>
                <w:rFonts w:asciiTheme="minorHAnsi" w:hAnsiTheme="minorHAnsi" w:cstheme="minorHAnsi"/>
              </w:rPr>
            </w:pPr>
            <w:ins w:id="106" w:author="TRIANO José" w:date="2024-09-19T16:47:00Z">
              <w:r>
                <w:rPr>
                  <w:rFonts w:asciiTheme="minorHAnsi" w:hAnsiTheme="minorHAnsi" w:cstheme="minorHAnsi"/>
                </w:rPr>
                <w:t xml:space="preserve">-Ajout fonctions démarrage </w:t>
              </w:r>
              <w:r w:rsidR="00F07D10">
                <w:rPr>
                  <w:rFonts w:asciiTheme="minorHAnsi" w:hAnsiTheme="minorHAnsi" w:cstheme="minorHAnsi"/>
                </w:rPr>
                <w:t>Frontend et Backend T</w:t>
              </w:r>
            </w:ins>
            <w:ins w:id="107" w:author="TRIANO José" w:date="2024-09-19T16:48:00Z">
              <w:r w:rsidR="00F07D10">
                <w:rPr>
                  <w:rFonts w:asciiTheme="minorHAnsi" w:hAnsiTheme="minorHAnsi" w:cstheme="minorHAnsi"/>
                </w:rPr>
                <w:t xml:space="preserve">R. </w:t>
              </w:r>
            </w:ins>
          </w:p>
          <w:p w14:paraId="3FB1B4CE" w14:textId="13C2E51E" w:rsidR="00F07D10" w:rsidRDefault="000067E5" w:rsidP="00C82597">
            <w:pPr>
              <w:spacing w:before="60" w:after="60"/>
              <w:rPr>
                <w:ins w:id="108" w:author="TRIANO José" w:date="2024-09-19T16:51:00Z"/>
                <w:rFonts w:asciiTheme="minorHAnsi" w:hAnsiTheme="minorHAnsi" w:cstheme="minorHAnsi"/>
              </w:rPr>
            </w:pPr>
            <w:ins w:id="109" w:author="TRIANO José" w:date="2024-09-19T16:51:00Z">
              <w:r>
                <w:rPr>
                  <w:rFonts w:asciiTheme="minorHAnsi" w:hAnsiTheme="minorHAnsi" w:cstheme="minorHAnsi"/>
                </w:rPr>
                <w:t xml:space="preserve">-Description types de </w:t>
              </w:r>
            </w:ins>
            <w:r w:rsidR="00372D26">
              <w:rPr>
                <w:rFonts w:asciiTheme="minorHAnsi" w:hAnsiTheme="minorHAnsi" w:cstheme="minorHAnsi"/>
              </w:rPr>
              <w:t>missions</w:t>
            </w:r>
            <w:ins w:id="110" w:author="TRIANO José" w:date="2024-09-19T16:51:00Z">
              <w:r>
                <w:rPr>
                  <w:rFonts w:asciiTheme="minorHAnsi" w:hAnsiTheme="minorHAnsi" w:cstheme="minorHAnsi"/>
                </w:rPr>
                <w:t>.</w:t>
              </w:r>
            </w:ins>
          </w:p>
          <w:p w14:paraId="57DE08BE" w14:textId="11E6EFDE" w:rsidR="000067E5" w:rsidRPr="00304219" w:rsidRDefault="000067E5" w:rsidP="00C82597">
            <w:pPr>
              <w:spacing w:before="60" w:after="60"/>
              <w:rPr>
                <w:rFonts w:asciiTheme="minorHAnsi" w:hAnsiTheme="minorHAnsi" w:cstheme="minorHAnsi"/>
              </w:rPr>
            </w:pPr>
            <w:ins w:id="111" w:author="TRIANO José" w:date="2024-09-19T16:51:00Z">
              <w:r>
                <w:rPr>
                  <w:rFonts w:asciiTheme="minorHAnsi" w:hAnsiTheme="minorHAnsi" w:cstheme="minorHAnsi"/>
                </w:rPr>
                <w:t xml:space="preserve">-Adaptation lexique : missions. </w:t>
              </w:r>
            </w:ins>
          </w:p>
        </w:tc>
      </w:tr>
      <w:tr w:rsidR="000A33B9" w:rsidRPr="00304219" w14:paraId="24ECDF29" w14:textId="77777777" w:rsidTr="008164FB">
        <w:trPr>
          <w:jc w:val="center"/>
        </w:trPr>
        <w:tc>
          <w:tcPr>
            <w:tcW w:w="1202" w:type="dxa"/>
          </w:tcPr>
          <w:p w14:paraId="7CC9DFC1" w14:textId="3545804C" w:rsidR="000A33B9" w:rsidRPr="00304219" w:rsidRDefault="00A52227" w:rsidP="00C82597">
            <w:pPr>
              <w:spacing w:before="60" w:after="60"/>
              <w:jc w:val="center"/>
              <w:rPr>
                <w:rFonts w:asciiTheme="minorHAnsi" w:hAnsiTheme="minorHAnsi" w:cstheme="minorHAnsi"/>
              </w:rPr>
            </w:pPr>
            <w:r>
              <w:rPr>
                <w:rFonts w:asciiTheme="minorHAnsi" w:hAnsiTheme="minorHAnsi" w:cstheme="minorHAnsi"/>
              </w:rPr>
              <w:t>0.8</w:t>
            </w:r>
          </w:p>
        </w:tc>
        <w:tc>
          <w:tcPr>
            <w:tcW w:w="1203" w:type="dxa"/>
          </w:tcPr>
          <w:p w14:paraId="6799F59C" w14:textId="453F87F8" w:rsidR="000A33B9" w:rsidRPr="00304219" w:rsidRDefault="00A52227" w:rsidP="00C82597">
            <w:pPr>
              <w:spacing w:before="60" w:after="60"/>
              <w:jc w:val="center"/>
              <w:rPr>
                <w:rFonts w:asciiTheme="minorHAnsi" w:hAnsiTheme="minorHAnsi" w:cstheme="minorHAnsi"/>
              </w:rPr>
            </w:pPr>
            <w:r>
              <w:rPr>
                <w:rFonts w:asciiTheme="minorHAnsi" w:hAnsiTheme="minorHAnsi" w:cstheme="minorHAnsi"/>
              </w:rPr>
              <w:t>23/12/2024</w:t>
            </w:r>
          </w:p>
        </w:tc>
        <w:tc>
          <w:tcPr>
            <w:tcW w:w="7088" w:type="dxa"/>
          </w:tcPr>
          <w:p w14:paraId="214EE92B" w14:textId="1EEC8DC5" w:rsidR="00556C8A" w:rsidRDefault="00A52227" w:rsidP="00C82597">
            <w:pPr>
              <w:spacing w:before="60" w:after="60"/>
              <w:rPr>
                <w:rFonts w:asciiTheme="minorHAnsi" w:hAnsiTheme="minorHAnsi" w:cstheme="minorHAnsi"/>
              </w:rPr>
            </w:pPr>
            <w:r>
              <w:rPr>
                <w:rFonts w:asciiTheme="minorHAnsi" w:hAnsiTheme="minorHAnsi" w:cstheme="minorHAnsi"/>
              </w:rPr>
              <w:t>-</w:t>
            </w:r>
            <w:r w:rsidR="00556C8A">
              <w:rPr>
                <w:rFonts w:asciiTheme="minorHAnsi" w:hAnsiTheme="minorHAnsi" w:cstheme="minorHAnsi"/>
              </w:rPr>
              <w:t>Révision des séquences logiques par suite de l’analyse sur Capella.</w:t>
            </w:r>
          </w:p>
          <w:p w14:paraId="41FFD7DD" w14:textId="77777777" w:rsidR="000A33B9" w:rsidRDefault="00556C8A" w:rsidP="00C82597">
            <w:pPr>
              <w:spacing w:before="60" w:after="60"/>
              <w:rPr>
                <w:rFonts w:asciiTheme="minorHAnsi" w:hAnsiTheme="minorHAnsi" w:cstheme="minorHAnsi"/>
              </w:rPr>
            </w:pPr>
            <w:r>
              <w:rPr>
                <w:rFonts w:asciiTheme="minorHAnsi" w:hAnsiTheme="minorHAnsi" w:cstheme="minorHAnsi"/>
              </w:rPr>
              <w:t>-</w:t>
            </w:r>
            <w:r w:rsidR="00A52227">
              <w:rPr>
                <w:rFonts w:asciiTheme="minorHAnsi" w:hAnsiTheme="minorHAnsi" w:cstheme="minorHAnsi"/>
              </w:rPr>
              <w:t>Intégration des séquences Capella</w:t>
            </w:r>
            <w:r>
              <w:rPr>
                <w:rFonts w:asciiTheme="minorHAnsi" w:hAnsiTheme="minorHAnsi" w:cstheme="minorHAnsi"/>
              </w:rPr>
              <w:t xml:space="preserve">. </w:t>
            </w:r>
          </w:p>
          <w:p w14:paraId="18703D50" w14:textId="116302ED" w:rsidR="00681DB9" w:rsidRPr="00304219" w:rsidRDefault="00D77B2F" w:rsidP="00C82597">
            <w:pPr>
              <w:spacing w:before="60" w:after="60"/>
              <w:rPr>
                <w:rFonts w:asciiTheme="minorHAnsi" w:hAnsiTheme="minorHAnsi" w:cstheme="minorHAnsi"/>
              </w:rPr>
            </w:pPr>
            <w:r>
              <w:rPr>
                <w:rFonts w:asciiTheme="minorHAnsi" w:hAnsiTheme="minorHAnsi" w:cstheme="minorHAnsi"/>
              </w:rPr>
              <w:t>-Description modes d’opération d’une exploitation.</w:t>
            </w:r>
          </w:p>
        </w:tc>
      </w:tr>
    </w:tbl>
    <w:p w14:paraId="2E39EB1B" w14:textId="77777777" w:rsidR="000A33B9" w:rsidRPr="00304219" w:rsidRDefault="000A33B9" w:rsidP="00C82597">
      <w:pPr>
        <w:rPr>
          <w:rFonts w:asciiTheme="minorHAnsi" w:hAnsiTheme="minorHAnsi" w:cstheme="minorHAnsi"/>
        </w:rPr>
      </w:pPr>
    </w:p>
    <w:p w14:paraId="7EFD4206" w14:textId="77777777" w:rsidR="000A33B9" w:rsidRPr="00304219" w:rsidRDefault="000A33B9" w:rsidP="00C82597">
      <w:pPr>
        <w:rPr>
          <w:rFonts w:asciiTheme="minorHAnsi" w:hAnsiTheme="minorHAnsi" w:cstheme="minorHAnsi"/>
        </w:rPr>
      </w:pPr>
      <w:r w:rsidRPr="00304219">
        <w:rPr>
          <w:rFonts w:asciiTheme="minorHAnsi" w:hAnsiTheme="minorHAnsi" w:cstheme="minorHAnsi"/>
        </w:rPr>
        <w:br w:type="page"/>
      </w:r>
    </w:p>
    <w:p w14:paraId="753D9A50" w14:textId="2F8974C3" w:rsidR="000A3786" w:rsidRPr="000D5F4A" w:rsidRDefault="000D5F4A" w:rsidP="00C82597">
      <w:pPr>
        <w:jc w:val="both"/>
        <w:rPr>
          <w:b/>
          <w:bCs/>
          <w:sz w:val="32"/>
          <w:szCs w:val="32"/>
        </w:rPr>
      </w:pPr>
      <w:r w:rsidRPr="000D5F4A">
        <w:rPr>
          <w:b/>
          <w:bCs/>
          <w:sz w:val="32"/>
          <w:szCs w:val="32"/>
        </w:rPr>
        <w:t>Table des matières</w:t>
      </w:r>
    </w:p>
    <w:p w14:paraId="0FE5CEA1" w14:textId="483A0490" w:rsidR="00385DFF" w:rsidRDefault="000A3786">
      <w:pPr>
        <w:pStyle w:val="TM1"/>
        <w:rPr>
          <w:rFonts w:asciiTheme="minorHAnsi" w:eastAsiaTheme="minorEastAsia" w:hAnsiTheme="minorHAnsi" w:cstheme="minorBidi"/>
          <w:noProof/>
          <w:kern w:val="0"/>
          <w:lang w:val="en-US"/>
          <w14:ligatures w14:val="none"/>
        </w:rPr>
      </w:pPr>
      <w:r>
        <w:fldChar w:fldCharType="begin"/>
      </w:r>
      <w:r>
        <w:instrText xml:space="preserve"> TOC \o "1-4" \h \z \u </w:instrText>
      </w:r>
      <w:r>
        <w:fldChar w:fldCharType="separate"/>
      </w:r>
      <w:hyperlink w:anchor="_Toc196744623" w:history="1">
        <w:r w:rsidR="00385DFF" w:rsidRPr="004A1799">
          <w:rPr>
            <w:rStyle w:val="Lienhypertexte"/>
            <w:noProof/>
          </w:rPr>
          <w:t>1</w:t>
        </w:r>
        <w:r w:rsidR="00385DFF">
          <w:rPr>
            <w:rFonts w:asciiTheme="minorHAnsi" w:eastAsiaTheme="minorEastAsia" w:hAnsiTheme="minorHAnsi" w:cstheme="minorBidi"/>
            <w:noProof/>
            <w:kern w:val="0"/>
            <w:lang w:val="en-US"/>
            <w14:ligatures w14:val="none"/>
          </w:rPr>
          <w:tab/>
        </w:r>
        <w:r w:rsidR="00385DFF" w:rsidRPr="004A1799">
          <w:rPr>
            <w:rStyle w:val="Lienhypertexte"/>
            <w:noProof/>
          </w:rPr>
          <w:t>Spécifications fonctionnelles du Traffic Manager</w:t>
        </w:r>
        <w:r w:rsidR="00385DFF">
          <w:rPr>
            <w:noProof/>
            <w:webHidden/>
          </w:rPr>
          <w:tab/>
        </w:r>
        <w:r w:rsidR="00385DFF">
          <w:rPr>
            <w:noProof/>
            <w:webHidden/>
          </w:rPr>
          <w:fldChar w:fldCharType="begin"/>
        </w:r>
        <w:r w:rsidR="00385DFF">
          <w:rPr>
            <w:noProof/>
            <w:webHidden/>
          </w:rPr>
          <w:instrText xml:space="preserve"> PAGEREF _Toc196744623 \h </w:instrText>
        </w:r>
        <w:r w:rsidR="00385DFF">
          <w:rPr>
            <w:noProof/>
            <w:webHidden/>
          </w:rPr>
        </w:r>
        <w:r w:rsidR="00385DFF">
          <w:rPr>
            <w:noProof/>
            <w:webHidden/>
          </w:rPr>
          <w:fldChar w:fldCharType="separate"/>
        </w:r>
        <w:r w:rsidR="00385DFF">
          <w:rPr>
            <w:noProof/>
            <w:webHidden/>
          </w:rPr>
          <w:t>7</w:t>
        </w:r>
        <w:r w:rsidR="00385DFF">
          <w:rPr>
            <w:noProof/>
            <w:webHidden/>
          </w:rPr>
          <w:fldChar w:fldCharType="end"/>
        </w:r>
      </w:hyperlink>
    </w:p>
    <w:p w14:paraId="7E34B161" w14:textId="0920BED9" w:rsidR="00385DFF" w:rsidRDefault="00385DFF">
      <w:pPr>
        <w:pStyle w:val="TM2"/>
        <w:tabs>
          <w:tab w:val="left" w:pos="960"/>
          <w:tab w:val="right" w:leader="dot" w:pos="9288"/>
        </w:tabs>
        <w:rPr>
          <w:rFonts w:asciiTheme="minorHAnsi" w:eastAsiaTheme="minorEastAsia" w:hAnsiTheme="minorHAnsi" w:cstheme="minorBidi"/>
          <w:noProof/>
          <w:kern w:val="0"/>
          <w:lang w:val="en-US"/>
          <w14:ligatures w14:val="none"/>
        </w:rPr>
      </w:pPr>
      <w:hyperlink w:anchor="_Toc196744624" w:history="1">
        <w:r w:rsidRPr="004A1799">
          <w:rPr>
            <w:rStyle w:val="Lienhypertexte"/>
            <w:noProof/>
          </w:rPr>
          <w:t>1.1</w:t>
        </w:r>
        <w:r>
          <w:rPr>
            <w:rFonts w:asciiTheme="minorHAnsi" w:eastAsiaTheme="minorEastAsia" w:hAnsiTheme="minorHAnsi" w:cstheme="minorBidi"/>
            <w:noProof/>
            <w:kern w:val="0"/>
            <w:lang w:val="en-US"/>
            <w14:ligatures w14:val="none"/>
          </w:rPr>
          <w:tab/>
        </w:r>
        <w:r w:rsidRPr="004A1799">
          <w:rPr>
            <w:rStyle w:val="Lienhypertexte"/>
            <w:noProof/>
          </w:rPr>
          <w:t>Définitions</w:t>
        </w:r>
        <w:r>
          <w:rPr>
            <w:noProof/>
            <w:webHidden/>
          </w:rPr>
          <w:tab/>
        </w:r>
        <w:r>
          <w:rPr>
            <w:noProof/>
            <w:webHidden/>
          </w:rPr>
          <w:fldChar w:fldCharType="begin"/>
        </w:r>
        <w:r>
          <w:rPr>
            <w:noProof/>
            <w:webHidden/>
          </w:rPr>
          <w:instrText xml:space="preserve"> PAGEREF _Toc196744624 \h </w:instrText>
        </w:r>
        <w:r>
          <w:rPr>
            <w:noProof/>
            <w:webHidden/>
          </w:rPr>
        </w:r>
        <w:r>
          <w:rPr>
            <w:noProof/>
            <w:webHidden/>
          </w:rPr>
          <w:fldChar w:fldCharType="separate"/>
        </w:r>
        <w:r>
          <w:rPr>
            <w:noProof/>
            <w:webHidden/>
          </w:rPr>
          <w:t>7</w:t>
        </w:r>
        <w:r>
          <w:rPr>
            <w:noProof/>
            <w:webHidden/>
          </w:rPr>
          <w:fldChar w:fldCharType="end"/>
        </w:r>
      </w:hyperlink>
    </w:p>
    <w:p w14:paraId="4685D91A" w14:textId="07E9CE0F" w:rsidR="00385DFF" w:rsidRDefault="00385DFF">
      <w:pPr>
        <w:pStyle w:val="TM2"/>
        <w:tabs>
          <w:tab w:val="left" w:pos="960"/>
          <w:tab w:val="right" w:leader="dot" w:pos="9288"/>
        </w:tabs>
        <w:rPr>
          <w:rFonts w:asciiTheme="minorHAnsi" w:eastAsiaTheme="minorEastAsia" w:hAnsiTheme="minorHAnsi" w:cstheme="minorBidi"/>
          <w:noProof/>
          <w:kern w:val="0"/>
          <w:lang w:val="en-US"/>
          <w14:ligatures w14:val="none"/>
        </w:rPr>
      </w:pPr>
      <w:hyperlink w:anchor="_Toc196744627" w:history="1">
        <w:r w:rsidRPr="004A1799">
          <w:rPr>
            <w:rStyle w:val="Lienhypertexte"/>
            <w:noProof/>
          </w:rPr>
          <w:t>1.2</w:t>
        </w:r>
        <w:r>
          <w:rPr>
            <w:rFonts w:asciiTheme="minorHAnsi" w:eastAsiaTheme="minorEastAsia" w:hAnsiTheme="minorHAnsi" w:cstheme="minorBidi"/>
            <w:noProof/>
            <w:kern w:val="0"/>
            <w:lang w:val="en-US"/>
            <w14:ligatures w14:val="none"/>
          </w:rPr>
          <w:tab/>
        </w:r>
        <w:r w:rsidRPr="004A1799">
          <w:rPr>
            <w:rStyle w:val="Lienhypertexte"/>
            <w:noProof/>
          </w:rPr>
          <w:t>Fonctionnalités du temps avancé</w:t>
        </w:r>
        <w:r>
          <w:rPr>
            <w:noProof/>
            <w:webHidden/>
          </w:rPr>
          <w:tab/>
        </w:r>
        <w:r>
          <w:rPr>
            <w:noProof/>
            <w:webHidden/>
          </w:rPr>
          <w:fldChar w:fldCharType="begin"/>
        </w:r>
        <w:r>
          <w:rPr>
            <w:noProof/>
            <w:webHidden/>
          </w:rPr>
          <w:instrText xml:space="preserve"> PAGEREF _Toc196744627 \h </w:instrText>
        </w:r>
        <w:r>
          <w:rPr>
            <w:noProof/>
            <w:webHidden/>
          </w:rPr>
        </w:r>
        <w:r>
          <w:rPr>
            <w:noProof/>
            <w:webHidden/>
          </w:rPr>
          <w:fldChar w:fldCharType="separate"/>
        </w:r>
        <w:r>
          <w:rPr>
            <w:noProof/>
            <w:webHidden/>
          </w:rPr>
          <w:t>11</w:t>
        </w:r>
        <w:r>
          <w:rPr>
            <w:noProof/>
            <w:webHidden/>
          </w:rPr>
          <w:fldChar w:fldCharType="end"/>
        </w:r>
      </w:hyperlink>
    </w:p>
    <w:p w14:paraId="17E68A3F" w14:textId="771919A0" w:rsidR="00385DFF" w:rsidRDefault="00385DFF">
      <w:pPr>
        <w:pStyle w:val="TM3"/>
        <w:tabs>
          <w:tab w:val="left" w:pos="1200"/>
          <w:tab w:val="right" w:leader="dot" w:pos="9288"/>
        </w:tabs>
        <w:rPr>
          <w:rFonts w:asciiTheme="minorHAnsi" w:eastAsiaTheme="minorEastAsia" w:hAnsiTheme="minorHAnsi" w:cstheme="minorBidi"/>
          <w:noProof/>
          <w:kern w:val="0"/>
          <w:lang w:val="en-US"/>
          <w14:ligatures w14:val="none"/>
        </w:rPr>
      </w:pPr>
      <w:hyperlink w:anchor="_Toc196744628" w:history="1">
        <w:r w:rsidRPr="004A1799">
          <w:rPr>
            <w:rStyle w:val="Lienhypertexte"/>
            <w:noProof/>
          </w:rPr>
          <w:t>1.2.1</w:t>
        </w:r>
        <w:r>
          <w:rPr>
            <w:rFonts w:asciiTheme="minorHAnsi" w:eastAsiaTheme="minorEastAsia" w:hAnsiTheme="minorHAnsi" w:cstheme="minorBidi"/>
            <w:noProof/>
            <w:kern w:val="0"/>
            <w:lang w:val="en-US"/>
            <w14:ligatures w14:val="none"/>
          </w:rPr>
          <w:tab/>
        </w:r>
        <w:r w:rsidRPr="004A1799">
          <w:rPr>
            <w:rStyle w:val="Lienhypertexte"/>
            <w:noProof/>
          </w:rPr>
          <w:t>TM_TA_01 : Lancer le module TM TA</w:t>
        </w:r>
        <w:r>
          <w:rPr>
            <w:noProof/>
            <w:webHidden/>
          </w:rPr>
          <w:tab/>
        </w:r>
        <w:r>
          <w:rPr>
            <w:noProof/>
            <w:webHidden/>
          </w:rPr>
          <w:fldChar w:fldCharType="begin"/>
        </w:r>
        <w:r>
          <w:rPr>
            <w:noProof/>
            <w:webHidden/>
          </w:rPr>
          <w:instrText xml:space="preserve"> PAGEREF _Toc196744628 \h </w:instrText>
        </w:r>
        <w:r>
          <w:rPr>
            <w:noProof/>
            <w:webHidden/>
          </w:rPr>
        </w:r>
        <w:r>
          <w:rPr>
            <w:noProof/>
            <w:webHidden/>
          </w:rPr>
          <w:fldChar w:fldCharType="separate"/>
        </w:r>
        <w:r>
          <w:rPr>
            <w:noProof/>
            <w:webHidden/>
          </w:rPr>
          <w:t>11</w:t>
        </w:r>
        <w:r>
          <w:rPr>
            <w:noProof/>
            <w:webHidden/>
          </w:rPr>
          <w:fldChar w:fldCharType="end"/>
        </w:r>
      </w:hyperlink>
    </w:p>
    <w:p w14:paraId="02525786" w14:textId="34C0F675" w:rsidR="00385DFF" w:rsidRDefault="00385DFF">
      <w:pPr>
        <w:pStyle w:val="TM3"/>
        <w:tabs>
          <w:tab w:val="right" w:leader="dot" w:pos="9288"/>
        </w:tabs>
        <w:rPr>
          <w:rFonts w:asciiTheme="minorHAnsi" w:eastAsiaTheme="minorEastAsia" w:hAnsiTheme="minorHAnsi" w:cstheme="minorBidi"/>
          <w:noProof/>
          <w:kern w:val="0"/>
          <w:lang w:val="en-US"/>
          <w14:ligatures w14:val="none"/>
        </w:rPr>
      </w:pPr>
      <w:hyperlink w:anchor="_Toc196744629" w:history="1">
        <w:r w:rsidRPr="004A1799">
          <w:rPr>
            <w:rStyle w:val="Lienhypertexte"/>
            <w:noProof/>
          </w:rPr>
          <w:t>TM_TA_01 : Gérer les utilisateurs</w:t>
        </w:r>
        <w:r>
          <w:rPr>
            <w:noProof/>
            <w:webHidden/>
          </w:rPr>
          <w:tab/>
        </w:r>
        <w:r>
          <w:rPr>
            <w:noProof/>
            <w:webHidden/>
          </w:rPr>
          <w:fldChar w:fldCharType="begin"/>
        </w:r>
        <w:r>
          <w:rPr>
            <w:noProof/>
            <w:webHidden/>
          </w:rPr>
          <w:instrText xml:space="preserve"> PAGEREF _Toc196744629 \h </w:instrText>
        </w:r>
        <w:r>
          <w:rPr>
            <w:noProof/>
            <w:webHidden/>
          </w:rPr>
        </w:r>
        <w:r>
          <w:rPr>
            <w:noProof/>
            <w:webHidden/>
          </w:rPr>
          <w:fldChar w:fldCharType="separate"/>
        </w:r>
        <w:r>
          <w:rPr>
            <w:noProof/>
            <w:webHidden/>
          </w:rPr>
          <w:t>12</w:t>
        </w:r>
        <w:r>
          <w:rPr>
            <w:noProof/>
            <w:webHidden/>
          </w:rPr>
          <w:fldChar w:fldCharType="end"/>
        </w:r>
      </w:hyperlink>
    </w:p>
    <w:p w14:paraId="2BF471D8" w14:textId="622D3C6C"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630" w:history="1">
        <w:r w:rsidRPr="004A1799">
          <w:rPr>
            <w:rStyle w:val="Lienhypertexte"/>
            <w:noProof/>
          </w:rPr>
          <w:t>1.2.1.1</w:t>
        </w:r>
        <w:r>
          <w:rPr>
            <w:rFonts w:asciiTheme="minorHAnsi" w:eastAsiaTheme="minorEastAsia" w:hAnsiTheme="minorHAnsi" w:cstheme="minorBidi"/>
            <w:noProof/>
            <w:kern w:val="0"/>
            <w:lang w:val="en-US"/>
            <w14:ligatures w14:val="none"/>
          </w:rPr>
          <w:tab/>
        </w:r>
        <w:r w:rsidRPr="004A1799">
          <w:rPr>
            <w:rStyle w:val="Lienhypertexte"/>
            <w:noProof/>
          </w:rPr>
          <w:t>TM_TA_03_01 : Créer, modifier, supprimer un utilisateur</w:t>
        </w:r>
        <w:r>
          <w:rPr>
            <w:noProof/>
            <w:webHidden/>
          </w:rPr>
          <w:tab/>
        </w:r>
        <w:r>
          <w:rPr>
            <w:noProof/>
            <w:webHidden/>
          </w:rPr>
          <w:fldChar w:fldCharType="begin"/>
        </w:r>
        <w:r>
          <w:rPr>
            <w:noProof/>
            <w:webHidden/>
          </w:rPr>
          <w:instrText xml:space="preserve"> PAGEREF _Toc196744630 \h </w:instrText>
        </w:r>
        <w:r>
          <w:rPr>
            <w:noProof/>
            <w:webHidden/>
          </w:rPr>
        </w:r>
        <w:r>
          <w:rPr>
            <w:noProof/>
            <w:webHidden/>
          </w:rPr>
          <w:fldChar w:fldCharType="separate"/>
        </w:r>
        <w:r>
          <w:rPr>
            <w:noProof/>
            <w:webHidden/>
          </w:rPr>
          <w:t>12</w:t>
        </w:r>
        <w:r>
          <w:rPr>
            <w:noProof/>
            <w:webHidden/>
          </w:rPr>
          <w:fldChar w:fldCharType="end"/>
        </w:r>
      </w:hyperlink>
    </w:p>
    <w:p w14:paraId="5BC02DDB" w14:textId="5884C48E"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631" w:history="1">
        <w:r w:rsidRPr="004A1799">
          <w:rPr>
            <w:rStyle w:val="Lienhypertexte"/>
            <w:noProof/>
          </w:rPr>
          <w:t>1.2.1.2</w:t>
        </w:r>
        <w:r>
          <w:rPr>
            <w:rFonts w:asciiTheme="minorHAnsi" w:eastAsiaTheme="minorEastAsia" w:hAnsiTheme="minorHAnsi" w:cstheme="minorBidi"/>
            <w:noProof/>
            <w:kern w:val="0"/>
            <w:lang w:val="en-US"/>
            <w14:ligatures w14:val="none"/>
          </w:rPr>
          <w:tab/>
        </w:r>
        <w:r w:rsidRPr="004A1799">
          <w:rPr>
            <w:rStyle w:val="Lienhypertexte"/>
            <w:noProof/>
          </w:rPr>
          <w:t>TM_TA_03_03 : Gérer les droits utilisateurs</w:t>
        </w:r>
        <w:r>
          <w:rPr>
            <w:noProof/>
            <w:webHidden/>
          </w:rPr>
          <w:tab/>
        </w:r>
        <w:r>
          <w:rPr>
            <w:noProof/>
            <w:webHidden/>
          </w:rPr>
          <w:fldChar w:fldCharType="begin"/>
        </w:r>
        <w:r>
          <w:rPr>
            <w:noProof/>
            <w:webHidden/>
          </w:rPr>
          <w:instrText xml:space="preserve"> PAGEREF _Toc196744631 \h </w:instrText>
        </w:r>
        <w:r>
          <w:rPr>
            <w:noProof/>
            <w:webHidden/>
          </w:rPr>
        </w:r>
        <w:r>
          <w:rPr>
            <w:noProof/>
            <w:webHidden/>
          </w:rPr>
          <w:fldChar w:fldCharType="separate"/>
        </w:r>
        <w:r>
          <w:rPr>
            <w:noProof/>
            <w:webHidden/>
          </w:rPr>
          <w:t>13</w:t>
        </w:r>
        <w:r>
          <w:rPr>
            <w:noProof/>
            <w:webHidden/>
          </w:rPr>
          <w:fldChar w:fldCharType="end"/>
        </w:r>
      </w:hyperlink>
    </w:p>
    <w:p w14:paraId="76AC18DA" w14:textId="1F70F83E"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632" w:history="1">
        <w:r w:rsidRPr="004A1799">
          <w:rPr>
            <w:rStyle w:val="Lienhypertexte"/>
            <w:noProof/>
          </w:rPr>
          <w:t>1.2.1.3</w:t>
        </w:r>
        <w:r>
          <w:rPr>
            <w:rFonts w:asciiTheme="minorHAnsi" w:eastAsiaTheme="minorEastAsia" w:hAnsiTheme="minorHAnsi" w:cstheme="minorBidi"/>
            <w:noProof/>
            <w:kern w:val="0"/>
            <w:lang w:val="en-US"/>
            <w14:ligatures w14:val="none"/>
          </w:rPr>
          <w:tab/>
        </w:r>
        <w:r w:rsidRPr="004A1799">
          <w:rPr>
            <w:rStyle w:val="Lienhypertexte"/>
            <w:noProof/>
          </w:rPr>
          <w:t>Gérer les profils utilisateurs</w:t>
        </w:r>
        <w:r>
          <w:rPr>
            <w:noProof/>
            <w:webHidden/>
          </w:rPr>
          <w:tab/>
        </w:r>
        <w:r>
          <w:rPr>
            <w:noProof/>
            <w:webHidden/>
          </w:rPr>
          <w:fldChar w:fldCharType="begin"/>
        </w:r>
        <w:r>
          <w:rPr>
            <w:noProof/>
            <w:webHidden/>
          </w:rPr>
          <w:instrText xml:space="preserve"> PAGEREF _Toc196744632 \h </w:instrText>
        </w:r>
        <w:r>
          <w:rPr>
            <w:noProof/>
            <w:webHidden/>
          </w:rPr>
        </w:r>
        <w:r>
          <w:rPr>
            <w:noProof/>
            <w:webHidden/>
          </w:rPr>
          <w:fldChar w:fldCharType="separate"/>
        </w:r>
        <w:r>
          <w:rPr>
            <w:noProof/>
            <w:webHidden/>
          </w:rPr>
          <w:t>14</w:t>
        </w:r>
        <w:r>
          <w:rPr>
            <w:noProof/>
            <w:webHidden/>
          </w:rPr>
          <w:fldChar w:fldCharType="end"/>
        </w:r>
      </w:hyperlink>
    </w:p>
    <w:p w14:paraId="43424B6C" w14:textId="4FAD96B3" w:rsidR="00385DFF" w:rsidRDefault="00385DFF">
      <w:pPr>
        <w:pStyle w:val="TM3"/>
        <w:tabs>
          <w:tab w:val="left" w:pos="1200"/>
          <w:tab w:val="right" w:leader="dot" w:pos="9288"/>
        </w:tabs>
        <w:rPr>
          <w:rFonts w:asciiTheme="minorHAnsi" w:eastAsiaTheme="minorEastAsia" w:hAnsiTheme="minorHAnsi" w:cstheme="minorBidi"/>
          <w:noProof/>
          <w:kern w:val="0"/>
          <w:lang w:val="en-US"/>
          <w14:ligatures w14:val="none"/>
        </w:rPr>
      </w:pPr>
      <w:hyperlink w:anchor="_Toc196744633" w:history="1">
        <w:r w:rsidRPr="004A1799">
          <w:rPr>
            <w:rStyle w:val="Lienhypertexte"/>
            <w:noProof/>
          </w:rPr>
          <w:t>1.2.2</w:t>
        </w:r>
        <w:r>
          <w:rPr>
            <w:rFonts w:asciiTheme="minorHAnsi" w:eastAsiaTheme="minorEastAsia" w:hAnsiTheme="minorHAnsi" w:cstheme="minorBidi"/>
            <w:noProof/>
            <w:kern w:val="0"/>
            <w:lang w:val="en-US"/>
            <w14:ligatures w14:val="none"/>
          </w:rPr>
          <w:tab/>
        </w:r>
        <w:r w:rsidRPr="004A1799">
          <w:rPr>
            <w:rStyle w:val="Lienhypertexte"/>
            <w:noProof/>
          </w:rPr>
          <w:t>TM_TA_02 : Construire le référentiel des données</w:t>
        </w:r>
        <w:r>
          <w:rPr>
            <w:noProof/>
            <w:webHidden/>
          </w:rPr>
          <w:tab/>
        </w:r>
        <w:r>
          <w:rPr>
            <w:noProof/>
            <w:webHidden/>
          </w:rPr>
          <w:fldChar w:fldCharType="begin"/>
        </w:r>
        <w:r>
          <w:rPr>
            <w:noProof/>
            <w:webHidden/>
          </w:rPr>
          <w:instrText xml:space="preserve"> PAGEREF _Toc196744633 \h </w:instrText>
        </w:r>
        <w:r>
          <w:rPr>
            <w:noProof/>
            <w:webHidden/>
          </w:rPr>
        </w:r>
        <w:r>
          <w:rPr>
            <w:noProof/>
            <w:webHidden/>
          </w:rPr>
          <w:fldChar w:fldCharType="separate"/>
        </w:r>
        <w:r>
          <w:rPr>
            <w:noProof/>
            <w:webHidden/>
          </w:rPr>
          <w:t>15</w:t>
        </w:r>
        <w:r>
          <w:rPr>
            <w:noProof/>
            <w:webHidden/>
          </w:rPr>
          <w:fldChar w:fldCharType="end"/>
        </w:r>
      </w:hyperlink>
    </w:p>
    <w:p w14:paraId="61543B2F" w14:textId="003BFE31"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634" w:history="1">
        <w:r w:rsidRPr="004A1799">
          <w:rPr>
            <w:rStyle w:val="Lienhypertexte"/>
            <w:noProof/>
          </w:rPr>
          <w:t>1.2.2.1</w:t>
        </w:r>
        <w:r>
          <w:rPr>
            <w:rFonts w:asciiTheme="minorHAnsi" w:eastAsiaTheme="minorEastAsia" w:hAnsiTheme="minorHAnsi" w:cstheme="minorBidi"/>
            <w:noProof/>
            <w:kern w:val="0"/>
            <w:lang w:val="en-US"/>
            <w14:ligatures w14:val="none"/>
          </w:rPr>
          <w:tab/>
        </w:r>
        <w:r w:rsidRPr="004A1799">
          <w:rPr>
            <w:rStyle w:val="Lienhypertexte"/>
            <w:noProof/>
          </w:rPr>
          <w:t>TM_TA_01_01 : Intégrer les caractéristiques topologiques de la ligne</w:t>
        </w:r>
        <w:r>
          <w:rPr>
            <w:noProof/>
            <w:webHidden/>
          </w:rPr>
          <w:tab/>
        </w:r>
        <w:r>
          <w:rPr>
            <w:noProof/>
            <w:webHidden/>
          </w:rPr>
          <w:fldChar w:fldCharType="begin"/>
        </w:r>
        <w:r>
          <w:rPr>
            <w:noProof/>
            <w:webHidden/>
          </w:rPr>
          <w:instrText xml:space="preserve"> PAGEREF _Toc196744634 \h </w:instrText>
        </w:r>
        <w:r>
          <w:rPr>
            <w:noProof/>
            <w:webHidden/>
          </w:rPr>
        </w:r>
        <w:r>
          <w:rPr>
            <w:noProof/>
            <w:webHidden/>
          </w:rPr>
          <w:fldChar w:fldCharType="separate"/>
        </w:r>
        <w:r>
          <w:rPr>
            <w:noProof/>
            <w:webHidden/>
          </w:rPr>
          <w:t>15</w:t>
        </w:r>
        <w:r>
          <w:rPr>
            <w:noProof/>
            <w:webHidden/>
          </w:rPr>
          <w:fldChar w:fldCharType="end"/>
        </w:r>
      </w:hyperlink>
    </w:p>
    <w:p w14:paraId="776F68D1" w14:textId="2A5E6D2D"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635" w:history="1">
        <w:r w:rsidRPr="004A1799">
          <w:rPr>
            <w:rStyle w:val="Lienhypertexte"/>
            <w:noProof/>
          </w:rPr>
          <w:t>1.2.2.2</w:t>
        </w:r>
        <w:r>
          <w:rPr>
            <w:rFonts w:asciiTheme="minorHAnsi" w:eastAsiaTheme="minorEastAsia" w:hAnsiTheme="minorHAnsi" w:cstheme="minorBidi"/>
            <w:noProof/>
            <w:kern w:val="0"/>
            <w:lang w:val="en-US"/>
            <w14:ligatures w14:val="none"/>
          </w:rPr>
          <w:tab/>
        </w:r>
        <w:r w:rsidRPr="004A1799">
          <w:rPr>
            <w:rStyle w:val="Lienhypertexte"/>
            <w:noProof/>
          </w:rPr>
          <w:t>TM_TA_01_03 : Calculer les marches types possibles pour un véhicule</w:t>
        </w:r>
        <w:r>
          <w:rPr>
            <w:noProof/>
            <w:webHidden/>
          </w:rPr>
          <w:tab/>
        </w:r>
        <w:r>
          <w:rPr>
            <w:noProof/>
            <w:webHidden/>
          </w:rPr>
          <w:fldChar w:fldCharType="begin"/>
        </w:r>
        <w:r>
          <w:rPr>
            <w:noProof/>
            <w:webHidden/>
          </w:rPr>
          <w:instrText xml:space="preserve"> PAGEREF _Toc196744635 \h </w:instrText>
        </w:r>
        <w:r>
          <w:rPr>
            <w:noProof/>
            <w:webHidden/>
          </w:rPr>
        </w:r>
        <w:r>
          <w:rPr>
            <w:noProof/>
            <w:webHidden/>
          </w:rPr>
          <w:fldChar w:fldCharType="separate"/>
        </w:r>
        <w:r>
          <w:rPr>
            <w:noProof/>
            <w:webHidden/>
          </w:rPr>
          <w:t>17</w:t>
        </w:r>
        <w:r>
          <w:rPr>
            <w:noProof/>
            <w:webHidden/>
          </w:rPr>
          <w:fldChar w:fldCharType="end"/>
        </w:r>
      </w:hyperlink>
    </w:p>
    <w:p w14:paraId="0815059A" w14:textId="5820F284"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636" w:history="1">
        <w:r w:rsidRPr="004A1799">
          <w:rPr>
            <w:rStyle w:val="Lienhypertexte"/>
            <w:noProof/>
          </w:rPr>
          <w:t>1.2.2.3</w:t>
        </w:r>
        <w:r>
          <w:rPr>
            <w:rFonts w:asciiTheme="minorHAnsi" w:eastAsiaTheme="minorEastAsia" w:hAnsiTheme="minorHAnsi" w:cstheme="minorBidi"/>
            <w:noProof/>
            <w:kern w:val="0"/>
            <w:lang w:val="en-US"/>
            <w14:ligatures w14:val="none"/>
          </w:rPr>
          <w:tab/>
        </w:r>
        <w:r w:rsidRPr="004A1799">
          <w:rPr>
            <w:rStyle w:val="Lienhypertexte"/>
            <w:noProof/>
          </w:rPr>
          <w:t>TM_TA_02_03 Créer des sillons</w:t>
        </w:r>
        <w:r>
          <w:rPr>
            <w:noProof/>
            <w:webHidden/>
          </w:rPr>
          <w:tab/>
        </w:r>
        <w:r>
          <w:rPr>
            <w:noProof/>
            <w:webHidden/>
          </w:rPr>
          <w:fldChar w:fldCharType="begin"/>
        </w:r>
        <w:r>
          <w:rPr>
            <w:noProof/>
            <w:webHidden/>
          </w:rPr>
          <w:instrText xml:space="preserve"> PAGEREF _Toc196744636 \h </w:instrText>
        </w:r>
        <w:r>
          <w:rPr>
            <w:noProof/>
            <w:webHidden/>
          </w:rPr>
        </w:r>
        <w:r>
          <w:rPr>
            <w:noProof/>
            <w:webHidden/>
          </w:rPr>
          <w:fldChar w:fldCharType="separate"/>
        </w:r>
        <w:r>
          <w:rPr>
            <w:noProof/>
            <w:webHidden/>
          </w:rPr>
          <w:t>18</w:t>
        </w:r>
        <w:r>
          <w:rPr>
            <w:noProof/>
            <w:webHidden/>
          </w:rPr>
          <w:fldChar w:fldCharType="end"/>
        </w:r>
      </w:hyperlink>
    </w:p>
    <w:p w14:paraId="2984992C" w14:textId="0B37101A"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637" w:history="1">
        <w:r w:rsidRPr="004A1799">
          <w:rPr>
            <w:rStyle w:val="Lienhypertexte"/>
            <w:noProof/>
          </w:rPr>
          <w:t>1.2.2.4</w:t>
        </w:r>
        <w:r>
          <w:rPr>
            <w:rFonts w:asciiTheme="minorHAnsi" w:eastAsiaTheme="minorEastAsia" w:hAnsiTheme="minorHAnsi" w:cstheme="minorBidi"/>
            <w:noProof/>
            <w:kern w:val="0"/>
            <w:lang w:val="en-US"/>
            <w14:ligatures w14:val="none"/>
          </w:rPr>
          <w:tab/>
        </w:r>
        <w:r w:rsidRPr="004A1799">
          <w:rPr>
            <w:rStyle w:val="Lienhypertexte"/>
            <w:noProof/>
          </w:rPr>
          <w:t>TM_TA_02_03 Créer des missions</w:t>
        </w:r>
        <w:r>
          <w:rPr>
            <w:noProof/>
            <w:webHidden/>
          </w:rPr>
          <w:tab/>
        </w:r>
        <w:r>
          <w:rPr>
            <w:noProof/>
            <w:webHidden/>
          </w:rPr>
          <w:fldChar w:fldCharType="begin"/>
        </w:r>
        <w:r>
          <w:rPr>
            <w:noProof/>
            <w:webHidden/>
          </w:rPr>
          <w:instrText xml:space="preserve"> PAGEREF _Toc196744637 \h </w:instrText>
        </w:r>
        <w:r>
          <w:rPr>
            <w:noProof/>
            <w:webHidden/>
          </w:rPr>
        </w:r>
        <w:r>
          <w:rPr>
            <w:noProof/>
            <w:webHidden/>
          </w:rPr>
          <w:fldChar w:fldCharType="separate"/>
        </w:r>
        <w:r>
          <w:rPr>
            <w:noProof/>
            <w:webHidden/>
          </w:rPr>
          <w:t>19</w:t>
        </w:r>
        <w:r>
          <w:rPr>
            <w:noProof/>
            <w:webHidden/>
          </w:rPr>
          <w:fldChar w:fldCharType="end"/>
        </w:r>
      </w:hyperlink>
    </w:p>
    <w:p w14:paraId="5EF4F79D" w14:textId="082B147F"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638" w:history="1">
        <w:r w:rsidRPr="004A1799">
          <w:rPr>
            <w:rStyle w:val="Lienhypertexte"/>
            <w:noProof/>
          </w:rPr>
          <w:t>1.2.2.5</w:t>
        </w:r>
        <w:r>
          <w:rPr>
            <w:rFonts w:asciiTheme="minorHAnsi" w:eastAsiaTheme="minorEastAsia" w:hAnsiTheme="minorHAnsi" w:cstheme="minorBidi"/>
            <w:noProof/>
            <w:kern w:val="0"/>
            <w:lang w:val="en-US"/>
            <w14:ligatures w14:val="none"/>
          </w:rPr>
          <w:tab/>
        </w:r>
        <w:r w:rsidRPr="004A1799">
          <w:rPr>
            <w:rStyle w:val="Lienhypertexte"/>
            <w:noProof/>
          </w:rPr>
          <w:t>TM_TA_01_04 : Créer la table de compatibilité de missions</w:t>
        </w:r>
        <w:r>
          <w:rPr>
            <w:noProof/>
            <w:webHidden/>
          </w:rPr>
          <w:tab/>
        </w:r>
        <w:r>
          <w:rPr>
            <w:noProof/>
            <w:webHidden/>
          </w:rPr>
          <w:fldChar w:fldCharType="begin"/>
        </w:r>
        <w:r>
          <w:rPr>
            <w:noProof/>
            <w:webHidden/>
          </w:rPr>
          <w:instrText xml:space="preserve"> PAGEREF _Toc196744638 \h </w:instrText>
        </w:r>
        <w:r>
          <w:rPr>
            <w:noProof/>
            <w:webHidden/>
          </w:rPr>
        </w:r>
        <w:r>
          <w:rPr>
            <w:noProof/>
            <w:webHidden/>
          </w:rPr>
          <w:fldChar w:fldCharType="separate"/>
        </w:r>
        <w:r>
          <w:rPr>
            <w:noProof/>
            <w:webHidden/>
          </w:rPr>
          <w:t>22</w:t>
        </w:r>
        <w:r>
          <w:rPr>
            <w:noProof/>
            <w:webHidden/>
          </w:rPr>
          <w:fldChar w:fldCharType="end"/>
        </w:r>
      </w:hyperlink>
    </w:p>
    <w:p w14:paraId="76CC1893" w14:textId="4BCE5B1E" w:rsidR="00385DFF" w:rsidRDefault="00385DFF">
      <w:pPr>
        <w:pStyle w:val="TM3"/>
        <w:tabs>
          <w:tab w:val="left" w:pos="1200"/>
          <w:tab w:val="right" w:leader="dot" w:pos="9288"/>
        </w:tabs>
        <w:rPr>
          <w:rFonts w:asciiTheme="minorHAnsi" w:eastAsiaTheme="minorEastAsia" w:hAnsiTheme="minorHAnsi" w:cstheme="minorBidi"/>
          <w:noProof/>
          <w:kern w:val="0"/>
          <w:lang w:val="en-US"/>
          <w14:ligatures w14:val="none"/>
        </w:rPr>
      </w:pPr>
      <w:hyperlink w:anchor="_Toc196744639" w:history="1">
        <w:r w:rsidRPr="004A1799">
          <w:rPr>
            <w:rStyle w:val="Lienhypertexte"/>
            <w:noProof/>
          </w:rPr>
          <w:t>1.2.3</w:t>
        </w:r>
        <w:r>
          <w:rPr>
            <w:rFonts w:asciiTheme="minorHAnsi" w:eastAsiaTheme="minorEastAsia" w:hAnsiTheme="minorHAnsi" w:cstheme="minorBidi"/>
            <w:noProof/>
            <w:kern w:val="0"/>
            <w:lang w:val="en-US"/>
            <w14:ligatures w14:val="none"/>
          </w:rPr>
          <w:tab/>
        </w:r>
        <w:r w:rsidRPr="004A1799">
          <w:rPr>
            <w:rStyle w:val="Lienhypertexte"/>
            <w:noProof/>
          </w:rPr>
          <w:t>Construire la liste de ressources disponibles pour une exploitation</w:t>
        </w:r>
        <w:r>
          <w:rPr>
            <w:noProof/>
            <w:webHidden/>
          </w:rPr>
          <w:tab/>
        </w:r>
        <w:r>
          <w:rPr>
            <w:noProof/>
            <w:webHidden/>
          </w:rPr>
          <w:fldChar w:fldCharType="begin"/>
        </w:r>
        <w:r>
          <w:rPr>
            <w:noProof/>
            <w:webHidden/>
          </w:rPr>
          <w:instrText xml:space="preserve"> PAGEREF _Toc196744639 \h </w:instrText>
        </w:r>
        <w:r>
          <w:rPr>
            <w:noProof/>
            <w:webHidden/>
          </w:rPr>
        </w:r>
        <w:r>
          <w:rPr>
            <w:noProof/>
            <w:webHidden/>
          </w:rPr>
          <w:fldChar w:fldCharType="separate"/>
        </w:r>
        <w:r>
          <w:rPr>
            <w:noProof/>
            <w:webHidden/>
          </w:rPr>
          <w:t>23</w:t>
        </w:r>
        <w:r>
          <w:rPr>
            <w:noProof/>
            <w:webHidden/>
          </w:rPr>
          <w:fldChar w:fldCharType="end"/>
        </w:r>
      </w:hyperlink>
    </w:p>
    <w:p w14:paraId="0ED7B7BE" w14:textId="14B50742"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640" w:history="1">
        <w:r w:rsidRPr="004A1799">
          <w:rPr>
            <w:rStyle w:val="Lienhypertexte"/>
            <w:noProof/>
          </w:rPr>
          <w:t>1.2.3.1</w:t>
        </w:r>
        <w:r>
          <w:rPr>
            <w:rFonts w:asciiTheme="minorHAnsi" w:eastAsiaTheme="minorEastAsia" w:hAnsiTheme="minorHAnsi" w:cstheme="minorBidi"/>
            <w:noProof/>
            <w:kern w:val="0"/>
            <w:lang w:val="en-US"/>
            <w14:ligatures w14:val="none"/>
          </w:rPr>
          <w:tab/>
        </w:r>
        <w:r w:rsidRPr="004A1799">
          <w:rPr>
            <w:rStyle w:val="Lienhypertexte"/>
            <w:noProof/>
          </w:rPr>
          <w:t>TM_TA_01_02 : Intégrer les caractéristiques des véhicules circulant sur la ligne</w:t>
        </w:r>
        <w:r>
          <w:rPr>
            <w:noProof/>
            <w:webHidden/>
          </w:rPr>
          <w:tab/>
        </w:r>
        <w:r>
          <w:rPr>
            <w:noProof/>
            <w:webHidden/>
          </w:rPr>
          <w:fldChar w:fldCharType="begin"/>
        </w:r>
        <w:r>
          <w:rPr>
            <w:noProof/>
            <w:webHidden/>
          </w:rPr>
          <w:instrText xml:space="preserve"> PAGEREF _Toc196744640 \h </w:instrText>
        </w:r>
        <w:r>
          <w:rPr>
            <w:noProof/>
            <w:webHidden/>
          </w:rPr>
        </w:r>
        <w:r>
          <w:rPr>
            <w:noProof/>
            <w:webHidden/>
          </w:rPr>
          <w:fldChar w:fldCharType="separate"/>
        </w:r>
        <w:r>
          <w:rPr>
            <w:noProof/>
            <w:webHidden/>
          </w:rPr>
          <w:t>23</w:t>
        </w:r>
        <w:r>
          <w:rPr>
            <w:noProof/>
            <w:webHidden/>
          </w:rPr>
          <w:fldChar w:fldCharType="end"/>
        </w:r>
      </w:hyperlink>
    </w:p>
    <w:p w14:paraId="04B09CB7" w14:textId="0FDAFCB6"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641" w:history="1">
        <w:r w:rsidRPr="004A1799">
          <w:rPr>
            <w:rStyle w:val="Lienhypertexte"/>
            <w:noProof/>
          </w:rPr>
          <w:t>1.2.3.2</w:t>
        </w:r>
        <w:r>
          <w:rPr>
            <w:rFonts w:asciiTheme="minorHAnsi" w:eastAsiaTheme="minorEastAsia" w:hAnsiTheme="minorHAnsi" w:cstheme="minorBidi"/>
            <w:noProof/>
            <w:kern w:val="0"/>
            <w:lang w:val="en-US"/>
            <w14:ligatures w14:val="none"/>
          </w:rPr>
          <w:tab/>
        </w:r>
        <w:r w:rsidRPr="004A1799">
          <w:rPr>
            <w:rStyle w:val="Lienhypertexte"/>
            <w:noProof/>
          </w:rPr>
          <w:t>TM_TA_04_01 : Créer, modifier, supprimer un employé</w:t>
        </w:r>
        <w:r>
          <w:rPr>
            <w:noProof/>
            <w:webHidden/>
          </w:rPr>
          <w:tab/>
        </w:r>
        <w:r>
          <w:rPr>
            <w:noProof/>
            <w:webHidden/>
          </w:rPr>
          <w:fldChar w:fldCharType="begin"/>
        </w:r>
        <w:r>
          <w:rPr>
            <w:noProof/>
            <w:webHidden/>
          </w:rPr>
          <w:instrText xml:space="preserve"> PAGEREF _Toc196744641 \h </w:instrText>
        </w:r>
        <w:r>
          <w:rPr>
            <w:noProof/>
            <w:webHidden/>
          </w:rPr>
        </w:r>
        <w:r>
          <w:rPr>
            <w:noProof/>
            <w:webHidden/>
          </w:rPr>
          <w:fldChar w:fldCharType="separate"/>
        </w:r>
        <w:r>
          <w:rPr>
            <w:noProof/>
            <w:webHidden/>
          </w:rPr>
          <w:t>24</w:t>
        </w:r>
        <w:r>
          <w:rPr>
            <w:noProof/>
            <w:webHidden/>
          </w:rPr>
          <w:fldChar w:fldCharType="end"/>
        </w:r>
      </w:hyperlink>
    </w:p>
    <w:p w14:paraId="0678BDCC" w14:textId="39F71165" w:rsidR="00385DFF" w:rsidRDefault="00385DFF">
      <w:pPr>
        <w:pStyle w:val="TM3"/>
        <w:tabs>
          <w:tab w:val="left" w:pos="1200"/>
          <w:tab w:val="right" w:leader="dot" w:pos="9288"/>
        </w:tabs>
        <w:rPr>
          <w:rFonts w:asciiTheme="minorHAnsi" w:eastAsiaTheme="minorEastAsia" w:hAnsiTheme="minorHAnsi" w:cstheme="minorBidi"/>
          <w:noProof/>
          <w:kern w:val="0"/>
          <w:lang w:val="en-US"/>
          <w14:ligatures w14:val="none"/>
        </w:rPr>
      </w:pPr>
      <w:hyperlink w:anchor="_Toc196744643" w:history="1">
        <w:r w:rsidRPr="004A1799">
          <w:rPr>
            <w:rStyle w:val="Lienhypertexte"/>
            <w:noProof/>
          </w:rPr>
          <w:t>1.2.4</w:t>
        </w:r>
        <w:r>
          <w:rPr>
            <w:rFonts w:asciiTheme="minorHAnsi" w:eastAsiaTheme="minorEastAsia" w:hAnsiTheme="minorHAnsi" w:cstheme="minorBidi"/>
            <w:noProof/>
            <w:kern w:val="0"/>
            <w:lang w:val="en-US"/>
            <w14:ligatures w14:val="none"/>
          </w:rPr>
          <w:tab/>
        </w:r>
        <w:r w:rsidRPr="004A1799">
          <w:rPr>
            <w:rStyle w:val="Lienhypertexte"/>
            <w:noProof/>
          </w:rPr>
          <w:t>TM_TA_05 : Gérer les Référentiels Horaires en phases « d’étude » et en phase « d’exploitation »</w:t>
        </w:r>
        <w:r>
          <w:rPr>
            <w:noProof/>
            <w:webHidden/>
          </w:rPr>
          <w:tab/>
        </w:r>
        <w:r>
          <w:rPr>
            <w:noProof/>
            <w:webHidden/>
          </w:rPr>
          <w:fldChar w:fldCharType="begin"/>
        </w:r>
        <w:r>
          <w:rPr>
            <w:noProof/>
            <w:webHidden/>
          </w:rPr>
          <w:instrText xml:space="preserve"> PAGEREF _Toc196744643 \h </w:instrText>
        </w:r>
        <w:r>
          <w:rPr>
            <w:noProof/>
            <w:webHidden/>
          </w:rPr>
        </w:r>
        <w:r>
          <w:rPr>
            <w:noProof/>
            <w:webHidden/>
          </w:rPr>
          <w:fldChar w:fldCharType="separate"/>
        </w:r>
        <w:r>
          <w:rPr>
            <w:noProof/>
            <w:webHidden/>
          </w:rPr>
          <w:t>25</w:t>
        </w:r>
        <w:r>
          <w:rPr>
            <w:noProof/>
            <w:webHidden/>
          </w:rPr>
          <w:fldChar w:fldCharType="end"/>
        </w:r>
      </w:hyperlink>
    </w:p>
    <w:p w14:paraId="6116001E" w14:textId="0A776464"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644" w:history="1">
        <w:r w:rsidRPr="004A1799">
          <w:rPr>
            <w:rStyle w:val="Lienhypertexte"/>
            <w:noProof/>
          </w:rPr>
          <w:t>1.2.4.1</w:t>
        </w:r>
        <w:r>
          <w:rPr>
            <w:rFonts w:asciiTheme="minorHAnsi" w:eastAsiaTheme="minorEastAsia" w:hAnsiTheme="minorHAnsi" w:cstheme="minorBidi"/>
            <w:noProof/>
            <w:kern w:val="0"/>
            <w:lang w:val="en-US"/>
            <w14:ligatures w14:val="none"/>
          </w:rPr>
          <w:tab/>
        </w:r>
        <w:r w:rsidRPr="004A1799">
          <w:rPr>
            <w:rStyle w:val="Lienhypertexte"/>
            <w:noProof/>
          </w:rPr>
          <w:t>TM_TA_05_01 : Construire un référentiel horaire en phase « d’étude »</w:t>
        </w:r>
        <w:r>
          <w:rPr>
            <w:noProof/>
            <w:webHidden/>
          </w:rPr>
          <w:tab/>
        </w:r>
        <w:r>
          <w:rPr>
            <w:noProof/>
            <w:webHidden/>
          </w:rPr>
          <w:fldChar w:fldCharType="begin"/>
        </w:r>
        <w:r>
          <w:rPr>
            <w:noProof/>
            <w:webHidden/>
          </w:rPr>
          <w:instrText xml:space="preserve"> PAGEREF _Toc196744644 \h </w:instrText>
        </w:r>
        <w:r>
          <w:rPr>
            <w:noProof/>
            <w:webHidden/>
          </w:rPr>
        </w:r>
        <w:r>
          <w:rPr>
            <w:noProof/>
            <w:webHidden/>
          </w:rPr>
          <w:fldChar w:fldCharType="separate"/>
        </w:r>
        <w:r>
          <w:rPr>
            <w:noProof/>
            <w:webHidden/>
          </w:rPr>
          <w:t>26</w:t>
        </w:r>
        <w:r>
          <w:rPr>
            <w:noProof/>
            <w:webHidden/>
          </w:rPr>
          <w:fldChar w:fldCharType="end"/>
        </w:r>
      </w:hyperlink>
    </w:p>
    <w:p w14:paraId="240F63E7" w14:textId="5EAFD1BC" w:rsidR="00385DFF" w:rsidRDefault="00385DFF">
      <w:pPr>
        <w:pStyle w:val="TM4"/>
        <w:tabs>
          <w:tab w:val="right" w:leader="dot" w:pos="9288"/>
        </w:tabs>
        <w:rPr>
          <w:rFonts w:asciiTheme="minorHAnsi" w:eastAsiaTheme="minorEastAsia" w:hAnsiTheme="minorHAnsi" w:cstheme="minorBidi"/>
          <w:noProof/>
          <w:kern w:val="0"/>
          <w:lang w:val="en-US"/>
          <w14:ligatures w14:val="none"/>
        </w:rPr>
      </w:pPr>
      <w:hyperlink w:anchor="_Toc196744645" w:history="1">
        <w:r w:rsidRPr="004A1799">
          <w:rPr>
            <w:rStyle w:val="Lienhypertexte"/>
            <w:noProof/>
          </w:rPr>
          <w:t>TM_TA_05_01 : Gérer des automatismes dans le processus de construction d’un Référentiel Horaire en phase d’étude</w:t>
        </w:r>
        <w:r>
          <w:rPr>
            <w:noProof/>
            <w:webHidden/>
          </w:rPr>
          <w:tab/>
        </w:r>
        <w:r>
          <w:rPr>
            <w:noProof/>
            <w:webHidden/>
          </w:rPr>
          <w:fldChar w:fldCharType="begin"/>
        </w:r>
        <w:r>
          <w:rPr>
            <w:noProof/>
            <w:webHidden/>
          </w:rPr>
          <w:instrText xml:space="preserve"> PAGEREF _Toc196744645 \h </w:instrText>
        </w:r>
        <w:r>
          <w:rPr>
            <w:noProof/>
            <w:webHidden/>
          </w:rPr>
        </w:r>
        <w:r>
          <w:rPr>
            <w:noProof/>
            <w:webHidden/>
          </w:rPr>
          <w:fldChar w:fldCharType="separate"/>
        </w:r>
        <w:r>
          <w:rPr>
            <w:noProof/>
            <w:webHidden/>
          </w:rPr>
          <w:t>29</w:t>
        </w:r>
        <w:r>
          <w:rPr>
            <w:noProof/>
            <w:webHidden/>
          </w:rPr>
          <w:fldChar w:fldCharType="end"/>
        </w:r>
      </w:hyperlink>
    </w:p>
    <w:p w14:paraId="7D78690F" w14:textId="38BF93BD"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646" w:history="1">
        <w:r w:rsidRPr="004A1799">
          <w:rPr>
            <w:rStyle w:val="Lienhypertexte"/>
            <w:noProof/>
          </w:rPr>
          <w:t>1.2.4.2</w:t>
        </w:r>
        <w:r>
          <w:rPr>
            <w:rFonts w:asciiTheme="minorHAnsi" w:eastAsiaTheme="minorEastAsia" w:hAnsiTheme="minorHAnsi" w:cstheme="minorBidi"/>
            <w:noProof/>
            <w:kern w:val="0"/>
            <w:lang w:val="en-US"/>
            <w14:ligatures w14:val="none"/>
          </w:rPr>
          <w:tab/>
        </w:r>
        <w:r w:rsidRPr="004A1799">
          <w:rPr>
            <w:rStyle w:val="Lienhypertexte"/>
            <w:noProof/>
          </w:rPr>
          <w:t>TM_TA_05_02 : Gérer une bibliothèque de référentiels horaires</w:t>
        </w:r>
        <w:r>
          <w:rPr>
            <w:noProof/>
            <w:webHidden/>
          </w:rPr>
          <w:tab/>
        </w:r>
        <w:r>
          <w:rPr>
            <w:noProof/>
            <w:webHidden/>
          </w:rPr>
          <w:fldChar w:fldCharType="begin"/>
        </w:r>
        <w:r>
          <w:rPr>
            <w:noProof/>
            <w:webHidden/>
          </w:rPr>
          <w:instrText xml:space="preserve"> PAGEREF _Toc196744646 \h </w:instrText>
        </w:r>
        <w:r>
          <w:rPr>
            <w:noProof/>
            <w:webHidden/>
          </w:rPr>
        </w:r>
        <w:r>
          <w:rPr>
            <w:noProof/>
            <w:webHidden/>
          </w:rPr>
          <w:fldChar w:fldCharType="separate"/>
        </w:r>
        <w:r>
          <w:rPr>
            <w:noProof/>
            <w:webHidden/>
          </w:rPr>
          <w:t>30</w:t>
        </w:r>
        <w:r>
          <w:rPr>
            <w:noProof/>
            <w:webHidden/>
          </w:rPr>
          <w:fldChar w:fldCharType="end"/>
        </w:r>
      </w:hyperlink>
    </w:p>
    <w:p w14:paraId="0F6363FB" w14:textId="51283A32"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647" w:history="1">
        <w:r w:rsidRPr="004A1799">
          <w:rPr>
            <w:rStyle w:val="Lienhypertexte"/>
            <w:noProof/>
          </w:rPr>
          <w:t>1.2.4.3</w:t>
        </w:r>
        <w:r>
          <w:rPr>
            <w:rFonts w:asciiTheme="minorHAnsi" w:eastAsiaTheme="minorEastAsia" w:hAnsiTheme="minorHAnsi" w:cstheme="minorBidi"/>
            <w:noProof/>
            <w:kern w:val="0"/>
            <w:lang w:val="en-US"/>
            <w14:ligatures w14:val="none"/>
          </w:rPr>
          <w:tab/>
        </w:r>
        <w:r w:rsidRPr="004A1799">
          <w:rPr>
            <w:rStyle w:val="Lienhypertexte"/>
            <w:noProof/>
          </w:rPr>
          <w:t>TM_TA_05_03 : Afficher les données du référentiel horaire</w:t>
        </w:r>
        <w:r>
          <w:rPr>
            <w:noProof/>
            <w:webHidden/>
          </w:rPr>
          <w:tab/>
        </w:r>
        <w:r>
          <w:rPr>
            <w:noProof/>
            <w:webHidden/>
          </w:rPr>
          <w:fldChar w:fldCharType="begin"/>
        </w:r>
        <w:r>
          <w:rPr>
            <w:noProof/>
            <w:webHidden/>
          </w:rPr>
          <w:instrText xml:space="preserve"> PAGEREF _Toc196744647 \h </w:instrText>
        </w:r>
        <w:r>
          <w:rPr>
            <w:noProof/>
            <w:webHidden/>
          </w:rPr>
        </w:r>
        <w:r>
          <w:rPr>
            <w:noProof/>
            <w:webHidden/>
          </w:rPr>
          <w:fldChar w:fldCharType="separate"/>
        </w:r>
        <w:r>
          <w:rPr>
            <w:noProof/>
            <w:webHidden/>
          </w:rPr>
          <w:t>30</w:t>
        </w:r>
        <w:r>
          <w:rPr>
            <w:noProof/>
            <w:webHidden/>
          </w:rPr>
          <w:fldChar w:fldCharType="end"/>
        </w:r>
      </w:hyperlink>
    </w:p>
    <w:p w14:paraId="72FF4DA7" w14:textId="1AE2318C"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648" w:history="1">
        <w:r w:rsidRPr="004A1799">
          <w:rPr>
            <w:rStyle w:val="Lienhypertexte"/>
            <w:noProof/>
          </w:rPr>
          <w:t>1.2.4.4</w:t>
        </w:r>
        <w:r>
          <w:rPr>
            <w:rFonts w:asciiTheme="minorHAnsi" w:eastAsiaTheme="minorEastAsia" w:hAnsiTheme="minorHAnsi" w:cstheme="minorBidi"/>
            <w:noProof/>
            <w:kern w:val="0"/>
            <w:lang w:val="en-US"/>
            <w14:ligatures w14:val="none"/>
          </w:rPr>
          <w:tab/>
        </w:r>
        <w:r w:rsidRPr="004A1799">
          <w:rPr>
            <w:rStyle w:val="Lienhypertexte"/>
            <w:noProof/>
          </w:rPr>
          <w:t>TM_TA_06_01 : Construire le référentiel horaire d’« Exploitation»</w:t>
        </w:r>
        <w:r>
          <w:rPr>
            <w:noProof/>
            <w:webHidden/>
          </w:rPr>
          <w:tab/>
        </w:r>
        <w:r>
          <w:rPr>
            <w:noProof/>
            <w:webHidden/>
          </w:rPr>
          <w:fldChar w:fldCharType="begin"/>
        </w:r>
        <w:r>
          <w:rPr>
            <w:noProof/>
            <w:webHidden/>
          </w:rPr>
          <w:instrText xml:space="preserve"> PAGEREF _Toc196744648 \h </w:instrText>
        </w:r>
        <w:r>
          <w:rPr>
            <w:noProof/>
            <w:webHidden/>
          </w:rPr>
        </w:r>
        <w:r>
          <w:rPr>
            <w:noProof/>
            <w:webHidden/>
          </w:rPr>
          <w:fldChar w:fldCharType="separate"/>
        </w:r>
        <w:r>
          <w:rPr>
            <w:noProof/>
            <w:webHidden/>
          </w:rPr>
          <w:t>30</w:t>
        </w:r>
        <w:r>
          <w:rPr>
            <w:noProof/>
            <w:webHidden/>
          </w:rPr>
          <w:fldChar w:fldCharType="end"/>
        </w:r>
      </w:hyperlink>
    </w:p>
    <w:p w14:paraId="4752E5B8" w14:textId="458B14FD"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649" w:history="1">
        <w:r w:rsidRPr="004A1799">
          <w:rPr>
            <w:rStyle w:val="Lienhypertexte"/>
            <w:noProof/>
          </w:rPr>
          <w:t>1.2.4.5</w:t>
        </w:r>
        <w:r>
          <w:rPr>
            <w:rFonts w:asciiTheme="minorHAnsi" w:eastAsiaTheme="minorEastAsia" w:hAnsiTheme="minorHAnsi" w:cstheme="minorBidi"/>
            <w:noProof/>
            <w:kern w:val="0"/>
            <w:lang w:val="en-US"/>
            <w14:ligatures w14:val="none"/>
          </w:rPr>
          <w:tab/>
        </w:r>
        <w:r w:rsidRPr="004A1799">
          <w:rPr>
            <w:rStyle w:val="Lienhypertexte"/>
            <w:noProof/>
          </w:rPr>
          <w:t>TM_TA_06_02 : Création des services matériels</w:t>
        </w:r>
        <w:r>
          <w:rPr>
            <w:noProof/>
            <w:webHidden/>
          </w:rPr>
          <w:tab/>
        </w:r>
        <w:r>
          <w:rPr>
            <w:noProof/>
            <w:webHidden/>
          </w:rPr>
          <w:fldChar w:fldCharType="begin"/>
        </w:r>
        <w:r>
          <w:rPr>
            <w:noProof/>
            <w:webHidden/>
          </w:rPr>
          <w:instrText xml:space="preserve"> PAGEREF _Toc196744649 \h </w:instrText>
        </w:r>
        <w:r>
          <w:rPr>
            <w:noProof/>
            <w:webHidden/>
          </w:rPr>
        </w:r>
        <w:r>
          <w:rPr>
            <w:noProof/>
            <w:webHidden/>
          </w:rPr>
          <w:fldChar w:fldCharType="separate"/>
        </w:r>
        <w:r>
          <w:rPr>
            <w:noProof/>
            <w:webHidden/>
          </w:rPr>
          <w:t>31</w:t>
        </w:r>
        <w:r>
          <w:rPr>
            <w:noProof/>
            <w:webHidden/>
          </w:rPr>
          <w:fldChar w:fldCharType="end"/>
        </w:r>
      </w:hyperlink>
    </w:p>
    <w:p w14:paraId="5243ACF8" w14:textId="69D23036"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650" w:history="1">
        <w:r w:rsidRPr="004A1799">
          <w:rPr>
            <w:rStyle w:val="Lienhypertexte"/>
            <w:noProof/>
          </w:rPr>
          <w:t>1.2.4.6</w:t>
        </w:r>
        <w:r>
          <w:rPr>
            <w:rFonts w:asciiTheme="minorHAnsi" w:eastAsiaTheme="minorEastAsia" w:hAnsiTheme="minorHAnsi" w:cstheme="minorBidi"/>
            <w:noProof/>
            <w:kern w:val="0"/>
            <w:lang w:val="en-US"/>
            <w14:ligatures w14:val="none"/>
          </w:rPr>
          <w:tab/>
        </w:r>
        <w:r w:rsidRPr="004A1799">
          <w:rPr>
            <w:rStyle w:val="Lienhypertexte"/>
            <w:noProof/>
          </w:rPr>
          <w:t>TM_TA_06_02 : Affecter des ressources humaines et des véhicules aux services matériels</w:t>
        </w:r>
        <w:r>
          <w:rPr>
            <w:noProof/>
            <w:webHidden/>
          </w:rPr>
          <w:tab/>
        </w:r>
        <w:r>
          <w:rPr>
            <w:noProof/>
            <w:webHidden/>
          </w:rPr>
          <w:fldChar w:fldCharType="begin"/>
        </w:r>
        <w:r>
          <w:rPr>
            <w:noProof/>
            <w:webHidden/>
          </w:rPr>
          <w:instrText xml:space="preserve"> PAGEREF _Toc196744650 \h </w:instrText>
        </w:r>
        <w:r>
          <w:rPr>
            <w:noProof/>
            <w:webHidden/>
          </w:rPr>
        </w:r>
        <w:r>
          <w:rPr>
            <w:noProof/>
            <w:webHidden/>
          </w:rPr>
          <w:fldChar w:fldCharType="separate"/>
        </w:r>
        <w:r>
          <w:rPr>
            <w:noProof/>
            <w:webHidden/>
          </w:rPr>
          <w:t>32</w:t>
        </w:r>
        <w:r>
          <w:rPr>
            <w:noProof/>
            <w:webHidden/>
          </w:rPr>
          <w:fldChar w:fldCharType="end"/>
        </w:r>
      </w:hyperlink>
    </w:p>
    <w:p w14:paraId="094F79DE" w14:textId="12720427"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651" w:history="1">
        <w:r w:rsidRPr="004A1799">
          <w:rPr>
            <w:rStyle w:val="Lienhypertexte"/>
            <w:noProof/>
          </w:rPr>
          <w:t>1.2.4.7</w:t>
        </w:r>
        <w:r>
          <w:rPr>
            <w:rFonts w:asciiTheme="minorHAnsi" w:eastAsiaTheme="minorEastAsia" w:hAnsiTheme="minorHAnsi" w:cstheme="minorBidi"/>
            <w:noProof/>
            <w:kern w:val="0"/>
            <w:lang w:val="en-US"/>
            <w14:ligatures w14:val="none"/>
          </w:rPr>
          <w:tab/>
        </w:r>
        <w:r w:rsidRPr="004A1799">
          <w:rPr>
            <w:rStyle w:val="Lienhypertexte"/>
            <w:noProof/>
          </w:rPr>
          <w:t>TM_TA_06_04 : Gérer le calendrier d’exploitation</w:t>
        </w:r>
        <w:r>
          <w:rPr>
            <w:noProof/>
            <w:webHidden/>
          </w:rPr>
          <w:tab/>
        </w:r>
        <w:r>
          <w:rPr>
            <w:noProof/>
            <w:webHidden/>
          </w:rPr>
          <w:fldChar w:fldCharType="begin"/>
        </w:r>
        <w:r>
          <w:rPr>
            <w:noProof/>
            <w:webHidden/>
          </w:rPr>
          <w:instrText xml:space="preserve"> PAGEREF _Toc196744651 \h </w:instrText>
        </w:r>
        <w:r>
          <w:rPr>
            <w:noProof/>
            <w:webHidden/>
          </w:rPr>
        </w:r>
        <w:r>
          <w:rPr>
            <w:noProof/>
            <w:webHidden/>
          </w:rPr>
          <w:fldChar w:fldCharType="separate"/>
        </w:r>
        <w:r>
          <w:rPr>
            <w:noProof/>
            <w:webHidden/>
          </w:rPr>
          <w:t>32</w:t>
        </w:r>
        <w:r>
          <w:rPr>
            <w:noProof/>
            <w:webHidden/>
          </w:rPr>
          <w:fldChar w:fldCharType="end"/>
        </w:r>
      </w:hyperlink>
    </w:p>
    <w:p w14:paraId="4902EFF9" w14:textId="39BC3E48"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652" w:history="1">
        <w:r w:rsidRPr="004A1799">
          <w:rPr>
            <w:rStyle w:val="Lienhypertexte"/>
            <w:noProof/>
          </w:rPr>
          <w:t>1.2.4.8</w:t>
        </w:r>
        <w:r>
          <w:rPr>
            <w:rFonts w:asciiTheme="minorHAnsi" w:eastAsiaTheme="minorEastAsia" w:hAnsiTheme="minorHAnsi" w:cstheme="minorBidi"/>
            <w:noProof/>
            <w:kern w:val="0"/>
            <w:lang w:val="en-US"/>
            <w14:ligatures w14:val="none"/>
          </w:rPr>
          <w:tab/>
        </w:r>
        <w:r w:rsidRPr="004A1799">
          <w:rPr>
            <w:rStyle w:val="Lienhypertexte"/>
            <w:noProof/>
          </w:rPr>
          <w:t>TM_TA_06_06 : Permettre l’export des données du référentiel horaire</w:t>
        </w:r>
        <w:r>
          <w:rPr>
            <w:noProof/>
            <w:webHidden/>
          </w:rPr>
          <w:tab/>
        </w:r>
        <w:r>
          <w:rPr>
            <w:noProof/>
            <w:webHidden/>
          </w:rPr>
          <w:fldChar w:fldCharType="begin"/>
        </w:r>
        <w:r>
          <w:rPr>
            <w:noProof/>
            <w:webHidden/>
          </w:rPr>
          <w:instrText xml:space="preserve"> PAGEREF _Toc196744652 \h </w:instrText>
        </w:r>
        <w:r>
          <w:rPr>
            <w:noProof/>
            <w:webHidden/>
          </w:rPr>
        </w:r>
        <w:r>
          <w:rPr>
            <w:noProof/>
            <w:webHidden/>
          </w:rPr>
          <w:fldChar w:fldCharType="separate"/>
        </w:r>
        <w:r>
          <w:rPr>
            <w:noProof/>
            <w:webHidden/>
          </w:rPr>
          <w:t>33</w:t>
        </w:r>
        <w:r>
          <w:rPr>
            <w:noProof/>
            <w:webHidden/>
          </w:rPr>
          <w:fldChar w:fldCharType="end"/>
        </w:r>
      </w:hyperlink>
    </w:p>
    <w:p w14:paraId="10BCF163" w14:textId="7EAE7710" w:rsidR="00385DFF" w:rsidRDefault="00385DFF">
      <w:pPr>
        <w:pStyle w:val="TM3"/>
        <w:tabs>
          <w:tab w:val="left" w:pos="1200"/>
          <w:tab w:val="right" w:leader="dot" w:pos="9288"/>
        </w:tabs>
        <w:rPr>
          <w:rFonts w:asciiTheme="minorHAnsi" w:eastAsiaTheme="minorEastAsia" w:hAnsiTheme="minorHAnsi" w:cstheme="minorBidi"/>
          <w:noProof/>
          <w:kern w:val="0"/>
          <w:lang w:val="en-US"/>
          <w14:ligatures w14:val="none"/>
        </w:rPr>
      </w:pPr>
      <w:hyperlink w:anchor="_Toc196744653" w:history="1">
        <w:r w:rsidRPr="004A1799">
          <w:rPr>
            <w:rStyle w:val="Lienhypertexte"/>
            <w:noProof/>
          </w:rPr>
          <w:t>1.2.5</w:t>
        </w:r>
        <w:r>
          <w:rPr>
            <w:rFonts w:asciiTheme="minorHAnsi" w:eastAsiaTheme="minorEastAsia" w:hAnsiTheme="minorHAnsi" w:cstheme="minorBidi"/>
            <w:noProof/>
            <w:kern w:val="0"/>
            <w:lang w:val="en-US"/>
            <w14:ligatures w14:val="none"/>
          </w:rPr>
          <w:tab/>
        </w:r>
        <w:r w:rsidRPr="004A1799">
          <w:rPr>
            <w:rStyle w:val="Lienhypertexte"/>
            <w:noProof/>
          </w:rPr>
          <w:t>TM_TA_02 : Gérer le paramétrage</w:t>
        </w:r>
        <w:r>
          <w:rPr>
            <w:noProof/>
            <w:webHidden/>
          </w:rPr>
          <w:tab/>
        </w:r>
        <w:r>
          <w:rPr>
            <w:noProof/>
            <w:webHidden/>
          </w:rPr>
          <w:fldChar w:fldCharType="begin"/>
        </w:r>
        <w:r>
          <w:rPr>
            <w:noProof/>
            <w:webHidden/>
          </w:rPr>
          <w:instrText xml:space="preserve"> PAGEREF _Toc196744653 \h </w:instrText>
        </w:r>
        <w:r>
          <w:rPr>
            <w:noProof/>
            <w:webHidden/>
          </w:rPr>
        </w:r>
        <w:r>
          <w:rPr>
            <w:noProof/>
            <w:webHidden/>
          </w:rPr>
          <w:fldChar w:fldCharType="separate"/>
        </w:r>
        <w:r>
          <w:rPr>
            <w:noProof/>
            <w:webHidden/>
          </w:rPr>
          <w:t>34</w:t>
        </w:r>
        <w:r>
          <w:rPr>
            <w:noProof/>
            <w:webHidden/>
          </w:rPr>
          <w:fldChar w:fldCharType="end"/>
        </w:r>
      </w:hyperlink>
    </w:p>
    <w:p w14:paraId="3B8512D8" w14:textId="34201421"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654" w:history="1">
        <w:r w:rsidRPr="004A1799">
          <w:rPr>
            <w:rStyle w:val="Lienhypertexte"/>
            <w:noProof/>
          </w:rPr>
          <w:t>1.2.5.1</w:t>
        </w:r>
        <w:r>
          <w:rPr>
            <w:rFonts w:asciiTheme="minorHAnsi" w:eastAsiaTheme="minorEastAsia" w:hAnsiTheme="minorHAnsi" w:cstheme="minorBidi"/>
            <w:noProof/>
            <w:kern w:val="0"/>
            <w:lang w:val="en-US"/>
            <w14:ligatures w14:val="none"/>
          </w:rPr>
          <w:tab/>
        </w:r>
        <w:r w:rsidRPr="004A1799">
          <w:rPr>
            <w:rStyle w:val="Lienhypertexte"/>
            <w:noProof/>
          </w:rPr>
          <w:t>TM_TA_02_01 : Paramétrer les alertes</w:t>
        </w:r>
        <w:r>
          <w:rPr>
            <w:noProof/>
            <w:webHidden/>
          </w:rPr>
          <w:tab/>
        </w:r>
        <w:r>
          <w:rPr>
            <w:noProof/>
            <w:webHidden/>
          </w:rPr>
          <w:fldChar w:fldCharType="begin"/>
        </w:r>
        <w:r>
          <w:rPr>
            <w:noProof/>
            <w:webHidden/>
          </w:rPr>
          <w:instrText xml:space="preserve"> PAGEREF _Toc196744654 \h </w:instrText>
        </w:r>
        <w:r>
          <w:rPr>
            <w:noProof/>
            <w:webHidden/>
          </w:rPr>
        </w:r>
        <w:r>
          <w:rPr>
            <w:noProof/>
            <w:webHidden/>
          </w:rPr>
          <w:fldChar w:fldCharType="separate"/>
        </w:r>
        <w:r>
          <w:rPr>
            <w:noProof/>
            <w:webHidden/>
          </w:rPr>
          <w:t>34</w:t>
        </w:r>
        <w:r>
          <w:rPr>
            <w:noProof/>
            <w:webHidden/>
          </w:rPr>
          <w:fldChar w:fldCharType="end"/>
        </w:r>
      </w:hyperlink>
    </w:p>
    <w:p w14:paraId="7B30C4ED" w14:textId="39E26D5D"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655" w:history="1">
        <w:r w:rsidRPr="004A1799">
          <w:rPr>
            <w:rStyle w:val="Lienhypertexte"/>
            <w:noProof/>
          </w:rPr>
          <w:t>1.2.5.2</w:t>
        </w:r>
        <w:r>
          <w:rPr>
            <w:rFonts w:asciiTheme="minorHAnsi" w:eastAsiaTheme="minorEastAsia" w:hAnsiTheme="minorHAnsi" w:cstheme="minorBidi"/>
            <w:noProof/>
            <w:kern w:val="0"/>
            <w:lang w:val="en-US"/>
            <w14:ligatures w14:val="none"/>
          </w:rPr>
          <w:tab/>
        </w:r>
        <w:r w:rsidRPr="004A1799">
          <w:rPr>
            <w:rStyle w:val="Lienhypertexte"/>
            <w:noProof/>
          </w:rPr>
          <w:t>TM_TA_02_01 : Paramétrer les manœuvres de régulation du trafic automatiques</w:t>
        </w:r>
        <w:r>
          <w:rPr>
            <w:noProof/>
            <w:webHidden/>
          </w:rPr>
          <w:tab/>
        </w:r>
        <w:r>
          <w:rPr>
            <w:noProof/>
            <w:webHidden/>
          </w:rPr>
          <w:fldChar w:fldCharType="begin"/>
        </w:r>
        <w:r>
          <w:rPr>
            <w:noProof/>
            <w:webHidden/>
          </w:rPr>
          <w:instrText xml:space="preserve"> PAGEREF _Toc196744655 \h </w:instrText>
        </w:r>
        <w:r>
          <w:rPr>
            <w:noProof/>
            <w:webHidden/>
          </w:rPr>
        </w:r>
        <w:r>
          <w:rPr>
            <w:noProof/>
            <w:webHidden/>
          </w:rPr>
          <w:fldChar w:fldCharType="separate"/>
        </w:r>
        <w:r>
          <w:rPr>
            <w:noProof/>
            <w:webHidden/>
          </w:rPr>
          <w:t>34</w:t>
        </w:r>
        <w:r>
          <w:rPr>
            <w:noProof/>
            <w:webHidden/>
          </w:rPr>
          <w:fldChar w:fldCharType="end"/>
        </w:r>
      </w:hyperlink>
    </w:p>
    <w:p w14:paraId="18FFBDD9" w14:textId="056A11B0"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656" w:history="1">
        <w:r w:rsidRPr="004A1799">
          <w:rPr>
            <w:rStyle w:val="Lienhypertexte"/>
            <w:noProof/>
          </w:rPr>
          <w:t>1.2.5.3</w:t>
        </w:r>
        <w:r>
          <w:rPr>
            <w:rFonts w:asciiTheme="minorHAnsi" w:eastAsiaTheme="minorEastAsia" w:hAnsiTheme="minorHAnsi" w:cstheme="minorBidi"/>
            <w:noProof/>
            <w:kern w:val="0"/>
            <w:lang w:val="en-US"/>
            <w14:ligatures w14:val="none"/>
          </w:rPr>
          <w:tab/>
        </w:r>
        <w:r w:rsidRPr="004A1799">
          <w:rPr>
            <w:rStyle w:val="Lienhypertexte"/>
            <w:noProof/>
          </w:rPr>
          <w:t>TM_TA_02_01 : Paramétrer les manœuvres de régulation du trafic manuelles</w:t>
        </w:r>
        <w:r>
          <w:rPr>
            <w:noProof/>
            <w:webHidden/>
          </w:rPr>
          <w:tab/>
        </w:r>
        <w:r>
          <w:rPr>
            <w:noProof/>
            <w:webHidden/>
          </w:rPr>
          <w:fldChar w:fldCharType="begin"/>
        </w:r>
        <w:r>
          <w:rPr>
            <w:noProof/>
            <w:webHidden/>
          </w:rPr>
          <w:instrText xml:space="preserve"> PAGEREF _Toc196744656 \h </w:instrText>
        </w:r>
        <w:r>
          <w:rPr>
            <w:noProof/>
            <w:webHidden/>
          </w:rPr>
        </w:r>
        <w:r>
          <w:rPr>
            <w:noProof/>
            <w:webHidden/>
          </w:rPr>
          <w:fldChar w:fldCharType="separate"/>
        </w:r>
        <w:r>
          <w:rPr>
            <w:noProof/>
            <w:webHidden/>
          </w:rPr>
          <w:t>35</w:t>
        </w:r>
        <w:r>
          <w:rPr>
            <w:noProof/>
            <w:webHidden/>
          </w:rPr>
          <w:fldChar w:fldCharType="end"/>
        </w:r>
      </w:hyperlink>
    </w:p>
    <w:p w14:paraId="2622EA27" w14:textId="3BFDBE69" w:rsidR="00385DFF" w:rsidRDefault="00385DFF">
      <w:pPr>
        <w:pStyle w:val="TM2"/>
        <w:tabs>
          <w:tab w:val="left" w:pos="960"/>
          <w:tab w:val="right" w:leader="dot" w:pos="9288"/>
        </w:tabs>
        <w:rPr>
          <w:rFonts w:asciiTheme="minorHAnsi" w:eastAsiaTheme="minorEastAsia" w:hAnsiTheme="minorHAnsi" w:cstheme="minorBidi"/>
          <w:noProof/>
          <w:kern w:val="0"/>
          <w:lang w:val="en-US"/>
          <w14:ligatures w14:val="none"/>
        </w:rPr>
      </w:pPr>
      <w:hyperlink w:anchor="_Toc196744657" w:history="1">
        <w:r w:rsidRPr="004A1799">
          <w:rPr>
            <w:rStyle w:val="Lienhypertexte"/>
            <w:noProof/>
          </w:rPr>
          <w:t>1.3</w:t>
        </w:r>
        <w:r>
          <w:rPr>
            <w:rFonts w:asciiTheme="minorHAnsi" w:eastAsiaTheme="minorEastAsia" w:hAnsiTheme="minorHAnsi" w:cstheme="minorBidi"/>
            <w:noProof/>
            <w:kern w:val="0"/>
            <w:lang w:val="en-US"/>
            <w14:ligatures w14:val="none"/>
          </w:rPr>
          <w:tab/>
        </w:r>
        <w:r w:rsidRPr="004A1799">
          <w:rPr>
            <w:rStyle w:val="Lienhypertexte"/>
            <w:noProof/>
          </w:rPr>
          <w:t>Fonctionnalités du temps réel</w:t>
        </w:r>
        <w:r>
          <w:rPr>
            <w:noProof/>
            <w:webHidden/>
          </w:rPr>
          <w:tab/>
        </w:r>
        <w:r>
          <w:rPr>
            <w:noProof/>
            <w:webHidden/>
          </w:rPr>
          <w:fldChar w:fldCharType="begin"/>
        </w:r>
        <w:r>
          <w:rPr>
            <w:noProof/>
            <w:webHidden/>
          </w:rPr>
          <w:instrText xml:space="preserve"> PAGEREF _Toc196744657 \h </w:instrText>
        </w:r>
        <w:r>
          <w:rPr>
            <w:noProof/>
            <w:webHidden/>
          </w:rPr>
        </w:r>
        <w:r>
          <w:rPr>
            <w:noProof/>
            <w:webHidden/>
          </w:rPr>
          <w:fldChar w:fldCharType="separate"/>
        </w:r>
        <w:r>
          <w:rPr>
            <w:noProof/>
            <w:webHidden/>
          </w:rPr>
          <w:t>37</w:t>
        </w:r>
        <w:r>
          <w:rPr>
            <w:noProof/>
            <w:webHidden/>
          </w:rPr>
          <w:fldChar w:fldCharType="end"/>
        </w:r>
      </w:hyperlink>
    </w:p>
    <w:p w14:paraId="247D961D" w14:textId="25F40B6F" w:rsidR="00385DFF" w:rsidRDefault="00385DFF">
      <w:pPr>
        <w:pStyle w:val="TM3"/>
        <w:tabs>
          <w:tab w:val="left" w:pos="1200"/>
          <w:tab w:val="right" w:leader="dot" w:pos="9288"/>
        </w:tabs>
        <w:rPr>
          <w:rFonts w:asciiTheme="minorHAnsi" w:eastAsiaTheme="minorEastAsia" w:hAnsiTheme="minorHAnsi" w:cstheme="minorBidi"/>
          <w:noProof/>
          <w:kern w:val="0"/>
          <w:lang w:val="en-US"/>
          <w14:ligatures w14:val="none"/>
        </w:rPr>
      </w:pPr>
      <w:hyperlink w:anchor="_Toc196744658" w:history="1">
        <w:r w:rsidRPr="004A1799">
          <w:rPr>
            <w:rStyle w:val="Lienhypertexte"/>
            <w:noProof/>
          </w:rPr>
          <w:t>1.3.1</w:t>
        </w:r>
        <w:r>
          <w:rPr>
            <w:rFonts w:asciiTheme="minorHAnsi" w:eastAsiaTheme="minorEastAsia" w:hAnsiTheme="minorHAnsi" w:cstheme="minorBidi"/>
            <w:noProof/>
            <w:kern w:val="0"/>
            <w:lang w:val="en-US"/>
            <w14:ligatures w14:val="none"/>
          </w:rPr>
          <w:tab/>
        </w:r>
        <w:r w:rsidRPr="004A1799">
          <w:rPr>
            <w:rStyle w:val="Lienhypertexte"/>
            <w:noProof/>
          </w:rPr>
          <w:t>TM_TR_00 : Initialisation du Backend et du Frontend</w:t>
        </w:r>
        <w:r>
          <w:rPr>
            <w:noProof/>
            <w:webHidden/>
          </w:rPr>
          <w:tab/>
        </w:r>
        <w:r>
          <w:rPr>
            <w:noProof/>
            <w:webHidden/>
          </w:rPr>
          <w:fldChar w:fldCharType="begin"/>
        </w:r>
        <w:r>
          <w:rPr>
            <w:noProof/>
            <w:webHidden/>
          </w:rPr>
          <w:instrText xml:space="preserve"> PAGEREF _Toc196744658 \h </w:instrText>
        </w:r>
        <w:r>
          <w:rPr>
            <w:noProof/>
            <w:webHidden/>
          </w:rPr>
        </w:r>
        <w:r>
          <w:rPr>
            <w:noProof/>
            <w:webHidden/>
          </w:rPr>
          <w:fldChar w:fldCharType="separate"/>
        </w:r>
        <w:r>
          <w:rPr>
            <w:noProof/>
            <w:webHidden/>
          </w:rPr>
          <w:t>37</w:t>
        </w:r>
        <w:r>
          <w:rPr>
            <w:noProof/>
            <w:webHidden/>
          </w:rPr>
          <w:fldChar w:fldCharType="end"/>
        </w:r>
      </w:hyperlink>
    </w:p>
    <w:p w14:paraId="00F49601" w14:textId="3C030198"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659" w:history="1">
        <w:r w:rsidRPr="004A1799">
          <w:rPr>
            <w:rStyle w:val="Lienhypertexte"/>
            <w:noProof/>
          </w:rPr>
          <w:t>1.3.1.1</w:t>
        </w:r>
        <w:r>
          <w:rPr>
            <w:rFonts w:asciiTheme="minorHAnsi" w:eastAsiaTheme="minorEastAsia" w:hAnsiTheme="minorHAnsi" w:cstheme="minorBidi"/>
            <w:noProof/>
            <w:kern w:val="0"/>
            <w:lang w:val="en-US"/>
            <w14:ligatures w14:val="none"/>
          </w:rPr>
          <w:tab/>
        </w:r>
        <w:r w:rsidRPr="004A1799">
          <w:rPr>
            <w:rStyle w:val="Lienhypertexte"/>
            <w:noProof/>
          </w:rPr>
          <w:t>Initialiser le backend</w:t>
        </w:r>
        <w:r>
          <w:rPr>
            <w:noProof/>
            <w:webHidden/>
          </w:rPr>
          <w:tab/>
        </w:r>
        <w:r>
          <w:rPr>
            <w:noProof/>
            <w:webHidden/>
          </w:rPr>
          <w:fldChar w:fldCharType="begin"/>
        </w:r>
        <w:r>
          <w:rPr>
            <w:noProof/>
            <w:webHidden/>
          </w:rPr>
          <w:instrText xml:space="preserve"> PAGEREF _Toc196744659 \h </w:instrText>
        </w:r>
        <w:r>
          <w:rPr>
            <w:noProof/>
            <w:webHidden/>
          </w:rPr>
        </w:r>
        <w:r>
          <w:rPr>
            <w:noProof/>
            <w:webHidden/>
          </w:rPr>
          <w:fldChar w:fldCharType="separate"/>
        </w:r>
        <w:r>
          <w:rPr>
            <w:noProof/>
            <w:webHidden/>
          </w:rPr>
          <w:t>37</w:t>
        </w:r>
        <w:r>
          <w:rPr>
            <w:noProof/>
            <w:webHidden/>
          </w:rPr>
          <w:fldChar w:fldCharType="end"/>
        </w:r>
      </w:hyperlink>
    </w:p>
    <w:p w14:paraId="422B5212" w14:textId="22BAFA89"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660" w:history="1">
        <w:r w:rsidRPr="004A1799">
          <w:rPr>
            <w:rStyle w:val="Lienhypertexte"/>
            <w:noProof/>
          </w:rPr>
          <w:t>1.3.1.2</w:t>
        </w:r>
        <w:r>
          <w:rPr>
            <w:rFonts w:asciiTheme="minorHAnsi" w:eastAsiaTheme="minorEastAsia" w:hAnsiTheme="minorHAnsi" w:cstheme="minorBidi"/>
            <w:noProof/>
            <w:kern w:val="0"/>
            <w:lang w:val="en-US"/>
            <w14:ligatures w14:val="none"/>
          </w:rPr>
          <w:tab/>
        </w:r>
        <w:r w:rsidRPr="004A1799">
          <w:rPr>
            <w:rStyle w:val="Lienhypertexte"/>
            <w:noProof/>
          </w:rPr>
          <w:t>Initialiser le frontend</w:t>
        </w:r>
        <w:r>
          <w:rPr>
            <w:noProof/>
            <w:webHidden/>
          </w:rPr>
          <w:tab/>
        </w:r>
        <w:r>
          <w:rPr>
            <w:noProof/>
            <w:webHidden/>
          </w:rPr>
          <w:fldChar w:fldCharType="begin"/>
        </w:r>
        <w:r>
          <w:rPr>
            <w:noProof/>
            <w:webHidden/>
          </w:rPr>
          <w:instrText xml:space="preserve"> PAGEREF _Toc196744660 \h </w:instrText>
        </w:r>
        <w:r>
          <w:rPr>
            <w:noProof/>
            <w:webHidden/>
          </w:rPr>
        </w:r>
        <w:r>
          <w:rPr>
            <w:noProof/>
            <w:webHidden/>
          </w:rPr>
          <w:fldChar w:fldCharType="separate"/>
        </w:r>
        <w:r>
          <w:rPr>
            <w:noProof/>
            <w:webHidden/>
          </w:rPr>
          <w:t>38</w:t>
        </w:r>
        <w:r>
          <w:rPr>
            <w:noProof/>
            <w:webHidden/>
          </w:rPr>
          <w:fldChar w:fldCharType="end"/>
        </w:r>
      </w:hyperlink>
    </w:p>
    <w:p w14:paraId="12F84EBD" w14:textId="53EA4BE9" w:rsidR="00385DFF" w:rsidRDefault="00385DFF">
      <w:pPr>
        <w:pStyle w:val="TM3"/>
        <w:tabs>
          <w:tab w:val="left" w:pos="1200"/>
          <w:tab w:val="right" w:leader="dot" w:pos="9288"/>
        </w:tabs>
        <w:rPr>
          <w:rFonts w:asciiTheme="minorHAnsi" w:eastAsiaTheme="minorEastAsia" w:hAnsiTheme="minorHAnsi" w:cstheme="minorBidi"/>
          <w:noProof/>
          <w:kern w:val="0"/>
          <w:lang w:val="en-US"/>
          <w14:ligatures w14:val="none"/>
        </w:rPr>
      </w:pPr>
      <w:hyperlink w:anchor="_Toc196744661" w:history="1">
        <w:r w:rsidRPr="004A1799">
          <w:rPr>
            <w:rStyle w:val="Lienhypertexte"/>
            <w:noProof/>
          </w:rPr>
          <w:t>1.3.2</w:t>
        </w:r>
        <w:r>
          <w:rPr>
            <w:rFonts w:asciiTheme="minorHAnsi" w:eastAsiaTheme="minorEastAsia" w:hAnsiTheme="minorHAnsi" w:cstheme="minorBidi"/>
            <w:noProof/>
            <w:kern w:val="0"/>
            <w:lang w:val="en-US"/>
            <w14:ligatures w14:val="none"/>
          </w:rPr>
          <w:tab/>
        </w:r>
        <w:r w:rsidRPr="004A1799">
          <w:rPr>
            <w:rStyle w:val="Lienhypertexte"/>
            <w:noProof/>
          </w:rPr>
          <w:t>TM_TR_01 : Superviser les véhicules</w:t>
        </w:r>
        <w:r>
          <w:rPr>
            <w:noProof/>
            <w:webHidden/>
          </w:rPr>
          <w:tab/>
        </w:r>
        <w:r>
          <w:rPr>
            <w:noProof/>
            <w:webHidden/>
          </w:rPr>
          <w:fldChar w:fldCharType="begin"/>
        </w:r>
        <w:r>
          <w:rPr>
            <w:noProof/>
            <w:webHidden/>
          </w:rPr>
          <w:instrText xml:space="preserve"> PAGEREF _Toc196744661 \h </w:instrText>
        </w:r>
        <w:r>
          <w:rPr>
            <w:noProof/>
            <w:webHidden/>
          </w:rPr>
        </w:r>
        <w:r>
          <w:rPr>
            <w:noProof/>
            <w:webHidden/>
          </w:rPr>
          <w:fldChar w:fldCharType="separate"/>
        </w:r>
        <w:r>
          <w:rPr>
            <w:noProof/>
            <w:webHidden/>
          </w:rPr>
          <w:t>38</w:t>
        </w:r>
        <w:r>
          <w:rPr>
            <w:noProof/>
            <w:webHidden/>
          </w:rPr>
          <w:fldChar w:fldCharType="end"/>
        </w:r>
      </w:hyperlink>
    </w:p>
    <w:p w14:paraId="5AF17190" w14:textId="713965A6"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662" w:history="1">
        <w:r w:rsidRPr="004A1799">
          <w:rPr>
            <w:rStyle w:val="Lienhypertexte"/>
            <w:noProof/>
          </w:rPr>
          <w:t>1.3.2.1</w:t>
        </w:r>
        <w:r>
          <w:rPr>
            <w:rFonts w:asciiTheme="minorHAnsi" w:eastAsiaTheme="minorEastAsia" w:hAnsiTheme="minorHAnsi" w:cstheme="minorBidi"/>
            <w:noProof/>
            <w:kern w:val="0"/>
            <w:lang w:val="en-US"/>
            <w14:ligatures w14:val="none"/>
          </w:rPr>
          <w:tab/>
        </w:r>
        <w:r w:rsidRPr="004A1799">
          <w:rPr>
            <w:rStyle w:val="Lienhypertexte"/>
            <w:noProof/>
          </w:rPr>
          <w:t>Assurer le suivi des véhicules dans le domaine supervisé</w:t>
        </w:r>
        <w:r>
          <w:rPr>
            <w:noProof/>
            <w:webHidden/>
          </w:rPr>
          <w:tab/>
        </w:r>
        <w:r>
          <w:rPr>
            <w:noProof/>
            <w:webHidden/>
          </w:rPr>
          <w:fldChar w:fldCharType="begin"/>
        </w:r>
        <w:r>
          <w:rPr>
            <w:noProof/>
            <w:webHidden/>
          </w:rPr>
          <w:instrText xml:space="preserve"> PAGEREF _Toc196744662 \h </w:instrText>
        </w:r>
        <w:r>
          <w:rPr>
            <w:noProof/>
            <w:webHidden/>
          </w:rPr>
        </w:r>
        <w:r>
          <w:rPr>
            <w:noProof/>
            <w:webHidden/>
          </w:rPr>
          <w:fldChar w:fldCharType="separate"/>
        </w:r>
        <w:r>
          <w:rPr>
            <w:noProof/>
            <w:webHidden/>
          </w:rPr>
          <w:t>38</w:t>
        </w:r>
        <w:r>
          <w:rPr>
            <w:noProof/>
            <w:webHidden/>
          </w:rPr>
          <w:fldChar w:fldCharType="end"/>
        </w:r>
      </w:hyperlink>
    </w:p>
    <w:p w14:paraId="7B9E9765" w14:textId="75D9C88E"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668" w:history="1">
        <w:r w:rsidRPr="004A1799">
          <w:rPr>
            <w:rStyle w:val="Lienhypertexte"/>
            <w:noProof/>
          </w:rPr>
          <w:t>1.3.2.2</w:t>
        </w:r>
        <w:r>
          <w:rPr>
            <w:rFonts w:asciiTheme="minorHAnsi" w:eastAsiaTheme="minorEastAsia" w:hAnsiTheme="minorHAnsi" w:cstheme="minorBidi"/>
            <w:noProof/>
            <w:kern w:val="0"/>
            <w:lang w:val="en-US"/>
            <w14:ligatures w14:val="none"/>
          </w:rPr>
          <w:tab/>
        </w:r>
        <w:r w:rsidRPr="004A1799">
          <w:rPr>
            <w:rStyle w:val="Lienhypertexte"/>
            <w:noProof/>
          </w:rPr>
          <w:t>Superviser les états opérationnels d’un véhicule</w:t>
        </w:r>
        <w:r>
          <w:rPr>
            <w:noProof/>
            <w:webHidden/>
          </w:rPr>
          <w:tab/>
        </w:r>
        <w:r>
          <w:rPr>
            <w:noProof/>
            <w:webHidden/>
          </w:rPr>
          <w:fldChar w:fldCharType="begin"/>
        </w:r>
        <w:r>
          <w:rPr>
            <w:noProof/>
            <w:webHidden/>
          </w:rPr>
          <w:instrText xml:space="preserve"> PAGEREF _Toc196744668 \h </w:instrText>
        </w:r>
        <w:r>
          <w:rPr>
            <w:noProof/>
            <w:webHidden/>
          </w:rPr>
        </w:r>
        <w:r>
          <w:rPr>
            <w:noProof/>
            <w:webHidden/>
          </w:rPr>
          <w:fldChar w:fldCharType="separate"/>
        </w:r>
        <w:r>
          <w:rPr>
            <w:noProof/>
            <w:webHidden/>
          </w:rPr>
          <w:t>39</w:t>
        </w:r>
        <w:r>
          <w:rPr>
            <w:noProof/>
            <w:webHidden/>
          </w:rPr>
          <w:fldChar w:fldCharType="end"/>
        </w:r>
      </w:hyperlink>
    </w:p>
    <w:p w14:paraId="0E230816" w14:textId="31B34A09"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677" w:history="1">
        <w:r w:rsidRPr="004A1799">
          <w:rPr>
            <w:rStyle w:val="Lienhypertexte"/>
            <w:noProof/>
          </w:rPr>
          <w:t>1.3.2.3</w:t>
        </w:r>
        <w:r>
          <w:rPr>
            <w:rFonts w:asciiTheme="minorHAnsi" w:eastAsiaTheme="minorEastAsia" w:hAnsiTheme="minorHAnsi" w:cstheme="minorBidi"/>
            <w:noProof/>
            <w:kern w:val="0"/>
            <w:lang w:val="en-US"/>
            <w14:ligatures w14:val="none"/>
          </w:rPr>
          <w:tab/>
        </w:r>
        <w:r w:rsidRPr="004A1799">
          <w:rPr>
            <w:rStyle w:val="Lienhypertexte"/>
            <w:noProof/>
          </w:rPr>
          <w:t>Gérer les marqueurs d’un véhicule</w:t>
        </w:r>
        <w:r>
          <w:rPr>
            <w:noProof/>
            <w:webHidden/>
          </w:rPr>
          <w:tab/>
        </w:r>
        <w:r>
          <w:rPr>
            <w:noProof/>
            <w:webHidden/>
          </w:rPr>
          <w:fldChar w:fldCharType="begin"/>
        </w:r>
        <w:r>
          <w:rPr>
            <w:noProof/>
            <w:webHidden/>
          </w:rPr>
          <w:instrText xml:space="preserve"> PAGEREF _Toc196744677 \h </w:instrText>
        </w:r>
        <w:r>
          <w:rPr>
            <w:noProof/>
            <w:webHidden/>
          </w:rPr>
        </w:r>
        <w:r>
          <w:rPr>
            <w:noProof/>
            <w:webHidden/>
          </w:rPr>
          <w:fldChar w:fldCharType="separate"/>
        </w:r>
        <w:r>
          <w:rPr>
            <w:noProof/>
            <w:webHidden/>
          </w:rPr>
          <w:t>40</w:t>
        </w:r>
        <w:r>
          <w:rPr>
            <w:noProof/>
            <w:webHidden/>
          </w:rPr>
          <w:fldChar w:fldCharType="end"/>
        </w:r>
      </w:hyperlink>
    </w:p>
    <w:p w14:paraId="70F9FA59" w14:textId="14BF3B01" w:rsidR="00385DFF" w:rsidRDefault="00385DFF">
      <w:pPr>
        <w:pStyle w:val="TM4"/>
        <w:tabs>
          <w:tab w:val="right" w:leader="dot" w:pos="9288"/>
        </w:tabs>
        <w:rPr>
          <w:rFonts w:asciiTheme="minorHAnsi" w:eastAsiaTheme="minorEastAsia" w:hAnsiTheme="minorHAnsi" w:cstheme="minorBidi"/>
          <w:noProof/>
          <w:kern w:val="0"/>
          <w:lang w:val="en-US"/>
          <w14:ligatures w14:val="none"/>
        </w:rPr>
      </w:pPr>
      <w:hyperlink w:anchor="_Toc196744678" w:history="1">
        <w:r w:rsidRPr="004A1799">
          <w:rPr>
            <w:rStyle w:val="Lienhypertexte"/>
            <w:i/>
            <w:iCs/>
            <w:noProof/>
          </w:rPr>
          <w:t xml:space="preserve">1.3.2.4 </w:t>
        </w:r>
        <w:r w:rsidRPr="004A1799">
          <w:rPr>
            <w:rStyle w:val="Lienhypertexte"/>
            <w:noProof/>
          </w:rPr>
          <w:t>Etat d’aptitude à l’exploitation du véhicule</w:t>
        </w:r>
        <w:r>
          <w:rPr>
            <w:noProof/>
            <w:webHidden/>
          </w:rPr>
          <w:tab/>
        </w:r>
        <w:r>
          <w:rPr>
            <w:noProof/>
            <w:webHidden/>
          </w:rPr>
          <w:fldChar w:fldCharType="begin"/>
        </w:r>
        <w:r>
          <w:rPr>
            <w:noProof/>
            <w:webHidden/>
          </w:rPr>
          <w:instrText xml:space="preserve"> PAGEREF _Toc196744678 \h </w:instrText>
        </w:r>
        <w:r>
          <w:rPr>
            <w:noProof/>
            <w:webHidden/>
          </w:rPr>
        </w:r>
        <w:r>
          <w:rPr>
            <w:noProof/>
            <w:webHidden/>
          </w:rPr>
          <w:fldChar w:fldCharType="separate"/>
        </w:r>
        <w:r>
          <w:rPr>
            <w:noProof/>
            <w:webHidden/>
          </w:rPr>
          <w:t>41</w:t>
        </w:r>
        <w:r>
          <w:rPr>
            <w:noProof/>
            <w:webHidden/>
          </w:rPr>
          <w:fldChar w:fldCharType="end"/>
        </w:r>
      </w:hyperlink>
    </w:p>
    <w:p w14:paraId="410617AD" w14:textId="35327951" w:rsidR="00385DFF" w:rsidRDefault="00385DFF">
      <w:pPr>
        <w:pStyle w:val="TM4"/>
        <w:tabs>
          <w:tab w:val="right" w:leader="dot" w:pos="9288"/>
        </w:tabs>
        <w:rPr>
          <w:rFonts w:asciiTheme="minorHAnsi" w:eastAsiaTheme="minorEastAsia" w:hAnsiTheme="minorHAnsi" w:cstheme="minorBidi"/>
          <w:noProof/>
          <w:kern w:val="0"/>
          <w:lang w:val="en-US"/>
          <w14:ligatures w14:val="none"/>
        </w:rPr>
      </w:pPr>
      <w:hyperlink w:anchor="_Toc196744679" w:history="1">
        <w:r w:rsidRPr="004A1799">
          <w:rPr>
            <w:rStyle w:val="Lienhypertexte"/>
            <w:noProof/>
          </w:rPr>
          <w:t>1.3.2.5 Gérer les marqueurs automatiques d’un véhicule</w:t>
        </w:r>
        <w:r>
          <w:rPr>
            <w:noProof/>
            <w:webHidden/>
          </w:rPr>
          <w:tab/>
        </w:r>
        <w:r>
          <w:rPr>
            <w:noProof/>
            <w:webHidden/>
          </w:rPr>
          <w:fldChar w:fldCharType="begin"/>
        </w:r>
        <w:r>
          <w:rPr>
            <w:noProof/>
            <w:webHidden/>
          </w:rPr>
          <w:instrText xml:space="preserve"> PAGEREF _Toc196744679 \h </w:instrText>
        </w:r>
        <w:r>
          <w:rPr>
            <w:noProof/>
            <w:webHidden/>
          </w:rPr>
        </w:r>
        <w:r>
          <w:rPr>
            <w:noProof/>
            <w:webHidden/>
          </w:rPr>
          <w:fldChar w:fldCharType="separate"/>
        </w:r>
        <w:r>
          <w:rPr>
            <w:noProof/>
            <w:webHidden/>
          </w:rPr>
          <w:t>42</w:t>
        </w:r>
        <w:r>
          <w:rPr>
            <w:noProof/>
            <w:webHidden/>
          </w:rPr>
          <w:fldChar w:fldCharType="end"/>
        </w:r>
      </w:hyperlink>
    </w:p>
    <w:p w14:paraId="21C71EB1" w14:textId="2CBC32B1" w:rsidR="00385DFF" w:rsidRDefault="00385DFF">
      <w:pPr>
        <w:pStyle w:val="TM4"/>
        <w:tabs>
          <w:tab w:val="right" w:leader="dot" w:pos="9288"/>
        </w:tabs>
        <w:rPr>
          <w:rFonts w:asciiTheme="minorHAnsi" w:eastAsiaTheme="minorEastAsia" w:hAnsiTheme="minorHAnsi" w:cstheme="minorBidi"/>
          <w:noProof/>
          <w:kern w:val="0"/>
          <w:lang w:val="en-US"/>
          <w14:ligatures w14:val="none"/>
        </w:rPr>
      </w:pPr>
      <w:hyperlink w:anchor="_Toc196744680" w:history="1">
        <w:r w:rsidRPr="004A1799">
          <w:rPr>
            <w:rStyle w:val="Lienhypertexte"/>
            <w:noProof/>
          </w:rPr>
          <w:t>1.3.2.6 Gérer les marqueurs automatiques d’un véhicule associés au Fleet Mgr</w:t>
        </w:r>
        <w:r>
          <w:rPr>
            <w:noProof/>
            <w:webHidden/>
          </w:rPr>
          <w:tab/>
        </w:r>
        <w:r>
          <w:rPr>
            <w:noProof/>
            <w:webHidden/>
          </w:rPr>
          <w:fldChar w:fldCharType="begin"/>
        </w:r>
        <w:r>
          <w:rPr>
            <w:noProof/>
            <w:webHidden/>
          </w:rPr>
          <w:instrText xml:space="preserve"> PAGEREF _Toc196744680 \h </w:instrText>
        </w:r>
        <w:r>
          <w:rPr>
            <w:noProof/>
            <w:webHidden/>
          </w:rPr>
        </w:r>
        <w:r>
          <w:rPr>
            <w:noProof/>
            <w:webHidden/>
          </w:rPr>
          <w:fldChar w:fldCharType="separate"/>
        </w:r>
        <w:r>
          <w:rPr>
            <w:noProof/>
            <w:webHidden/>
          </w:rPr>
          <w:t>43</w:t>
        </w:r>
        <w:r>
          <w:rPr>
            <w:noProof/>
            <w:webHidden/>
          </w:rPr>
          <w:fldChar w:fldCharType="end"/>
        </w:r>
      </w:hyperlink>
    </w:p>
    <w:p w14:paraId="6EF133C8" w14:textId="1E373C98" w:rsidR="00385DFF" w:rsidRDefault="00385DFF">
      <w:pPr>
        <w:pStyle w:val="TM4"/>
        <w:tabs>
          <w:tab w:val="right" w:leader="dot" w:pos="9288"/>
        </w:tabs>
        <w:rPr>
          <w:rFonts w:asciiTheme="minorHAnsi" w:eastAsiaTheme="minorEastAsia" w:hAnsiTheme="minorHAnsi" w:cstheme="minorBidi"/>
          <w:noProof/>
          <w:kern w:val="0"/>
          <w:lang w:val="en-US"/>
          <w14:ligatures w14:val="none"/>
        </w:rPr>
      </w:pPr>
      <w:hyperlink w:anchor="_Toc196744681" w:history="1">
        <w:r w:rsidRPr="004A1799">
          <w:rPr>
            <w:rStyle w:val="Lienhypertexte"/>
            <w:noProof/>
          </w:rPr>
          <w:t>1.3.2.7</w:t>
        </w:r>
        <w:r>
          <w:rPr>
            <w:noProof/>
            <w:webHidden/>
          </w:rPr>
          <w:tab/>
        </w:r>
        <w:r>
          <w:rPr>
            <w:noProof/>
            <w:webHidden/>
          </w:rPr>
          <w:fldChar w:fldCharType="begin"/>
        </w:r>
        <w:r>
          <w:rPr>
            <w:noProof/>
            <w:webHidden/>
          </w:rPr>
          <w:instrText xml:space="preserve"> PAGEREF _Toc196744681 \h </w:instrText>
        </w:r>
        <w:r>
          <w:rPr>
            <w:noProof/>
            <w:webHidden/>
          </w:rPr>
        </w:r>
        <w:r>
          <w:rPr>
            <w:noProof/>
            <w:webHidden/>
          </w:rPr>
          <w:fldChar w:fldCharType="separate"/>
        </w:r>
        <w:r>
          <w:rPr>
            <w:noProof/>
            <w:webHidden/>
          </w:rPr>
          <w:t>44</w:t>
        </w:r>
        <w:r>
          <w:rPr>
            <w:noProof/>
            <w:webHidden/>
          </w:rPr>
          <w:fldChar w:fldCharType="end"/>
        </w:r>
      </w:hyperlink>
    </w:p>
    <w:p w14:paraId="365C6470" w14:textId="5114D609" w:rsidR="00385DFF" w:rsidRDefault="00385DFF">
      <w:pPr>
        <w:pStyle w:val="TM4"/>
        <w:tabs>
          <w:tab w:val="right" w:leader="dot" w:pos="9288"/>
        </w:tabs>
        <w:rPr>
          <w:rFonts w:asciiTheme="minorHAnsi" w:eastAsiaTheme="minorEastAsia" w:hAnsiTheme="minorHAnsi" w:cstheme="minorBidi"/>
          <w:noProof/>
          <w:kern w:val="0"/>
          <w:lang w:val="en-US"/>
          <w14:ligatures w14:val="none"/>
        </w:rPr>
      </w:pPr>
      <w:hyperlink w:anchor="_Toc196744682" w:history="1">
        <w:r w:rsidRPr="004A1799">
          <w:rPr>
            <w:rStyle w:val="Lienhypertexte"/>
            <w:noProof/>
          </w:rPr>
          <w:t>Visualiser les véhicules et leurs attributs</w:t>
        </w:r>
        <w:r>
          <w:rPr>
            <w:noProof/>
            <w:webHidden/>
          </w:rPr>
          <w:tab/>
        </w:r>
        <w:r>
          <w:rPr>
            <w:noProof/>
            <w:webHidden/>
          </w:rPr>
          <w:fldChar w:fldCharType="begin"/>
        </w:r>
        <w:r>
          <w:rPr>
            <w:noProof/>
            <w:webHidden/>
          </w:rPr>
          <w:instrText xml:space="preserve"> PAGEREF _Toc196744682 \h </w:instrText>
        </w:r>
        <w:r>
          <w:rPr>
            <w:noProof/>
            <w:webHidden/>
          </w:rPr>
        </w:r>
        <w:r>
          <w:rPr>
            <w:noProof/>
            <w:webHidden/>
          </w:rPr>
          <w:fldChar w:fldCharType="separate"/>
        </w:r>
        <w:r>
          <w:rPr>
            <w:noProof/>
            <w:webHidden/>
          </w:rPr>
          <w:t>44</w:t>
        </w:r>
        <w:r>
          <w:rPr>
            <w:noProof/>
            <w:webHidden/>
          </w:rPr>
          <w:fldChar w:fldCharType="end"/>
        </w:r>
      </w:hyperlink>
    </w:p>
    <w:p w14:paraId="1185DC01" w14:textId="2F6E2ABC" w:rsidR="00385DFF" w:rsidRDefault="00385DFF">
      <w:pPr>
        <w:pStyle w:val="TM3"/>
        <w:tabs>
          <w:tab w:val="left" w:pos="1200"/>
          <w:tab w:val="right" w:leader="dot" w:pos="9288"/>
        </w:tabs>
        <w:rPr>
          <w:rFonts w:asciiTheme="minorHAnsi" w:eastAsiaTheme="minorEastAsia" w:hAnsiTheme="minorHAnsi" w:cstheme="minorBidi"/>
          <w:noProof/>
          <w:kern w:val="0"/>
          <w:lang w:val="en-US"/>
          <w14:ligatures w14:val="none"/>
        </w:rPr>
      </w:pPr>
      <w:hyperlink w:anchor="_Toc196744707" w:history="1">
        <w:r w:rsidRPr="004A1799">
          <w:rPr>
            <w:rStyle w:val="Lienhypertexte"/>
            <w:noProof/>
          </w:rPr>
          <w:t>1.3.3</w:t>
        </w:r>
        <w:r>
          <w:rPr>
            <w:rFonts w:asciiTheme="minorHAnsi" w:eastAsiaTheme="minorEastAsia" w:hAnsiTheme="minorHAnsi" w:cstheme="minorBidi"/>
            <w:noProof/>
            <w:kern w:val="0"/>
            <w:lang w:val="en-US"/>
            <w14:ligatures w14:val="none"/>
          </w:rPr>
          <w:tab/>
        </w:r>
        <w:r w:rsidRPr="004A1799">
          <w:rPr>
            <w:rStyle w:val="Lienhypertexte"/>
            <w:noProof/>
          </w:rPr>
          <w:t>TM_TR_02 : Gérer le référentiel horaire en production</w:t>
        </w:r>
        <w:r>
          <w:rPr>
            <w:noProof/>
            <w:webHidden/>
          </w:rPr>
          <w:tab/>
        </w:r>
        <w:r>
          <w:rPr>
            <w:noProof/>
            <w:webHidden/>
          </w:rPr>
          <w:fldChar w:fldCharType="begin"/>
        </w:r>
        <w:r>
          <w:rPr>
            <w:noProof/>
            <w:webHidden/>
          </w:rPr>
          <w:instrText xml:space="preserve"> PAGEREF _Toc196744707 \h </w:instrText>
        </w:r>
        <w:r>
          <w:rPr>
            <w:noProof/>
            <w:webHidden/>
          </w:rPr>
        </w:r>
        <w:r>
          <w:rPr>
            <w:noProof/>
            <w:webHidden/>
          </w:rPr>
          <w:fldChar w:fldCharType="separate"/>
        </w:r>
        <w:r>
          <w:rPr>
            <w:noProof/>
            <w:webHidden/>
          </w:rPr>
          <w:t>45</w:t>
        </w:r>
        <w:r>
          <w:rPr>
            <w:noProof/>
            <w:webHidden/>
          </w:rPr>
          <w:fldChar w:fldCharType="end"/>
        </w:r>
      </w:hyperlink>
    </w:p>
    <w:p w14:paraId="5755D87F" w14:textId="434A7FDF"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708" w:history="1">
        <w:r w:rsidRPr="004A1799">
          <w:rPr>
            <w:rStyle w:val="Lienhypertexte"/>
            <w:noProof/>
          </w:rPr>
          <w:t>1.3.3.1</w:t>
        </w:r>
        <w:r>
          <w:rPr>
            <w:rFonts w:asciiTheme="minorHAnsi" w:eastAsiaTheme="minorEastAsia" w:hAnsiTheme="minorHAnsi" w:cstheme="minorBidi"/>
            <w:noProof/>
            <w:kern w:val="0"/>
            <w:lang w:val="en-US"/>
            <w14:ligatures w14:val="none"/>
          </w:rPr>
          <w:tab/>
        </w:r>
        <w:r w:rsidRPr="004A1799">
          <w:rPr>
            <w:rStyle w:val="Lienhypertexte"/>
            <w:noProof/>
          </w:rPr>
          <w:t>Charger les données d’un référentiel horaire en production</w:t>
        </w:r>
        <w:r>
          <w:rPr>
            <w:noProof/>
            <w:webHidden/>
          </w:rPr>
          <w:tab/>
        </w:r>
        <w:r>
          <w:rPr>
            <w:noProof/>
            <w:webHidden/>
          </w:rPr>
          <w:fldChar w:fldCharType="begin"/>
        </w:r>
        <w:r>
          <w:rPr>
            <w:noProof/>
            <w:webHidden/>
          </w:rPr>
          <w:instrText xml:space="preserve"> PAGEREF _Toc196744708 \h </w:instrText>
        </w:r>
        <w:r>
          <w:rPr>
            <w:noProof/>
            <w:webHidden/>
          </w:rPr>
        </w:r>
        <w:r>
          <w:rPr>
            <w:noProof/>
            <w:webHidden/>
          </w:rPr>
          <w:fldChar w:fldCharType="separate"/>
        </w:r>
        <w:r>
          <w:rPr>
            <w:noProof/>
            <w:webHidden/>
          </w:rPr>
          <w:t>45</w:t>
        </w:r>
        <w:r>
          <w:rPr>
            <w:noProof/>
            <w:webHidden/>
          </w:rPr>
          <w:fldChar w:fldCharType="end"/>
        </w:r>
      </w:hyperlink>
    </w:p>
    <w:p w14:paraId="135F5A94" w14:textId="56226D3A"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709" w:history="1">
        <w:r w:rsidRPr="004A1799">
          <w:rPr>
            <w:rStyle w:val="Lienhypertexte"/>
            <w:noProof/>
          </w:rPr>
          <w:t>1.3.3.2</w:t>
        </w:r>
        <w:r>
          <w:rPr>
            <w:rFonts w:asciiTheme="minorHAnsi" w:eastAsiaTheme="minorEastAsia" w:hAnsiTheme="minorHAnsi" w:cstheme="minorBidi"/>
            <w:noProof/>
            <w:kern w:val="0"/>
            <w:lang w:val="en-US"/>
            <w14:ligatures w14:val="none"/>
          </w:rPr>
          <w:tab/>
        </w:r>
        <w:r w:rsidRPr="004A1799">
          <w:rPr>
            <w:rStyle w:val="Lienhypertexte"/>
            <w:noProof/>
          </w:rPr>
          <w:t>Téléchargement forcé du Référentiel Horaire par un administrateur.</w:t>
        </w:r>
        <w:r>
          <w:rPr>
            <w:noProof/>
            <w:webHidden/>
          </w:rPr>
          <w:tab/>
        </w:r>
        <w:r>
          <w:rPr>
            <w:noProof/>
            <w:webHidden/>
          </w:rPr>
          <w:fldChar w:fldCharType="begin"/>
        </w:r>
        <w:r>
          <w:rPr>
            <w:noProof/>
            <w:webHidden/>
          </w:rPr>
          <w:instrText xml:space="preserve"> PAGEREF _Toc196744709 \h </w:instrText>
        </w:r>
        <w:r>
          <w:rPr>
            <w:noProof/>
            <w:webHidden/>
          </w:rPr>
        </w:r>
        <w:r>
          <w:rPr>
            <w:noProof/>
            <w:webHidden/>
          </w:rPr>
          <w:fldChar w:fldCharType="separate"/>
        </w:r>
        <w:r>
          <w:rPr>
            <w:noProof/>
            <w:webHidden/>
          </w:rPr>
          <w:t>46</w:t>
        </w:r>
        <w:r>
          <w:rPr>
            <w:noProof/>
            <w:webHidden/>
          </w:rPr>
          <w:fldChar w:fldCharType="end"/>
        </w:r>
      </w:hyperlink>
    </w:p>
    <w:p w14:paraId="4C229C75" w14:textId="34EBB131" w:rsidR="00385DFF" w:rsidRDefault="00385DFF">
      <w:pPr>
        <w:pStyle w:val="TM4"/>
        <w:tabs>
          <w:tab w:val="right" w:leader="dot" w:pos="9288"/>
        </w:tabs>
        <w:rPr>
          <w:rFonts w:asciiTheme="minorHAnsi" w:eastAsiaTheme="minorEastAsia" w:hAnsiTheme="minorHAnsi" w:cstheme="minorBidi"/>
          <w:noProof/>
          <w:kern w:val="0"/>
          <w:lang w:val="en-US"/>
          <w14:ligatures w14:val="none"/>
        </w:rPr>
      </w:pPr>
      <w:hyperlink w:anchor="_Toc196744710" w:history="1">
        <w:r w:rsidRPr="004A1799">
          <w:rPr>
            <w:rStyle w:val="Lienhypertexte"/>
            <w:noProof/>
          </w:rPr>
          <w:t>1.3.3.3 Ajuster manuellement le référentiel horaire en production</w:t>
        </w:r>
        <w:r>
          <w:rPr>
            <w:noProof/>
            <w:webHidden/>
          </w:rPr>
          <w:tab/>
        </w:r>
        <w:r>
          <w:rPr>
            <w:noProof/>
            <w:webHidden/>
          </w:rPr>
          <w:fldChar w:fldCharType="begin"/>
        </w:r>
        <w:r>
          <w:rPr>
            <w:noProof/>
            <w:webHidden/>
          </w:rPr>
          <w:instrText xml:space="preserve"> PAGEREF _Toc196744710 \h </w:instrText>
        </w:r>
        <w:r>
          <w:rPr>
            <w:noProof/>
            <w:webHidden/>
          </w:rPr>
        </w:r>
        <w:r>
          <w:rPr>
            <w:noProof/>
            <w:webHidden/>
          </w:rPr>
          <w:fldChar w:fldCharType="separate"/>
        </w:r>
        <w:r>
          <w:rPr>
            <w:noProof/>
            <w:webHidden/>
          </w:rPr>
          <w:t>46</w:t>
        </w:r>
        <w:r>
          <w:rPr>
            <w:noProof/>
            <w:webHidden/>
          </w:rPr>
          <w:fldChar w:fldCharType="end"/>
        </w:r>
      </w:hyperlink>
    </w:p>
    <w:p w14:paraId="66D91349" w14:textId="22B580FC" w:rsidR="00385DFF" w:rsidRDefault="00385DFF">
      <w:pPr>
        <w:pStyle w:val="TM4"/>
        <w:tabs>
          <w:tab w:val="right" w:leader="dot" w:pos="9288"/>
        </w:tabs>
        <w:rPr>
          <w:rFonts w:asciiTheme="minorHAnsi" w:eastAsiaTheme="minorEastAsia" w:hAnsiTheme="minorHAnsi" w:cstheme="minorBidi"/>
          <w:noProof/>
          <w:kern w:val="0"/>
          <w:lang w:val="en-US"/>
          <w14:ligatures w14:val="none"/>
        </w:rPr>
      </w:pPr>
      <w:hyperlink w:anchor="_Toc196744711" w:history="1">
        <w:r w:rsidRPr="004A1799">
          <w:rPr>
            <w:rStyle w:val="Lienhypertexte"/>
            <w:noProof/>
          </w:rPr>
          <w:t>1.3.3.4</w:t>
        </w:r>
        <w:r>
          <w:rPr>
            <w:noProof/>
            <w:webHidden/>
          </w:rPr>
          <w:tab/>
        </w:r>
        <w:r>
          <w:rPr>
            <w:noProof/>
            <w:webHidden/>
          </w:rPr>
          <w:fldChar w:fldCharType="begin"/>
        </w:r>
        <w:r>
          <w:rPr>
            <w:noProof/>
            <w:webHidden/>
          </w:rPr>
          <w:instrText xml:space="preserve"> PAGEREF _Toc196744711 \h </w:instrText>
        </w:r>
        <w:r>
          <w:rPr>
            <w:noProof/>
            <w:webHidden/>
          </w:rPr>
        </w:r>
        <w:r>
          <w:rPr>
            <w:noProof/>
            <w:webHidden/>
          </w:rPr>
          <w:fldChar w:fldCharType="separate"/>
        </w:r>
        <w:r>
          <w:rPr>
            <w:noProof/>
            <w:webHidden/>
          </w:rPr>
          <w:t>50</w:t>
        </w:r>
        <w:r>
          <w:rPr>
            <w:noProof/>
            <w:webHidden/>
          </w:rPr>
          <w:fldChar w:fldCharType="end"/>
        </w:r>
      </w:hyperlink>
    </w:p>
    <w:p w14:paraId="30C5CF1B" w14:textId="4BFD3C75" w:rsidR="00385DFF" w:rsidRDefault="00385DFF">
      <w:pPr>
        <w:pStyle w:val="TM4"/>
        <w:tabs>
          <w:tab w:val="right" w:leader="dot" w:pos="9288"/>
        </w:tabs>
        <w:rPr>
          <w:rFonts w:asciiTheme="minorHAnsi" w:eastAsiaTheme="minorEastAsia" w:hAnsiTheme="minorHAnsi" w:cstheme="minorBidi"/>
          <w:noProof/>
          <w:kern w:val="0"/>
          <w:lang w:val="en-US"/>
          <w14:ligatures w14:val="none"/>
        </w:rPr>
      </w:pPr>
      <w:hyperlink w:anchor="_Toc196744712" w:history="1">
        <w:r w:rsidRPr="004A1799">
          <w:rPr>
            <w:rStyle w:val="Lienhypertexte"/>
            <w:noProof/>
          </w:rPr>
          <w:t>Ajuster automatiquement le référentiel horaire en production</w:t>
        </w:r>
        <w:r>
          <w:rPr>
            <w:noProof/>
            <w:webHidden/>
          </w:rPr>
          <w:tab/>
        </w:r>
        <w:r>
          <w:rPr>
            <w:noProof/>
            <w:webHidden/>
          </w:rPr>
          <w:fldChar w:fldCharType="begin"/>
        </w:r>
        <w:r>
          <w:rPr>
            <w:noProof/>
            <w:webHidden/>
          </w:rPr>
          <w:instrText xml:space="preserve"> PAGEREF _Toc196744712 \h </w:instrText>
        </w:r>
        <w:r>
          <w:rPr>
            <w:noProof/>
            <w:webHidden/>
          </w:rPr>
        </w:r>
        <w:r>
          <w:rPr>
            <w:noProof/>
            <w:webHidden/>
          </w:rPr>
          <w:fldChar w:fldCharType="separate"/>
        </w:r>
        <w:r>
          <w:rPr>
            <w:noProof/>
            <w:webHidden/>
          </w:rPr>
          <w:t>50</w:t>
        </w:r>
        <w:r>
          <w:rPr>
            <w:noProof/>
            <w:webHidden/>
          </w:rPr>
          <w:fldChar w:fldCharType="end"/>
        </w:r>
      </w:hyperlink>
    </w:p>
    <w:p w14:paraId="2FA714C1" w14:textId="732BF2FB"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713" w:history="1">
        <w:r w:rsidRPr="004A1799">
          <w:rPr>
            <w:rStyle w:val="Lienhypertexte"/>
            <w:noProof/>
          </w:rPr>
          <w:t>1.3.3.5</w:t>
        </w:r>
        <w:r>
          <w:rPr>
            <w:rFonts w:asciiTheme="minorHAnsi" w:eastAsiaTheme="minorEastAsia" w:hAnsiTheme="minorHAnsi" w:cstheme="minorBidi"/>
            <w:noProof/>
            <w:kern w:val="0"/>
            <w:lang w:val="en-US"/>
            <w14:ligatures w14:val="none"/>
          </w:rPr>
          <w:tab/>
        </w:r>
        <w:r w:rsidRPr="004A1799">
          <w:rPr>
            <w:rStyle w:val="Lienhypertexte"/>
            <w:noProof/>
          </w:rPr>
          <w:t>Afficher les données du référentiel horaire en production</w:t>
        </w:r>
        <w:r>
          <w:rPr>
            <w:noProof/>
            <w:webHidden/>
          </w:rPr>
          <w:tab/>
        </w:r>
        <w:r>
          <w:rPr>
            <w:noProof/>
            <w:webHidden/>
          </w:rPr>
          <w:fldChar w:fldCharType="begin"/>
        </w:r>
        <w:r>
          <w:rPr>
            <w:noProof/>
            <w:webHidden/>
          </w:rPr>
          <w:instrText xml:space="preserve"> PAGEREF _Toc196744713 \h </w:instrText>
        </w:r>
        <w:r>
          <w:rPr>
            <w:noProof/>
            <w:webHidden/>
          </w:rPr>
        </w:r>
        <w:r>
          <w:rPr>
            <w:noProof/>
            <w:webHidden/>
          </w:rPr>
          <w:fldChar w:fldCharType="separate"/>
        </w:r>
        <w:r>
          <w:rPr>
            <w:noProof/>
            <w:webHidden/>
          </w:rPr>
          <w:t>52</w:t>
        </w:r>
        <w:r>
          <w:rPr>
            <w:noProof/>
            <w:webHidden/>
          </w:rPr>
          <w:fldChar w:fldCharType="end"/>
        </w:r>
      </w:hyperlink>
    </w:p>
    <w:p w14:paraId="37D3F0B4" w14:textId="2C64BF53" w:rsidR="00385DFF" w:rsidRDefault="00385DFF">
      <w:pPr>
        <w:pStyle w:val="TM3"/>
        <w:tabs>
          <w:tab w:val="right" w:leader="dot" w:pos="9288"/>
        </w:tabs>
        <w:rPr>
          <w:rFonts w:asciiTheme="minorHAnsi" w:eastAsiaTheme="minorEastAsia" w:hAnsiTheme="minorHAnsi" w:cstheme="minorBidi"/>
          <w:noProof/>
          <w:kern w:val="0"/>
          <w:lang w:val="en-US"/>
          <w14:ligatures w14:val="none"/>
        </w:rPr>
      </w:pPr>
      <w:hyperlink w:anchor="_Toc196744714" w:history="1">
        <w:r w:rsidRPr="004A1799">
          <w:rPr>
            <w:rStyle w:val="Lienhypertexte"/>
            <w:noProof/>
          </w:rPr>
          <w:t>1.3.4 TM_TR_03 : Gérer le mode d’exploitation de la ligne</w:t>
        </w:r>
        <w:r>
          <w:rPr>
            <w:noProof/>
            <w:webHidden/>
          </w:rPr>
          <w:tab/>
        </w:r>
        <w:r>
          <w:rPr>
            <w:noProof/>
            <w:webHidden/>
          </w:rPr>
          <w:fldChar w:fldCharType="begin"/>
        </w:r>
        <w:r>
          <w:rPr>
            <w:noProof/>
            <w:webHidden/>
          </w:rPr>
          <w:instrText xml:space="preserve"> PAGEREF _Toc196744714 \h </w:instrText>
        </w:r>
        <w:r>
          <w:rPr>
            <w:noProof/>
            <w:webHidden/>
          </w:rPr>
        </w:r>
        <w:r>
          <w:rPr>
            <w:noProof/>
            <w:webHidden/>
          </w:rPr>
          <w:fldChar w:fldCharType="separate"/>
        </w:r>
        <w:r>
          <w:rPr>
            <w:noProof/>
            <w:webHidden/>
          </w:rPr>
          <w:t>53</w:t>
        </w:r>
        <w:r>
          <w:rPr>
            <w:noProof/>
            <w:webHidden/>
          </w:rPr>
          <w:fldChar w:fldCharType="end"/>
        </w:r>
      </w:hyperlink>
    </w:p>
    <w:p w14:paraId="58C5F2E5" w14:textId="000BE903"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715" w:history="1">
        <w:r w:rsidRPr="004A1799">
          <w:rPr>
            <w:rStyle w:val="Lienhypertexte"/>
            <w:noProof/>
          </w:rPr>
          <w:t>1.3.3.1</w:t>
        </w:r>
        <w:r>
          <w:rPr>
            <w:rFonts w:asciiTheme="minorHAnsi" w:eastAsiaTheme="minorEastAsia" w:hAnsiTheme="minorHAnsi" w:cstheme="minorBidi"/>
            <w:noProof/>
            <w:kern w:val="0"/>
            <w:lang w:val="en-US"/>
            <w14:ligatures w14:val="none"/>
          </w:rPr>
          <w:tab/>
        </w:r>
        <w:r w:rsidRPr="004A1799">
          <w:rPr>
            <w:rStyle w:val="Lienhypertexte"/>
            <w:noProof/>
          </w:rPr>
          <w:t>Sélectionner le mode d’exploitation de la ligne</w:t>
        </w:r>
        <w:r>
          <w:rPr>
            <w:noProof/>
            <w:webHidden/>
          </w:rPr>
          <w:tab/>
        </w:r>
        <w:r>
          <w:rPr>
            <w:noProof/>
            <w:webHidden/>
          </w:rPr>
          <w:fldChar w:fldCharType="begin"/>
        </w:r>
        <w:r>
          <w:rPr>
            <w:noProof/>
            <w:webHidden/>
          </w:rPr>
          <w:instrText xml:space="preserve"> PAGEREF _Toc196744715 \h </w:instrText>
        </w:r>
        <w:r>
          <w:rPr>
            <w:noProof/>
            <w:webHidden/>
          </w:rPr>
        </w:r>
        <w:r>
          <w:rPr>
            <w:noProof/>
            <w:webHidden/>
          </w:rPr>
          <w:fldChar w:fldCharType="separate"/>
        </w:r>
        <w:r>
          <w:rPr>
            <w:noProof/>
            <w:webHidden/>
          </w:rPr>
          <w:t>54</w:t>
        </w:r>
        <w:r>
          <w:rPr>
            <w:noProof/>
            <w:webHidden/>
          </w:rPr>
          <w:fldChar w:fldCharType="end"/>
        </w:r>
      </w:hyperlink>
    </w:p>
    <w:p w14:paraId="3D041C4D" w14:textId="1AD08027"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716" w:history="1">
        <w:r w:rsidRPr="004A1799">
          <w:rPr>
            <w:rStyle w:val="Lienhypertexte"/>
            <w:noProof/>
          </w:rPr>
          <w:t>1.3.3.2</w:t>
        </w:r>
        <w:r>
          <w:rPr>
            <w:rFonts w:asciiTheme="minorHAnsi" w:eastAsiaTheme="minorEastAsia" w:hAnsiTheme="minorHAnsi" w:cstheme="minorBidi"/>
            <w:noProof/>
            <w:kern w:val="0"/>
            <w:lang w:val="en-US"/>
            <w14:ligatures w14:val="none"/>
          </w:rPr>
          <w:tab/>
        </w:r>
        <w:r w:rsidRPr="004A1799">
          <w:rPr>
            <w:rStyle w:val="Lienhypertexte"/>
            <w:noProof/>
          </w:rPr>
          <w:t>Transitions entre modes d’exploitation</w:t>
        </w:r>
        <w:r>
          <w:rPr>
            <w:noProof/>
            <w:webHidden/>
          </w:rPr>
          <w:tab/>
        </w:r>
        <w:r>
          <w:rPr>
            <w:noProof/>
            <w:webHidden/>
          </w:rPr>
          <w:fldChar w:fldCharType="begin"/>
        </w:r>
        <w:r>
          <w:rPr>
            <w:noProof/>
            <w:webHidden/>
          </w:rPr>
          <w:instrText xml:space="preserve"> PAGEREF _Toc196744716 \h </w:instrText>
        </w:r>
        <w:r>
          <w:rPr>
            <w:noProof/>
            <w:webHidden/>
          </w:rPr>
        </w:r>
        <w:r>
          <w:rPr>
            <w:noProof/>
            <w:webHidden/>
          </w:rPr>
          <w:fldChar w:fldCharType="separate"/>
        </w:r>
        <w:r>
          <w:rPr>
            <w:noProof/>
            <w:webHidden/>
          </w:rPr>
          <w:t>55</w:t>
        </w:r>
        <w:r>
          <w:rPr>
            <w:noProof/>
            <w:webHidden/>
          </w:rPr>
          <w:fldChar w:fldCharType="end"/>
        </w:r>
      </w:hyperlink>
    </w:p>
    <w:p w14:paraId="61BE7908" w14:textId="512FAA4C"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717" w:history="1">
        <w:r w:rsidRPr="004A1799">
          <w:rPr>
            <w:rStyle w:val="Lienhypertexte"/>
            <w:noProof/>
          </w:rPr>
          <w:t>1.3.3.3</w:t>
        </w:r>
        <w:r>
          <w:rPr>
            <w:rFonts w:asciiTheme="minorHAnsi" w:eastAsiaTheme="minorEastAsia" w:hAnsiTheme="minorHAnsi" w:cstheme="minorBidi"/>
            <w:noProof/>
            <w:kern w:val="0"/>
            <w:lang w:val="en-US"/>
            <w14:ligatures w14:val="none"/>
          </w:rPr>
          <w:tab/>
        </w:r>
        <w:r w:rsidRPr="004A1799">
          <w:rPr>
            <w:rStyle w:val="Lienhypertexte"/>
            <w:noProof/>
          </w:rPr>
          <w:t>TM_TR_03_03 : Exploitation Automatique</w:t>
        </w:r>
        <w:r>
          <w:rPr>
            <w:noProof/>
            <w:webHidden/>
          </w:rPr>
          <w:tab/>
        </w:r>
        <w:r>
          <w:rPr>
            <w:noProof/>
            <w:webHidden/>
          </w:rPr>
          <w:fldChar w:fldCharType="begin"/>
        </w:r>
        <w:r>
          <w:rPr>
            <w:noProof/>
            <w:webHidden/>
          </w:rPr>
          <w:instrText xml:space="preserve"> PAGEREF _Toc196744717 \h </w:instrText>
        </w:r>
        <w:r>
          <w:rPr>
            <w:noProof/>
            <w:webHidden/>
          </w:rPr>
        </w:r>
        <w:r>
          <w:rPr>
            <w:noProof/>
            <w:webHidden/>
          </w:rPr>
          <w:fldChar w:fldCharType="separate"/>
        </w:r>
        <w:r>
          <w:rPr>
            <w:noProof/>
            <w:webHidden/>
          </w:rPr>
          <w:t>55</w:t>
        </w:r>
        <w:r>
          <w:rPr>
            <w:noProof/>
            <w:webHidden/>
          </w:rPr>
          <w:fldChar w:fldCharType="end"/>
        </w:r>
      </w:hyperlink>
    </w:p>
    <w:p w14:paraId="6336178C" w14:textId="5BACE305"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718" w:history="1">
        <w:r w:rsidRPr="004A1799">
          <w:rPr>
            <w:rStyle w:val="Lienhypertexte"/>
            <w:noProof/>
          </w:rPr>
          <w:t>1.3.3.4</w:t>
        </w:r>
        <w:r>
          <w:rPr>
            <w:rFonts w:asciiTheme="minorHAnsi" w:eastAsiaTheme="minorEastAsia" w:hAnsiTheme="minorHAnsi" w:cstheme="minorBidi"/>
            <w:noProof/>
            <w:kern w:val="0"/>
            <w:lang w:val="en-US"/>
            <w14:ligatures w14:val="none"/>
          </w:rPr>
          <w:tab/>
        </w:r>
        <w:r w:rsidRPr="004A1799">
          <w:rPr>
            <w:rStyle w:val="Lienhypertexte"/>
            <w:noProof/>
          </w:rPr>
          <w:t>Exploitation Manuelle</w:t>
        </w:r>
        <w:r>
          <w:rPr>
            <w:noProof/>
            <w:webHidden/>
          </w:rPr>
          <w:tab/>
        </w:r>
        <w:r>
          <w:rPr>
            <w:noProof/>
            <w:webHidden/>
          </w:rPr>
          <w:fldChar w:fldCharType="begin"/>
        </w:r>
        <w:r>
          <w:rPr>
            <w:noProof/>
            <w:webHidden/>
          </w:rPr>
          <w:instrText xml:space="preserve"> PAGEREF _Toc196744718 \h </w:instrText>
        </w:r>
        <w:r>
          <w:rPr>
            <w:noProof/>
            <w:webHidden/>
          </w:rPr>
        </w:r>
        <w:r>
          <w:rPr>
            <w:noProof/>
            <w:webHidden/>
          </w:rPr>
          <w:fldChar w:fldCharType="separate"/>
        </w:r>
        <w:r>
          <w:rPr>
            <w:noProof/>
            <w:webHidden/>
          </w:rPr>
          <w:t>56</w:t>
        </w:r>
        <w:r>
          <w:rPr>
            <w:noProof/>
            <w:webHidden/>
          </w:rPr>
          <w:fldChar w:fldCharType="end"/>
        </w:r>
      </w:hyperlink>
    </w:p>
    <w:p w14:paraId="2D32486D" w14:textId="439BBDAA" w:rsidR="00385DFF" w:rsidRDefault="00385DFF">
      <w:pPr>
        <w:pStyle w:val="TM3"/>
        <w:tabs>
          <w:tab w:val="left" w:pos="1200"/>
          <w:tab w:val="right" w:leader="dot" w:pos="9288"/>
        </w:tabs>
        <w:rPr>
          <w:rFonts w:asciiTheme="minorHAnsi" w:eastAsiaTheme="minorEastAsia" w:hAnsiTheme="minorHAnsi" w:cstheme="minorBidi"/>
          <w:noProof/>
          <w:kern w:val="0"/>
          <w:lang w:val="en-US"/>
          <w14:ligatures w14:val="none"/>
        </w:rPr>
      </w:pPr>
      <w:hyperlink w:anchor="_Toc196744719" w:history="1">
        <w:r w:rsidRPr="004A1799">
          <w:rPr>
            <w:rStyle w:val="Lienhypertexte"/>
            <w:noProof/>
          </w:rPr>
          <w:t>1.3.4</w:t>
        </w:r>
        <w:r>
          <w:rPr>
            <w:rFonts w:asciiTheme="minorHAnsi" w:eastAsiaTheme="minorEastAsia" w:hAnsiTheme="minorHAnsi" w:cstheme="minorBidi"/>
            <w:noProof/>
            <w:kern w:val="0"/>
            <w:lang w:val="en-US"/>
            <w14:ligatures w14:val="none"/>
          </w:rPr>
          <w:tab/>
        </w:r>
        <w:r w:rsidRPr="004A1799">
          <w:rPr>
            <w:rStyle w:val="Lienhypertexte"/>
            <w:noProof/>
          </w:rPr>
          <w:t>TM_TR_04 : Associer des missions à des véhicules</w:t>
        </w:r>
        <w:r>
          <w:rPr>
            <w:noProof/>
            <w:webHidden/>
          </w:rPr>
          <w:tab/>
        </w:r>
        <w:r>
          <w:rPr>
            <w:noProof/>
            <w:webHidden/>
          </w:rPr>
          <w:fldChar w:fldCharType="begin"/>
        </w:r>
        <w:r>
          <w:rPr>
            <w:noProof/>
            <w:webHidden/>
          </w:rPr>
          <w:instrText xml:space="preserve"> PAGEREF _Toc196744719 \h </w:instrText>
        </w:r>
        <w:r>
          <w:rPr>
            <w:noProof/>
            <w:webHidden/>
          </w:rPr>
        </w:r>
        <w:r>
          <w:rPr>
            <w:noProof/>
            <w:webHidden/>
          </w:rPr>
          <w:fldChar w:fldCharType="separate"/>
        </w:r>
        <w:r>
          <w:rPr>
            <w:noProof/>
            <w:webHidden/>
          </w:rPr>
          <w:t>56</w:t>
        </w:r>
        <w:r>
          <w:rPr>
            <w:noProof/>
            <w:webHidden/>
          </w:rPr>
          <w:fldChar w:fldCharType="end"/>
        </w:r>
      </w:hyperlink>
    </w:p>
    <w:p w14:paraId="7D114D05" w14:textId="61A022D2"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720" w:history="1">
        <w:r w:rsidRPr="004A1799">
          <w:rPr>
            <w:rStyle w:val="Lienhypertexte"/>
            <w:noProof/>
          </w:rPr>
          <w:t>1.3.4.1</w:t>
        </w:r>
        <w:r>
          <w:rPr>
            <w:rFonts w:asciiTheme="minorHAnsi" w:eastAsiaTheme="minorEastAsia" w:hAnsiTheme="minorHAnsi" w:cstheme="minorBidi"/>
            <w:noProof/>
            <w:kern w:val="0"/>
            <w:lang w:val="en-US"/>
            <w14:ligatures w14:val="none"/>
          </w:rPr>
          <w:tab/>
        </w:r>
        <w:r w:rsidRPr="004A1799">
          <w:rPr>
            <w:rStyle w:val="Lienhypertexte"/>
            <w:noProof/>
          </w:rPr>
          <w:t>TM_TR_04_01 Gérer l’association automatique d’une mission à un véhicule</w:t>
        </w:r>
        <w:r>
          <w:rPr>
            <w:noProof/>
            <w:webHidden/>
          </w:rPr>
          <w:tab/>
        </w:r>
        <w:r>
          <w:rPr>
            <w:noProof/>
            <w:webHidden/>
          </w:rPr>
          <w:fldChar w:fldCharType="begin"/>
        </w:r>
        <w:r>
          <w:rPr>
            <w:noProof/>
            <w:webHidden/>
          </w:rPr>
          <w:instrText xml:space="preserve"> PAGEREF _Toc196744720 \h </w:instrText>
        </w:r>
        <w:r>
          <w:rPr>
            <w:noProof/>
            <w:webHidden/>
          </w:rPr>
        </w:r>
        <w:r>
          <w:rPr>
            <w:noProof/>
            <w:webHidden/>
          </w:rPr>
          <w:fldChar w:fldCharType="separate"/>
        </w:r>
        <w:r>
          <w:rPr>
            <w:noProof/>
            <w:webHidden/>
          </w:rPr>
          <w:t>59</w:t>
        </w:r>
        <w:r>
          <w:rPr>
            <w:noProof/>
            <w:webHidden/>
          </w:rPr>
          <w:fldChar w:fldCharType="end"/>
        </w:r>
      </w:hyperlink>
    </w:p>
    <w:p w14:paraId="1BC4A757" w14:textId="31DA259B"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770" w:history="1">
        <w:r w:rsidRPr="004A1799">
          <w:rPr>
            <w:rStyle w:val="Lienhypertexte"/>
            <w:noProof/>
          </w:rPr>
          <w:t>1.3.4.2</w:t>
        </w:r>
        <w:r>
          <w:rPr>
            <w:rFonts w:asciiTheme="minorHAnsi" w:eastAsiaTheme="minorEastAsia" w:hAnsiTheme="minorHAnsi" w:cstheme="minorBidi"/>
            <w:noProof/>
            <w:kern w:val="0"/>
            <w:lang w:val="en-US"/>
            <w14:ligatures w14:val="none"/>
          </w:rPr>
          <w:tab/>
        </w:r>
        <w:r w:rsidRPr="004A1799">
          <w:rPr>
            <w:rStyle w:val="Lienhypertexte"/>
            <w:noProof/>
          </w:rPr>
          <w:t>TM_TR_04_02 : Gérer l’association manuelle d’une mission à un véhicule</w:t>
        </w:r>
        <w:r>
          <w:rPr>
            <w:noProof/>
            <w:webHidden/>
          </w:rPr>
          <w:tab/>
        </w:r>
        <w:r>
          <w:rPr>
            <w:noProof/>
            <w:webHidden/>
          </w:rPr>
          <w:fldChar w:fldCharType="begin"/>
        </w:r>
        <w:r>
          <w:rPr>
            <w:noProof/>
            <w:webHidden/>
          </w:rPr>
          <w:instrText xml:space="preserve"> PAGEREF _Toc196744770 \h </w:instrText>
        </w:r>
        <w:r>
          <w:rPr>
            <w:noProof/>
            <w:webHidden/>
          </w:rPr>
        </w:r>
        <w:r>
          <w:rPr>
            <w:noProof/>
            <w:webHidden/>
          </w:rPr>
          <w:fldChar w:fldCharType="separate"/>
        </w:r>
        <w:r>
          <w:rPr>
            <w:noProof/>
            <w:webHidden/>
          </w:rPr>
          <w:t>60</w:t>
        </w:r>
        <w:r>
          <w:rPr>
            <w:noProof/>
            <w:webHidden/>
          </w:rPr>
          <w:fldChar w:fldCharType="end"/>
        </w:r>
      </w:hyperlink>
    </w:p>
    <w:p w14:paraId="62546515" w14:textId="7161E686"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771" w:history="1">
        <w:r w:rsidRPr="004A1799">
          <w:rPr>
            <w:rStyle w:val="Lienhypertexte"/>
            <w:noProof/>
          </w:rPr>
          <w:t>1.3.4.3</w:t>
        </w:r>
        <w:r>
          <w:rPr>
            <w:rFonts w:asciiTheme="minorHAnsi" w:eastAsiaTheme="minorEastAsia" w:hAnsiTheme="minorHAnsi" w:cstheme="minorBidi"/>
            <w:noProof/>
            <w:kern w:val="0"/>
            <w:lang w:val="en-US"/>
            <w14:ligatures w14:val="none"/>
          </w:rPr>
          <w:tab/>
        </w:r>
        <w:r w:rsidRPr="004A1799">
          <w:rPr>
            <w:rStyle w:val="Lienhypertexte"/>
            <w:noProof/>
          </w:rPr>
          <w:t>TM_TR_04_03 : Création et association manuelle d’une mission sans voyageurs</w:t>
        </w:r>
        <w:r>
          <w:rPr>
            <w:noProof/>
            <w:webHidden/>
          </w:rPr>
          <w:tab/>
        </w:r>
        <w:r>
          <w:rPr>
            <w:noProof/>
            <w:webHidden/>
          </w:rPr>
          <w:fldChar w:fldCharType="begin"/>
        </w:r>
        <w:r>
          <w:rPr>
            <w:noProof/>
            <w:webHidden/>
          </w:rPr>
          <w:instrText xml:space="preserve"> PAGEREF _Toc196744771 \h </w:instrText>
        </w:r>
        <w:r>
          <w:rPr>
            <w:noProof/>
            <w:webHidden/>
          </w:rPr>
        </w:r>
        <w:r>
          <w:rPr>
            <w:noProof/>
            <w:webHidden/>
          </w:rPr>
          <w:fldChar w:fldCharType="separate"/>
        </w:r>
        <w:r>
          <w:rPr>
            <w:noProof/>
            <w:webHidden/>
          </w:rPr>
          <w:t>62</w:t>
        </w:r>
        <w:r>
          <w:rPr>
            <w:noProof/>
            <w:webHidden/>
          </w:rPr>
          <w:fldChar w:fldCharType="end"/>
        </w:r>
      </w:hyperlink>
    </w:p>
    <w:p w14:paraId="5AB6C479" w14:textId="13A46ABF"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772" w:history="1">
        <w:r w:rsidRPr="004A1799">
          <w:rPr>
            <w:rStyle w:val="Lienhypertexte"/>
            <w:noProof/>
          </w:rPr>
          <w:t>1.3.4.4</w:t>
        </w:r>
        <w:r>
          <w:rPr>
            <w:rFonts w:asciiTheme="minorHAnsi" w:eastAsiaTheme="minorEastAsia" w:hAnsiTheme="minorHAnsi" w:cstheme="minorBidi"/>
            <w:noProof/>
            <w:kern w:val="0"/>
            <w:lang w:val="en-US"/>
            <w14:ligatures w14:val="none"/>
          </w:rPr>
          <w:tab/>
        </w:r>
        <w:r w:rsidRPr="004A1799">
          <w:rPr>
            <w:rStyle w:val="Lienhypertexte"/>
            <w:noProof/>
          </w:rPr>
          <w:t>TM_TR_04_04 : Modification manuelle d’une mission</w:t>
        </w:r>
        <w:r>
          <w:rPr>
            <w:noProof/>
            <w:webHidden/>
          </w:rPr>
          <w:tab/>
        </w:r>
        <w:r>
          <w:rPr>
            <w:noProof/>
            <w:webHidden/>
          </w:rPr>
          <w:fldChar w:fldCharType="begin"/>
        </w:r>
        <w:r>
          <w:rPr>
            <w:noProof/>
            <w:webHidden/>
          </w:rPr>
          <w:instrText xml:space="preserve"> PAGEREF _Toc196744772 \h </w:instrText>
        </w:r>
        <w:r>
          <w:rPr>
            <w:noProof/>
            <w:webHidden/>
          </w:rPr>
        </w:r>
        <w:r>
          <w:rPr>
            <w:noProof/>
            <w:webHidden/>
          </w:rPr>
          <w:fldChar w:fldCharType="separate"/>
        </w:r>
        <w:r>
          <w:rPr>
            <w:noProof/>
            <w:webHidden/>
          </w:rPr>
          <w:t>65</w:t>
        </w:r>
        <w:r>
          <w:rPr>
            <w:noProof/>
            <w:webHidden/>
          </w:rPr>
          <w:fldChar w:fldCharType="end"/>
        </w:r>
      </w:hyperlink>
    </w:p>
    <w:p w14:paraId="309C3ABD" w14:textId="31A34F35"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773" w:history="1">
        <w:r w:rsidRPr="004A1799">
          <w:rPr>
            <w:rStyle w:val="Lienhypertexte"/>
            <w:noProof/>
          </w:rPr>
          <w:t>1.3.4.5</w:t>
        </w:r>
        <w:r>
          <w:rPr>
            <w:rFonts w:asciiTheme="minorHAnsi" w:eastAsiaTheme="minorEastAsia" w:hAnsiTheme="minorHAnsi" w:cstheme="minorBidi"/>
            <w:noProof/>
            <w:kern w:val="0"/>
            <w:lang w:val="en-US"/>
            <w14:ligatures w14:val="none"/>
          </w:rPr>
          <w:tab/>
        </w:r>
        <w:r w:rsidRPr="004A1799">
          <w:rPr>
            <w:rStyle w:val="Lienhypertexte"/>
            <w:noProof/>
          </w:rPr>
          <w:t>TM_TR_04_05 : Gérer la dissociation d’un véhicule de sa mission</w:t>
        </w:r>
        <w:r>
          <w:rPr>
            <w:noProof/>
            <w:webHidden/>
          </w:rPr>
          <w:tab/>
        </w:r>
        <w:r>
          <w:rPr>
            <w:noProof/>
            <w:webHidden/>
          </w:rPr>
          <w:fldChar w:fldCharType="begin"/>
        </w:r>
        <w:r>
          <w:rPr>
            <w:noProof/>
            <w:webHidden/>
          </w:rPr>
          <w:instrText xml:space="preserve"> PAGEREF _Toc196744773 \h </w:instrText>
        </w:r>
        <w:r>
          <w:rPr>
            <w:noProof/>
            <w:webHidden/>
          </w:rPr>
        </w:r>
        <w:r>
          <w:rPr>
            <w:noProof/>
            <w:webHidden/>
          </w:rPr>
          <w:fldChar w:fldCharType="separate"/>
        </w:r>
        <w:r>
          <w:rPr>
            <w:noProof/>
            <w:webHidden/>
          </w:rPr>
          <w:t>66</w:t>
        </w:r>
        <w:r>
          <w:rPr>
            <w:noProof/>
            <w:webHidden/>
          </w:rPr>
          <w:fldChar w:fldCharType="end"/>
        </w:r>
      </w:hyperlink>
    </w:p>
    <w:p w14:paraId="748623E6" w14:textId="192D5C76"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774" w:history="1">
        <w:r w:rsidRPr="004A1799">
          <w:rPr>
            <w:rStyle w:val="Lienhypertexte"/>
            <w:noProof/>
          </w:rPr>
          <w:t>1.3.4.6</w:t>
        </w:r>
        <w:r>
          <w:rPr>
            <w:rFonts w:asciiTheme="minorHAnsi" w:eastAsiaTheme="minorEastAsia" w:hAnsiTheme="minorHAnsi" w:cstheme="minorBidi"/>
            <w:noProof/>
            <w:kern w:val="0"/>
            <w:lang w:val="en-US"/>
            <w14:ligatures w14:val="none"/>
          </w:rPr>
          <w:tab/>
        </w:r>
        <w:r w:rsidRPr="004A1799">
          <w:rPr>
            <w:rStyle w:val="Lienhypertexte"/>
            <w:noProof/>
          </w:rPr>
          <w:t>TM_TR_04_06 : Conséquences sur l’état des missions</w:t>
        </w:r>
        <w:r>
          <w:rPr>
            <w:noProof/>
            <w:webHidden/>
          </w:rPr>
          <w:tab/>
        </w:r>
        <w:r>
          <w:rPr>
            <w:noProof/>
            <w:webHidden/>
          </w:rPr>
          <w:fldChar w:fldCharType="begin"/>
        </w:r>
        <w:r>
          <w:rPr>
            <w:noProof/>
            <w:webHidden/>
          </w:rPr>
          <w:instrText xml:space="preserve"> PAGEREF _Toc196744774 \h </w:instrText>
        </w:r>
        <w:r>
          <w:rPr>
            <w:noProof/>
            <w:webHidden/>
          </w:rPr>
        </w:r>
        <w:r>
          <w:rPr>
            <w:noProof/>
            <w:webHidden/>
          </w:rPr>
          <w:fldChar w:fldCharType="separate"/>
        </w:r>
        <w:r>
          <w:rPr>
            <w:noProof/>
            <w:webHidden/>
          </w:rPr>
          <w:t>67</w:t>
        </w:r>
        <w:r>
          <w:rPr>
            <w:noProof/>
            <w:webHidden/>
          </w:rPr>
          <w:fldChar w:fldCharType="end"/>
        </w:r>
      </w:hyperlink>
    </w:p>
    <w:p w14:paraId="591C1415" w14:textId="4B32D808" w:rsidR="00385DFF" w:rsidRDefault="00385DFF">
      <w:pPr>
        <w:pStyle w:val="TM3"/>
        <w:tabs>
          <w:tab w:val="left" w:pos="1200"/>
          <w:tab w:val="right" w:leader="dot" w:pos="9288"/>
        </w:tabs>
        <w:rPr>
          <w:rFonts w:asciiTheme="minorHAnsi" w:eastAsiaTheme="minorEastAsia" w:hAnsiTheme="minorHAnsi" w:cstheme="minorBidi"/>
          <w:noProof/>
          <w:kern w:val="0"/>
          <w:lang w:val="en-US"/>
          <w14:ligatures w14:val="none"/>
        </w:rPr>
      </w:pPr>
      <w:hyperlink w:anchor="_Toc196744775" w:history="1">
        <w:r w:rsidRPr="004A1799">
          <w:rPr>
            <w:rStyle w:val="Lienhypertexte"/>
            <w:noProof/>
          </w:rPr>
          <w:t>1.3.5</w:t>
        </w:r>
        <w:r>
          <w:rPr>
            <w:rFonts w:asciiTheme="minorHAnsi" w:eastAsiaTheme="minorEastAsia" w:hAnsiTheme="minorHAnsi" w:cstheme="minorBidi"/>
            <w:noProof/>
            <w:kern w:val="0"/>
            <w:lang w:val="en-US"/>
            <w14:ligatures w14:val="none"/>
          </w:rPr>
          <w:tab/>
        </w:r>
        <w:r w:rsidRPr="004A1799">
          <w:rPr>
            <w:rStyle w:val="Lienhypertexte"/>
            <w:noProof/>
          </w:rPr>
          <w:t>TM_TR_05 : Gérer la progression des véhicules</w:t>
        </w:r>
        <w:r>
          <w:rPr>
            <w:noProof/>
            <w:webHidden/>
          </w:rPr>
          <w:tab/>
        </w:r>
        <w:r>
          <w:rPr>
            <w:noProof/>
            <w:webHidden/>
          </w:rPr>
          <w:fldChar w:fldCharType="begin"/>
        </w:r>
        <w:r>
          <w:rPr>
            <w:noProof/>
            <w:webHidden/>
          </w:rPr>
          <w:instrText xml:space="preserve"> PAGEREF _Toc196744775 \h </w:instrText>
        </w:r>
        <w:r>
          <w:rPr>
            <w:noProof/>
            <w:webHidden/>
          </w:rPr>
        </w:r>
        <w:r>
          <w:rPr>
            <w:noProof/>
            <w:webHidden/>
          </w:rPr>
          <w:fldChar w:fldCharType="separate"/>
        </w:r>
        <w:r>
          <w:rPr>
            <w:noProof/>
            <w:webHidden/>
          </w:rPr>
          <w:t>67</w:t>
        </w:r>
        <w:r>
          <w:rPr>
            <w:noProof/>
            <w:webHidden/>
          </w:rPr>
          <w:fldChar w:fldCharType="end"/>
        </w:r>
      </w:hyperlink>
    </w:p>
    <w:p w14:paraId="253B4844" w14:textId="64A37B5F"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776" w:history="1">
        <w:r w:rsidRPr="004A1799">
          <w:rPr>
            <w:rStyle w:val="Lienhypertexte"/>
            <w:noProof/>
          </w:rPr>
          <w:t>1.3.5.1</w:t>
        </w:r>
        <w:r>
          <w:rPr>
            <w:rFonts w:asciiTheme="minorHAnsi" w:eastAsiaTheme="minorEastAsia" w:hAnsiTheme="minorHAnsi" w:cstheme="minorBidi"/>
            <w:noProof/>
            <w:kern w:val="0"/>
            <w:lang w:val="en-US"/>
            <w14:ligatures w14:val="none"/>
          </w:rPr>
          <w:tab/>
        </w:r>
        <w:r w:rsidRPr="004A1799">
          <w:rPr>
            <w:rStyle w:val="Lienhypertexte"/>
            <w:noProof/>
          </w:rPr>
          <w:t>TM_TR_05_01 : Envoyer des missions aux véhicules</w:t>
        </w:r>
        <w:r>
          <w:rPr>
            <w:noProof/>
            <w:webHidden/>
          </w:rPr>
          <w:tab/>
        </w:r>
        <w:r>
          <w:rPr>
            <w:noProof/>
            <w:webHidden/>
          </w:rPr>
          <w:fldChar w:fldCharType="begin"/>
        </w:r>
        <w:r>
          <w:rPr>
            <w:noProof/>
            <w:webHidden/>
          </w:rPr>
          <w:instrText xml:space="preserve"> PAGEREF _Toc196744776 \h </w:instrText>
        </w:r>
        <w:r>
          <w:rPr>
            <w:noProof/>
            <w:webHidden/>
          </w:rPr>
        </w:r>
        <w:r>
          <w:rPr>
            <w:noProof/>
            <w:webHidden/>
          </w:rPr>
          <w:fldChar w:fldCharType="separate"/>
        </w:r>
        <w:r>
          <w:rPr>
            <w:noProof/>
            <w:webHidden/>
          </w:rPr>
          <w:t>67</w:t>
        </w:r>
        <w:r>
          <w:rPr>
            <w:noProof/>
            <w:webHidden/>
          </w:rPr>
          <w:fldChar w:fldCharType="end"/>
        </w:r>
      </w:hyperlink>
    </w:p>
    <w:p w14:paraId="6E501BFC" w14:textId="61686B10"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777" w:history="1">
        <w:r w:rsidRPr="004A1799">
          <w:rPr>
            <w:rStyle w:val="Lienhypertexte"/>
            <w:noProof/>
          </w:rPr>
          <w:t>1.3.5.2</w:t>
        </w:r>
        <w:r>
          <w:rPr>
            <w:rFonts w:asciiTheme="minorHAnsi" w:eastAsiaTheme="minorEastAsia" w:hAnsiTheme="minorHAnsi" w:cstheme="minorBidi"/>
            <w:noProof/>
            <w:kern w:val="0"/>
            <w:lang w:val="en-US"/>
            <w14:ligatures w14:val="none"/>
          </w:rPr>
          <w:tab/>
        </w:r>
        <w:r w:rsidRPr="004A1799">
          <w:rPr>
            <w:rStyle w:val="Lienhypertexte"/>
            <w:noProof/>
          </w:rPr>
          <w:t>TM_TR_05_02 : Prioriser les passages à une plateforme de croisement</w:t>
        </w:r>
        <w:r>
          <w:rPr>
            <w:noProof/>
            <w:webHidden/>
          </w:rPr>
          <w:tab/>
        </w:r>
        <w:r>
          <w:rPr>
            <w:noProof/>
            <w:webHidden/>
          </w:rPr>
          <w:fldChar w:fldCharType="begin"/>
        </w:r>
        <w:r>
          <w:rPr>
            <w:noProof/>
            <w:webHidden/>
          </w:rPr>
          <w:instrText xml:space="preserve"> PAGEREF _Toc196744777 \h </w:instrText>
        </w:r>
        <w:r>
          <w:rPr>
            <w:noProof/>
            <w:webHidden/>
          </w:rPr>
        </w:r>
        <w:r>
          <w:rPr>
            <w:noProof/>
            <w:webHidden/>
          </w:rPr>
          <w:fldChar w:fldCharType="separate"/>
        </w:r>
        <w:r>
          <w:rPr>
            <w:noProof/>
            <w:webHidden/>
          </w:rPr>
          <w:t>69</w:t>
        </w:r>
        <w:r>
          <w:rPr>
            <w:noProof/>
            <w:webHidden/>
          </w:rPr>
          <w:fldChar w:fldCharType="end"/>
        </w:r>
      </w:hyperlink>
    </w:p>
    <w:p w14:paraId="124E9719" w14:textId="26ECE655" w:rsidR="00385DFF" w:rsidRDefault="00385DFF">
      <w:pPr>
        <w:pStyle w:val="TM3"/>
        <w:tabs>
          <w:tab w:val="left" w:pos="1200"/>
          <w:tab w:val="right" w:leader="dot" w:pos="9288"/>
        </w:tabs>
        <w:rPr>
          <w:rFonts w:asciiTheme="minorHAnsi" w:eastAsiaTheme="minorEastAsia" w:hAnsiTheme="minorHAnsi" w:cstheme="minorBidi"/>
          <w:noProof/>
          <w:kern w:val="0"/>
          <w:lang w:val="en-US"/>
          <w14:ligatures w14:val="none"/>
        </w:rPr>
      </w:pPr>
      <w:hyperlink w:anchor="_Toc196744782" w:history="1">
        <w:r w:rsidRPr="004A1799">
          <w:rPr>
            <w:rStyle w:val="Lienhypertexte"/>
            <w:noProof/>
          </w:rPr>
          <w:t>1.3.6</w:t>
        </w:r>
        <w:r>
          <w:rPr>
            <w:rFonts w:asciiTheme="minorHAnsi" w:eastAsiaTheme="minorEastAsia" w:hAnsiTheme="minorHAnsi" w:cstheme="minorBidi"/>
            <w:noProof/>
            <w:kern w:val="0"/>
            <w:lang w:val="en-US"/>
            <w14:ligatures w14:val="none"/>
          </w:rPr>
          <w:tab/>
        </w:r>
        <w:r w:rsidRPr="004A1799">
          <w:rPr>
            <w:rStyle w:val="Lienhypertexte"/>
            <w:noProof/>
          </w:rPr>
          <w:t>TM_TR_06 : Gérer les demandes de réservation</w:t>
        </w:r>
        <w:r>
          <w:rPr>
            <w:noProof/>
            <w:webHidden/>
          </w:rPr>
          <w:tab/>
        </w:r>
        <w:r>
          <w:rPr>
            <w:noProof/>
            <w:webHidden/>
          </w:rPr>
          <w:fldChar w:fldCharType="begin"/>
        </w:r>
        <w:r>
          <w:rPr>
            <w:noProof/>
            <w:webHidden/>
          </w:rPr>
          <w:instrText xml:space="preserve"> PAGEREF _Toc196744782 \h </w:instrText>
        </w:r>
        <w:r>
          <w:rPr>
            <w:noProof/>
            <w:webHidden/>
          </w:rPr>
        </w:r>
        <w:r>
          <w:rPr>
            <w:noProof/>
            <w:webHidden/>
          </w:rPr>
          <w:fldChar w:fldCharType="separate"/>
        </w:r>
        <w:r>
          <w:rPr>
            <w:noProof/>
            <w:webHidden/>
          </w:rPr>
          <w:t>69</w:t>
        </w:r>
        <w:r>
          <w:rPr>
            <w:noProof/>
            <w:webHidden/>
          </w:rPr>
          <w:fldChar w:fldCharType="end"/>
        </w:r>
      </w:hyperlink>
    </w:p>
    <w:p w14:paraId="6C0759FE" w14:textId="79072B88" w:rsidR="00385DFF" w:rsidRDefault="00385DFF">
      <w:pPr>
        <w:pStyle w:val="TM3"/>
        <w:tabs>
          <w:tab w:val="left" w:pos="1200"/>
          <w:tab w:val="right" w:leader="dot" w:pos="9288"/>
        </w:tabs>
        <w:rPr>
          <w:rFonts w:asciiTheme="minorHAnsi" w:eastAsiaTheme="minorEastAsia" w:hAnsiTheme="minorHAnsi" w:cstheme="minorBidi"/>
          <w:noProof/>
          <w:kern w:val="0"/>
          <w:lang w:val="en-US"/>
          <w14:ligatures w14:val="none"/>
        </w:rPr>
      </w:pPr>
      <w:hyperlink w:anchor="_Toc196744783" w:history="1">
        <w:r w:rsidRPr="004A1799">
          <w:rPr>
            <w:rStyle w:val="Lienhypertexte"/>
            <w:noProof/>
          </w:rPr>
          <w:t>1.3.7</w:t>
        </w:r>
        <w:r>
          <w:rPr>
            <w:rFonts w:asciiTheme="minorHAnsi" w:eastAsiaTheme="minorEastAsia" w:hAnsiTheme="minorHAnsi" w:cstheme="minorBidi"/>
            <w:noProof/>
            <w:kern w:val="0"/>
            <w:lang w:val="en-US"/>
            <w14:ligatures w14:val="none"/>
          </w:rPr>
          <w:tab/>
        </w:r>
        <w:r w:rsidRPr="004A1799">
          <w:rPr>
            <w:rStyle w:val="Lienhypertexte"/>
            <w:noProof/>
          </w:rPr>
          <w:t>TM_TR_07 : Réguler les véhicules</w:t>
        </w:r>
        <w:r>
          <w:rPr>
            <w:noProof/>
            <w:webHidden/>
          </w:rPr>
          <w:tab/>
        </w:r>
        <w:r>
          <w:rPr>
            <w:noProof/>
            <w:webHidden/>
          </w:rPr>
          <w:fldChar w:fldCharType="begin"/>
        </w:r>
        <w:r>
          <w:rPr>
            <w:noProof/>
            <w:webHidden/>
          </w:rPr>
          <w:instrText xml:space="preserve"> PAGEREF _Toc196744783 \h </w:instrText>
        </w:r>
        <w:r>
          <w:rPr>
            <w:noProof/>
            <w:webHidden/>
          </w:rPr>
        </w:r>
        <w:r>
          <w:rPr>
            <w:noProof/>
            <w:webHidden/>
          </w:rPr>
          <w:fldChar w:fldCharType="separate"/>
        </w:r>
        <w:r>
          <w:rPr>
            <w:noProof/>
            <w:webHidden/>
          </w:rPr>
          <w:t>69</w:t>
        </w:r>
        <w:r>
          <w:rPr>
            <w:noProof/>
            <w:webHidden/>
          </w:rPr>
          <w:fldChar w:fldCharType="end"/>
        </w:r>
      </w:hyperlink>
    </w:p>
    <w:p w14:paraId="71146326" w14:textId="01107C64"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784" w:history="1">
        <w:r w:rsidRPr="004A1799">
          <w:rPr>
            <w:rStyle w:val="Lienhypertexte"/>
            <w:noProof/>
          </w:rPr>
          <w:t>1.3.7.1</w:t>
        </w:r>
        <w:r>
          <w:rPr>
            <w:rFonts w:asciiTheme="minorHAnsi" w:eastAsiaTheme="minorEastAsia" w:hAnsiTheme="minorHAnsi" w:cstheme="minorBidi"/>
            <w:noProof/>
            <w:kern w:val="0"/>
            <w:lang w:val="en-US"/>
            <w14:ligatures w14:val="none"/>
          </w:rPr>
          <w:tab/>
        </w:r>
        <w:r w:rsidRPr="004A1799">
          <w:rPr>
            <w:rStyle w:val="Lienhypertexte"/>
            <w:noProof/>
          </w:rPr>
          <w:t>TM_TR_07_01 : Evaluer l’avance retard d’un véhicule</w:t>
        </w:r>
        <w:r>
          <w:rPr>
            <w:noProof/>
            <w:webHidden/>
          </w:rPr>
          <w:tab/>
        </w:r>
        <w:r>
          <w:rPr>
            <w:noProof/>
            <w:webHidden/>
          </w:rPr>
          <w:fldChar w:fldCharType="begin"/>
        </w:r>
        <w:r>
          <w:rPr>
            <w:noProof/>
            <w:webHidden/>
          </w:rPr>
          <w:instrText xml:space="preserve"> PAGEREF _Toc196744784 \h </w:instrText>
        </w:r>
        <w:r>
          <w:rPr>
            <w:noProof/>
            <w:webHidden/>
          </w:rPr>
        </w:r>
        <w:r>
          <w:rPr>
            <w:noProof/>
            <w:webHidden/>
          </w:rPr>
          <w:fldChar w:fldCharType="separate"/>
        </w:r>
        <w:r>
          <w:rPr>
            <w:noProof/>
            <w:webHidden/>
          </w:rPr>
          <w:t>69</w:t>
        </w:r>
        <w:r>
          <w:rPr>
            <w:noProof/>
            <w:webHidden/>
          </w:rPr>
          <w:fldChar w:fldCharType="end"/>
        </w:r>
      </w:hyperlink>
    </w:p>
    <w:p w14:paraId="362CAF01" w14:textId="1E3D0ADF"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786" w:history="1">
        <w:r w:rsidRPr="004A1799">
          <w:rPr>
            <w:rStyle w:val="Lienhypertexte"/>
            <w:noProof/>
          </w:rPr>
          <w:t>1.3.7.2</w:t>
        </w:r>
        <w:r>
          <w:rPr>
            <w:rFonts w:asciiTheme="minorHAnsi" w:eastAsiaTheme="minorEastAsia" w:hAnsiTheme="minorHAnsi" w:cstheme="minorBidi"/>
            <w:noProof/>
            <w:kern w:val="0"/>
            <w:lang w:val="en-US"/>
            <w14:ligatures w14:val="none"/>
          </w:rPr>
          <w:tab/>
        </w:r>
        <w:r w:rsidRPr="004A1799">
          <w:rPr>
            <w:rStyle w:val="Lienhypertexte"/>
            <w:noProof/>
          </w:rPr>
          <w:t>TM_TR_07_02 : Mettre à jour les prévisions horaires</w:t>
        </w:r>
        <w:r>
          <w:rPr>
            <w:noProof/>
            <w:webHidden/>
          </w:rPr>
          <w:tab/>
        </w:r>
        <w:r>
          <w:rPr>
            <w:noProof/>
            <w:webHidden/>
          </w:rPr>
          <w:fldChar w:fldCharType="begin"/>
        </w:r>
        <w:r>
          <w:rPr>
            <w:noProof/>
            <w:webHidden/>
          </w:rPr>
          <w:instrText xml:space="preserve"> PAGEREF _Toc196744786 \h </w:instrText>
        </w:r>
        <w:r>
          <w:rPr>
            <w:noProof/>
            <w:webHidden/>
          </w:rPr>
        </w:r>
        <w:r>
          <w:rPr>
            <w:noProof/>
            <w:webHidden/>
          </w:rPr>
          <w:fldChar w:fldCharType="separate"/>
        </w:r>
        <w:r>
          <w:rPr>
            <w:noProof/>
            <w:webHidden/>
          </w:rPr>
          <w:t>70</w:t>
        </w:r>
        <w:r>
          <w:rPr>
            <w:noProof/>
            <w:webHidden/>
          </w:rPr>
          <w:fldChar w:fldCharType="end"/>
        </w:r>
      </w:hyperlink>
    </w:p>
    <w:p w14:paraId="6B427920" w14:textId="3D437149"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787" w:history="1">
        <w:r w:rsidRPr="004A1799">
          <w:rPr>
            <w:rStyle w:val="Lienhypertexte"/>
            <w:noProof/>
          </w:rPr>
          <w:t>1.3.7.3</w:t>
        </w:r>
        <w:r>
          <w:rPr>
            <w:rFonts w:asciiTheme="minorHAnsi" w:eastAsiaTheme="minorEastAsia" w:hAnsiTheme="minorHAnsi" w:cstheme="minorBidi"/>
            <w:noProof/>
            <w:kern w:val="0"/>
            <w:lang w:val="en-US"/>
            <w14:ligatures w14:val="none"/>
          </w:rPr>
          <w:tab/>
        </w:r>
        <w:r w:rsidRPr="004A1799">
          <w:rPr>
            <w:rStyle w:val="Lienhypertexte"/>
            <w:noProof/>
          </w:rPr>
          <w:t>TM_TR_07_03 : Aider à la replanification du trafic</w:t>
        </w:r>
        <w:r>
          <w:rPr>
            <w:noProof/>
            <w:webHidden/>
          </w:rPr>
          <w:tab/>
        </w:r>
        <w:r>
          <w:rPr>
            <w:noProof/>
            <w:webHidden/>
          </w:rPr>
          <w:fldChar w:fldCharType="begin"/>
        </w:r>
        <w:r>
          <w:rPr>
            <w:noProof/>
            <w:webHidden/>
          </w:rPr>
          <w:instrText xml:space="preserve"> PAGEREF _Toc196744787 \h </w:instrText>
        </w:r>
        <w:r>
          <w:rPr>
            <w:noProof/>
            <w:webHidden/>
          </w:rPr>
        </w:r>
        <w:r>
          <w:rPr>
            <w:noProof/>
            <w:webHidden/>
          </w:rPr>
          <w:fldChar w:fldCharType="separate"/>
        </w:r>
        <w:r>
          <w:rPr>
            <w:noProof/>
            <w:webHidden/>
          </w:rPr>
          <w:t>71</w:t>
        </w:r>
        <w:r>
          <w:rPr>
            <w:noProof/>
            <w:webHidden/>
          </w:rPr>
          <w:fldChar w:fldCharType="end"/>
        </w:r>
      </w:hyperlink>
    </w:p>
    <w:p w14:paraId="702DB091" w14:textId="17CA8E41"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788" w:history="1">
        <w:r w:rsidRPr="004A1799">
          <w:rPr>
            <w:rStyle w:val="Lienhypertexte"/>
            <w:noProof/>
          </w:rPr>
          <w:t>1.3.7.4</w:t>
        </w:r>
        <w:r>
          <w:rPr>
            <w:rFonts w:asciiTheme="minorHAnsi" w:eastAsiaTheme="minorEastAsia" w:hAnsiTheme="minorHAnsi" w:cstheme="minorBidi"/>
            <w:noProof/>
            <w:kern w:val="0"/>
            <w:lang w:val="en-US"/>
            <w14:ligatures w14:val="none"/>
          </w:rPr>
          <w:tab/>
        </w:r>
        <w:r w:rsidRPr="004A1799">
          <w:rPr>
            <w:rStyle w:val="Lienhypertexte"/>
            <w:noProof/>
          </w:rPr>
          <w:t>TM_TR_07_04 : Transmettre la planification au Dispatch Mgr</w:t>
        </w:r>
        <w:r>
          <w:rPr>
            <w:noProof/>
            <w:webHidden/>
          </w:rPr>
          <w:tab/>
        </w:r>
        <w:r>
          <w:rPr>
            <w:noProof/>
            <w:webHidden/>
          </w:rPr>
          <w:fldChar w:fldCharType="begin"/>
        </w:r>
        <w:r>
          <w:rPr>
            <w:noProof/>
            <w:webHidden/>
          </w:rPr>
          <w:instrText xml:space="preserve"> PAGEREF _Toc196744788 \h </w:instrText>
        </w:r>
        <w:r>
          <w:rPr>
            <w:noProof/>
            <w:webHidden/>
          </w:rPr>
        </w:r>
        <w:r>
          <w:rPr>
            <w:noProof/>
            <w:webHidden/>
          </w:rPr>
          <w:fldChar w:fldCharType="separate"/>
        </w:r>
        <w:r>
          <w:rPr>
            <w:noProof/>
            <w:webHidden/>
          </w:rPr>
          <w:t>75</w:t>
        </w:r>
        <w:r>
          <w:rPr>
            <w:noProof/>
            <w:webHidden/>
          </w:rPr>
          <w:fldChar w:fldCharType="end"/>
        </w:r>
      </w:hyperlink>
    </w:p>
    <w:p w14:paraId="23DB92E7" w14:textId="4C44A746" w:rsidR="00385DFF" w:rsidRDefault="00385DFF">
      <w:pPr>
        <w:pStyle w:val="TM3"/>
        <w:tabs>
          <w:tab w:val="left" w:pos="1200"/>
          <w:tab w:val="right" w:leader="dot" w:pos="9288"/>
        </w:tabs>
        <w:rPr>
          <w:rFonts w:asciiTheme="minorHAnsi" w:eastAsiaTheme="minorEastAsia" w:hAnsiTheme="minorHAnsi" w:cstheme="minorBidi"/>
          <w:noProof/>
          <w:kern w:val="0"/>
          <w:lang w:val="en-US"/>
          <w14:ligatures w14:val="none"/>
        </w:rPr>
      </w:pPr>
      <w:hyperlink w:anchor="_Toc196744789" w:history="1">
        <w:r w:rsidRPr="004A1799">
          <w:rPr>
            <w:rStyle w:val="Lienhypertexte"/>
            <w:noProof/>
          </w:rPr>
          <w:t>1.3.8</w:t>
        </w:r>
        <w:r>
          <w:rPr>
            <w:rFonts w:asciiTheme="minorHAnsi" w:eastAsiaTheme="minorEastAsia" w:hAnsiTheme="minorHAnsi" w:cstheme="minorBidi"/>
            <w:noProof/>
            <w:kern w:val="0"/>
            <w:lang w:val="en-US"/>
            <w14:ligatures w14:val="none"/>
          </w:rPr>
          <w:tab/>
        </w:r>
        <w:r w:rsidRPr="004A1799">
          <w:rPr>
            <w:rStyle w:val="Lienhypertexte"/>
            <w:noProof/>
          </w:rPr>
          <w:t>TM_TR_08 : Informer les voyageurs</w:t>
        </w:r>
        <w:r>
          <w:rPr>
            <w:noProof/>
            <w:webHidden/>
          </w:rPr>
          <w:tab/>
        </w:r>
        <w:r>
          <w:rPr>
            <w:noProof/>
            <w:webHidden/>
          </w:rPr>
          <w:fldChar w:fldCharType="begin"/>
        </w:r>
        <w:r>
          <w:rPr>
            <w:noProof/>
            <w:webHidden/>
          </w:rPr>
          <w:instrText xml:space="preserve"> PAGEREF _Toc196744789 \h </w:instrText>
        </w:r>
        <w:r>
          <w:rPr>
            <w:noProof/>
            <w:webHidden/>
          </w:rPr>
        </w:r>
        <w:r>
          <w:rPr>
            <w:noProof/>
            <w:webHidden/>
          </w:rPr>
          <w:fldChar w:fldCharType="separate"/>
        </w:r>
        <w:r>
          <w:rPr>
            <w:noProof/>
            <w:webHidden/>
          </w:rPr>
          <w:t>75</w:t>
        </w:r>
        <w:r>
          <w:rPr>
            <w:noProof/>
            <w:webHidden/>
          </w:rPr>
          <w:fldChar w:fldCharType="end"/>
        </w:r>
      </w:hyperlink>
    </w:p>
    <w:p w14:paraId="399F74DF" w14:textId="5E61D729"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790" w:history="1">
        <w:r w:rsidRPr="004A1799">
          <w:rPr>
            <w:rStyle w:val="Lienhypertexte"/>
            <w:noProof/>
          </w:rPr>
          <w:t>1.3.8.1</w:t>
        </w:r>
        <w:r>
          <w:rPr>
            <w:rFonts w:asciiTheme="minorHAnsi" w:eastAsiaTheme="minorEastAsia" w:hAnsiTheme="minorHAnsi" w:cstheme="minorBidi"/>
            <w:noProof/>
            <w:kern w:val="0"/>
            <w:lang w:val="en-US"/>
            <w14:ligatures w14:val="none"/>
          </w:rPr>
          <w:tab/>
        </w:r>
        <w:r w:rsidRPr="004A1799">
          <w:rPr>
            <w:rStyle w:val="Lienhypertexte"/>
            <w:noProof/>
          </w:rPr>
          <w:t>TM_TR_08_01 : Envoyer les informations au système d’informations voyageurs embarqué</w:t>
        </w:r>
        <w:r>
          <w:rPr>
            <w:noProof/>
            <w:webHidden/>
          </w:rPr>
          <w:tab/>
        </w:r>
        <w:r>
          <w:rPr>
            <w:noProof/>
            <w:webHidden/>
          </w:rPr>
          <w:fldChar w:fldCharType="begin"/>
        </w:r>
        <w:r>
          <w:rPr>
            <w:noProof/>
            <w:webHidden/>
          </w:rPr>
          <w:instrText xml:space="preserve"> PAGEREF _Toc196744790 \h </w:instrText>
        </w:r>
        <w:r>
          <w:rPr>
            <w:noProof/>
            <w:webHidden/>
          </w:rPr>
        </w:r>
        <w:r>
          <w:rPr>
            <w:noProof/>
            <w:webHidden/>
          </w:rPr>
          <w:fldChar w:fldCharType="separate"/>
        </w:r>
        <w:r>
          <w:rPr>
            <w:noProof/>
            <w:webHidden/>
          </w:rPr>
          <w:t>76</w:t>
        </w:r>
        <w:r>
          <w:rPr>
            <w:noProof/>
            <w:webHidden/>
          </w:rPr>
          <w:fldChar w:fldCharType="end"/>
        </w:r>
      </w:hyperlink>
    </w:p>
    <w:p w14:paraId="35535765" w14:textId="54291F4B"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791" w:history="1">
        <w:r w:rsidRPr="004A1799">
          <w:rPr>
            <w:rStyle w:val="Lienhypertexte"/>
            <w:noProof/>
          </w:rPr>
          <w:t>1.3.8.2</w:t>
        </w:r>
        <w:r>
          <w:rPr>
            <w:rFonts w:asciiTheme="minorHAnsi" w:eastAsiaTheme="minorEastAsia" w:hAnsiTheme="minorHAnsi" w:cstheme="minorBidi"/>
            <w:noProof/>
            <w:kern w:val="0"/>
            <w:lang w:val="en-US"/>
            <w14:ligatures w14:val="none"/>
          </w:rPr>
          <w:tab/>
        </w:r>
        <w:r w:rsidRPr="004A1799">
          <w:rPr>
            <w:rStyle w:val="Lienhypertexte"/>
            <w:noProof/>
          </w:rPr>
          <w:t>TM_TR_08_02 : Envoyer les informations au système d’informations voyageurs sol</w:t>
        </w:r>
        <w:r>
          <w:rPr>
            <w:noProof/>
            <w:webHidden/>
          </w:rPr>
          <w:tab/>
        </w:r>
        <w:r>
          <w:rPr>
            <w:noProof/>
            <w:webHidden/>
          </w:rPr>
          <w:fldChar w:fldCharType="begin"/>
        </w:r>
        <w:r>
          <w:rPr>
            <w:noProof/>
            <w:webHidden/>
          </w:rPr>
          <w:instrText xml:space="preserve"> PAGEREF _Toc196744791 \h </w:instrText>
        </w:r>
        <w:r>
          <w:rPr>
            <w:noProof/>
            <w:webHidden/>
          </w:rPr>
        </w:r>
        <w:r>
          <w:rPr>
            <w:noProof/>
            <w:webHidden/>
          </w:rPr>
          <w:fldChar w:fldCharType="separate"/>
        </w:r>
        <w:r>
          <w:rPr>
            <w:noProof/>
            <w:webHidden/>
          </w:rPr>
          <w:t>76</w:t>
        </w:r>
        <w:r>
          <w:rPr>
            <w:noProof/>
            <w:webHidden/>
          </w:rPr>
          <w:fldChar w:fldCharType="end"/>
        </w:r>
      </w:hyperlink>
    </w:p>
    <w:p w14:paraId="594C8300" w14:textId="149EA4B5" w:rsidR="00385DFF" w:rsidRDefault="00385DFF">
      <w:pPr>
        <w:pStyle w:val="TM3"/>
        <w:tabs>
          <w:tab w:val="left" w:pos="1200"/>
          <w:tab w:val="right" w:leader="dot" w:pos="9288"/>
        </w:tabs>
        <w:rPr>
          <w:rFonts w:asciiTheme="minorHAnsi" w:eastAsiaTheme="minorEastAsia" w:hAnsiTheme="minorHAnsi" w:cstheme="minorBidi"/>
          <w:noProof/>
          <w:kern w:val="0"/>
          <w:lang w:val="en-US"/>
          <w14:ligatures w14:val="none"/>
        </w:rPr>
      </w:pPr>
      <w:hyperlink w:anchor="_Toc196744792" w:history="1">
        <w:r w:rsidRPr="004A1799">
          <w:rPr>
            <w:rStyle w:val="Lienhypertexte"/>
            <w:noProof/>
          </w:rPr>
          <w:t>1.3.9</w:t>
        </w:r>
        <w:r>
          <w:rPr>
            <w:rFonts w:asciiTheme="minorHAnsi" w:eastAsiaTheme="minorEastAsia" w:hAnsiTheme="minorHAnsi" w:cstheme="minorBidi"/>
            <w:noProof/>
            <w:kern w:val="0"/>
            <w:lang w:val="en-US"/>
            <w14:ligatures w14:val="none"/>
          </w:rPr>
          <w:tab/>
        </w:r>
        <w:r w:rsidRPr="004A1799">
          <w:rPr>
            <w:rStyle w:val="Lienhypertexte"/>
            <w:noProof/>
          </w:rPr>
          <w:t>TM_TR_09 : Superviser le système</w:t>
        </w:r>
        <w:r>
          <w:rPr>
            <w:noProof/>
            <w:webHidden/>
          </w:rPr>
          <w:tab/>
        </w:r>
        <w:r>
          <w:rPr>
            <w:noProof/>
            <w:webHidden/>
          </w:rPr>
          <w:fldChar w:fldCharType="begin"/>
        </w:r>
        <w:r>
          <w:rPr>
            <w:noProof/>
            <w:webHidden/>
          </w:rPr>
          <w:instrText xml:space="preserve"> PAGEREF _Toc196744792 \h </w:instrText>
        </w:r>
        <w:r>
          <w:rPr>
            <w:noProof/>
            <w:webHidden/>
          </w:rPr>
        </w:r>
        <w:r>
          <w:rPr>
            <w:noProof/>
            <w:webHidden/>
          </w:rPr>
          <w:fldChar w:fldCharType="separate"/>
        </w:r>
        <w:r>
          <w:rPr>
            <w:noProof/>
            <w:webHidden/>
          </w:rPr>
          <w:t>76</w:t>
        </w:r>
        <w:r>
          <w:rPr>
            <w:noProof/>
            <w:webHidden/>
          </w:rPr>
          <w:fldChar w:fldCharType="end"/>
        </w:r>
      </w:hyperlink>
    </w:p>
    <w:p w14:paraId="674A7183" w14:textId="0594158E"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793" w:history="1">
        <w:r w:rsidRPr="004A1799">
          <w:rPr>
            <w:rStyle w:val="Lienhypertexte"/>
            <w:noProof/>
          </w:rPr>
          <w:t>1.3.9.1</w:t>
        </w:r>
        <w:r>
          <w:rPr>
            <w:rFonts w:asciiTheme="minorHAnsi" w:eastAsiaTheme="minorEastAsia" w:hAnsiTheme="minorHAnsi" w:cstheme="minorBidi"/>
            <w:noProof/>
            <w:kern w:val="0"/>
            <w:lang w:val="en-US"/>
            <w14:ligatures w14:val="none"/>
          </w:rPr>
          <w:tab/>
        </w:r>
        <w:r w:rsidRPr="004A1799">
          <w:rPr>
            <w:rStyle w:val="Lienhypertexte"/>
            <w:noProof/>
          </w:rPr>
          <w:t>TM_TR_09_01 : Superviser les composants logiciels du Traffic Mgr</w:t>
        </w:r>
        <w:r>
          <w:rPr>
            <w:noProof/>
            <w:webHidden/>
          </w:rPr>
          <w:tab/>
        </w:r>
        <w:r>
          <w:rPr>
            <w:noProof/>
            <w:webHidden/>
          </w:rPr>
          <w:fldChar w:fldCharType="begin"/>
        </w:r>
        <w:r>
          <w:rPr>
            <w:noProof/>
            <w:webHidden/>
          </w:rPr>
          <w:instrText xml:space="preserve"> PAGEREF _Toc196744793 \h </w:instrText>
        </w:r>
        <w:r>
          <w:rPr>
            <w:noProof/>
            <w:webHidden/>
          </w:rPr>
        </w:r>
        <w:r>
          <w:rPr>
            <w:noProof/>
            <w:webHidden/>
          </w:rPr>
          <w:fldChar w:fldCharType="separate"/>
        </w:r>
        <w:r>
          <w:rPr>
            <w:noProof/>
            <w:webHidden/>
          </w:rPr>
          <w:t>77</w:t>
        </w:r>
        <w:r>
          <w:rPr>
            <w:noProof/>
            <w:webHidden/>
          </w:rPr>
          <w:fldChar w:fldCharType="end"/>
        </w:r>
      </w:hyperlink>
    </w:p>
    <w:p w14:paraId="2DF1989D" w14:textId="1CA87C46"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794" w:history="1">
        <w:r w:rsidRPr="004A1799">
          <w:rPr>
            <w:rStyle w:val="Lienhypertexte"/>
            <w:noProof/>
          </w:rPr>
          <w:t>1.3.9.2</w:t>
        </w:r>
        <w:r>
          <w:rPr>
            <w:rFonts w:asciiTheme="minorHAnsi" w:eastAsiaTheme="minorEastAsia" w:hAnsiTheme="minorHAnsi" w:cstheme="minorBidi"/>
            <w:noProof/>
            <w:kern w:val="0"/>
            <w:lang w:val="en-US"/>
            <w14:ligatures w14:val="none"/>
          </w:rPr>
          <w:tab/>
        </w:r>
        <w:r w:rsidRPr="004A1799">
          <w:rPr>
            <w:rStyle w:val="Lienhypertexte"/>
            <w:noProof/>
          </w:rPr>
          <w:t>TM_TR_09_02 : Superviser les états de connexion avec les systèmes interfacés</w:t>
        </w:r>
        <w:r>
          <w:rPr>
            <w:noProof/>
            <w:webHidden/>
          </w:rPr>
          <w:tab/>
        </w:r>
        <w:r>
          <w:rPr>
            <w:noProof/>
            <w:webHidden/>
          </w:rPr>
          <w:fldChar w:fldCharType="begin"/>
        </w:r>
        <w:r>
          <w:rPr>
            <w:noProof/>
            <w:webHidden/>
          </w:rPr>
          <w:instrText xml:space="preserve"> PAGEREF _Toc196744794 \h </w:instrText>
        </w:r>
        <w:r>
          <w:rPr>
            <w:noProof/>
            <w:webHidden/>
          </w:rPr>
        </w:r>
        <w:r>
          <w:rPr>
            <w:noProof/>
            <w:webHidden/>
          </w:rPr>
          <w:fldChar w:fldCharType="separate"/>
        </w:r>
        <w:r>
          <w:rPr>
            <w:noProof/>
            <w:webHidden/>
          </w:rPr>
          <w:t>77</w:t>
        </w:r>
        <w:r>
          <w:rPr>
            <w:noProof/>
            <w:webHidden/>
          </w:rPr>
          <w:fldChar w:fldCharType="end"/>
        </w:r>
      </w:hyperlink>
    </w:p>
    <w:p w14:paraId="287899B3" w14:textId="2076D380"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795" w:history="1">
        <w:r w:rsidRPr="004A1799">
          <w:rPr>
            <w:rStyle w:val="Lienhypertexte"/>
            <w:noProof/>
          </w:rPr>
          <w:t>1.3.9.3</w:t>
        </w:r>
        <w:r>
          <w:rPr>
            <w:rFonts w:asciiTheme="minorHAnsi" w:eastAsiaTheme="minorEastAsia" w:hAnsiTheme="minorHAnsi" w:cstheme="minorBidi"/>
            <w:noProof/>
            <w:kern w:val="0"/>
            <w:lang w:val="en-US"/>
            <w14:ligatures w14:val="none"/>
          </w:rPr>
          <w:tab/>
        </w:r>
        <w:r w:rsidRPr="004A1799">
          <w:rPr>
            <w:rStyle w:val="Lienhypertexte"/>
            <w:noProof/>
          </w:rPr>
          <w:t>TM_TR_09_03 : Visualiser l’état du système</w:t>
        </w:r>
        <w:r>
          <w:rPr>
            <w:noProof/>
            <w:webHidden/>
          </w:rPr>
          <w:tab/>
        </w:r>
        <w:r>
          <w:rPr>
            <w:noProof/>
            <w:webHidden/>
          </w:rPr>
          <w:fldChar w:fldCharType="begin"/>
        </w:r>
        <w:r>
          <w:rPr>
            <w:noProof/>
            <w:webHidden/>
          </w:rPr>
          <w:instrText xml:space="preserve"> PAGEREF _Toc196744795 \h </w:instrText>
        </w:r>
        <w:r>
          <w:rPr>
            <w:noProof/>
            <w:webHidden/>
          </w:rPr>
        </w:r>
        <w:r>
          <w:rPr>
            <w:noProof/>
            <w:webHidden/>
          </w:rPr>
          <w:fldChar w:fldCharType="separate"/>
        </w:r>
        <w:r>
          <w:rPr>
            <w:noProof/>
            <w:webHidden/>
          </w:rPr>
          <w:t>77</w:t>
        </w:r>
        <w:r>
          <w:rPr>
            <w:noProof/>
            <w:webHidden/>
          </w:rPr>
          <w:fldChar w:fldCharType="end"/>
        </w:r>
      </w:hyperlink>
    </w:p>
    <w:p w14:paraId="35AD39A0" w14:textId="45DAB24D" w:rsidR="00385DFF" w:rsidRDefault="00385DFF">
      <w:pPr>
        <w:pStyle w:val="TM3"/>
        <w:tabs>
          <w:tab w:val="left" w:pos="1440"/>
          <w:tab w:val="right" w:leader="dot" w:pos="9288"/>
        </w:tabs>
        <w:rPr>
          <w:rFonts w:asciiTheme="minorHAnsi" w:eastAsiaTheme="minorEastAsia" w:hAnsiTheme="minorHAnsi" w:cstheme="minorBidi"/>
          <w:noProof/>
          <w:kern w:val="0"/>
          <w:lang w:val="en-US"/>
          <w14:ligatures w14:val="none"/>
        </w:rPr>
      </w:pPr>
      <w:hyperlink w:anchor="_Toc196744796" w:history="1">
        <w:r w:rsidRPr="004A1799">
          <w:rPr>
            <w:rStyle w:val="Lienhypertexte"/>
            <w:noProof/>
          </w:rPr>
          <w:t>1.3.10</w:t>
        </w:r>
        <w:r>
          <w:rPr>
            <w:rFonts w:asciiTheme="minorHAnsi" w:eastAsiaTheme="minorEastAsia" w:hAnsiTheme="minorHAnsi" w:cstheme="minorBidi"/>
            <w:noProof/>
            <w:kern w:val="0"/>
            <w:lang w:val="en-US"/>
            <w14:ligatures w14:val="none"/>
          </w:rPr>
          <w:tab/>
        </w:r>
        <w:r w:rsidRPr="004A1799">
          <w:rPr>
            <w:rStyle w:val="Lienhypertexte"/>
            <w:noProof/>
          </w:rPr>
          <w:t>TM_TR_10 : Gérer la connexion/déconnexion des utilisateurs</w:t>
        </w:r>
        <w:r>
          <w:rPr>
            <w:noProof/>
            <w:webHidden/>
          </w:rPr>
          <w:tab/>
        </w:r>
        <w:r>
          <w:rPr>
            <w:noProof/>
            <w:webHidden/>
          </w:rPr>
          <w:fldChar w:fldCharType="begin"/>
        </w:r>
        <w:r>
          <w:rPr>
            <w:noProof/>
            <w:webHidden/>
          </w:rPr>
          <w:instrText xml:space="preserve"> PAGEREF _Toc196744796 \h </w:instrText>
        </w:r>
        <w:r>
          <w:rPr>
            <w:noProof/>
            <w:webHidden/>
          </w:rPr>
        </w:r>
        <w:r>
          <w:rPr>
            <w:noProof/>
            <w:webHidden/>
          </w:rPr>
          <w:fldChar w:fldCharType="separate"/>
        </w:r>
        <w:r>
          <w:rPr>
            <w:noProof/>
            <w:webHidden/>
          </w:rPr>
          <w:t>77</w:t>
        </w:r>
        <w:r>
          <w:rPr>
            <w:noProof/>
            <w:webHidden/>
          </w:rPr>
          <w:fldChar w:fldCharType="end"/>
        </w:r>
      </w:hyperlink>
    </w:p>
    <w:p w14:paraId="5188818C" w14:textId="4C925668" w:rsidR="00385DFF" w:rsidRDefault="00385DFF">
      <w:pPr>
        <w:pStyle w:val="TM3"/>
        <w:tabs>
          <w:tab w:val="left" w:pos="1440"/>
          <w:tab w:val="right" w:leader="dot" w:pos="9288"/>
        </w:tabs>
        <w:rPr>
          <w:rFonts w:asciiTheme="minorHAnsi" w:eastAsiaTheme="minorEastAsia" w:hAnsiTheme="minorHAnsi" w:cstheme="minorBidi"/>
          <w:noProof/>
          <w:kern w:val="0"/>
          <w:lang w:val="en-US"/>
          <w14:ligatures w14:val="none"/>
        </w:rPr>
      </w:pPr>
      <w:hyperlink w:anchor="_Toc196744797" w:history="1">
        <w:r w:rsidRPr="004A1799">
          <w:rPr>
            <w:rStyle w:val="Lienhypertexte"/>
            <w:noProof/>
          </w:rPr>
          <w:t>1.3.11</w:t>
        </w:r>
        <w:r>
          <w:rPr>
            <w:rFonts w:asciiTheme="minorHAnsi" w:eastAsiaTheme="minorEastAsia" w:hAnsiTheme="minorHAnsi" w:cstheme="minorBidi"/>
            <w:noProof/>
            <w:kern w:val="0"/>
            <w:lang w:val="en-US"/>
            <w14:ligatures w14:val="none"/>
          </w:rPr>
          <w:tab/>
        </w:r>
        <w:r w:rsidRPr="004A1799">
          <w:rPr>
            <w:rStyle w:val="Lienhypertexte"/>
            <w:noProof/>
          </w:rPr>
          <w:t>TM_TR_11 : Gérer les alertes et les évènements</w:t>
        </w:r>
        <w:r>
          <w:rPr>
            <w:noProof/>
            <w:webHidden/>
          </w:rPr>
          <w:tab/>
        </w:r>
        <w:r>
          <w:rPr>
            <w:noProof/>
            <w:webHidden/>
          </w:rPr>
          <w:fldChar w:fldCharType="begin"/>
        </w:r>
        <w:r>
          <w:rPr>
            <w:noProof/>
            <w:webHidden/>
          </w:rPr>
          <w:instrText xml:space="preserve"> PAGEREF _Toc196744797 \h </w:instrText>
        </w:r>
        <w:r>
          <w:rPr>
            <w:noProof/>
            <w:webHidden/>
          </w:rPr>
        </w:r>
        <w:r>
          <w:rPr>
            <w:noProof/>
            <w:webHidden/>
          </w:rPr>
          <w:fldChar w:fldCharType="separate"/>
        </w:r>
        <w:r>
          <w:rPr>
            <w:noProof/>
            <w:webHidden/>
          </w:rPr>
          <w:t>78</w:t>
        </w:r>
        <w:r>
          <w:rPr>
            <w:noProof/>
            <w:webHidden/>
          </w:rPr>
          <w:fldChar w:fldCharType="end"/>
        </w:r>
      </w:hyperlink>
    </w:p>
    <w:p w14:paraId="7CDEAA34" w14:textId="006290A2" w:rsidR="00385DFF" w:rsidRDefault="00385DFF">
      <w:pPr>
        <w:pStyle w:val="TM3"/>
        <w:tabs>
          <w:tab w:val="left" w:pos="1440"/>
          <w:tab w:val="right" w:leader="dot" w:pos="9288"/>
        </w:tabs>
        <w:rPr>
          <w:rFonts w:asciiTheme="minorHAnsi" w:eastAsiaTheme="minorEastAsia" w:hAnsiTheme="minorHAnsi" w:cstheme="minorBidi"/>
          <w:noProof/>
          <w:kern w:val="0"/>
          <w:lang w:val="en-US"/>
          <w14:ligatures w14:val="none"/>
        </w:rPr>
      </w:pPr>
      <w:hyperlink w:anchor="_Toc196744799" w:history="1">
        <w:r w:rsidRPr="004A1799">
          <w:rPr>
            <w:rStyle w:val="Lienhypertexte"/>
            <w:noProof/>
          </w:rPr>
          <w:t>1.3.12</w:t>
        </w:r>
        <w:r>
          <w:rPr>
            <w:rFonts w:asciiTheme="minorHAnsi" w:eastAsiaTheme="minorEastAsia" w:hAnsiTheme="minorHAnsi" w:cstheme="minorBidi"/>
            <w:noProof/>
            <w:kern w:val="0"/>
            <w:lang w:val="en-US"/>
            <w14:ligatures w14:val="none"/>
          </w:rPr>
          <w:tab/>
        </w:r>
        <w:r w:rsidRPr="004A1799">
          <w:rPr>
            <w:rStyle w:val="Lienhypertexte"/>
            <w:noProof/>
          </w:rPr>
          <w:t>TM_TR_12 : Gérer les mains courantes</w:t>
        </w:r>
        <w:r>
          <w:rPr>
            <w:noProof/>
            <w:webHidden/>
          </w:rPr>
          <w:tab/>
        </w:r>
        <w:r>
          <w:rPr>
            <w:noProof/>
            <w:webHidden/>
          </w:rPr>
          <w:fldChar w:fldCharType="begin"/>
        </w:r>
        <w:r>
          <w:rPr>
            <w:noProof/>
            <w:webHidden/>
          </w:rPr>
          <w:instrText xml:space="preserve"> PAGEREF _Toc196744799 \h </w:instrText>
        </w:r>
        <w:r>
          <w:rPr>
            <w:noProof/>
            <w:webHidden/>
          </w:rPr>
        </w:r>
        <w:r>
          <w:rPr>
            <w:noProof/>
            <w:webHidden/>
          </w:rPr>
          <w:fldChar w:fldCharType="separate"/>
        </w:r>
        <w:r>
          <w:rPr>
            <w:noProof/>
            <w:webHidden/>
          </w:rPr>
          <w:t>79</w:t>
        </w:r>
        <w:r>
          <w:rPr>
            <w:noProof/>
            <w:webHidden/>
          </w:rPr>
          <w:fldChar w:fldCharType="end"/>
        </w:r>
      </w:hyperlink>
    </w:p>
    <w:p w14:paraId="05347EA3" w14:textId="163BC3E9" w:rsidR="00385DFF" w:rsidRDefault="00385DFF">
      <w:pPr>
        <w:pStyle w:val="TM3"/>
        <w:tabs>
          <w:tab w:val="left" w:pos="1440"/>
          <w:tab w:val="right" w:leader="dot" w:pos="9288"/>
        </w:tabs>
        <w:rPr>
          <w:rFonts w:asciiTheme="minorHAnsi" w:eastAsiaTheme="minorEastAsia" w:hAnsiTheme="minorHAnsi" w:cstheme="minorBidi"/>
          <w:noProof/>
          <w:kern w:val="0"/>
          <w:lang w:val="en-US"/>
          <w14:ligatures w14:val="none"/>
        </w:rPr>
      </w:pPr>
      <w:hyperlink w:anchor="_Toc196744800" w:history="1">
        <w:r w:rsidRPr="004A1799">
          <w:rPr>
            <w:rStyle w:val="Lienhypertexte"/>
            <w:noProof/>
          </w:rPr>
          <w:t>1.3.13</w:t>
        </w:r>
        <w:r>
          <w:rPr>
            <w:rFonts w:asciiTheme="minorHAnsi" w:eastAsiaTheme="minorEastAsia" w:hAnsiTheme="minorHAnsi" w:cstheme="minorBidi"/>
            <w:noProof/>
            <w:kern w:val="0"/>
            <w:lang w:val="en-US"/>
            <w14:ligatures w14:val="none"/>
          </w:rPr>
          <w:tab/>
        </w:r>
        <w:r w:rsidRPr="004A1799">
          <w:rPr>
            <w:rStyle w:val="Lienhypertexte"/>
            <w:noProof/>
          </w:rPr>
          <w:t>TM_TR_13 : Gérer la synchronisation horaire</w:t>
        </w:r>
        <w:r>
          <w:rPr>
            <w:noProof/>
            <w:webHidden/>
          </w:rPr>
          <w:tab/>
        </w:r>
        <w:r>
          <w:rPr>
            <w:noProof/>
            <w:webHidden/>
          </w:rPr>
          <w:fldChar w:fldCharType="begin"/>
        </w:r>
        <w:r>
          <w:rPr>
            <w:noProof/>
            <w:webHidden/>
          </w:rPr>
          <w:instrText xml:space="preserve"> PAGEREF _Toc196744800 \h </w:instrText>
        </w:r>
        <w:r>
          <w:rPr>
            <w:noProof/>
            <w:webHidden/>
          </w:rPr>
        </w:r>
        <w:r>
          <w:rPr>
            <w:noProof/>
            <w:webHidden/>
          </w:rPr>
          <w:fldChar w:fldCharType="separate"/>
        </w:r>
        <w:r>
          <w:rPr>
            <w:noProof/>
            <w:webHidden/>
          </w:rPr>
          <w:t>80</w:t>
        </w:r>
        <w:r>
          <w:rPr>
            <w:noProof/>
            <w:webHidden/>
          </w:rPr>
          <w:fldChar w:fldCharType="end"/>
        </w:r>
      </w:hyperlink>
    </w:p>
    <w:p w14:paraId="49EADC80" w14:textId="2E1D7BAE" w:rsidR="00385DFF" w:rsidRDefault="00385DFF">
      <w:pPr>
        <w:pStyle w:val="TM2"/>
        <w:tabs>
          <w:tab w:val="left" w:pos="960"/>
          <w:tab w:val="right" w:leader="dot" w:pos="9288"/>
        </w:tabs>
        <w:rPr>
          <w:rFonts w:asciiTheme="minorHAnsi" w:eastAsiaTheme="minorEastAsia" w:hAnsiTheme="minorHAnsi" w:cstheme="minorBidi"/>
          <w:noProof/>
          <w:kern w:val="0"/>
          <w:lang w:val="en-US"/>
          <w14:ligatures w14:val="none"/>
        </w:rPr>
      </w:pPr>
      <w:hyperlink w:anchor="_Toc196744801" w:history="1">
        <w:r w:rsidRPr="004A1799">
          <w:rPr>
            <w:rStyle w:val="Lienhypertexte"/>
            <w:noProof/>
          </w:rPr>
          <w:t>1.4</w:t>
        </w:r>
        <w:r>
          <w:rPr>
            <w:rFonts w:asciiTheme="minorHAnsi" w:eastAsiaTheme="minorEastAsia" w:hAnsiTheme="minorHAnsi" w:cstheme="minorBidi"/>
            <w:noProof/>
            <w:kern w:val="0"/>
            <w:lang w:val="en-US"/>
            <w14:ligatures w14:val="none"/>
          </w:rPr>
          <w:tab/>
        </w:r>
        <w:r w:rsidRPr="004A1799">
          <w:rPr>
            <w:rStyle w:val="Lienhypertexte"/>
            <w:noProof/>
          </w:rPr>
          <w:t>Fonctionnalités du temps différé</w:t>
        </w:r>
        <w:r>
          <w:rPr>
            <w:noProof/>
            <w:webHidden/>
          </w:rPr>
          <w:tab/>
        </w:r>
        <w:r>
          <w:rPr>
            <w:noProof/>
            <w:webHidden/>
          </w:rPr>
          <w:fldChar w:fldCharType="begin"/>
        </w:r>
        <w:r>
          <w:rPr>
            <w:noProof/>
            <w:webHidden/>
          </w:rPr>
          <w:instrText xml:space="preserve"> PAGEREF _Toc196744801 \h </w:instrText>
        </w:r>
        <w:r>
          <w:rPr>
            <w:noProof/>
            <w:webHidden/>
          </w:rPr>
        </w:r>
        <w:r>
          <w:rPr>
            <w:noProof/>
            <w:webHidden/>
          </w:rPr>
          <w:fldChar w:fldCharType="separate"/>
        </w:r>
        <w:r>
          <w:rPr>
            <w:noProof/>
            <w:webHidden/>
          </w:rPr>
          <w:t>81</w:t>
        </w:r>
        <w:r>
          <w:rPr>
            <w:noProof/>
            <w:webHidden/>
          </w:rPr>
          <w:fldChar w:fldCharType="end"/>
        </w:r>
      </w:hyperlink>
    </w:p>
    <w:p w14:paraId="5219F78F" w14:textId="1B8A0920" w:rsidR="00385DFF" w:rsidRDefault="00385DFF">
      <w:pPr>
        <w:pStyle w:val="TM3"/>
        <w:tabs>
          <w:tab w:val="left" w:pos="1200"/>
          <w:tab w:val="right" w:leader="dot" w:pos="9288"/>
        </w:tabs>
        <w:rPr>
          <w:rFonts w:asciiTheme="minorHAnsi" w:eastAsiaTheme="minorEastAsia" w:hAnsiTheme="minorHAnsi" w:cstheme="minorBidi"/>
          <w:noProof/>
          <w:kern w:val="0"/>
          <w:lang w:val="en-US"/>
          <w14:ligatures w14:val="none"/>
        </w:rPr>
      </w:pPr>
      <w:hyperlink w:anchor="_Toc196744802" w:history="1">
        <w:r w:rsidRPr="004A1799">
          <w:rPr>
            <w:rStyle w:val="Lienhypertexte"/>
            <w:noProof/>
          </w:rPr>
          <w:t>1.4.4</w:t>
        </w:r>
        <w:r>
          <w:rPr>
            <w:rFonts w:asciiTheme="minorHAnsi" w:eastAsiaTheme="minorEastAsia" w:hAnsiTheme="minorHAnsi" w:cstheme="minorBidi"/>
            <w:noProof/>
            <w:kern w:val="0"/>
            <w:lang w:val="en-US"/>
            <w14:ligatures w14:val="none"/>
          </w:rPr>
          <w:tab/>
        </w:r>
        <w:r w:rsidRPr="004A1799">
          <w:rPr>
            <w:rStyle w:val="Lienhypertexte"/>
            <w:noProof/>
          </w:rPr>
          <w:t>TM_TD_01 : Gérer l’archivage, la sauvegarde et la purge des données d’exploitation</w:t>
        </w:r>
        <w:r>
          <w:rPr>
            <w:noProof/>
            <w:webHidden/>
          </w:rPr>
          <w:tab/>
        </w:r>
        <w:r>
          <w:rPr>
            <w:noProof/>
            <w:webHidden/>
          </w:rPr>
          <w:fldChar w:fldCharType="begin"/>
        </w:r>
        <w:r>
          <w:rPr>
            <w:noProof/>
            <w:webHidden/>
          </w:rPr>
          <w:instrText xml:space="preserve"> PAGEREF _Toc196744802 \h </w:instrText>
        </w:r>
        <w:r>
          <w:rPr>
            <w:noProof/>
            <w:webHidden/>
          </w:rPr>
        </w:r>
        <w:r>
          <w:rPr>
            <w:noProof/>
            <w:webHidden/>
          </w:rPr>
          <w:fldChar w:fldCharType="separate"/>
        </w:r>
        <w:r>
          <w:rPr>
            <w:noProof/>
            <w:webHidden/>
          </w:rPr>
          <w:t>81</w:t>
        </w:r>
        <w:r>
          <w:rPr>
            <w:noProof/>
            <w:webHidden/>
          </w:rPr>
          <w:fldChar w:fldCharType="end"/>
        </w:r>
      </w:hyperlink>
    </w:p>
    <w:p w14:paraId="493B19B7" w14:textId="2A27BD46"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803" w:history="1">
        <w:r w:rsidRPr="004A1799">
          <w:rPr>
            <w:rStyle w:val="Lienhypertexte"/>
            <w:noProof/>
          </w:rPr>
          <w:t>1.4.4.1</w:t>
        </w:r>
        <w:r>
          <w:rPr>
            <w:rFonts w:asciiTheme="minorHAnsi" w:eastAsiaTheme="minorEastAsia" w:hAnsiTheme="minorHAnsi" w:cstheme="minorBidi"/>
            <w:noProof/>
            <w:kern w:val="0"/>
            <w:lang w:val="en-US"/>
            <w14:ligatures w14:val="none"/>
          </w:rPr>
          <w:tab/>
        </w:r>
        <w:r w:rsidRPr="004A1799">
          <w:rPr>
            <w:rStyle w:val="Lienhypertexte"/>
            <w:noProof/>
          </w:rPr>
          <w:t>TM_TD_01_01 : Archiver les données d’exploitation</w:t>
        </w:r>
        <w:r>
          <w:rPr>
            <w:noProof/>
            <w:webHidden/>
          </w:rPr>
          <w:tab/>
        </w:r>
        <w:r>
          <w:rPr>
            <w:noProof/>
            <w:webHidden/>
          </w:rPr>
          <w:fldChar w:fldCharType="begin"/>
        </w:r>
        <w:r>
          <w:rPr>
            <w:noProof/>
            <w:webHidden/>
          </w:rPr>
          <w:instrText xml:space="preserve"> PAGEREF _Toc196744803 \h </w:instrText>
        </w:r>
        <w:r>
          <w:rPr>
            <w:noProof/>
            <w:webHidden/>
          </w:rPr>
        </w:r>
        <w:r>
          <w:rPr>
            <w:noProof/>
            <w:webHidden/>
          </w:rPr>
          <w:fldChar w:fldCharType="separate"/>
        </w:r>
        <w:r>
          <w:rPr>
            <w:noProof/>
            <w:webHidden/>
          </w:rPr>
          <w:t>81</w:t>
        </w:r>
        <w:r>
          <w:rPr>
            <w:noProof/>
            <w:webHidden/>
          </w:rPr>
          <w:fldChar w:fldCharType="end"/>
        </w:r>
      </w:hyperlink>
    </w:p>
    <w:p w14:paraId="7B56697A" w14:textId="5822F7C8"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807" w:history="1">
        <w:r w:rsidRPr="004A1799">
          <w:rPr>
            <w:rStyle w:val="Lienhypertexte"/>
            <w:noProof/>
          </w:rPr>
          <w:t>1.4.4.2</w:t>
        </w:r>
        <w:r>
          <w:rPr>
            <w:rFonts w:asciiTheme="minorHAnsi" w:eastAsiaTheme="minorEastAsia" w:hAnsiTheme="minorHAnsi" w:cstheme="minorBidi"/>
            <w:noProof/>
            <w:kern w:val="0"/>
            <w:lang w:val="en-US"/>
            <w14:ligatures w14:val="none"/>
          </w:rPr>
          <w:tab/>
        </w:r>
        <w:r w:rsidRPr="004A1799">
          <w:rPr>
            <w:rStyle w:val="Lienhypertexte"/>
            <w:noProof/>
          </w:rPr>
          <w:t>TM_TD_01_02 : Horodater les données archivées</w:t>
        </w:r>
        <w:r>
          <w:rPr>
            <w:noProof/>
            <w:webHidden/>
          </w:rPr>
          <w:tab/>
        </w:r>
        <w:r>
          <w:rPr>
            <w:noProof/>
            <w:webHidden/>
          </w:rPr>
          <w:fldChar w:fldCharType="begin"/>
        </w:r>
        <w:r>
          <w:rPr>
            <w:noProof/>
            <w:webHidden/>
          </w:rPr>
          <w:instrText xml:space="preserve"> PAGEREF _Toc196744807 \h </w:instrText>
        </w:r>
        <w:r>
          <w:rPr>
            <w:noProof/>
            <w:webHidden/>
          </w:rPr>
        </w:r>
        <w:r>
          <w:rPr>
            <w:noProof/>
            <w:webHidden/>
          </w:rPr>
          <w:fldChar w:fldCharType="separate"/>
        </w:r>
        <w:r>
          <w:rPr>
            <w:noProof/>
            <w:webHidden/>
          </w:rPr>
          <w:t>83</w:t>
        </w:r>
        <w:r>
          <w:rPr>
            <w:noProof/>
            <w:webHidden/>
          </w:rPr>
          <w:fldChar w:fldCharType="end"/>
        </w:r>
      </w:hyperlink>
    </w:p>
    <w:p w14:paraId="3D197205" w14:textId="0B19BF85"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808" w:history="1">
        <w:r w:rsidRPr="004A1799">
          <w:rPr>
            <w:rStyle w:val="Lienhypertexte"/>
            <w:noProof/>
          </w:rPr>
          <w:t>1.4.4.3</w:t>
        </w:r>
        <w:r>
          <w:rPr>
            <w:rFonts w:asciiTheme="minorHAnsi" w:eastAsiaTheme="minorEastAsia" w:hAnsiTheme="minorHAnsi" w:cstheme="minorBidi"/>
            <w:noProof/>
            <w:kern w:val="0"/>
            <w:lang w:val="en-US"/>
            <w14:ligatures w14:val="none"/>
          </w:rPr>
          <w:tab/>
        </w:r>
        <w:r w:rsidRPr="004A1799">
          <w:rPr>
            <w:rStyle w:val="Lienhypertexte"/>
            <w:noProof/>
          </w:rPr>
          <w:t>TM_TD_01_03 : Sauvegarder et purger les données archivées</w:t>
        </w:r>
        <w:r>
          <w:rPr>
            <w:noProof/>
            <w:webHidden/>
          </w:rPr>
          <w:tab/>
        </w:r>
        <w:r>
          <w:rPr>
            <w:noProof/>
            <w:webHidden/>
          </w:rPr>
          <w:fldChar w:fldCharType="begin"/>
        </w:r>
        <w:r>
          <w:rPr>
            <w:noProof/>
            <w:webHidden/>
          </w:rPr>
          <w:instrText xml:space="preserve"> PAGEREF _Toc196744808 \h </w:instrText>
        </w:r>
        <w:r>
          <w:rPr>
            <w:noProof/>
            <w:webHidden/>
          </w:rPr>
        </w:r>
        <w:r>
          <w:rPr>
            <w:noProof/>
            <w:webHidden/>
          </w:rPr>
          <w:fldChar w:fldCharType="separate"/>
        </w:r>
        <w:r>
          <w:rPr>
            <w:noProof/>
            <w:webHidden/>
          </w:rPr>
          <w:t>83</w:t>
        </w:r>
        <w:r>
          <w:rPr>
            <w:noProof/>
            <w:webHidden/>
          </w:rPr>
          <w:fldChar w:fldCharType="end"/>
        </w:r>
      </w:hyperlink>
    </w:p>
    <w:p w14:paraId="1437F7AB" w14:textId="66254F06" w:rsidR="00385DFF" w:rsidRDefault="00385DFF">
      <w:pPr>
        <w:pStyle w:val="TM3"/>
        <w:tabs>
          <w:tab w:val="left" w:pos="1200"/>
          <w:tab w:val="right" w:leader="dot" w:pos="9288"/>
        </w:tabs>
        <w:rPr>
          <w:rFonts w:asciiTheme="minorHAnsi" w:eastAsiaTheme="minorEastAsia" w:hAnsiTheme="minorHAnsi" w:cstheme="minorBidi"/>
          <w:noProof/>
          <w:kern w:val="0"/>
          <w:lang w:val="en-US"/>
          <w14:ligatures w14:val="none"/>
        </w:rPr>
      </w:pPr>
      <w:hyperlink w:anchor="_Toc196744811" w:history="1">
        <w:r w:rsidRPr="004A1799">
          <w:rPr>
            <w:rStyle w:val="Lienhypertexte"/>
            <w:noProof/>
          </w:rPr>
          <w:t>1.4.5</w:t>
        </w:r>
        <w:r>
          <w:rPr>
            <w:rFonts w:asciiTheme="minorHAnsi" w:eastAsiaTheme="minorEastAsia" w:hAnsiTheme="minorHAnsi" w:cstheme="minorBidi"/>
            <w:noProof/>
            <w:kern w:val="0"/>
            <w:lang w:val="en-US"/>
            <w14:ligatures w14:val="none"/>
          </w:rPr>
          <w:tab/>
        </w:r>
        <w:r w:rsidRPr="004A1799">
          <w:rPr>
            <w:rStyle w:val="Lienhypertexte"/>
            <w:noProof/>
          </w:rPr>
          <w:t>TM_TD_02 : Analyser les données d’exploitation</w:t>
        </w:r>
        <w:r>
          <w:rPr>
            <w:noProof/>
            <w:webHidden/>
          </w:rPr>
          <w:tab/>
        </w:r>
        <w:r>
          <w:rPr>
            <w:noProof/>
            <w:webHidden/>
          </w:rPr>
          <w:fldChar w:fldCharType="begin"/>
        </w:r>
        <w:r>
          <w:rPr>
            <w:noProof/>
            <w:webHidden/>
          </w:rPr>
          <w:instrText xml:space="preserve"> PAGEREF _Toc196744811 \h </w:instrText>
        </w:r>
        <w:r>
          <w:rPr>
            <w:noProof/>
            <w:webHidden/>
          </w:rPr>
        </w:r>
        <w:r>
          <w:rPr>
            <w:noProof/>
            <w:webHidden/>
          </w:rPr>
          <w:fldChar w:fldCharType="separate"/>
        </w:r>
        <w:r>
          <w:rPr>
            <w:noProof/>
            <w:webHidden/>
          </w:rPr>
          <w:t>84</w:t>
        </w:r>
        <w:r>
          <w:rPr>
            <w:noProof/>
            <w:webHidden/>
          </w:rPr>
          <w:fldChar w:fldCharType="end"/>
        </w:r>
      </w:hyperlink>
    </w:p>
    <w:p w14:paraId="42252A65" w14:textId="3B4DECFD"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812" w:history="1">
        <w:r w:rsidRPr="004A1799">
          <w:rPr>
            <w:rStyle w:val="Lienhypertexte"/>
            <w:noProof/>
          </w:rPr>
          <w:t>1.4.5.1</w:t>
        </w:r>
        <w:r>
          <w:rPr>
            <w:rFonts w:asciiTheme="minorHAnsi" w:eastAsiaTheme="minorEastAsia" w:hAnsiTheme="minorHAnsi" w:cstheme="minorBidi"/>
            <w:noProof/>
            <w:kern w:val="0"/>
            <w:lang w:val="en-US"/>
            <w14:ligatures w14:val="none"/>
          </w:rPr>
          <w:tab/>
        </w:r>
        <w:r w:rsidRPr="004A1799">
          <w:rPr>
            <w:rStyle w:val="Lienhypertexte"/>
            <w:noProof/>
          </w:rPr>
          <w:t>TM_TD_02_01 : Consulter les données archivées</w:t>
        </w:r>
        <w:r>
          <w:rPr>
            <w:noProof/>
            <w:webHidden/>
          </w:rPr>
          <w:tab/>
        </w:r>
        <w:r>
          <w:rPr>
            <w:noProof/>
            <w:webHidden/>
          </w:rPr>
          <w:fldChar w:fldCharType="begin"/>
        </w:r>
        <w:r>
          <w:rPr>
            <w:noProof/>
            <w:webHidden/>
          </w:rPr>
          <w:instrText xml:space="preserve"> PAGEREF _Toc196744812 \h </w:instrText>
        </w:r>
        <w:r>
          <w:rPr>
            <w:noProof/>
            <w:webHidden/>
          </w:rPr>
        </w:r>
        <w:r>
          <w:rPr>
            <w:noProof/>
            <w:webHidden/>
          </w:rPr>
          <w:fldChar w:fldCharType="separate"/>
        </w:r>
        <w:r>
          <w:rPr>
            <w:noProof/>
            <w:webHidden/>
          </w:rPr>
          <w:t>84</w:t>
        </w:r>
        <w:r>
          <w:rPr>
            <w:noProof/>
            <w:webHidden/>
          </w:rPr>
          <w:fldChar w:fldCharType="end"/>
        </w:r>
      </w:hyperlink>
    </w:p>
    <w:p w14:paraId="26D84547" w14:textId="370CCDBE"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814" w:history="1">
        <w:r w:rsidRPr="004A1799">
          <w:rPr>
            <w:rStyle w:val="Lienhypertexte"/>
            <w:noProof/>
          </w:rPr>
          <w:t>1.4.5.2</w:t>
        </w:r>
        <w:r>
          <w:rPr>
            <w:rFonts w:asciiTheme="minorHAnsi" w:eastAsiaTheme="minorEastAsia" w:hAnsiTheme="minorHAnsi" w:cstheme="minorBidi"/>
            <w:noProof/>
            <w:kern w:val="0"/>
            <w:lang w:val="en-US"/>
            <w14:ligatures w14:val="none"/>
          </w:rPr>
          <w:tab/>
        </w:r>
        <w:r w:rsidRPr="004A1799">
          <w:rPr>
            <w:rStyle w:val="Lienhypertexte"/>
            <w:noProof/>
          </w:rPr>
          <w:t>TM_TD_02_02 : Extraire et consulter les données sauvegardées</w:t>
        </w:r>
        <w:r>
          <w:rPr>
            <w:noProof/>
            <w:webHidden/>
          </w:rPr>
          <w:tab/>
        </w:r>
        <w:r>
          <w:rPr>
            <w:noProof/>
            <w:webHidden/>
          </w:rPr>
          <w:fldChar w:fldCharType="begin"/>
        </w:r>
        <w:r>
          <w:rPr>
            <w:noProof/>
            <w:webHidden/>
          </w:rPr>
          <w:instrText xml:space="preserve"> PAGEREF _Toc196744814 \h </w:instrText>
        </w:r>
        <w:r>
          <w:rPr>
            <w:noProof/>
            <w:webHidden/>
          </w:rPr>
        </w:r>
        <w:r>
          <w:rPr>
            <w:noProof/>
            <w:webHidden/>
          </w:rPr>
          <w:fldChar w:fldCharType="separate"/>
        </w:r>
        <w:r>
          <w:rPr>
            <w:noProof/>
            <w:webHidden/>
          </w:rPr>
          <w:t>85</w:t>
        </w:r>
        <w:r>
          <w:rPr>
            <w:noProof/>
            <w:webHidden/>
          </w:rPr>
          <w:fldChar w:fldCharType="end"/>
        </w:r>
      </w:hyperlink>
    </w:p>
    <w:p w14:paraId="51E66D70" w14:textId="085EEA42" w:rsidR="00385DFF" w:rsidRDefault="00385DFF">
      <w:pPr>
        <w:pStyle w:val="TM4"/>
        <w:tabs>
          <w:tab w:val="left" w:pos="1680"/>
          <w:tab w:val="right" w:leader="dot" w:pos="9288"/>
        </w:tabs>
        <w:rPr>
          <w:rFonts w:asciiTheme="minorHAnsi" w:eastAsiaTheme="minorEastAsia" w:hAnsiTheme="minorHAnsi" w:cstheme="minorBidi"/>
          <w:noProof/>
          <w:kern w:val="0"/>
          <w:lang w:val="en-US"/>
          <w14:ligatures w14:val="none"/>
        </w:rPr>
      </w:pPr>
      <w:hyperlink w:anchor="_Toc196744815" w:history="1">
        <w:r w:rsidRPr="004A1799">
          <w:rPr>
            <w:rStyle w:val="Lienhypertexte"/>
            <w:noProof/>
          </w:rPr>
          <w:t>1.4.5.3</w:t>
        </w:r>
        <w:r>
          <w:rPr>
            <w:rFonts w:asciiTheme="minorHAnsi" w:eastAsiaTheme="minorEastAsia" w:hAnsiTheme="minorHAnsi" w:cstheme="minorBidi"/>
            <w:noProof/>
            <w:kern w:val="0"/>
            <w:lang w:val="en-US"/>
            <w14:ligatures w14:val="none"/>
          </w:rPr>
          <w:tab/>
        </w:r>
        <w:r w:rsidRPr="004A1799">
          <w:rPr>
            <w:rStyle w:val="Lienhypertexte"/>
            <w:noProof/>
          </w:rPr>
          <w:t>TM_TD_02_03 : Etablir les indicateurs de qualité du système de transport</w:t>
        </w:r>
        <w:r>
          <w:rPr>
            <w:noProof/>
            <w:webHidden/>
          </w:rPr>
          <w:tab/>
        </w:r>
        <w:r>
          <w:rPr>
            <w:noProof/>
            <w:webHidden/>
          </w:rPr>
          <w:fldChar w:fldCharType="begin"/>
        </w:r>
        <w:r>
          <w:rPr>
            <w:noProof/>
            <w:webHidden/>
          </w:rPr>
          <w:instrText xml:space="preserve"> PAGEREF _Toc196744815 \h </w:instrText>
        </w:r>
        <w:r>
          <w:rPr>
            <w:noProof/>
            <w:webHidden/>
          </w:rPr>
        </w:r>
        <w:r>
          <w:rPr>
            <w:noProof/>
            <w:webHidden/>
          </w:rPr>
          <w:fldChar w:fldCharType="separate"/>
        </w:r>
        <w:r>
          <w:rPr>
            <w:noProof/>
            <w:webHidden/>
          </w:rPr>
          <w:t>86</w:t>
        </w:r>
        <w:r>
          <w:rPr>
            <w:noProof/>
            <w:webHidden/>
          </w:rPr>
          <w:fldChar w:fldCharType="end"/>
        </w:r>
      </w:hyperlink>
    </w:p>
    <w:p w14:paraId="5898FF5E" w14:textId="100147D1" w:rsidR="000D5F4A" w:rsidRDefault="000A3786" w:rsidP="00C82597">
      <w:pPr>
        <w:jc w:val="both"/>
      </w:pPr>
      <w:r>
        <w:fldChar w:fldCharType="end"/>
      </w:r>
    </w:p>
    <w:p w14:paraId="0BB7B599" w14:textId="77777777" w:rsidR="000D5F4A" w:rsidRDefault="000D5F4A" w:rsidP="00C82597">
      <w:pPr>
        <w:spacing w:after="160"/>
        <w:jc w:val="both"/>
      </w:pPr>
      <w:r>
        <w:br w:type="page"/>
      </w:r>
    </w:p>
    <w:p w14:paraId="5A0277BD" w14:textId="64A62B4D" w:rsidR="008B2EB0" w:rsidRPr="009E2E5B" w:rsidRDefault="008B2EB0" w:rsidP="00C82597">
      <w:pPr>
        <w:pStyle w:val="Titre1"/>
      </w:pPr>
      <w:bookmarkStart w:id="112" w:name="_Toc174367316"/>
      <w:bookmarkStart w:id="113" w:name="_Toc196744623"/>
      <w:r w:rsidRPr="009E2E5B">
        <w:t xml:space="preserve">Spécifications fonctionnelles du </w:t>
      </w:r>
      <w:r>
        <w:t>Traffic Manager</w:t>
      </w:r>
      <w:bookmarkEnd w:id="112"/>
      <w:bookmarkEnd w:id="113"/>
    </w:p>
    <w:p w14:paraId="3EE0590F" w14:textId="35B437F3" w:rsidR="00DD479C" w:rsidRDefault="00DD479C" w:rsidP="00C82597">
      <w:pPr>
        <w:pStyle w:val="Titre2"/>
        <w:rPr>
          <w:ins w:id="114" w:author="TRIANO José" w:date="2024-09-10T09:46:00Z"/>
        </w:rPr>
      </w:pPr>
      <w:bookmarkStart w:id="115" w:name="_Toc174367317"/>
      <w:bookmarkStart w:id="116" w:name="_Toc196744624"/>
      <w:r>
        <w:t>Définitions</w:t>
      </w:r>
      <w:bookmarkEnd w:id="115"/>
      <w:bookmarkEnd w:id="116"/>
    </w:p>
    <w:p w14:paraId="1F3C0BE0" w14:textId="77777777" w:rsidR="003A3F3E" w:rsidRDefault="003A3F3E" w:rsidP="003A3F3E">
      <w:pPr>
        <w:rPr>
          <w:ins w:id="117" w:author="TRIANO José" w:date="2024-09-10T09:46:00Z"/>
        </w:rPr>
      </w:pPr>
    </w:p>
    <w:p w14:paraId="251C962F" w14:textId="1657AAA2" w:rsidR="003A3F3E" w:rsidRPr="00DD479C" w:rsidRDefault="003A3F3E" w:rsidP="003A3F3E">
      <w:pPr>
        <w:jc w:val="both"/>
        <w:rPr>
          <w:moveTo w:id="118" w:author="TRIANO José" w:date="2024-09-10T09:46:00Z"/>
        </w:rPr>
      </w:pPr>
      <w:moveToRangeStart w:id="119" w:author="TRIANO José" w:date="2024-09-10T09:46:00Z" w:name="move176854022"/>
      <w:moveTo w:id="120" w:author="TRIANO José" w:date="2024-09-10T09:46:00Z">
        <w:r>
          <w:rPr>
            <w:u w:val="single"/>
          </w:rPr>
          <w:t>Référentiel horaire théorique :</w:t>
        </w:r>
        <w:r w:rsidRPr="002416BF">
          <w:t xml:space="preserve"> </w:t>
        </w:r>
        <w:r>
          <w:t>Référentiel horaire créé en temps avancé et disponible pour chargement dans le Traffic Mgr.</w:t>
        </w:r>
      </w:moveTo>
      <w:r w:rsidR="009D7539">
        <w:t xml:space="preserve"> </w:t>
      </w:r>
    </w:p>
    <w:p w14:paraId="54BA5473" w14:textId="77777777" w:rsidR="003A3F3E" w:rsidRPr="00DD479C" w:rsidRDefault="003A3F3E" w:rsidP="003A3F3E">
      <w:pPr>
        <w:jc w:val="both"/>
        <w:rPr>
          <w:moveTo w:id="121" w:author="TRIANO José" w:date="2024-09-10T09:46:00Z"/>
        </w:rPr>
      </w:pPr>
      <w:moveTo w:id="122" w:author="TRIANO José" w:date="2024-09-10T09:46:00Z">
        <w:r>
          <w:rPr>
            <w:u w:val="single"/>
          </w:rPr>
          <w:t>Référentiel horaire en production :</w:t>
        </w:r>
        <w:r w:rsidRPr="002416BF">
          <w:t xml:space="preserve"> </w:t>
        </w:r>
        <w:r>
          <w:t>Référentiel horaire théorique chargé dans le Traffic Mgr et potentiellement modifié par l’utilisateur ou le Traffic Mgr après le chargement.</w:t>
        </w:r>
      </w:moveTo>
    </w:p>
    <w:p w14:paraId="0B46B5A5" w14:textId="3B98E924" w:rsidR="003A3F3E" w:rsidDel="00481B3C" w:rsidRDefault="009D0705" w:rsidP="00AE7524">
      <w:pPr>
        <w:jc w:val="both"/>
        <w:rPr>
          <w:del w:id="123" w:author="TRIANO José" w:date="2024-09-10T09:46:00Z"/>
        </w:rPr>
      </w:pPr>
      <w:ins w:id="124" w:author="TRIANO José" w:date="2024-09-10T09:47:00Z">
        <w:r>
          <w:rPr>
            <w:u w:val="single"/>
          </w:rPr>
          <w:t>Graphique espace/temps </w:t>
        </w:r>
        <w:r w:rsidRPr="00AE7524">
          <w:rPr>
            <w:rPrChange w:id="125" w:author="TRIANO José" w:date="2024-09-10T09:49:00Z">
              <w:rPr>
                <w:u w:val="single"/>
              </w:rPr>
            </w:rPrChange>
          </w:rPr>
          <w:t xml:space="preserve">: </w:t>
        </w:r>
      </w:ins>
      <w:ins w:id="126" w:author="TRIANO José" w:date="2024-09-10T09:49:00Z">
        <w:r w:rsidR="00AE7524" w:rsidRPr="00AE7524">
          <w:rPr>
            <w:rPrChange w:id="127" w:author="TRIANO José" w:date="2024-09-10T09:49:00Z">
              <w:rPr>
                <w:u w:val="single"/>
              </w:rPr>
            </w:rPrChange>
          </w:rPr>
          <w:t xml:space="preserve">il s’agit d’un diagramme </w:t>
        </w:r>
        <w:r w:rsidR="00624311">
          <w:t xml:space="preserve">de </w:t>
        </w:r>
        <w:r w:rsidR="00AE7524" w:rsidRPr="00AE7524">
          <w:rPr>
            <w:rPrChange w:id="128" w:author="TRIANO José" w:date="2024-09-10T09:49:00Z">
              <w:rPr>
                <w:u w:val="single"/>
              </w:rPr>
            </w:rPrChange>
          </w:rPr>
          <w:t xml:space="preserve">représentation graphique qui permet de visualiser comment les événements se déroulent dans l’espace et le temps. </w:t>
        </w:r>
        <w:r w:rsidR="00624311">
          <w:t>L</w:t>
        </w:r>
      </w:ins>
      <w:ins w:id="129" w:author="TRIANO José" w:date="2024-09-10T09:50:00Z">
        <w:r w:rsidR="00624311">
          <w:t>’espace et le temps sont représentés sur deux axes </w:t>
        </w:r>
        <w:r w:rsidR="00624311" w:rsidRPr="00624311">
          <w:t xml:space="preserve">: </w:t>
        </w:r>
      </w:ins>
      <w:ins w:id="130" w:author="TRIANO José" w:date="2024-09-10T09:49:00Z">
        <w:r w:rsidR="00AE7524" w:rsidRPr="00624311">
          <w:rPr>
            <w:rPrChange w:id="131" w:author="TRIANO José" w:date="2024-09-10T09:50:00Z">
              <w:rPr>
                <w:u w:val="single"/>
              </w:rPr>
            </w:rPrChange>
          </w:rPr>
          <w:t xml:space="preserve"> L</w:t>
        </w:r>
      </w:ins>
      <w:ins w:id="132" w:author="TRIANO José" w:date="2024-09-10T09:50:00Z">
        <w:r w:rsidR="00624311">
          <w:t xml:space="preserve">’espace </w:t>
        </w:r>
      </w:ins>
      <w:ins w:id="133" w:author="TRIANO José" w:date="2024-09-10T09:49:00Z">
        <w:r w:rsidR="00AE7524" w:rsidRPr="00624311">
          <w:rPr>
            <w:rPrChange w:id="134" w:author="TRIANO José" w:date="2024-09-10T09:50:00Z">
              <w:rPr>
                <w:u w:val="single"/>
              </w:rPr>
            </w:rPrChange>
          </w:rPr>
          <w:t>est généralement représenté sur l’axe vertical, tandis que</w:t>
        </w:r>
      </w:ins>
      <w:ins w:id="135" w:author="TRIANO José" w:date="2024-09-10T09:50:00Z">
        <w:r w:rsidR="00624311">
          <w:t xml:space="preserve"> le temps </w:t>
        </w:r>
      </w:ins>
      <w:ins w:id="136" w:author="TRIANO José" w:date="2024-09-10T09:49:00Z">
        <w:r w:rsidR="00AE7524" w:rsidRPr="00624311">
          <w:rPr>
            <w:rPrChange w:id="137" w:author="TRIANO José" w:date="2024-09-10T09:50:00Z">
              <w:rPr>
                <w:u w:val="single"/>
              </w:rPr>
            </w:rPrChange>
          </w:rPr>
          <w:t>est représenté sur l’axe horizontal</w:t>
        </w:r>
      </w:ins>
      <w:ins w:id="138" w:author="TRIANO José" w:date="2024-09-10T09:50:00Z">
        <w:r w:rsidR="00624311">
          <w:t xml:space="preserve">. </w:t>
        </w:r>
      </w:ins>
      <w:ins w:id="139" w:author="TRIANO José" w:date="2024-09-10T09:51:00Z">
        <w:r w:rsidR="00C339E5" w:rsidRPr="00C339E5">
          <w:t xml:space="preserve">Les trajectoires des objets dans l’espace-temps sont appelées </w:t>
        </w:r>
        <w:r w:rsidR="003F07AF">
          <w:t>« </w:t>
        </w:r>
        <w:r w:rsidR="00C339E5" w:rsidRPr="00C339E5">
          <w:t>lignes d’univers</w:t>
        </w:r>
        <w:r w:rsidR="003F07AF">
          <w:t> ». Dans notre cas, elles représentent les sillons et/ou</w:t>
        </w:r>
      </w:ins>
      <w:ins w:id="140" w:author="TRIANO José" w:date="2024-09-10T09:52:00Z">
        <w:r w:rsidR="003F07AF">
          <w:t xml:space="preserve"> les </w:t>
        </w:r>
      </w:ins>
      <w:r w:rsidR="00372D26">
        <w:t>missions</w:t>
      </w:r>
      <w:ins w:id="141" w:author="TRIANO José" w:date="2024-09-10T09:52:00Z">
        <w:r w:rsidR="003F07AF">
          <w:t xml:space="preserve"> des véhicules</w:t>
        </w:r>
        <w:r w:rsidR="00481B3C">
          <w:t xml:space="preserve"> théoriques et réelles. </w:t>
        </w:r>
      </w:ins>
      <w:moveTo w:id="142" w:author="TRIANO José" w:date="2024-09-10T09:46:00Z">
        <w:del w:id="143" w:author="TRIANO José" w:date="2024-09-10T09:46:00Z">
          <w:r w:rsidR="003A3F3E" w:rsidRPr="00624311" w:rsidDel="003A3F3E">
            <w:rPr>
              <w:rPrChange w:id="144" w:author="TRIANO José" w:date="2024-09-10T09:50:00Z">
                <w:rPr>
                  <w:u w:val="single"/>
                </w:rPr>
              </w:rPrChange>
            </w:rPr>
            <w:delText>Service matériel :</w:delText>
          </w:r>
          <w:r w:rsidR="003A3F3E" w:rsidRPr="00624311" w:rsidDel="003A3F3E">
            <w:delText xml:space="preserve"> Un service matériel est un ensemble de courses chaînées les unes aux autres et destinées à être effectuées par un même véhicule.</w:delText>
          </w:r>
        </w:del>
      </w:moveTo>
    </w:p>
    <w:p w14:paraId="6B390911" w14:textId="77777777" w:rsidR="00481B3C" w:rsidRDefault="00481B3C" w:rsidP="003A3F3E">
      <w:pPr>
        <w:jc w:val="both"/>
        <w:rPr>
          <w:ins w:id="145" w:author="TRIANO José" w:date="2024-09-10T09:52:00Z"/>
        </w:rPr>
      </w:pPr>
    </w:p>
    <w:p w14:paraId="27A32F38" w14:textId="7C5CABF2" w:rsidR="009D0705" w:rsidRPr="00DD479C" w:rsidRDefault="00481B3C" w:rsidP="003A3F3E">
      <w:pPr>
        <w:jc w:val="both"/>
        <w:rPr>
          <w:ins w:id="146" w:author="TRIANO José" w:date="2024-09-10T09:47:00Z"/>
          <w:moveTo w:id="147" w:author="TRIANO José" w:date="2024-09-10T09:46:00Z"/>
        </w:rPr>
      </w:pPr>
      <w:ins w:id="148" w:author="TRIANO José" w:date="2024-09-10T09:52:00Z">
        <w:r w:rsidRPr="00481B3C">
          <w:rPr>
            <w:u w:val="single"/>
            <w:rPrChange w:id="149" w:author="TRIANO José" w:date="2024-09-10T09:53:00Z">
              <w:rPr/>
            </w:rPrChange>
          </w:rPr>
          <w:t>Marches type</w:t>
        </w:r>
        <w:r>
          <w:t xml:space="preserve"> : </w:t>
        </w:r>
      </w:ins>
      <w:ins w:id="150" w:author="TRIANO José" w:date="2024-09-10T09:53:00Z">
        <w:r w:rsidR="000054E5">
          <w:t xml:space="preserve">c’est </w:t>
        </w:r>
      </w:ins>
      <w:ins w:id="151" w:author="TRIANO José" w:date="2024-09-10T09:54:00Z">
        <w:r w:rsidR="000054E5">
          <w:t xml:space="preserve">le résultat de </w:t>
        </w:r>
        <w:r w:rsidR="00C32B1C">
          <w:t>calculer le temps de parcours</w:t>
        </w:r>
        <w:r w:rsidR="00AA02F2">
          <w:t xml:space="preserve"> nominal</w:t>
        </w:r>
        <w:r w:rsidR="00C32B1C">
          <w:t xml:space="preserve"> d’un véhicule en prenant </w:t>
        </w:r>
        <w:r w:rsidR="00AA02F2">
          <w:t>en considération</w:t>
        </w:r>
      </w:ins>
      <w:ins w:id="152" w:author="TRIANO José" w:date="2024-09-10T09:55:00Z">
        <w:r w:rsidR="00AA02F2">
          <w:t xml:space="preserve"> la vitesse maximale du trajet</w:t>
        </w:r>
        <w:r w:rsidR="00BF1429">
          <w:t>, les capacités d’accélération et freinage des véhicules</w:t>
        </w:r>
        <w:r w:rsidR="00584F49">
          <w:t xml:space="preserve"> et le profil de la </w:t>
        </w:r>
      </w:ins>
      <w:ins w:id="153" w:author="TRIANO José" w:date="2024-09-10T09:56:00Z">
        <w:r w:rsidR="00584F49">
          <w:t xml:space="preserve">voie. La marche type est l’unité de basse pour la création des sillons. </w:t>
        </w:r>
      </w:ins>
    </w:p>
    <w:p w14:paraId="32B323B4" w14:textId="1FF381B1" w:rsidR="003A3F3E" w:rsidRDefault="003A3F3E" w:rsidP="003A3F3E">
      <w:pPr>
        <w:jc w:val="both"/>
        <w:rPr>
          <w:ins w:id="154" w:author="TRIANO José" w:date="2024-09-10T09:58:00Z"/>
        </w:rPr>
      </w:pPr>
      <w:moveTo w:id="155" w:author="TRIANO José" w:date="2024-09-10T09:46:00Z">
        <w:r w:rsidRPr="00DD479C">
          <w:rPr>
            <w:u w:val="single"/>
          </w:rPr>
          <w:t>Sillon :</w:t>
        </w:r>
        <w:r>
          <w:t xml:space="preserve"> C</w:t>
        </w:r>
        <w:r w:rsidRPr="00DD479C">
          <w:t xml:space="preserve">apacité d'infrastructure </w:t>
        </w:r>
        <w:r>
          <w:t xml:space="preserve">ferroviaire </w:t>
        </w:r>
        <w:r w:rsidRPr="00DD479C">
          <w:t xml:space="preserve">requise pour faire circuler un </w:t>
        </w:r>
        <w:r>
          <w:t>véhicule</w:t>
        </w:r>
        <w:r w:rsidRPr="00DD479C">
          <w:t xml:space="preserve"> donné d'un point à un autre à un moment donné</w:t>
        </w:r>
        <w:r>
          <w:t>.</w:t>
        </w:r>
      </w:moveTo>
      <w:ins w:id="156" w:author="TRIANO José" w:date="2024-09-10T09:56:00Z">
        <w:r w:rsidR="009A0055">
          <w:t xml:space="preserve"> Ils co</w:t>
        </w:r>
      </w:ins>
      <w:ins w:id="157" w:author="TRIANO José" w:date="2024-09-10T09:57:00Z">
        <w:r w:rsidR="009A0055">
          <w:t>nstituent les « lignes</w:t>
        </w:r>
        <w:r w:rsidR="005D3B0F">
          <w:t xml:space="preserve"> d’univers » dans un graphique espace-temps. </w:t>
        </w:r>
      </w:ins>
    </w:p>
    <w:p w14:paraId="060E49C6" w14:textId="7FE3449C" w:rsidR="005D3B0F" w:rsidRDefault="001F6EE4" w:rsidP="005D3B0F">
      <w:pPr>
        <w:jc w:val="both"/>
        <w:rPr>
          <w:ins w:id="158" w:author="TRIANO José" w:date="2024-09-10T09:58:00Z"/>
        </w:rPr>
      </w:pPr>
      <w:r>
        <w:rPr>
          <w:u w:val="single"/>
        </w:rPr>
        <w:t>Mission</w:t>
      </w:r>
      <w:ins w:id="159" w:author="TRIANO José" w:date="2024-09-10T09:58:00Z">
        <w:r w:rsidR="005D3B0F">
          <w:rPr>
            <w:u w:val="single"/>
          </w:rPr>
          <w:t> :</w:t>
        </w:r>
        <w:r w:rsidR="005D3B0F" w:rsidRPr="00DD479C">
          <w:t xml:space="preserve"> </w:t>
        </w:r>
        <w:r w:rsidR="005D3B0F">
          <w:t xml:space="preserve">Une </w:t>
        </w:r>
      </w:ins>
      <w:r>
        <w:t>mission</w:t>
      </w:r>
      <w:ins w:id="160" w:author="TRIANO José" w:date="2024-09-10T09:58:00Z">
        <w:r w:rsidR="005D3B0F">
          <w:t xml:space="preserve"> est un trajet avec ou sans voyageurs </w:t>
        </w:r>
        <w:commentRangeStart w:id="161"/>
        <w:commentRangeStart w:id="162"/>
        <w:commentRangeStart w:id="163"/>
        <w:commentRangeStart w:id="164"/>
        <w:commentRangeEnd w:id="161"/>
        <w:r w:rsidR="005D3B0F">
          <w:rPr>
            <w:rStyle w:val="Marquedecommentaire"/>
            <w:rFonts w:asciiTheme="minorHAnsi" w:hAnsiTheme="minorHAnsi" w:cstheme="minorBidi"/>
          </w:rPr>
          <w:commentReference w:id="161"/>
        </w:r>
        <w:commentRangeEnd w:id="162"/>
        <w:r w:rsidR="005D3B0F">
          <w:rPr>
            <w:rStyle w:val="Marquedecommentaire"/>
            <w:rFonts w:asciiTheme="minorHAnsi" w:hAnsiTheme="minorHAnsi" w:cstheme="minorBidi"/>
          </w:rPr>
          <w:commentReference w:id="162"/>
        </w:r>
        <w:commentRangeEnd w:id="163"/>
        <w:r w:rsidR="005D3B0F">
          <w:rPr>
            <w:rStyle w:val="Marquedecommentaire"/>
            <w:rFonts w:asciiTheme="minorHAnsi" w:hAnsiTheme="minorHAnsi" w:cstheme="minorBidi"/>
          </w:rPr>
          <w:commentReference w:id="163"/>
        </w:r>
        <w:commentRangeEnd w:id="164"/>
        <w:r w:rsidR="005D3B0F">
          <w:rPr>
            <w:rStyle w:val="Marquedecommentaire"/>
            <w:rFonts w:asciiTheme="minorHAnsi" w:hAnsiTheme="minorHAnsi" w:cstheme="minorBidi"/>
          </w:rPr>
          <w:commentReference w:id="164"/>
        </w:r>
        <w:r w:rsidR="005D3B0F">
          <w:t xml:space="preserve">entre deux points d’arrêt qui constituent l’origine et la destination de la </w:t>
        </w:r>
      </w:ins>
      <w:r>
        <w:t>mission</w:t>
      </w:r>
      <w:ins w:id="165" w:author="TRIANO José" w:date="2024-09-10T09:58:00Z">
        <w:r w:rsidR="005D3B0F">
          <w:t xml:space="preserve">. Une </w:t>
        </w:r>
      </w:ins>
      <w:r>
        <w:t>mission</w:t>
      </w:r>
      <w:ins w:id="166" w:author="TRIANO José" w:date="2024-09-10T09:58:00Z">
        <w:r w:rsidR="005D3B0F">
          <w:t xml:space="preserve"> est définie par :</w:t>
        </w:r>
      </w:ins>
    </w:p>
    <w:p w14:paraId="6D30D677" w14:textId="77777777" w:rsidR="005D3B0F" w:rsidRPr="00F3686F" w:rsidRDefault="005D3B0F" w:rsidP="005D3B0F">
      <w:pPr>
        <w:numPr>
          <w:ilvl w:val="0"/>
          <w:numId w:val="35"/>
        </w:numPr>
        <w:spacing w:line="260" w:lineRule="atLeast"/>
        <w:ind w:left="714" w:hanging="357"/>
        <w:jc w:val="both"/>
        <w:rPr>
          <w:ins w:id="167" w:author="TRIANO José" w:date="2024-09-10T09:58:00Z"/>
          <w:iCs/>
        </w:rPr>
      </w:pPr>
      <w:ins w:id="168" w:author="TRIANO José" w:date="2024-09-10T09:58:00Z">
        <w:r w:rsidRPr="00F3686F">
          <w:rPr>
            <w:iCs/>
          </w:rPr>
          <w:t xml:space="preserve">Un </w:t>
        </w:r>
        <w:r>
          <w:rPr>
            <w:iCs/>
          </w:rPr>
          <w:t xml:space="preserve">identifiant de </w:t>
        </w:r>
        <w:r w:rsidRPr="00F3686F">
          <w:rPr>
            <w:iCs/>
          </w:rPr>
          <w:t>service matériel</w:t>
        </w:r>
      </w:ins>
    </w:p>
    <w:p w14:paraId="05A09383" w14:textId="77777777" w:rsidR="005D3B0F" w:rsidRPr="00F3686F" w:rsidRDefault="005D3B0F" w:rsidP="005D3B0F">
      <w:pPr>
        <w:numPr>
          <w:ilvl w:val="0"/>
          <w:numId w:val="35"/>
        </w:numPr>
        <w:spacing w:line="260" w:lineRule="atLeast"/>
        <w:ind w:left="714" w:hanging="357"/>
        <w:jc w:val="both"/>
        <w:rPr>
          <w:ins w:id="169" w:author="TRIANO José" w:date="2024-09-10T09:58:00Z"/>
          <w:iCs/>
        </w:rPr>
      </w:pPr>
      <w:ins w:id="170" w:author="TRIANO José" w:date="2024-09-10T09:58:00Z">
        <w:r w:rsidRPr="00F3686F">
          <w:rPr>
            <w:iCs/>
          </w:rPr>
          <w:t>Un point d’arrêt technique initial (Optionnel)</w:t>
        </w:r>
        <w:r>
          <w:rPr>
            <w:iCs/>
          </w:rPr>
          <w:t xml:space="preserve"> </w:t>
        </w:r>
        <w:r w:rsidRPr="009B366D">
          <w:rPr>
            <w:iCs/>
            <w:vertAlign w:val="superscript"/>
          </w:rPr>
          <w:t>(1)</w:t>
        </w:r>
      </w:ins>
    </w:p>
    <w:p w14:paraId="7C47BADD" w14:textId="77777777" w:rsidR="005D3B0F" w:rsidRPr="00F3686F" w:rsidRDefault="005D3B0F" w:rsidP="005D3B0F">
      <w:pPr>
        <w:numPr>
          <w:ilvl w:val="0"/>
          <w:numId w:val="35"/>
        </w:numPr>
        <w:spacing w:line="260" w:lineRule="atLeast"/>
        <w:ind w:left="714" w:hanging="357"/>
        <w:jc w:val="both"/>
        <w:rPr>
          <w:ins w:id="171" w:author="TRIANO José" w:date="2024-09-10T09:58:00Z"/>
          <w:iCs/>
        </w:rPr>
      </w:pPr>
      <w:ins w:id="172" w:author="TRIANO José" w:date="2024-09-10T09:58:00Z">
        <w:r w:rsidRPr="00F3686F">
          <w:rPr>
            <w:iCs/>
          </w:rPr>
          <w:t>Un point d’arrêt commercial origine</w:t>
        </w:r>
        <w:r>
          <w:rPr>
            <w:iCs/>
          </w:rPr>
          <w:t xml:space="preserve"> (Optionnel)</w:t>
        </w:r>
        <w:r w:rsidRPr="009B366D">
          <w:rPr>
            <w:iCs/>
            <w:vertAlign w:val="superscript"/>
          </w:rPr>
          <w:t xml:space="preserve"> </w:t>
        </w:r>
        <w:r w:rsidRPr="00B84731">
          <w:rPr>
            <w:iCs/>
            <w:vertAlign w:val="superscript"/>
          </w:rPr>
          <w:t>(1)</w:t>
        </w:r>
      </w:ins>
    </w:p>
    <w:p w14:paraId="66D8ABEA" w14:textId="77777777" w:rsidR="005D3B0F" w:rsidRPr="00F3686F" w:rsidRDefault="005D3B0F" w:rsidP="005D3B0F">
      <w:pPr>
        <w:numPr>
          <w:ilvl w:val="0"/>
          <w:numId w:val="35"/>
        </w:numPr>
        <w:spacing w:line="260" w:lineRule="atLeast"/>
        <w:ind w:left="714" w:hanging="357"/>
        <w:jc w:val="both"/>
        <w:rPr>
          <w:ins w:id="173" w:author="TRIANO José" w:date="2024-09-10T09:58:00Z"/>
          <w:iCs/>
        </w:rPr>
      </w:pPr>
      <w:ins w:id="174" w:author="TRIANO José" w:date="2024-09-10T09:58:00Z">
        <w:r w:rsidRPr="00F3686F">
          <w:rPr>
            <w:iCs/>
          </w:rPr>
          <w:t>Un point d’arrêt commercial destination</w:t>
        </w:r>
        <w:r>
          <w:rPr>
            <w:iCs/>
          </w:rPr>
          <w:t xml:space="preserve"> (Optionnel)</w:t>
        </w:r>
        <w:r w:rsidRPr="009B366D">
          <w:rPr>
            <w:iCs/>
            <w:vertAlign w:val="superscript"/>
          </w:rPr>
          <w:t xml:space="preserve"> </w:t>
        </w:r>
        <w:r w:rsidRPr="00B84731">
          <w:rPr>
            <w:iCs/>
            <w:vertAlign w:val="superscript"/>
          </w:rPr>
          <w:t>(</w:t>
        </w:r>
        <w:r>
          <w:rPr>
            <w:iCs/>
            <w:vertAlign w:val="superscript"/>
          </w:rPr>
          <w:t>2</w:t>
        </w:r>
        <w:r w:rsidRPr="00B84731">
          <w:rPr>
            <w:iCs/>
            <w:vertAlign w:val="superscript"/>
          </w:rPr>
          <w:t>)</w:t>
        </w:r>
      </w:ins>
    </w:p>
    <w:p w14:paraId="2148251F" w14:textId="77777777" w:rsidR="005D3B0F" w:rsidRPr="00F3686F" w:rsidRDefault="005D3B0F" w:rsidP="005D3B0F">
      <w:pPr>
        <w:numPr>
          <w:ilvl w:val="0"/>
          <w:numId w:val="35"/>
        </w:numPr>
        <w:spacing w:line="260" w:lineRule="atLeast"/>
        <w:ind w:left="714" w:hanging="357"/>
        <w:jc w:val="both"/>
        <w:rPr>
          <w:ins w:id="175" w:author="TRIANO José" w:date="2024-09-10T09:58:00Z"/>
          <w:iCs/>
        </w:rPr>
      </w:pPr>
      <w:ins w:id="176" w:author="TRIANO José" w:date="2024-09-10T09:58:00Z">
        <w:r w:rsidRPr="00F3686F">
          <w:rPr>
            <w:iCs/>
          </w:rPr>
          <w:t>Un point d’arrêt technique final (Optionnel)</w:t>
        </w:r>
        <w:r w:rsidRPr="009B366D">
          <w:rPr>
            <w:iCs/>
            <w:vertAlign w:val="superscript"/>
          </w:rPr>
          <w:t xml:space="preserve"> </w:t>
        </w:r>
        <w:r w:rsidRPr="00B84731">
          <w:rPr>
            <w:iCs/>
            <w:vertAlign w:val="superscript"/>
          </w:rPr>
          <w:t>(</w:t>
        </w:r>
        <w:r>
          <w:rPr>
            <w:iCs/>
            <w:vertAlign w:val="superscript"/>
          </w:rPr>
          <w:t>2</w:t>
        </w:r>
        <w:r w:rsidRPr="00B84731">
          <w:rPr>
            <w:iCs/>
            <w:vertAlign w:val="superscript"/>
          </w:rPr>
          <w:t>)</w:t>
        </w:r>
      </w:ins>
    </w:p>
    <w:p w14:paraId="67C4EC6D" w14:textId="4C3587F4" w:rsidR="005D3B0F" w:rsidRPr="00F3686F" w:rsidRDefault="005D3B0F" w:rsidP="005D3B0F">
      <w:pPr>
        <w:numPr>
          <w:ilvl w:val="0"/>
          <w:numId w:val="35"/>
        </w:numPr>
        <w:spacing w:line="260" w:lineRule="atLeast"/>
        <w:ind w:left="714" w:hanging="357"/>
        <w:jc w:val="both"/>
        <w:rPr>
          <w:ins w:id="177" w:author="TRIANO José" w:date="2024-09-10T09:58:00Z"/>
          <w:iCs/>
        </w:rPr>
      </w:pPr>
      <w:ins w:id="178" w:author="TRIANO José" w:date="2024-09-10T09:58:00Z">
        <w:r w:rsidRPr="00F3686F">
          <w:rPr>
            <w:iCs/>
          </w:rPr>
          <w:t xml:space="preserve">L’heure de départ du point d’arrêt origine de la </w:t>
        </w:r>
      </w:ins>
      <w:r w:rsidR="001F6EE4">
        <w:rPr>
          <w:iCs/>
        </w:rPr>
        <w:t>mission</w:t>
      </w:r>
    </w:p>
    <w:p w14:paraId="08AF0D75" w14:textId="6402728E" w:rsidR="005D3B0F" w:rsidRPr="00F3686F" w:rsidRDefault="005D3B0F" w:rsidP="005D3B0F">
      <w:pPr>
        <w:numPr>
          <w:ilvl w:val="0"/>
          <w:numId w:val="35"/>
        </w:numPr>
        <w:spacing w:line="260" w:lineRule="atLeast"/>
        <w:ind w:left="714" w:hanging="357"/>
        <w:jc w:val="both"/>
        <w:rPr>
          <w:ins w:id="179" w:author="TRIANO José" w:date="2024-09-10T09:58:00Z"/>
          <w:iCs/>
        </w:rPr>
      </w:pPr>
      <w:ins w:id="180" w:author="TRIANO José" w:date="2024-09-10T09:58:00Z">
        <w:r w:rsidRPr="00F3686F">
          <w:rPr>
            <w:iCs/>
          </w:rPr>
          <w:t xml:space="preserve">Les points de passage de la </w:t>
        </w:r>
      </w:ins>
      <w:r w:rsidR="001F6EE4">
        <w:rPr>
          <w:iCs/>
        </w:rPr>
        <w:t>mission</w:t>
      </w:r>
      <w:ins w:id="181" w:author="TRIANO José" w:date="2024-09-10T09:58:00Z">
        <w:r w:rsidRPr="00F3686F">
          <w:rPr>
            <w:iCs/>
          </w:rPr>
          <w:t xml:space="preserve"> entre son point d’arrêt origine et son point d’arrêt destination</w:t>
        </w:r>
      </w:ins>
    </w:p>
    <w:p w14:paraId="3EA3FEA5" w14:textId="6B13F408" w:rsidR="005D3B0F" w:rsidRPr="00F3686F" w:rsidRDefault="005D3B0F" w:rsidP="005D3B0F">
      <w:pPr>
        <w:numPr>
          <w:ilvl w:val="0"/>
          <w:numId w:val="35"/>
        </w:numPr>
        <w:spacing w:line="260" w:lineRule="atLeast"/>
        <w:ind w:left="714" w:hanging="357"/>
        <w:jc w:val="both"/>
        <w:rPr>
          <w:ins w:id="182" w:author="TRIANO José" w:date="2024-09-10T09:58:00Z"/>
          <w:iCs/>
        </w:rPr>
      </w:pPr>
      <w:ins w:id="183" w:author="TRIANO José" w:date="2024-09-10T09:58:00Z">
        <w:r w:rsidRPr="00F3686F">
          <w:rPr>
            <w:iCs/>
          </w:rPr>
          <w:t xml:space="preserve">Le temps de parcours entre chaque point d’arrêt de la </w:t>
        </w:r>
      </w:ins>
      <w:r w:rsidR="001F6EE4">
        <w:rPr>
          <w:iCs/>
        </w:rPr>
        <w:t>mission</w:t>
      </w:r>
    </w:p>
    <w:p w14:paraId="346CE22C" w14:textId="63B14978" w:rsidR="005D3B0F" w:rsidRPr="00F3686F" w:rsidRDefault="005D3B0F" w:rsidP="005D3B0F">
      <w:pPr>
        <w:numPr>
          <w:ilvl w:val="0"/>
          <w:numId w:val="35"/>
        </w:numPr>
        <w:spacing w:line="260" w:lineRule="atLeast"/>
        <w:ind w:left="714" w:hanging="357"/>
        <w:jc w:val="both"/>
        <w:rPr>
          <w:ins w:id="184" w:author="TRIANO José" w:date="2024-09-10T09:58:00Z"/>
          <w:iCs/>
        </w:rPr>
      </w:pPr>
      <w:ins w:id="185" w:author="TRIANO José" w:date="2024-09-10T09:58:00Z">
        <w:r w:rsidRPr="00F3686F">
          <w:rPr>
            <w:iCs/>
          </w:rPr>
          <w:t xml:space="preserve">Le temps de stationnement à chaque point d’arrêt de la </w:t>
        </w:r>
      </w:ins>
      <w:r w:rsidR="001F6EE4">
        <w:rPr>
          <w:iCs/>
        </w:rPr>
        <w:t>mission</w:t>
      </w:r>
    </w:p>
    <w:p w14:paraId="502D90D8" w14:textId="77777777" w:rsidR="005D3B0F" w:rsidRDefault="005D3B0F" w:rsidP="005D3B0F">
      <w:pPr>
        <w:numPr>
          <w:ilvl w:val="0"/>
          <w:numId w:val="35"/>
        </w:numPr>
        <w:spacing w:line="260" w:lineRule="atLeast"/>
        <w:ind w:left="714" w:hanging="357"/>
        <w:jc w:val="both"/>
        <w:rPr>
          <w:ins w:id="186" w:author="TRIANO José" w:date="2024-09-10T09:58:00Z"/>
          <w:iCs/>
        </w:rPr>
      </w:pPr>
      <w:ins w:id="187" w:author="TRIANO José" w:date="2024-09-10T09:58:00Z">
        <w:r w:rsidRPr="00F3686F">
          <w:rPr>
            <w:iCs/>
          </w:rPr>
          <w:t>Un</w:t>
        </w:r>
        <w:r>
          <w:rPr>
            <w:iCs/>
          </w:rPr>
          <w:t>e liste</w:t>
        </w:r>
        <w:r w:rsidRPr="00F3686F">
          <w:rPr>
            <w:iCs/>
          </w:rPr>
          <w:t xml:space="preserve"> </w:t>
        </w:r>
        <w:r>
          <w:rPr>
            <w:iCs/>
          </w:rPr>
          <w:t>d’identifiants</w:t>
        </w:r>
        <w:r w:rsidRPr="00F3686F">
          <w:rPr>
            <w:iCs/>
          </w:rPr>
          <w:t xml:space="preserve"> de réservation (Optionnel)</w:t>
        </w:r>
      </w:ins>
    </w:p>
    <w:p w14:paraId="7F1A86A8" w14:textId="77777777" w:rsidR="005D3B0F" w:rsidRDefault="005D3B0F" w:rsidP="005D3B0F">
      <w:pPr>
        <w:spacing w:line="260" w:lineRule="atLeast"/>
        <w:jc w:val="both"/>
        <w:rPr>
          <w:ins w:id="188" w:author="TRIANO José" w:date="2024-09-10T09:58:00Z"/>
          <w:iCs/>
        </w:rPr>
      </w:pPr>
      <w:ins w:id="189" w:author="TRIANO José" w:date="2024-09-10T09:58:00Z">
        <w:r w:rsidRPr="00B84731">
          <w:rPr>
            <w:iCs/>
            <w:vertAlign w:val="superscript"/>
          </w:rPr>
          <w:t>(1)</w:t>
        </w:r>
        <w:r>
          <w:rPr>
            <w:iCs/>
            <w:vertAlign w:val="superscript"/>
          </w:rPr>
          <w:t xml:space="preserve"> </w:t>
        </w:r>
        <w:r>
          <w:rPr>
            <w:iCs/>
          </w:rPr>
          <w:t>Au moins une de ces deux informations doit être définie.</w:t>
        </w:r>
      </w:ins>
    </w:p>
    <w:p w14:paraId="37ACD338" w14:textId="77777777" w:rsidR="005D3B0F" w:rsidRDefault="005D3B0F" w:rsidP="005D3B0F">
      <w:pPr>
        <w:spacing w:line="260" w:lineRule="atLeast"/>
        <w:jc w:val="both"/>
        <w:rPr>
          <w:ins w:id="190" w:author="TRIANO José" w:date="2024-09-10T09:58:00Z"/>
          <w:iCs/>
        </w:rPr>
      </w:pPr>
      <w:ins w:id="191" w:author="TRIANO José" w:date="2024-09-10T09:58:00Z">
        <w:r w:rsidRPr="00B84731">
          <w:rPr>
            <w:iCs/>
            <w:vertAlign w:val="superscript"/>
          </w:rPr>
          <w:t>(</w:t>
        </w:r>
        <w:r>
          <w:rPr>
            <w:iCs/>
            <w:vertAlign w:val="superscript"/>
          </w:rPr>
          <w:t>2</w:t>
        </w:r>
        <w:r w:rsidRPr="00B84731">
          <w:rPr>
            <w:iCs/>
            <w:vertAlign w:val="superscript"/>
          </w:rPr>
          <w:t>)</w:t>
        </w:r>
        <w:r>
          <w:rPr>
            <w:iCs/>
            <w:vertAlign w:val="superscript"/>
          </w:rPr>
          <w:t xml:space="preserve"> </w:t>
        </w:r>
        <w:r>
          <w:rPr>
            <w:iCs/>
          </w:rPr>
          <w:t>Au moins une de ces deux informations doit être définie.</w:t>
        </w:r>
      </w:ins>
    </w:p>
    <w:p w14:paraId="7C2FCC4E" w14:textId="7AEDEEA5" w:rsidR="005D3B0F" w:rsidRDefault="001F6EE4" w:rsidP="005D3B0F">
      <w:pPr>
        <w:jc w:val="both"/>
        <w:rPr>
          <w:ins w:id="192" w:author="TRIANO José" w:date="2024-09-10T09:58:00Z"/>
        </w:rPr>
      </w:pPr>
      <w:r>
        <w:rPr>
          <w:iCs/>
          <w:u w:val="single"/>
        </w:rPr>
        <w:t>Mission</w:t>
      </w:r>
      <w:ins w:id="193" w:author="TRIANO José" w:date="2024-09-10T09:58:00Z">
        <w:r w:rsidR="005D3B0F" w:rsidRPr="00FC4931">
          <w:rPr>
            <w:iCs/>
            <w:u w:val="single"/>
          </w:rPr>
          <w:t>-modèle :</w:t>
        </w:r>
        <w:r w:rsidR="005D3B0F">
          <w:rPr>
            <w:iCs/>
          </w:rPr>
          <w:t xml:space="preserve"> Une </w:t>
        </w:r>
      </w:ins>
      <w:r>
        <w:rPr>
          <w:iCs/>
        </w:rPr>
        <w:t>mission</w:t>
      </w:r>
      <w:ins w:id="194" w:author="TRIANO José" w:date="2024-09-10T09:58:00Z">
        <w:r w:rsidR="005D3B0F">
          <w:rPr>
            <w:iCs/>
          </w:rPr>
          <w:t xml:space="preserve">-modèle est une </w:t>
        </w:r>
      </w:ins>
      <w:r>
        <w:rPr>
          <w:iCs/>
        </w:rPr>
        <w:t>mission</w:t>
      </w:r>
      <w:ins w:id="195" w:author="TRIANO José" w:date="2024-09-10T09:58:00Z">
        <w:r w:rsidR="005D3B0F">
          <w:rPr>
            <w:iCs/>
          </w:rPr>
          <w:t xml:space="preserve"> définie en temps avancé qui précise la liste des points d’arrêt commerciaux à desservir (point commercial origine et destination inclus). Une </w:t>
        </w:r>
      </w:ins>
      <w:r>
        <w:rPr>
          <w:iCs/>
        </w:rPr>
        <w:t>mission</w:t>
      </w:r>
      <w:ins w:id="196" w:author="TRIANO José" w:date="2024-09-10T09:58:00Z">
        <w:r w:rsidR="005D3B0F">
          <w:rPr>
            <w:iCs/>
          </w:rPr>
          <w:t xml:space="preserve">-modèle pourra être projetée sur un sillon non encore utilisé par une </w:t>
        </w:r>
      </w:ins>
      <w:r>
        <w:rPr>
          <w:iCs/>
        </w:rPr>
        <w:t>mission</w:t>
      </w:r>
      <w:ins w:id="197" w:author="TRIANO José" w:date="2024-09-10T09:58:00Z">
        <w:r w:rsidR="005D3B0F">
          <w:rPr>
            <w:iCs/>
          </w:rPr>
          <w:t xml:space="preserve"> existante par le Traffic Mgr.</w:t>
        </w:r>
        <w:r w:rsidR="005D3B0F" w:rsidRPr="005251B1">
          <w:t xml:space="preserve"> </w:t>
        </w:r>
        <w:r w:rsidR="005D3B0F">
          <w:t xml:space="preserve">Une </w:t>
        </w:r>
      </w:ins>
      <w:r>
        <w:t>mission</w:t>
      </w:r>
      <w:ins w:id="198" w:author="TRIANO José" w:date="2024-09-10T09:58:00Z">
        <w:r w:rsidR="005D3B0F">
          <w:t>-modèle est définie par :</w:t>
        </w:r>
      </w:ins>
    </w:p>
    <w:p w14:paraId="50BDB8AE" w14:textId="4D8D53C8" w:rsidR="005D3B0F" w:rsidRPr="00F3686F" w:rsidRDefault="005D3B0F" w:rsidP="005D3B0F">
      <w:pPr>
        <w:numPr>
          <w:ilvl w:val="0"/>
          <w:numId w:val="35"/>
        </w:numPr>
        <w:spacing w:line="260" w:lineRule="atLeast"/>
        <w:ind w:left="714" w:hanging="357"/>
        <w:jc w:val="both"/>
        <w:rPr>
          <w:ins w:id="199" w:author="TRIANO José" w:date="2024-09-10T09:58:00Z"/>
          <w:iCs/>
        </w:rPr>
      </w:pPr>
      <w:ins w:id="200" w:author="TRIANO José" w:date="2024-09-10T09:58:00Z">
        <w:r w:rsidRPr="00F3686F">
          <w:rPr>
            <w:iCs/>
          </w:rPr>
          <w:t xml:space="preserve">Un </w:t>
        </w:r>
        <w:r>
          <w:rPr>
            <w:iCs/>
          </w:rPr>
          <w:t xml:space="preserve">identifiant de </w:t>
        </w:r>
      </w:ins>
      <w:r w:rsidR="001F6EE4">
        <w:rPr>
          <w:iCs/>
        </w:rPr>
        <w:t>mission</w:t>
      </w:r>
      <w:ins w:id="201" w:author="TRIANO José" w:date="2024-09-10T09:58:00Z">
        <w:r>
          <w:rPr>
            <w:iCs/>
          </w:rPr>
          <w:t>-modèle</w:t>
        </w:r>
      </w:ins>
    </w:p>
    <w:p w14:paraId="1962DE3B" w14:textId="03213705" w:rsidR="005D3B0F" w:rsidRDefault="005D3B0F" w:rsidP="005D3B0F">
      <w:pPr>
        <w:numPr>
          <w:ilvl w:val="0"/>
          <w:numId w:val="35"/>
        </w:numPr>
        <w:spacing w:line="260" w:lineRule="atLeast"/>
        <w:ind w:left="714" w:hanging="357"/>
        <w:jc w:val="both"/>
        <w:rPr>
          <w:ins w:id="202" w:author="TRIANO José" w:date="2024-09-10T09:58:00Z"/>
          <w:iCs/>
        </w:rPr>
      </w:pPr>
      <w:ins w:id="203" w:author="TRIANO José" w:date="2024-09-10T09:58:00Z">
        <w:r w:rsidRPr="00F3686F">
          <w:rPr>
            <w:iCs/>
          </w:rPr>
          <w:t>Un point d’arrêt origine</w:t>
        </w:r>
      </w:ins>
    </w:p>
    <w:p w14:paraId="00F429F2" w14:textId="77777777" w:rsidR="005D3B0F" w:rsidRPr="00F3686F" w:rsidRDefault="005D3B0F" w:rsidP="005D3B0F">
      <w:pPr>
        <w:numPr>
          <w:ilvl w:val="0"/>
          <w:numId w:val="35"/>
        </w:numPr>
        <w:spacing w:line="260" w:lineRule="atLeast"/>
        <w:ind w:left="714" w:hanging="357"/>
        <w:jc w:val="both"/>
        <w:rPr>
          <w:ins w:id="204" w:author="TRIANO José" w:date="2024-09-10T09:58:00Z"/>
          <w:iCs/>
        </w:rPr>
      </w:pPr>
      <w:ins w:id="205" w:author="TRIANO José" w:date="2024-09-10T09:58:00Z">
        <w:r>
          <w:rPr>
            <w:iCs/>
          </w:rPr>
          <w:t>La liste des points d’arrêt commerciaux intermédiaires desservis</w:t>
        </w:r>
      </w:ins>
    </w:p>
    <w:p w14:paraId="31F9D858" w14:textId="4A3081F8" w:rsidR="005D3B0F" w:rsidRDefault="005D3B0F" w:rsidP="005D3B0F">
      <w:pPr>
        <w:numPr>
          <w:ilvl w:val="0"/>
          <w:numId w:val="35"/>
        </w:numPr>
        <w:spacing w:line="260" w:lineRule="atLeast"/>
        <w:ind w:left="714" w:hanging="357"/>
        <w:jc w:val="both"/>
        <w:rPr>
          <w:ins w:id="206" w:author="TRIANO José" w:date="2024-09-10T09:58:00Z"/>
          <w:iCs/>
        </w:rPr>
      </w:pPr>
      <w:ins w:id="207" w:author="TRIANO José" w:date="2024-09-10T09:58:00Z">
        <w:r w:rsidRPr="00F3686F">
          <w:rPr>
            <w:iCs/>
          </w:rPr>
          <w:t>Un point d’arrêt destination</w:t>
        </w:r>
      </w:ins>
    </w:p>
    <w:p w14:paraId="58ED80FC" w14:textId="4C09DB08" w:rsidR="005D3B0F" w:rsidRPr="00F3686F" w:rsidRDefault="005D3B0F" w:rsidP="005D3B0F">
      <w:pPr>
        <w:spacing w:line="260" w:lineRule="atLeast"/>
        <w:jc w:val="both"/>
        <w:rPr>
          <w:ins w:id="208" w:author="TRIANO José" w:date="2024-09-10T09:58:00Z"/>
          <w:iCs/>
        </w:rPr>
      </w:pPr>
      <w:ins w:id="209" w:author="TRIANO José" w:date="2024-09-10T09:58:00Z">
        <w:r>
          <w:rPr>
            <w:iCs/>
          </w:rPr>
          <w:t xml:space="preserve">La liste de </w:t>
        </w:r>
      </w:ins>
      <w:r w:rsidR="00372D26">
        <w:rPr>
          <w:iCs/>
        </w:rPr>
        <w:t>missions</w:t>
      </w:r>
      <w:ins w:id="210" w:author="TRIANO José" w:date="2024-09-10T09:58:00Z">
        <w:r>
          <w:rPr>
            <w:iCs/>
          </w:rPr>
          <w:t xml:space="preserve">-modèle font partie du Référentiel Horaire. Elles sont disponibles pour créer des </w:t>
        </w:r>
      </w:ins>
      <w:r w:rsidR="001F6EE4">
        <w:rPr>
          <w:iCs/>
        </w:rPr>
        <w:t>missions</w:t>
      </w:r>
      <w:ins w:id="211" w:author="TRIANO José" w:date="2024-09-10T09:58:00Z">
        <w:r>
          <w:rPr>
            <w:iCs/>
          </w:rPr>
          <w:t xml:space="preserve"> en Temps Avancé ou Temps Réel. </w:t>
        </w:r>
      </w:ins>
    </w:p>
    <w:p w14:paraId="2A7A20CC" w14:textId="68EE440F" w:rsidR="005D3B0F" w:rsidRDefault="00372D26" w:rsidP="005D3B0F">
      <w:pPr>
        <w:jc w:val="both"/>
        <w:rPr>
          <w:ins w:id="212" w:author="TRIANO José" w:date="2024-09-10T09:58:00Z"/>
        </w:rPr>
      </w:pPr>
      <w:r>
        <w:rPr>
          <w:u w:val="single"/>
        </w:rPr>
        <w:t>Missions</w:t>
      </w:r>
      <w:ins w:id="213" w:author="TRIANO José" w:date="2024-09-10T09:58:00Z">
        <w:r w:rsidR="005D3B0F">
          <w:rPr>
            <w:u w:val="single"/>
          </w:rPr>
          <w:t xml:space="preserve"> d’un service matériel :</w:t>
        </w:r>
        <w:r w:rsidR="005D3B0F">
          <w:t xml:space="preserve"> Dans un service matériel, les </w:t>
        </w:r>
      </w:ins>
      <w:r>
        <w:t>missions</w:t>
      </w:r>
      <w:ins w:id="214" w:author="TRIANO José" w:date="2024-09-10T09:58:00Z">
        <w:r w:rsidR="005D3B0F">
          <w:t xml:space="preserve"> sont chaînées et il est possible de définir pour chaque </w:t>
        </w:r>
      </w:ins>
      <w:r w:rsidR="001F6EE4">
        <w:t>mission</w:t>
      </w:r>
      <w:ins w:id="215" w:author="TRIANO José" w:date="2024-09-10T09:58:00Z">
        <w:r w:rsidR="005D3B0F">
          <w:t xml:space="preserve"> </w:t>
        </w:r>
        <w:r w:rsidR="005D3B0F" w:rsidRPr="00545ED3">
          <w:rPr>
            <w:i/>
            <w:iCs/>
          </w:rPr>
          <w:t xml:space="preserve">une </w:t>
        </w:r>
      </w:ins>
      <w:r w:rsidR="001F6EE4">
        <w:rPr>
          <w:i/>
          <w:iCs/>
        </w:rPr>
        <w:t>mission</w:t>
      </w:r>
      <w:ins w:id="216" w:author="TRIANO José" w:date="2024-09-10T09:58:00Z">
        <w:r w:rsidR="005D3B0F" w:rsidRPr="00545ED3">
          <w:rPr>
            <w:i/>
            <w:iCs/>
          </w:rPr>
          <w:t xml:space="preserve"> précédente</w:t>
        </w:r>
        <w:r w:rsidR="005D3B0F">
          <w:t xml:space="preserve"> (sauf pour la première </w:t>
        </w:r>
      </w:ins>
      <w:r w:rsidR="001F6EE4">
        <w:t>mission</w:t>
      </w:r>
      <w:ins w:id="217" w:author="TRIANO José" w:date="2024-09-10T09:58:00Z">
        <w:r w:rsidR="005D3B0F">
          <w:t xml:space="preserve"> du service matériel) et </w:t>
        </w:r>
        <w:r w:rsidR="005D3B0F" w:rsidRPr="00545ED3">
          <w:rPr>
            <w:i/>
            <w:iCs/>
          </w:rPr>
          <w:t xml:space="preserve">une </w:t>
        </w:r>
      </w:ins>
      <w:r w:rsidR="001F6EE4">
        <w:rPr>
          <w:i/>
          <w:iCs/>
        </w:rPr>
        <w:t>mission</w:t>
      </w:r>
      <w:ins w:id="218" w:author="TRIANO José" w:date="2024-09-10T09:58:00Z">
        <w:r w:rsidR="005D3B0F" w:rsidRPr="00545ED3">
          <w:rPr>
            <w:i/>
            <w:iCs/>
          </w:rPr>
          <w:t xml:space="preserve"> suivante</w:t>
        </w:r>
        <w:r w:rsidR="005D3B0F">
          <w:t xml:space="preserve"> (sauf pour la dernière </w:t>
        </w:r>
      </w:ins>
      <w:r w:rsidR="001F6EE4">
        <w:t>mission</w:t>
      </w:r>
      <w:ins w:id="219" w:author="TRIANO José" w:date="2024-09-10T09:58:00Z">
        <w:r w:rsidR="005D3B0F">
          <w:t xml:space="preserve"> du service matériel).</w:t>
        </w:r>
      </w:ins>
    </w:p>
    <w:p w14:paraId="2A48FACB" w14:textId="3A4098A5" w:rsidR="005D3B0F" w:rsidRPr="008E690F" w:rsidRDefault="001F6EE4" w:rsidP="005D3B0F">
      <w:pPr>
        <w:jc w:val="both"/>
        <w:rPr>
          <w:ins w:id="220" w:author="TRIANO José" w:date="2024-09-10T09:58:00Z"/>
        </w:rPr>
      </w:pPr>
      <w:r>
        <w:rPr>
          <w:u w:val="single"/>
        </w:rPr>
        <w:t>Mission</w:t>
      </w:r>
      <w:ins w:id="221" w:author="TRIANO José" w:date="2024-09-10T09:58:00Z">
        <w:r w:rsidR="005D3B0F">
          <w:rPr>
            <w:u w:val="single"/>
          </w:rPr>
          <w:t xml:space="preserve"> haut-le-pied :</w:t>
        </w:r>
        <w:r w:rsidR="005D3B0F" w:rsidRPr="008E690F">
          <w:t xml:space="preserve"> </w:t>
        </w:r>
      </w:ins>
      <w:r>
        <w:t>Mission</w:t>
      </w:r>
      <w:ins w:id="222" w:author="TRIANO José" w:date="2024-09-10T09:58:00Z">
        <w:r w:rsidR="005D3B0F">
          <w:t xml:space="preserve"> sans voyageurs et sans arrêt commercial entre son origine et sa destination.</w:t>
        </w:r>
      </w:ins>
    </w:p>
    <w:p w14:paraId="4CC9F890" w14:textId="21E61141" w:rsidR="005D3B0F" w:rsidRDefault="001F6EE4" w:rsidP="005D3B0F">
      <w:pPr>
        <w:jc w:val="both"/>
        <w:rPr>
          <w:ins w:id="223" w:author="TRIANO José" w:date="2024-09-10T09:58:00Z"/>
        </w:rPr>
      </w:pPr>
      <w:r>
        <w:rPr>
          <w:u w:val="single"/>
        </w:rPr>
        <w:t>Mission</w:t>
      </w:r>
      <w:ins w:id="224" w:author="TRIANO José" w:date="2024-09-10T09:58:00Z">
        <w:r w:rsidR="005D3B0F">
          <w:rPr>
            <w:u w:val="single"/>
          </w:rPr>
          <w:t xml:space="preserve"> d’ouverture de ligne :</w:t>
        </w:r>
        <w:r w:rsidR="005D3B0F" w:rsidRPr="008E690F">
          <w:t xml:space="preserve"> </w:t>
        </w:r>
      </w:ins>
      <w:r>
        <w:t>Mission</w:t>
      </w:r>
      <w:ins w:id="225" w:author="TRIANO José" w:date="2024-09-10T09:58:00Z">
        <w:r w:rsidR="005D3B0F">
          <w:t xml:space="preserve"> haut-le-pied planifiée dans le référentiel horaire théorique et effectuée à une vitesse maximale paramétrable.</w:t>
        </w:r>
      </w:ins>
    </w:p>
    <w:p w14:paraId="7B519CB4" w14:textId="1DBE69E4" w:rsidR="005D3B0F" w:rsidRDefault="001F6EE4" w:rsidP="005D3B0F">
      <w:pPr>
        <w:jc w:val="both"/>
        <w:rPr>
          <w:ins w:id="226" w:author="TRIANO José" w:date="2024-09-10T09:58:00Z"/>
        </w:rPr>
      </w:pPr>
      <w:r>
        <w:rPr>
          <w:u w:val="single"/>
        </w:rPr>
        <w:t>Mission</w:t>
      </w:r>
      <w:ins w:id="227" w:author="TRIANO José" w:date="2024-09-10T09:58:00Z">
        <w:r w:rsidR="005D3B0F">
          <w:rPr>
            <w:u w:val="single"/>
          </w:rPr>
          <w:t xml:space="preserve"> de test :</w:t>
        </w:r>
        <w:r w:rsidR="005D3B0F" w:rsidRPr="008E690F">
          <w:t xml:space="preserve"> </w:t>
        </w:r>
      </w:ins>
      <w:r>
        <w:t>Mission</w:t>
      </w:r>
      <w:ins w:id="228" w:author="TRIANO José" w:date="2024-09-10T09:58:00Z">
        <w:r w:rsidR="005D3B0F">
          <w:t xml:space="preserve"> haut-le-pied qui peut être planifiée dans le référentiel horaire théorique ou créée par l’utilisateur et effectuée à une vitesse maximale sélectionnable par l’utilisateur.</w:t>
        </w:r>
      </w:ins>
    </w:p>
    <w:p w14:paraId="04F590EB" w14:textId="0937D2F6" w:rsidR="005D3B0F" w:rsidRPr="008E690F" w:rsidRDefault="001F6EE4" w:rsidP="005D3B0F">
      <w:pPr>
        <w:jc w:val="both"/>
        <w:rPr>
          <w:ins w:id="229" w:author="TRIANO José" w:date="2024-09-10T09:58:00Z"/>
        </w:rPr>
      </w:pPr>
      <w:r>
        <w:rPr>
          <w:u w:val="single"/>
        </w:rPr>
        <w:t>Mission</w:t>
      </w:r>
      <w:ins w:id="230" w:author="TRIANO José" w:date="2024-09-10T09:58:00Z">
        <w:r w:rsidR="005D3B0F">
          <w:rPr>
            <w:u w:val="single"/>
          </w:rPr>
          <w:t xml:space="preserve"> de manœuvre :</w:t>
        </w:r>
        <w:r w:rsidR="005D3B0F" w:rsidRPr="008E690F">
          <w:t xml:space="preserve"> </w:t>
        </w:r>
      </w:ins>
      <w:r>
        <w:t>Mission</w:t>
      </w:r>
      <w:ins w:id="231" w:author="TRIANO José" w:date="2024-09-10T09:58:00Z">
        <w:r w:rsidR="005D3B0F">
          <w:t xml:space="preserve"> haut-le-pied non planifiée dans le référentiel horaire théorique et autre qu’une </w:t>
        </w:r>
      </w:ins>
      <w:r>
        <w:t>mission</w:t>
      </w:r>
      <w:ins w:id="232" w:author="TRIANO José" w:date="2024-09-10T09:58:00Z">
        <w:r w:rsidR="005D3B0F">
          <w:t xml:space="preserve"> d’ouverture de ligne ou une </w:t>
        </w:r>
      </w:ins>
      <w:r>
        <w:t>mission</w:t>
      </w:r>
      <w:ins w:id="233" w:author="TRIANO José" w:date="2024-09-10T09:58:00Z">
        <w:r w:rsidR="005D3B0F">
          <w:t xml:space="preserve"> de test.</w:t>
        </w:r>
      </w:ins>
    </w:p>
    <w:p w14:paraId="5BC52DA8" w14:textId="78698244" w:rsidR="005D3B0F" w:rsidRPr="008E690F" w:rsidRDefault="005D3B0F" w:rsidP="005D3B0F">
      <w:pPr>
        <w:jc w:val="both"/>
        <w:rPr>
          <w:ins w:id="234" w:author="TRIANO José" w:date="2024-09-10T09:58:00Z"/>
        </w:rPr>
      </w:pPr>
      <w:commentRangeStart w:id="235"/>
      <w:commentRangeStart w:id="236"/>
      <w:commentRangeStart w:id="237"/>
      <w:ins w:id="238" w:author="TRIANO José" w:date="2024-09-10T09:58:00Z">
        <w:r>
          <w:rPr>
            <w:u w:val="single"/>
          </w:rPr>
          <w:t>Update mission</w:t>
        </w:r>
        <w:r w:rsidRPr="00810C21">
          <w:rPr>
            <w:u w:val="single"/>
          </w:rPr>
          <w:t> :</w:t>
        </w:r>
        <w:r>
          <w:t xml:space="preserve"> Il s’agit </w:t>
        </w:r>
        <w:del w:id="239" w:author="MAHMOUD Mohamed-Ali" w:date="2024-09-20T10:25:00Z">
          <w:r w:rsidDel="00DA6343">
            <w:delText xml:space="preserve">d’un </w:delText>
          </w:r>
        </w:del>
      </w:ins>
      <w:ins w:id="240" w:author="TRIANO José" w:date="2024-09-19T16:19:00Z">
        <w:del w:id="241" w:author="MAHMOUD Mohamed-Ali" w:date="2024-09-20T10:25:00Z">
          <w:r w:rsidR="00372B5F" w:rsidDel="00DA6343">
            <w:delText>mission</w:delText>
          </w:r>
        </w:del>
      </w:ins>
      <w:ins w:id="242" w:author="MAHMOUD Mohamed-Ali" w:date="2024-09-20T10:25:00Z">
        <w:r w:rsidR="00DA6343">
          <w:t>d’une mission</w:t>
        </w:r>
      </w:ins>
      <w:ins w:id="243" w:author="TRIANO José" w:date="2024-09-10T09:58:00Z">
        <w:r w:rsidRPr="006720B7">
          <w:t xml:space="preserve"> </w:t>
        </w:r>
        <w:r>
          <w:t xml:space="preserve">(ou </w:t>
        </w:r>
      </w:ins>
      <w:r w:rsidR="001F6EE4">
        <w:t>mission</w:t>
      </w:r>
      <w:ins w:id="244" w:author="TRIANO José" w:date="2024-09-10T09:58:00Z">
        <w:r>
          <w:t xml:space="preserve"> partielle) </w:t>
        </w:r>
        <w:r w:rsidRPr="006720B7">
          <w:t xml:space="preserve">envoyé </w:t>
        </w:r>
        <w:r>
          <w:t>à un</w:t>
        </w:r>
        <w:r w:rsidRPr="006720B7">
          <w:t xml:space="preserve"> véhicule au fil de sa progression sur l</w:t>
        </w:r>
        <w:r>
          <w:t>a ligne</w:t>
        </w:r>
        <w:r w:rsidRPr="006720B7">
          <w:t xml:space="preserve"> en prenant en compte la table de compatibilités de </w:t>
        </w:r>
      </w:ins>
      <w:ins w:id="245" w:author="TRIANO José" w:date="2024-09-19T16:19:00Z">
        <w:r w:rsidR="00372B5F">
          <w:t>mission</w:t>
        </w:r>
      </w:ins>
      <w:ins w:id="246" w:author="TRIANO José" w:date="2024-09-10T09:58:00Z">
        <w:r w:rsidRPr="006720B7">
          <w:t>s.</w:t>
        </w:r>
        <w:r>
          <w:t xml:space="preserve"> L’envoi d’updates missions aux véhicules est utilisé pour flexibiliser l’opération de la voie unique ferroviaire. </w:t>
        </w:r>
        <w:commentRangeEnd w:id="235"/>
        <w:r>
          <w:rPr>
            <w:rStyle w:val="Marquedecommentaire"/>
            <w:rFonts w:asciiTheme="minorHAnsi" w:hAnsiTheme="minorHAnsi" w:cstheme="minorBidi"/>
          </w:rPr>
          <w:commentReference w:id="235"/>
        </w:r>
        <w:commentRangeEnd w:id="236"/>
        <w:r>
          <w:rPr>
            <w:rStyle w:val="Marquedecommentaire"/>
            <w:rFonts w:asciiTheme="minorHAnsi" w:hAnsiTheme="minorHAnsi" w:cstheme="minorBidi"/>
          </w:rPr>
          <w:commentReference w:id="236"/>
        </w:r>
        <w:commentRangeEnd w:id="237"/>
        <w:r>
          <w:rPr>
            <w:rStyle w:val="Marquedecommentaire"/>
            <w:rFonts w:asciiTheme="minorHAnsi" w:hAnsiTheme="minorHAnsi" w:cstheme="minorBidi"/>
          </w:rPr>
          <w:commentReference w:id="237"/>
        </w:r>
      </w:ins>
    </w:p>
    <w:p w14:paraId="36757F44" w14:textId="3F6018A3" w:rsidR="005D3B0F" w:rsidRDefault="005D3B0F" w:rsidP="005D3B0F">
      <w:pPr>
        <w:widowControl w:val="0"/>
        <w:jc w:val="both"/>
        <w:rPr>
          <w:ins w:id="247" w:author="TRIANO José" w:date="2024-09-10T09:58:00Z"/>
        </w:rPr>
      </w:pPr>
      <w:ins w:id="248" w:author="TRIANO José" w:date="2024-09-10T09:58:00Z">
        <w:r>
          <w:rPr>
            <w:u w:val="single"/>
          </w:rPr>
          <w:t xml:space="preserve">Etat d’une </w:t>
        </w:r>
      </w:ins>
      <w:r w:rsidR="001F6EE4">
        <w:rPr>
          <w:u w:val="single"/>
        </w:rPr>
        <w:t>mission</w:t>
      </w:r>
      <w:ins w:id="249" w:author="TRIANO José" w:date="2024-09-10T09:58:00Z">
        <w:r>
          <w:rPr>
            <w:u w:val="single"/>
          </w:rPr>
          <w:t xml:space="preserve"> : </w:t>
        </w:r>
        <w:r>
          <w:t xml:space="preserve">Pour chaque </w:t>
        </w:r>
      </w:ins>
      <w:r w:rsidR="001F6EE4">
        <w:t>mission</w:t>
      </w:r>
      <w:ins w:id="250" w:author="TRIANO José" w:date="2024-09-10T09:58:00Z">
        <w:r>
          <w:t xml:space="preserve">, le Traffic Mgr gère un état qui évolue selon les commandes de l’utilisateur, </w:t>
        </w:r>
        <w:commentRangeStart w:id="251"/>
        <w:commentRangeStart w:id="252"/>
        <w:commentRangeStart w:id="253"/>
        <w:r>
          <w:t xml:space="preserve">l'association de la </w:t>
        </w:r>
      </w:ins>
      <w:r w:rsidR="001F6EE4">
        <w:t>mission</w:t>
      </w:r>
      <w:ins w:id="254" w:author="TRIANO José" w:date="2024-09-10T09:58:00Z">
        <w:r>
          <w:t xml:space="preserve"> à un véhicule et le parcours du véhicule auquel elle est associée :</w:t>
        </w:r>
        <w:commentRangeEnd w:id="251"/>
        <w:r>
          <w:rPr>
            <w:rStyle w:val="Marquedecommentaire"/>
            <w:rFonts w:asciiTheme="minorHAnsi" w:hAnsiTheme="minorHAnsi" w:cstheme="minorBidi"/>
          </w:rPr>
          <w:commentReference w:id="251"/>
        </w:r>
        <w:commentRangeEnd w:id="252"/>
        <w:r>
          <w:rPr>
            <w:rStyle w:val="Marquedecommentaire"/>
            <w:rFonts w:asciiTheme="minorHAnsi" w:hAnsiTheme="minorHAnsi" w:cstheme="minorBidi"/>
          </w:rPr>
          <w:commentReference w:id="252"/>
        </w:r>
        <w:commentRangeEnd w:id="253"/>
        <w:r>
          <w:rPr>
            <w:rStyle w:val="Marquedecommentaire"/>
            <w:rFonts w:asciiTheme="minorHAnsi" w:hAnsiTheme="minorHAnsi" w:cstheme="minorBidi"/>
          </w:rPr>
          <w:commentReference w:id="253"/>
        </w:r>
      </w:ins>
    </w:p>
    <w:p w14:paraId="54A0297F" w14:textId="19E1A9B2" w:rsidR="005D3B0F" w:rsidRDefault="005D3B0F" w:rsidP="005D3B0F">
      <w:pPr>
        <w:numPr>
          <w:ilvl w:val="0"/>
          <w:numId w:val="35"/>
        </w:numPr>
        <w:spacing w:line="260" w:lineRule="atLeast"/>
        <w:ind w:left="714" w:hanging="357"/>
        <w:jc w:val="both"/>
        <w:rPr>
          <w:ins w:id="255" w:author="TRIANO José" w:date="2024-09-10T09:58:00Z"/>
        </w:rPr>
      </w:pPr>
      <w:ins w:id="256" w:author="TRIANO José" w:date="2024-09-10T09:58:00Z">
        <w:r>
          <w:rPr>
            <w:i/>
          </w:rPr>
          <w:t>Prévue</w:t>
        </w:r>
        <w:commentRangeStart w:id="257"/>
        <w:commentRangeStart w:id="258"/>
        <w:commentRangeStart w:id="259"/>
        <w:r>
          <w:t> </w:t>
        </w:r>
        <w:commentRangeEnd w:id="257"/>
        <w:r>
          <w:rPr>
            <w:rStyle w:val="Marquedecommentaire"/>
            <w:rFonts w:asciiTheme="minorHAnsi" w:hAnsiTheme="minorHAnsi" w:cstheme="minorBidi"/>
          </w:rPr>
          <w:commentReference w:id="257"/>
        </w:r>
        <w:commentRangeEnd w:id="258"/>
        <w:r>
          <w:rPr>
            <w:rStyle w:val="Marquedecommentaire"/>
            <w:rFonts w:asciiTheme="minorHAnsi" w:hAnsiTheme="minorHAnsi" w:cstheme="minorBidi"/>
          </w:rPr>
          <w:commentReference w:id="258"/>
        </w:r>
        <w:commentRangeEnd w:id="259"/>
        <w:r>
          <w:rPr>
            <w:rStyle w:val="Marquedecommentaire"/>
            <w:rFonts w:asciiTheme="minorHAnsi" w:hAnsiTheme="minorHAnsi" w:cstheme="minorBidi"/>
          </w:rPr>
          <w:commentReference w:id="259"/>
        </w:r>
        <w:r>
          <w:t xml:space="preserve">: C'est l'état par défaut. Dans cet état, la </w:t>
        </w:r>
      </w:ins>
      <w:r w:rsidR="001F6EE4">
        <w:t>mission</w:t>
      </w:r>
      <w:ins w:id="260" w:author="TRIANO José" w:date="2024-09-10T09:58:00Z">
        <w:r>
          <w:t xml:space="preserve"> n’a pas débuté et aucun véhicule n’est affecté pour sa réalisation.</w:t>
        </w:r>
      </w:ins>
    </w:p>
    <w:p w14:paraId="1F64C627" w14:textId="54AC7B13" w:rsidR="005D3B0F" w:rsidRDefault="005D3B0F" w:rsidP="005D3B0F">
      <w:pPr>
        <w:numPr>
          <w:ilvl w:val="0"/>
          <w:numId w:val="35"/>
        </w:numPr>
        <w:spacing w:line="260" w:lineRule="atLeast"/>
        <w:ind w:left="714" w:hanging="357"/>
        <w:jc w:val="both"/>
        <w:rPr>
          <w:ins w:id="261" w:author="TRIANO José" w:date="2024-09-10T09:58:00Z"/>
        </w:rPr>
      </w:pPr>
      <w:ins w:id="262" w:author="TRIANO José" w:date="2024-09-10T09:58:00Z">
        <w:r>
          <w:rPr>
            <w:i/>
          </w:rPr>
          <w:t>Confirmée </w:t>
        </w:r>
        <w:r w:rsidRPr="004E28E4">
          <w:t>:</w:t>
        </w:r>
        <w:r>
          <w:t xml:space="preserve"> Dans cet état, la </w:t>
        </w:r>
      </w:ins>
      <w:r w:rsidR="001F6EE4">
        <w:t>mission</w:t>
      </w:r>
      <w:ins w:id="263" w:author="TRIANO José" w:date="2024-09-10T09:58:00Z">
        <w:r>
          <w:t xml:space="preserve"> n’a pas débuté et un véhicule est affecté pour sa réalisation.</w:t>
        </w:r>
      </w:ins>
    </w:p>
    <w:p w14:paraId="781297E9" w14:textId="5E2AF4A3" w:rsidR="005D3B0F" w:rsidRDefault="005D3B0F" w:rsidP="005D3B0F">
      <w:pPr>
        <w:numPr>
          <w:ilvl w:val="0"/>
          <w:numId w:val="35"/>
        </w:numPr>
        <w:spacing w:line="260" w:lineRule="atLeast"/>
        <w:ind w:left="714" w:hanging="357"/>
        <w:jc w:val="both"/>
        <w:rPr>
          <w:ins w:id="264" w:author="TRIANO José" w:date="2024-09-10T09:58:00Z"/>
        </w:rPr>
      </w:pPr>
      <w:ins w:id="265" w:author="TRIANO José" w:date="2024-09-10T09:58:00Z">
        <w:r>
          <w:rPr>
            <w:i/>
          </w:rPr>
          <w:t>En cours </w:t>
        </w:r>
        <w:r>
          <w:t xml:space="preserve">: Dans cet état, la </w:t>
        </w:r>
      </w:ins>
      <w:r w:rsidR="001F6EE4">
        <w:t>mission</w:t>
      </w:r>
      <w:ins w:id="266" w:author="TRIANO José" w:date="2024-09-10T09:58:00Z">
        <w:r>
          <w:t xml:space="preserve"> est associée à un véhicule et en cours de réalisation. </w:t>
        </w:r>
      </w:ins>
    </w:p>
    <w:p w14:paraId="7C5ACC5D" w14:textId="34C6AF7C" w:rsidR="005D3B0F" w:rsidRDefault="005D3B0F" w:rsidP="005D3B0F">
      <w:pPr>
        <w:numPr>
          <w:ilvl w:val="0"/>
          <w:numId w:val="36"/>
        </w:numPr>
        <w:spacing w:line="260" w:lineRule="atLeast"/>
        <w:ind w:left="714" w:hanging="357"/>
        <w:jc w:val="both"/>
        <w:rPr>
          <w:ins w:id="267" w:author="TRIANO José" w:date="2024-09-10T09:58:00Z"/>
        </w:rPr>
      </w:pPr>
      <w:ins w:id="268" w:author="TRIANO José" w:date="2024-09-10T09:58:00Z">
        <w:r>
          <w:rPr>
            <w:i/>
          </w:rPr>
          <w:t>Réalisée</w:t>
        </w:r>
        <w:r>
          <w:t xml:space="preserve"> : La </w:t>
        </w:r>
      </w:ins>
      <w:r w:rsidR="001F6EE4">
        <w:t>mission</w:t>
      </w:r>
      <w:ins w:id="269" w:author="TRIANO José" w:date="2024-09-10T09:58:00Z">
        <w:r>
          <w:t xml:space="preserve"> est considérée comme réalisée lorsque le véhicule qui lui est associé atteint la destination de la </w:t>
        </w:r>
      </w:ins>
      <w:r w:rsidR="001F6EE4">
        <w:t>mission</w:t>
      </w:r>
      <w:ins w:id="270" w:author="TRIANO José" w:date="2024-09-10T09:58:00Z">
        <w:r>
          <w:t>.</w:t>
        </w:r>
      </w:ins>
    </w:p>
    <w:p w14:paraId="425EFC67" w14:textId="264862A4" w:rsidR="005D3B0F" w:rsidRDefault="005D3B0F" w:rsidP="005D3B0F">
      <w:pPr>
        <w:numPr>
          <w:ilvl w:val="0"/>
          <w:numId w:val="37"/>
        </w:numPr>
        <w:spacing w:line="260" w:lineRule="atLeast"/>
        <w:ind w:left="714" w:hanging="357"/>
        <w:jc w:val="both"/>
        <w:rPr>
          <w:ins w:id="271" w:author="TRIANO José" w:date="2024-09-10T09:58:00Z"/>
        </w:rPr>
      </w:pPr>
      <w:ins w:id="272" w:author="TRIANO José" w:date="2024-09-10T09:58:00Z">
        <w:r>
          <w:rPr>
            <w:i/>
          </w:rPr>
          <w:t>Supprimée</w:t>
        </w:r>
        <w:r>
          <w:t xml:space="preserve"> : Une </w:t>
        </w:r>
      </w:ins>
      <w:r w:rsidR="001F6EE4">
        <w:t>mission</w:t>
      </w:r>
      <w:ins w:id="273" w:author="TRIANO José" w:date="2024-09-10T09:58:00Z">
        <w:r>
          <w:t xml:space="preserve"> est considérée comme supprimée lorsque l'utilisateur supprime </w:t>
        </w:r>
        <w:commentRangeStart w:id="274"/>
        <w:commentRangeStart w:id="275"/>
        <w:commentRangeStart w:id="276"/>
        <w:commentRangeStart w:id="277"/>
        <w:r>
          <w:t>le service matériel auquel elle appartient</w:t>
        </w:r>
        <w:commentRangeEnd w:id="274"/>
        <w:r>
          <w:rPr>
            <w:rStyle w:val="Marquedecommentaire"/>
            <w:rFonts w:asciiTheme="minorHAnsi" w:hAnsiTheme="minorHAnsi" w:cstheme="minorBidi"/>
          </w:rPr>
          <w:commentReference w:id="274"/>
        </w:r>
        <w:commentRangeEnd w:id="275"/>
        <w:r>
          <w:rPr>
            <w:rStyle w:val="Marquedecommentaire"/>
            <w:rFonts w:asciiTheme="minorHAnsi" w:hAnsiTheme="minorHAnsi" w:cstheme="minorBidi"/>
          </w:rPr>
          <w:commentReference w:id="275"/>
        </w:r>
        <w:commentRangeEnd w:id="276"/>
        <w:r>
          <w:rPr>
            <w:rStyle w:val="Marquedecommentaire"/>
            <w:rFonts w:asciiTheme="minorHAnsi" w:hAnsiTheme="minorHAnsi" w:cstheme="minorBidi"/>
          </w:rPr>
          <w:commentReference w:id="276"/>
        </w:r>
        <w:commentRangeEnd w:id="277"/>
        <w:r>
          <w:rPr>
            <w:rStyle w:val="Marquedecommentaire"/>
            <w:rFonts w:asciiTheme="minorHAnsi" w:hAnsiTheme="minorHAnsi" w:cstheme="minorBidi"/>
          </w:rPr>
          <w:commentReference w:id="277"/>
        </w:r>
        <w:r>
          <w:t xml:space="preserve">. Dans cet état, la </w:t>
        </w:r>
      </w:ins>
      <w:r w:rsidR="001F6EE4">
        <w:t>mission</w:t>
      </w:r>
      <w:ins w:id="278" w:author="TRIANO José" w:date="2024-09-10T09:58:00Z">
        <w:r>
          <w:t xml:space="preserve"> ne peut plus être associée à un véhicule.</w:t>
        </w:r>
      </w:ins>
    </w:p>
    <w:p w14:paraId="5105D58E" w14:textId="2B3B49A1" w:rsidR="005D3B0F" w:rsidRDefault="005D3B0F" w:rsidP="005D3B0F">
      <w:pPr>
        <w:numPr>
          <w:ilvl w:val="0"/>
          <w:numId w:val="37"/>
        </w:numPr>
        <w:spacing w:line="260" w:lineRule="atLeast"/>
        <w:ind w:left="714" w:hanging="357"/>
        <w:jc w:val="both"/>
        <w:rPr>
          <w:ins w:id="279" w:author="TRIANO José" w:date="2024-09-10T09:58:00Z"/>
        </w:rPr>
      </w:pPr>
      <w:ins w:id="280" w:author="TRIANO José" w:date="2024-09-10T09:58:00Z">
        <w:r>
          <w:rPr>
            <w:i/>
          </w:rPr>
          <w:t>Perdue </w:t>
        </w:r>
        <w:r w:rsidRPr="004E28E4">
          <w:t>:</w:t>
        </w:r>
        <w:r>
          <w:t xml:space="preserve"> Une </w:t>
        </w:r>
      </w:ins>
      <w:r w:rsidR="001F6EE4">
        <w:t>mission</w:t>
      </w:r>
      <w:ins w:id="281" w:author="TRIANO José" w:date="2024-09-10T09:58:00Z">
        <w:r>
          <w:t xml:space="preserve"> est considérée comme perdue lorsque le Traffic Mgr prend la décision de supprimer cette </w:t>
        </w:r>
      </w:ins>
      <w:r w:rsidR="001F6EE4">
        <w:t>mission</w:t>
      </w:r>
      <w:ins w:id="282" w:author="TRIANO José" w:date="2024-09-10T09:58:00Z">
        <w:r>
          <w:t xml:space="preserve">. Dans cet état la </w:t>
        </w:r>
      </w:ins>
      <w:r w:rsidR="001F6EE4">
        <w:t>mission</w:t>
      </w:r>
      <w:ins w:id="283" w:author="TRIANO José" w:date="2024-09-10T09:58:00Z">
        <w:r>
          <w:t xml:space="preserve"> ne peut plus être associée à un véhicule.</w:t>
        </w:r>
        <w:r w:rsidRPr="00DF0F16">
          <w:rPr>
            <w:iCs/>
          </w:rPr>
          <w:t xml:space="preserve"> </w:t>
        </w:r>
        <w:r w:rsidRPr="00F927D3">
          <w:rPr>
            <w:iCs/>
          </w:rPr>
          <w:t xml:space="preserve">Une </w:t>
        </w:r>
      </w:ins>
      <w:r w:rsidR="001F6EE4">
        <w:rPr>
          <w:iCs/>
        </w:rPr>
        <w:t>mission</w:t>
      </w:r>
      <w:ins w:id="284" w:author="TRIANO José" w:date="2024-09-10T09:58:00Z">
        <w:r w:rsidRPr="00F927D3">
          <w:rPr>
            <w:iCs/>
          </w:rPr>
          <w:t xml:space="preserve"> peut également mise dans l'état </w:t>
        </w:r>
        <w:r>
          <w:rPr>
            <w:iCs/>
          </w:rPr>
          <w:t>« </w:t>
        </w:r>
        <w:r w:rsidRPr="00F927D3">
          <w:rPr>
            <w:iCs/>
          </w:rPr>
          <w:t>Perdue</w:t>
        </w:r>
        <w:r>
          <w:rPr>
            <w:iCs/>
          </w:rPr>
          <w:t> »</w:t>
        </w:r>
        <w:r w:rsidRPr="00F927D3">
          <w:rPr>
            <w:iCs/>
          </w:rPr>
          <w:t> suite à l'</w:t>
        </w:r>
        <w:r>
          <w:rPr>
            <w:iCs/>
          </w:rPr>
          <w:t>association</w:t>
        </w:r>
        <w:r w:rsidRPr="00F927D3">
          <w:rPr>
            <w:iCs/>
          </w:rPr>
          <w:t xml:space="preserve"> à un </w:t>
        </w:r>
        <w:r>
          <w:rPr>
            <w:iCs/>
          </w:rPr>
          <w:t>véhicule</w:t>
        </w:r>
        <w:r w:rsidRPr="00F927D3">
          <w:rPr>
            <w:iCs/>
          </w:rPr>
          <w:t xml:space="preserve"> d'une </w:t>
        </w:r>
      </w:ins>
      <w:r w:rsidR="001F6EE4">
        <w:rPr>
          <w:iCs/>
        </w:rPr>
        <w:t>mission</w:t>
      </w:r>
      <w:ins w:id="285" w:author="TRIANO José" w:date="2024-09-10T09:58:00Z">
        <w:r w:rsidRPr="00F927D3">
          <w:rPr>
            <w:iCs/>
          </w:rPr>
          <w:t xml:space="preserve"> postérieure </w:t>
        </w:r>
        <w:r>
          <w:rPr>
            <w:iCs/>
          </w:rPr>
          <w:t>du même service matériel</w:t>
        </w:r>
        <w:r w:rsidRPr="00F927D3">
          <w:rPr>
            <w:iCs/>
          </w:rPr>
          <w:t>.</w:t>
        </w:r>
      </w:ins>
    </w:p>
    <w:p w14:paraId="67DE9621" w14:textId="233734E4" w:rsidR="005D3B0F" w:rsidRPr="00F1321A" w:rsidRDefault="005D3B0F" w:rsidP="005D3B0F">
      <w:pPr>
        <w:numPr>
          <w:ilvl w:val="0"/>
          <w:numId w:val="36"/>
        </w:numPr>
        <w:spacing w:line="260" w:lineRule="atLeast"/>
        <w:ind w:left="714" w:hanging="357"/>
        <w:jc w:val="both"/>
        <w:rPr>
          <w:ins w:id="286" w:author="TRIANO José" w:date="2024-09-10T09:59:00Z"/>
          <w:i/>
          <w:rPrChange w:id="287" w:author="TRIANO José" w:date="2024-09-10T09:59:00Z">
            <w:rPr>
              <w:ins w:id="288" w:author="TRIANO José" w:date="2024-09-10T09:59:00Z"/>
              <w:iCs/>
            </w:rPr>
          </w:rPrChange>
        </w:rPr>
      </w:pPr>
      <w:ins w:id="289" w:author="TRIANO José" w:date="2024-09-10T09:58:00Z">
        <w:r>
          <w:rPr>
            <w:i/>
          </w:rPr>
          <w:t>Partielle </w:t>
        </w:r>
        <w:r w:rsidRPr="00F927D3">
          <w:rPr>
            <w:iCs/>
          </w:rPr>
          <w:t xml:space="preserve">: </w:t>
        </w:r>
        <w:r>
          <w:rPr>
            <w:iCs/>
          </w:rPr>
          <w:t>Une</w:t>
        </w:r>
        <w:r w:rsidRPr="00F927D3">
          <w:rPr>
            <w:iCs/>
          </w:rPr>
          <w:t xml:space="preserve"> </w:t>
        </w:r>
      </w:ins>
      <w:r w:rsidR="001F6EE4">
        <w:rPr>
          <w:iCs/>
        </w:rPr>
        <w:t>mission</w:t>
      </w:r>
      <w:ins w:id="290" w:author="TRIANO José" w:date="2024-09-10T09:58:00Z">
        <w:r w:rsidRPr="00F927D3">
          <w:rPr>
            <w:iCs/>
          </w:rPr>
          <w:t xml:space="preserve"> dans l'état </w:t>
        </w:r>
        <w:r>
          <w:rPr>
            <w:iCs/>
          </w:rPr>
          <w:t>« </w:t>
        </w:r>
        <w:r w:rsidRPr="00F927D3">
          <w:rPr>
            <w:iCs/>
          </w:rPr>
          <w:t>En cours</w:t>
        </w:r>
        <w:r>
          <w:rPr>
            <w:iCs/>
          </w:rPr>
          <w:t> »</w:t>
        </w:r>
        <w:r w:rsidRPr="00F927D3">
          <w:rPr>
            <w:iCs/>
          </w:rPr>
          <w:t xml:space="preserve"> est mise dans l'état </w:t>
        </w:r>
        <w:r>
          <w:rPr>
            <w:iCs/>
          </w:rPr>
          <w:t>« Partielle »</w:t>
        </w:r>
        <w:r w:rsidRPr="00F927D3">
          <w:rPr>
            <w:iCs/>
          </w:rPr>
          <w:t> </w:t>
        </w:r>
        <w:commentRangeStart w:id="291"/>
        <w:commentRangeStart w:id="292"/>
        <w:commentRangeStart w:id="293"/>
        <w:commentRangeStart w:id="294"/>
        <w:r w:rsidRPr="00F927D3">
          <w:rPr>
            <w:iCs/>
          </w:rPr>
          <w:t xml:space="preserve">si </w:t>
        </w:r>
        <w:r>
          <w:rPr>
            <w:iCs/>
          </w:rPr>
          <w:t xml:space="preserve">la </w:t>
        </w:r>
      </w:ins>
      <w:r w:rsidR="001F6EE4">
        <w:rPr>
          <w:iCs/>
        </w:rPr>
        <w:t>mission</w:t>
      </w:r>
      <w:ins w:id="295" w:author="TRIANO José" w:date="2024-09-10T09:58:00Z">
        <w:r>
          <w:rPr>
            <w:iCs/>
          </w:rPr>
          <w:t xml:space="preserve"> associée à un véhicule en est dissociée </w:t>
        </w:r>
        <w:r w:rsidRPr="00F927D3">
          <w:rPr>
            <w:iCs/>
          </w:rPr>
          <w:t xml:space="preserve">avant </w:t>
        </w:r>
        <w:r>
          <w:rPr>
            <w:iCs/>
          </w:rPr>
          <w:t>que le véhicule n’ait</w:t>
        </w:r>
        <w:r w:rsidRPr="00F927D3">
          <w:rPr>
            <w:iCs/>
          </w:rPr>
          <w:t xml:space="preserve"> atteint la destination de la </w:t>
        </w:r>
      </w:ins>
      <w:r w:rsidR="001F6EE4">
        <w:rPr>
          <w:iCs/>
        </w:rPr>
        <w:t>mission</w:t>
      </w:r>
      <w:commentRangeEnd w:id="291"/>
      <w:ins w:id="296" w:author="TRIANO José" w:date="2024-09-10T09:58:00Z">
        <w:r>
          <w:rPr>
            <w:rStyle w:val="Marquedecommentaire"/>
            <w:rFonts w:asciiTheme="minorHAnsi" w:hAnsiTheme="minorHAnsi" w:cstheme="minorBidi"/>
          </w:rPr>
          <w:commentReference w:id="291"/>
        </w:r>
        <w:commentRangeEnd w:id="292"/>
        <w:r>
          <w:rPr>
            <w:rStyle w:val="Marquedecommentaire"/>
            <w:rFonts w:asciiTheme="minorHAnsi" w:hAnsiTheme="minorHAnsi" w:cstheme="minorBidi"/>
          </w:rPr>
          <w:commentReference w:id="292"/>
        </w:r>
        <w:commentRangeEnd w:id="293"/>
        <w:r>
          <w:rPr>
            <w:rStyle w:val="Marquedecommentaire"/>
            <w:rFonts w:asciiTheme="minorHAnsi" w:hAnsiTheme="minorHAnsi" w:cstheme="minorBidi"/>
          </w:rPr>
          <w:commentReference w:id="293"/>
        </w:r>
        <w:commentRangeEnd w:id="294"/>
        <w:r>
          <w:rPr>
            <w:rStyle w:val="Marquedecommentaire"/>
            <w:rFonts w:asciiTheme="minorHAnsi" w:hAnsiTheme="minorHAnsi" w:cstheme="minorBidi"/>
          </w:rPr>
          <w:commentReference w:id="294"/>
        </w:r>
        <w:r>
          <w:rPr>
            <w:iCs/>
          </w:rPr>
          <w:t>.</w:t>
        </w:r>
        <w:r w:rsidRPr="00F927D3">
          <w:rPr>
            <w:iCs/>
          </w:rPr>
          <w:t xml:space="preserve"> </w:t>
        </w:r>
      </w:ins>
    </w:p>
    <w:p w14:paraId="32AB7347" w14:textId="325D9721" w:rsidR="00F1321A" w:rsidRPr="005003EE" w:rsidRDefault="00F1321A">
      <w:pPr>
        <w:jc w:val="both"/>
        <w:rPr>
          <w:ins w:id="297" w:author="TRIANO José" w:date="2024-09-10T09:59:00Z"/>
        </w:rPr>
        <w:pPrChange w:id="298" w:author="TRIANO José" w:date="2024-09-10T09:59:00Z">
          <w:pPr>
            <w:pStyle w:val="Paragraphedeliste"/>
            <w:numPr>
              <w:numId w:val="36"/>
            </w:numPr>
            <w:tabs>
              <w:tab w:val="num" w:pos="720"/>
            </w:tabs>
            <w:ind w:hanging="360"/>
            <w:jc w:val="both"/>
          </w:pPr>
        </w:pPrChange>
      </w:pPr>
      <w:ins w:id="299" w:author="TRIANO José" w:date="2024-09-10T09:59:00Z">
        <w:r w:rsidRPr="00F1321A">
          <w:rPr>
            <w:u w:val="single"/>
          </w:rPr>
          <w:t xml:space="preserve">Liste des </w:t>
        </w:r>
      </w:ins>
      <w:r w:rsidR="00372D26">
        <w:rPr>
          <w:u w:val="single"/>
        </w:rPr>
        <w:t>missions</w:t>
      </w:r>
      <w:ins w:id="300" w:author="TRIANO José" w:date="2024-09-10T09:59:00Z">
        <w:r w:rsidRPr="00F1321A">
          <w:rPr>
            <w:u w:val="single"/>
          </w:rPr>
          <w:t xml:space="preserve"> planifiées :</w:t>
        </w:r>
        <w:r w:rsidRPr="005003EE">
          <w:t xml:space="preserve"> </w:t>
        </w:r>
        <w:r w:rsidRPr="005003EE">
          <w:rPr>
            <w:noProof/>
          </w:rPr>
          <w:t xml:space="preserve">Liste des </w:t>
        </w:r>
      </w:ins>
      <w:r w:rsidR="00372D26">
        <w:rPr>
          <w:noProof/>
        </w:rPr>
        <w:t>missions</w:t>
      </w:r>
      <w:ins w:id="301" w:author="TRIANO José" w:date="2024-09-10T09:59:00Z">
        <w:r w:rsidRPr="005003EE">
          <w:rPr>
            <w:noProof/>
          </w:rPr>
          <w:t xml:space="preserve"> pour l’exploitation </w:t>
        </w:r>
        <w:r>
          <w:rPr>
            <w:noProof/>
          </w:rPr>
          <w:t>de la ligne</w:t>
        </w:r>
        <w:r w:rsidRPr="005003EE">
          <w:rPr>
            <w:noProof/>
          </w:rPr>
          <w:t xml:space="preserve"> dans l’état « En cours »</w:t>
        </w:r>
        <w:r>
          <w:rPr>
            <w:noProof/>
          </w:rPr>
          <w:t>, « Confirmée »</w:t>
        </w:r>
        <w:r w:rsidRPr="005003EE">
          <w:rPr>
            <w:noProof/>
          </w:rPr>
          <w:t xml:space="preserve"> ou « </w:t>
        </w:r>
        <w:r>
          <w:rPr>
            <w:noProof/>
          </w:rPr>
          <w:t>Prévue</w:t>
        </w:r>
        <w:r w:rsidRPr="005003EE">
          <w:rPr>
            <w:noProof/>
          </w:rPr>
          <w:t xml:space="preserve"> », entre l’instant courant et l’heure de fin de la journée d’exploitation. Cette liste est mise à jour en temps réel, au fur et à mesure que les </w:t>
        </w:r>
        <w:r>
          <w:rPr>
            <w:noProof/>
          </w:rPr>
          <w:t>véhicules</w:t>
        </w:r>
        <w:r w:rsidRPr="005003EE">
          <w:rPr>
            <w:noProof/>
          </w:rPr>
          <w:t xml:space="preserve"> atteignent la destination des </w:t>
        </w:r>
      </w:ins>
      <w:r w:rsidR="00372D26">
        <w:rPr>
          <w:noProof/>
        </w:rPr>
        <w:t>missions</w:t>
      </w:r>
      <w:ins w:id="302" w:author="TRIANO José" w:date="2024-09-10T09:59:00Z">
        <w:r w:rsidRPr="005003EE">
          <w:rPr>
            <w:noProof/>
          </w:rPr>
          <w:t xml:space="preserve"> </w:t>
        </w:r>
        <w:r>
          <w:rPr>
            <w:noProof/>
          </w:rPr>
          <w:t>auxquelles ils sont associés</w:t>
        </w:r>
        <w:r w:rsidRPr="005003EE">
          <w:rPr>
            <w:noProof/>
          </w:rPr>
          <w:t>. Cette liste dépend du mode d’exploitation de la ligne.</w:t>
        </w:r>
        <w:r w:rsidRPr="005003EE">
          <w:t xml:space="preserve"> </w:t>
        </w:r>
      </w:ins>
    </w:p>
    <w:p w14:paraId="6444413B" w14:textId="77777777" w:rsidR="00F1321A" w:rsidRPr="00F927D3" w:rsidRDefault="00F1321A">
      <w:pPr>
        <w:spacing w:line="260" w:lineRule="atLeast"/>
        <w:jc w:val="both"/>
        <w:rPr>
          <w:ins w:id="303" w:author="TRIANO José" w:date="2024-09-10T09:58:00Z"/>
          <w:i/>
        </w:rPr>
        <w:pPrChange w:id="304" w:author="TRIANO José" w:date="2024-09-10T09:59:00Z">
          <w:pPr>
            <w:numPr>
              <w:numId w:val="36"/>
            </w:numPr>
            <w:tabs>
              <w:tab w:val="num" w:pos="720"/>
            </w:tabs>
            <w:spacing w:line="260" w:lineRule="atLeast"/>
            <w:ind w:left="714" w:hanging="357"/>
            <w:jc w:val="both"/>
          </w:pPr>
        </w:pPrChange>
      </w:pPr>
    </w:p>
    <w:p w14:paraId="2166436F" w14:textId="6217E08C" w:rsidR="003A3F3E" w:rsidRPr="00DD479C" w:rsidRDefault="003A3F3E" w:rsidP="003A3F3E">
      <w:pPr>
        <w:jc w:val="both"/>
        <w:rPr>
          <w:ins w:id="305" w:author="TRIANO José" w:date="2024-09-10T09:46:00Z"/>
        </w:rPr>
      </w:pPr>
      <w:ins w:id="306" w:author="TRIANO José" w:date="2024-09-10T09:46:00Z">
        <w:r>
          <w:rPr>
            <w:u w:val="single"/>
          </w:rPr>
          <w:t>Service matériel :</w:t>
        </w:r>
        <w:r w:rsidRPr="002416BF">
          <w:t xml:space="preserve"> </w:t>
        </w:r>
        <w:r>
          <w:t xml:space="preserve">Un service matériel est un ensemble de </w:t>
        </w:r>
      </w:ins>
      <w:r w:rsidR="00372D26">
        <w:t>missions</w:t>
      </w:r>
      <w:ins w:id="307" w:author="TRIANO José" w:date="2024-09-10T09:46:00Z">
        <w:r>
          <w:t xml:space="preserve"> chaînées les unes aux autres et destinées à être effectuées par un même véhicule.</w:t>
        </w:r>
      </w:ins>
    </w:p>
    <w:p w14:paraId="0ECB0140" w14:textId="3C74819C" w:rsidR="003A3F3E" w:rsidDel="003A3F3E" w:rsidRDefault="003A3F3E" w:rsidP="003A3F3E">
      <w:pPr>
        <w:jc w:val="both"/>
        <w:rPr>
          <w:del w:id="308" w:author="TRIANO José" w:date="2024-09-10T09:46:00Z"/>
          <w:moveTo w:id="309" w:author="TRIANO José" w:date="2024-09-10T09:46:00Z"/>
        </w:rPr>
      </w:pPr>
    </w:p>
    <w:moveToRangeEnd w:id="119"/>
    <w:p w14:paraId="3170FE68" w14:textId="58E087EA" w:rsidR="003A3F3E" w:rsidRPr="003A3F3E" w:rsidDel="003A3F3E" w:rsidRDefault="003A3F3E">
      <w:pPr>
        <w:rPr>
          <w:del w:id="310" w:author="TRIANO José" w:date="2024-09-10T09:46:00Z"/>
        </w:rPr>
        <w:pPrChange w:id="311" w:author="TRIANO José" w:date="2024-09-10T09:46:00Z">
          <w:pPr>
            <w:pStyle w:val="Titre2"/>
          </w:pPr>
        </w:pPrChange>
      </w:pPr>
    </w:p>
    <w:p w14:paraId="44B8BE27" w14:textId="77777777" w:rsidR="002D2A34" w:rsidRDefault="002D2A34" w:rsidP="00C82597">
      <w:pPr>
        <w:jc w:val="both"/>
        <w:rPr>
          <w:ins w:id="312" w:author="MAILIER Maxime" w:date="2024-08-21T16:37:00Z"/>
        </w:rPr>
      </w:pPr>
      <w:ins w:id="313" w:author="MAILIER Maxime" w:date="2024-08-21T16:37:00Z">
        <w:r>
          <w:rPr>
            <w:u w:val="single"/>
          </w:rPr>
          <w:t>Affectation d’un véhicule à un service matériel :</w:t>
        </w:r>
      </w:ins>
    </w:p>
    <w:p w14:paraId="7E63B455" w14:textId="52397447" w:rsidR="002D2A34" w:rsidRDefault="002D2A34" w:rsidP="00C82597">
      <w:pPr>
        <w:jc w:val="both"/>
        <w:rPr>
          <w:ins w:id="314" w:author="MAILIER Maxime" w:date="2024-08-21T16:37:00Z"/>
        </w:rPr>
      </w:pPr>
      <w:ins w:id="315" w:author="MAILIER Maxime" w:date="2024-08-21T16:37:00Z">
        <w:r>
          <w:t xml:space="preserve">L’affectation d’un véhicule à un service matériel permet d’identifier le véhicule qui </w:t>
        </w:r>
      </w:ins>
      <w:ins w:id="316" w:author="MAILIER Maxime" w:date="2024-08-21T17:23:00Z">
        <w:r w:rsidR="00921BE9">
          <w:t>aura la charge</w:t>
        </w:r>
      </w:ins>
      <w:ins w:id="317" w:author="MAILIER Maxime" w:date="2024-08-21T16:37:00Z">
        <w:r>
          <w:t xml:space="preserve"> de réaliser les </w:t>
        </w:r>
      </w:ins>
      <w:r w:rsidR="00372D26">
        <w:t>missions</w:t>
      </w:r>
      <w:ins w:id="318" w:author="MAILIER Maxime" w:date="2024-08-21T16:37:00Z">
        <w:r>
          <w:t xml:space="preserve"> (ou une partie des </w:t>
        </w:r>
      </w:ins>
      <w:r w:rsidR="00372D26">
        <w:t>missions</w:t>
      </w:r>
      <w:ins w:id="319" w:author="MAILIER Maxime" w:date="2024-08-21T16:37:00Z">
        <w:r>
          <w:t xml:space="preserve"> si plusieurs </w:t>
        </w:r>
      </w:ins>
      <w:ins w:id="320" w:author="MAILIER Maxime" w:date="2024-08-30T16:37:00Z">
        <w:r w:rsidR="00FF12DF">
          <w:t xml:space="preserve">véhicules </w:t>
        </w:r>
      </w:ins>
      <w:ins w:id="321" w:author="MAILIER Maxime" w:date="2024-08-21T16:37:00Z">
        <w:r>
          <w:t xml:space="preserve">sont </w:t>
        </w:r>
      </w:ins>
      <w:ins w:id="322" w:author="MAILIER Maxime" w:date="2024-08-30T16:37:00Z">
        <w:r w:rsidR="00FF12DF">
          <w:t xml:space="preserve">successivement </w:t>
        </w:r>
      </w:ins>
      <w:ins w:id="323" w:author="MAILIER Maxime" w:date="2024-08-21T16:37:00Z">
        <w:r>
          <w:t>affectés au même service matériel) de ce service matériel.</w:t>
        </w:r>
      </w:ins>
    </w:p>
    <w:p w14:paraId="520A1CBC" w14:textId="378C1437" w:rsidR="002D2A34" w:rsidRDefault="002D2A34" w:rsidP="00C82597">
      <w:pPr>
        <w:jc w:val="both"/>
        <w:rPr>
          <w:ins w:id="324" w:author="MAILIER Maxime" w:date="2024-08-21T16:37:00Z"/>
        </w:rPr>
      </w:pPr>
      <w:ins w:id="325" w:author="MAILIER Maxime" w:date="2024-08-21T16:37:00Z">
        <w:r w:rsidRPr="00F6102F">
          <w:rPr>
            <w:u w:val="single"/>
          </w:rPr>
          <w:t xml:space="preserve">Association d’un véhicule à une </w:t>
        </w:r>
      </w:ins>
      <w:r w:rsidR="001F6EE4">
        <w:rPr>
          <w:u w:val="single"/>
        </w:rPr>
        <w:t>mission</w:t>
      </w:r>
      <w:ins w:id="326" w:author="MAILIER Maxime" w:date="2024-08-21T16:37:00Z">
        <w:r w:rsidRPr="00F6102F">
          <w:rPr>
            <w:u w:val="single"/>
          </w:rPr>
          <w:t> :</w:t>
        </w:r>
      </w:ins>
    </w:p>
    <w:p w14:paraId="69E96F42" w14:textId="1846E57C" w:rsidR="00420841" w:rsidRDefault="002D2A34" w:rsidP="00C82597">
      <w:pPr>
        <w:jc w:val="both"/>
        <w:rPr>
          <w:ins w:id="327" w:author="TRIANO José" w:date="2024-09-10T10:01:00Z"/>
        </w:rPr>
      </w:pPr>
      <w:ins w:id="328" w:author="MAILIER Maxime" w:date="2024-08-21T16:37:00Z">
        <w:r>
          <w:t xml:space="preserve">L'association d’un véhicule à une </w:t>
        </w:r>
      </w:ins>
      <w:r w:rsidR="001F6EE4">
        <w:t>mission</w:t>
      </w:r>
      <w:ins w:id="329" w:author="MAILIER Maxime" w:date="2024-08-21T16:37:00Z">
        <w:r>
          <w:t xml:space="preserve"> est nécessaire pour permettre la prise en compte de ce véhicule par les fonctions automatisées de régulation du Traffic Mgr. Lorsqu'un véhicule n'est pas associé à une </w:t>
        </w:r>
      </w:ins>
      <w:r w:rsidR="001F6EE4">
        <w:t>mission</w:t>
      </w:r>
      <w:ins w:id="330" w:author="MAILIER Maxime" w:date="2024-08-21T16:37:00Z">
        <w:r>
          <w:t xml:space="preserve">, il n'est pas régulé et il n'est pas annoncé au système d'informations des voyageurs. L'association d'une </w:t>
        </w:r>
      </w:ins>
      <w:r w:rsidR="001F6EE4">
        <w:t>mission</w:t>
      </w:r>
      <w:ins w:id="331" w:author="MAILIER Maxime" w:date="2024-08-21T16:37:00Z">
        <w:r>
          <w:t xml:space="preserve"> à un véhicule est réalisée automatiquement ou manuellement. Il en est de même pour la dissociation du véhicule et de sa </w:t>
        </w:r>
      </w:ins>
      <w:r w:rsidR="001F6EE4">
        <w:t>mission</w:t>
      </w:r>
      <w:ins w:id="332" w:author="MAILIER Maxime" w:date="2024-08-21T16:37:00Z">
        <w:r>
          <w:t>.</w:t>
        </w:r>
      </w:ins>
    </w:p>
    <w:p w14:paraId="29BE060A" w14:textId="45A3E8C7" w:rsidR="00C85388" w:rsidRPr="00EA4AF0" w:rsidRDefault="00C85388" w:rsidP="00C82597">
      <w:pPr>
        <w:jc w:val="both"/>
        <w:rPr>
          <w:ins w:id="333" w:author="MAILIER Maxime" w:date="2024-08-21T09:36:00Z"/>
        </w:rPr>
      </w:pPr>
      <w:ins w:id="334" w:author="TRIANO José" w:date="2024-09-10T10:01:00Z">
        <w:r>
          <w:rPr>
            <w:u w:val="single"/>
          </w:rPr>
          <w:t xml:space="preserve">Table de compatibilité de </w:t>
        </w:r>
      </w:ins>
      <w:ins w:id="335" w:author="TRIANO José" w:date="2024-09-19T16:19:00Z">
        <w:r w:rsidR="00372B5F">
          <w:rPr>
            <w:u w:val="single"/>
          </w:rPr>
          <w:t>mission</w:t>
        </w:r>
      </w:ins>
      <w:ins w:id="336" w:author="TRIANO José" w:date="2024-09-10T10:01:00Z">
        <w:r>
          <w:rPr>
            <w:u w:val="single"/>
          </w:rPr>
          <w:t>s :</w:t>
        </w:r>
      </w:ins>
      <w:ins w:id="337" w:author="TRIANO José" w:date="2024-09-10T10:02:00Z">
        <w:r w:rsidR="00EA4AF0">
          <w:rPr>
            <w:u w:val="single"/>
          </w:rPr>
          <w:t xml:space="preserve"> </w:t>
        </w:r>
        <w:r w:rsidR="002600E5">
          <w:t xml:space="preserve">Table de référence prise en compte par le backend du Traffic Mgr pour </w:t>
        </w:r>
      </w:ins>
      <w:ins w:id="338" w:author="TRIANO José" w:date="2024-09-10T10:03:00Z">
        <w:r w:rsidR="00805C24">
          <w:t xml:space="preserve">organiser les circulations en </w:t>
        </w:r>
      </w:ins>
      <w:ins w:id="339" w:author="TRIANO José" w:date="2024-09-10T16:44:00Z">
        <w:r w:rsidR="00EC1B74">
          <w:t xml:space="preserve">prenant en compte si les </w:t>
        </w:r>
      </w:ins>
      <w:ins w:id="340" w:author="TRIANO José" w:date="2024-09-19T16:19:00Z">
        <w:r w:rsidR="00372B5F">
          <w:t>mission</w:t>
        </w:r>
      </w:ins>
      <w:ins w:id="341" w:author="TRIANO José" w:date="2024-09-10T16:45:00Z">
        <w:r w:rsidR="0048085A">
          <w:t>s</w:t>
        </w:r>
      </w:ins>
      <w:ins w:id="342" w:author="TRIANO José" w:date="2024-09-10T16:44:00Z">
        <w:r w:rsidR="002A5390">
          <w:t xml:space="preserve"> sont compatibles ou incompatibles simultanément</w:t>
        </w:r>
      </w:ins>
      <w:ins w:id="343" w:author="TRIANO José" w:date="2024-09-10T16:45:00Z">
        <w:r w:rsidR="0048085A">
          <w:t xml:space="preserve">. Cette table </w:t>
        </w:r>
      </w:ins>
      <w:ins w:id="344" w:author="TRIANO José" w:date="2024-09-10T16:50:00Z">
        <w:r w:rsidR="00565C2B">
          <w:t>est essentielle</w:t>
        </w:r>
      </w:ins>
      <w:ins w:id="345" w:author="TRIANO José" w:date="2024-09-10T16:46:00Z">
        <w:r w:rsidR="008D1DAF">
          <w:t xml:space="preserve"> pour </w:t>
        </w:r>
        <w:r w:rsidR="005006FF">
          <w:t xml:space="preserve">organiser </w:t>
        </w:r>
      </w:ins>
      <w:ins w:id="346" w:author="TRIANO José" w:date="2024-09-10T16:50:00Z">
        <w:r w:rsidR="00565C2B">
          <w:t>l</w:t>
        </w:r>
      </w:ins>
      <w:ins w:id="347" w:author="TRIANO José" w:date="2024-09-10T16:46:00Z">
        <w:r w:rsidR="005006FF">
          <w:t>es croisement</w:t>
        </w:r>
      </w:ins>
      <w:ins w:id="348" w:author="TRIANO José" w:date="2024-09-10T16:49:00Z">
        <w:r w:rsidR="00ED0B37">
          <w:t>s</w:t>
        </w:r>
      </w:ins>
      <w:ins w:id="349" w:author="TRIANO José" w:date="2024-09-10T16:46:00Z">
        <w:r w:rsidR="005006FF">
          <w:t xml:space="preserve"> et expédier des véhicules qui doivent libérer </w:t>
        </w:r>
      </w:ins>
      <w:ins w:id="350" w:author="TRIANO José" w:date="2024-09-10T16:47:00Z">
        <w:r w:rsidR="0003573D">
          <w:t xml:space="preserve">un point d’arrêt pour laisser la place à un autre véhicule. </w:t>
        </w:r>
      </w:ins>
    </w:p>
    <w:p w14:paraId="53F4625C" w14:textId="4E6D0E1F" w:rsidR="00E62413" w:rsidRDefault="00E62413" w:rsidP="00C82597">
      <w:pPr>
        <w:jc w:val="both"/>
        <w:rPr>
          <w:ins w:id="351" w:author="MAILIER Maxime" w:date="2024-08-20T15:18:00Z"/>
        </w:rPr>
      </w:pPr>
      <w:ins w:id="352" w:author="MAILIER Maxime" w:date="2024-08-20T15:18:00Z">
        <w:r>
          <w:rPr>
            <w:u w:val="single"/>
          </w:rPr>
          <w:t>Alerte :</w:t>
        </w:r>
        <w:r w:rsidRPr="00DD479C">
          <w:t xml:space="preserve"> </w:t>
        </w:r>
      </w:ins>
      <w:ins w:id="353" w:author="MAILIER Maxime" w:date="2024-08-20T15:38:00Z">
        <w:r w:rsidR="009F2774">
          <w:t xml:space="preserve">Une alerte est </w:t>
        </w:r>
      </w:ins>
      <w:ins w:id="354" w:author="MAILIER Maxime" w:date="2024-08-20T15:43:00Z">
        <w:r w:rsidR="00875B16">
          <w:t xml:space="preserve">un message </w:t>
        </w:r>
      </w:ins>
      <w:ins w:id="355" w:author="MAILIER Maxime" w:date="2024-08-20T15:41:00Z">
        <w:r w:rsidR="009F2774">
          <w:t xml:space="preserve">généré par le Traffic Mgr </w:t>
        </w:r>
      </w:ins>
      <w:ins w:id="356" w:author="MAILIER Maxime" w:date="2024-08-20T15:42:00Z">
        <w:r w:rsidR="009F2774">
          <w:t>afin d’attirer l’attention de l’utilisateur. Une alerte</w:t>
        </w:r>
      </w:ins>
      <w:ins w:id="357" w:author="MAILIER Maxime" w:date="2024-08-20T15:41:00Z">
        <w:r w:rsidR="009F2774">
          <w:t xml:space="preserve"> est </w:t>
        </w:r>
      </w:ins>
      <w:ins w:id="358" w:author="MAILIER Maxime" w:date="2024-08-20T15:38:00Z">
        <w:r w:rsidR="009F2774">
          <w:t xml:space="preserve">élaborée à partir d’une information </w:t>
        </w:r>
      </w:ins>
      <w:ins w:id="359" w:author="MAILIER Maxime" w:date="2024-08-20T15:40:00Z">
        <w:r w:rsidR="009F2774">
          <w:t>transmise</w:t>
        </w:r>
      </w:ins>
      <w:ins w:id="360" w:author="MAILIER Maxime" w:date="2024-08-20T15:38:00Z">
        <w:r w:rsidR="009F2774">
          <w:t xml:space="preserve"> par un système en interface</w:t>
        </w:r>
      </w:ins>
      <w:ins w:id="361" w:author="MAILIER Maxime" w:date="2024-08-20T15:40:00Z">
        <w:r w:rsidR="009F2774">
          <w:t xml:space="preserve"> ou bien à partir d’une information calculée par le Traffic Mgr</w:t>
        </w:r>
      </w:ins>
      <w:ins w:id="362" w:author="MAILIER Maxime" w:date="2024-08-20T15:42:00Z">
        <w:r w:rsidR="009F2774">
          <w:t>.</w:t>
        </w:r>
      </w:ins>
    </w:p>
    <w:p w14:paraId="3D620AB6" w14:textId="04347FA5" w:rsidR="00DD479C" w:rsidDel="005D3B0F" w:rsidRDefault="00DD479C" w:rsidP="00C82597">
      <w:pPr>
        <w:jc w:val="both"/>
        <w:rPr>
          <w:del w:id="363" w:author="TRIANO José" w:date="2024-09-10T09:58:00Z"/>
        </w:rPr>
      </w:pPr>
      <w:del w:id="364" w:author="TRIANO José" w:date="2024-09-10T09:58:00Z">
        <w:r w:rsidDel="005D3B0F">
          <w:rPr>
            <w:u w:val="single"/>
          </w:rPr>
          <w:delText>Course :</w:delText>
        </w:r>
        <w:r w:rsidRPr="00DD479C" w:rsidDel="005D3B0F">
          <w:delText xml:space="preserve"> </w:delText>
        </w:r>
        <w:r w:rsidDel="005D3B0F">
          <w:delText xml:space="preserve">Une course est un trajet avec ou sans voyageurs </w:delText>
        </w:r>
        <w:commentRangeStart w:id="365"/>
        <w:commentRangeStart w:id="366"/>
        <w:commentRangeStart w:id="367"/>
        <w:commentRangeStart w:id="368"/>
        <w:r w:rsidR="00887250" w:rsidDel="005D3B0F">
          <w:delText xml:space="preserve">empruntant un sillon </w:delText>
        </w:r>
        <w:commentRangeEnd w:id="365"/>
        <w:r w:rsidR="003C27FB" w:rsidDel="005D3B0F">
          <w:rPr>
            <w:rStyle w:val="Marquedecommentaire"/>
            <w:rFonts w:asciiTheme="minorHAnsi" w:hAnsiTheme="minorHAnsi" w:cstheme="minorBidi"/>
          </w:rPr>
          <w:commentReference w:id="365"/>
        </w:r>
        <w:commentRangeEnd w:id="366"/>
        <w:r w:rsidR="003F36BE" w:rsidDel="005D3B0F">
          <w:rPr>
            <w:rStyle w:val="Marquedecommentaire"/>
            <w:rFonts w:asciiTheme="minorHAnsi" w:hAnsiTheme="minorHAnsi" w:cstheme="minorBidi"/>
          </w:rPr>
          <w:commentReference w:id="366"/>
        </w:r>
        <w:commentRangeEnd w:id="367"/>
        <w:r w:rsidR="006720B7" w:rsidDel="005D3B0F">
          <w:rPr>
            <w:rStyle w:val="Marquedecommentaire"/>
            <w:rFonts w:asciiTheme="minorHAnsi" w:hAnsiTheme="minorHAnsi" w:cstheme="minorBidi"/>
          </w:rPr>
          <w:commentReference w:id="367"/>
        </w:r>
        <w:commentRangeEnd w:id="368"/>
        <w:r w:rsidR="00940899" w:rsidDel="005D3B0F">
          <w:rPr>
            <w:rStyle w:val="Marquedecommentaire"/>
            <w:rFonts w:asciiTheme="minorHAnsi" w:hAnsiTheme="minorHAnsi" w:cstheme="minorBidi"/>
          </w:rPr>
          <w:commentReference w:id="368"/>
        </w:r>
        <w:r w:rsidDel="005D3B0F">
          <w:delText>entre deux points d’arrêt qui constituent l’origine et la destination de la course. Une course est définie par :</w:delText>
        </w:r>
      </w:del>
    </w:p>
    <w:p w14:paraId="4AB66BD7" w14:textId="26B6C3F5" w:rsidR="00E4075A" w:rsidRPr="00F3686F" w:rsidDel="005D3B0F" w:rsidRDefault="00E4075A" w:rsidP="00C82597">
      <w:pPr>
        <w:numPr>
          <w:ilvl w:val="0"/>
          <w:numId w:val="35"/>
        </w:numPr>
        <w:spacing w:line="260" w:lineRule="atLeast"/>
        <w:ind w:left="714" w:hanging="357"/>
        <w:jc w:val="both"/>
        <w:rPr>
          <w:del w:id="369" w:author="TRIANO José" w:date="2024-09-10T09:58:00Z"/>
          <w:iCs/>
        </w:rPr>
      </w:pPr>
      <w:del w:id="370" w:author="TRIANO José" w:date="2024-09-10T09:58:00Z">
        <w:r w:rsidRPr="00F3686F" w:rsidDel="005D3B0F">
          <w:rPr>
            <w:iCs/>
          </w:rPr>
          <w:delText xml:space="preserve">Un </w:delText>
        </w:r>
        <w:r w:rsidR="00153904" w:rsidDel="005D3B0F">
          <w:rPr>
            <w:iCs/>
          </w:rPr>
          <w:delText xml:space="preserve">identifiant de </w:delText>
        </w:r>
        <w:r w:rsidRPr="00F3686F" w:rsidDel="005D3B0F">
          <w:rPr>
            <w:iCs/>
          </w:rPr>
          <w:delText>service matériel</w:delText>
        </w:r>
      </w:del>
    </w:p>
    <w:p w14:paraId="50E48D0E" w14:textId="3EFC5B85" w:rsidR="004C71FA" w:rsidRPr="00F3686F" w:rsidDel="005D3B0F" w:rsidRDefault="004C71FA" w:rsidP="00C82597">
      <w:pPr>
        <w:numPr>
          <w:ilvl w:val="0"/>
          <w:numId w:val="35"/>
        </w:numPr>
        <w:spacing w:line="260" w:lineRule="atLeast"/>
        <w:ind w:left="714" w:hanging="357"/>
        <w:jc w:val="both"/>
        <w:rPr>
          <w:del w:id="371" w:author="TRIANO José" w:date="2024-09-10T09:58:00Z"/>
          <w:iCs/>
        </w:rPr>
      </w:pPr>
      <w:del w:id="372" w:author="TRIANO José" w:date="2024-09-10T09:58:00Z">
        <w:r w:rsidRPr="00F3686F" w:rsidDel="005D3B0F">
          <w:rPr>
            <w:iCs/>
          </w:rPr>
          <w:delText>Un point d’arrêt technique initial (Optionnel)</w:delText>
        </w:r>
        <w:r w:rsidR="005A7D14" w:rsidDel="005D3B0F">
          <w:rPr>
            <w:iCs/>
          </w:rPr>
          <w:delText xml:space="preserve"> </w:delText>
        </w:r>
      </w:del>
      <w:ins w:id="373" w:author="MAILIER Maxime" w:date="2024-08-20T17:08:00Z">
        <w:del w:id="374" w:author="TRIANO José" w:date="2024-09-10T09:58:00Z">
          <w:r w:rsidR="009B366D" w:rsidRPr="009B366D" w:rsidDel="005D3B0F">
            <w:rPr>
              <w:iCs/>
              <w:vertAlign w:val="superscript"/>
            </w:rPr>
            <w:delText>(1)</w:delText>
          </w:r>
        </w:del>
      </w:ins>
    </w:p>
    <w:p w14:paraId="1EA891A5" w14:textId="69FCCA7C" w:rsidR="004C71FA" w:rsidRPr="00F3686F" w:rsidDel="005D3B0F" w:rsidRDefault="00DD479C" w:rsidP="00C82597">
      <w:pPr>
        <w:numPr>
          <w:ilvl w:val="0"/>
          <w:numId w:val="35"/>
        </w:numPr>
        <w:spacing w:line="260" w:lineRule="atLeast"/>
        <w:ind w:left="714" w:hanging="357"/>
        <w:jc w:val="both"/>
        <w:rPr>
          <w:del w:id="375" w:author="TRIANO José" w:date="2024-09-10T09:58:00Z"/>
          <w:iCs/>
        </w:rPr>
      </w:pPr>
      <w:del w:id="376" w:author="TRIANO José" w:date="2024-09-10T09:58:00Z">
        <w:r w:rsidRPr="00F3686F" w:rsidDel="005D3B0F">
          <w:rPr>
            <w:iCs/>
          </w:rPr>
          <w:delText xml:space="preserve">Un point d’arrêt </w:delText>
        </w:r>
        <w:r w:rsidR="004C71FA" w:rsidRPr="00F3686F" w:rsidDel="005D3B0F">
          <w:rPr>
            <w:iCs/>
          </w:rPr>
          <w:delText xml:space="preserve">commercial </w:delText>
        </w:r>
        <w:r w:rsidRPr="00F3686F" w:rsidDel="005D3B0F">
          <w:rPr>
            <w:iCs/>
          </w:rPr>
          <w:delText>origine</w:delText>
        </w:r>
      </w:del>
      <w:ins w:id="377" w:author="MAILIER Maxime" w:date="2024-08-14T14:26:00Z">
        <w:del w:id="378" w:author="TRIANO José" w:date="2024-09-10T09:58:00Z">
          <w:r w:rsidR="008E597C" w:rsidDel="005D3B0F">
            <w:rPr>
              <w:iCs/>
            </w:rPr>
            <w:delText xml:space="preserve"> (Optionnel)</w:delText>
          </w:r>
        </w:del>
      </w:ins>
      <w:ins w:id="379" w:author="MAILIER Maxime" w:date="2024-08-20T17:08:00Z">
        <w:del w:id="380" w:author="TRIANO José" w:date="2024-09-10T09:58:00Z">
          <w:r w:rsidR="009B366D" w:rsidRPr="009B366D" w:rsidDel="005D3B0F">
            <w:rPr>
              <w:iCs/>
              <w:vertAlign w:val="superscript"/>
            </w:rPr>
            <w:delText xml:space="preserve"> </w:delText>
          </w:r>
          <w:r w:rsidR="009B366D" w:rsidRPr="00B84731" w:rsidDel="005D3B0F">
            <w:rPr>
              <w:iCs/>
              <w:vertAlign w:val="superscript"/>
            </w:rPr>
            <w:delText>(1)</w:delText>
          </w:r>
        </w:del>
      </w:ins>
    </w:p>
    <w:p w14:paraId="13048C93" w14:textId="6C0CDCAC" w:rsidR="00DD479C" w:rsidRPr="00F3686F" w:rsidDel="005D3B0F" w:rsidRDefault="004C71FA" w:rsidP="00C82597">
      <w:pPr>
        <w:numPr>
          <w:ilvl w:val="0"/>
          <w:numId w:val="35"/>
        </w:numPr>
        <w:spacing w:line="260" w:lineRule="atLeast"/>
        <w:ind w:left="714" w:hanging="357"/>
        <w:jc w:val="both"/>
        <w:rPr>
          <w:del w:id="381" w:author="TRIANO José" w:date="2024-09-10T09:58:00Z"/>
          <w:iCs/>
        </w:rPr>
      </w:pPr>
      <w:del w:id="382" w:author="TRIANO José" w:date="2024-09-10T09:58:00Z">
        <w:r w:rsidRPr="00F3686F" w:rsidDel="005D3B0F">
          <w:rPr>
            <w:iCs/>
          </w:rPr>
          <w:delText>U</w:delText>
        </w:r>
        <w:r w:rsidR="00DD479C" w:rsidRPr="00F3686F" w:rsidDel="005D3B0F">
          <w:rPr>
            <w:iCs/>
          </w:rPr>
          <w:delText xml:space="preserve">n point d’arrêt </w:delText>
        </w:r>
        <w:r w:rsidRPr="00F3686F" w:rsidDel="005D3B0F">
          <w:rPr>
            <w:iCs/>
          </w:rPr>
          <w:delText xml:space="preserve">commercial </w:delText>
        </w:r>
        <w:r w:rsidR="00DD479C" w:rsidRPr="00F3686F" w:rsidDel="005D3B0F">
          <w:rPr>
            <w:iCs/>
          </w:rPr>
          <w:delText>destination</w:delText>
        </w:r>
      </w:del>
      <w:ins w:id="383" w:author="MAILIER Maxime" w:date="2024-08-14T14:26:00Z">
        <w:del w:id="384" w:author="TRIANO José" w:date="2024-09-10T09:58:00Z">
          <w:r w:rsidR="008E597C" w:rsidDel="005D3B0F">
            <w:rPr>
              <w:iCs/>
            </w:rPr>
            <w:delText xml:space="preserve"> (Optionnel)</w:delText>
          </w:r>
        </w:del>
      </w:ins>
      <w:ins w:id="385" w:author="MAILIER Maxime" w:date="2024-08-20T17:09:00Z">
        <w:del w:id="386" w:author="TRIANO José" w:date="2024-09-10T09:58:00Z">
          <w:r w:rsidR="009B366D" w:rsidRPr="009B366D" w:rsidDel="005D3B0F">
            <w:rPr>
              <w:iCs/>
              <w:vertAlign w:val="superscript"/>
            </w:rPr>
            <w:delText xml:space="preserve"> </w:delText>
          </w:r>
          <w:r w:rsidR="009B366D" w:rsidRPr="00B84731" w:rsidDel="005D3B0F">
            <w:rPr>
              <w:iCs/>
              <w:vertAlign w:val="superscript"/>
            </w:rPr>
            <w:delText>(</w:delText>
          </w:r>
          <w:r w:rsidR="009B366D" w:rsidDel="005D3B0F">
            <w:rPr>
              <w:iCs/>
              <w:vertAlign w:val="superscript"/>
            </w:rPr>
            <w:delText>2</w:delText>
          </w:r>
          <w:r w:rsidR="009B366D" w:rsidRPr="00B84731" w:rsidDel="005D3B0F">
            <w:rPr>
              <w:iCs/>
              <w:vertAlign w:val="superscript"/>
            </w:rPr>
            <w:delText>)</w:delText>
          </w:r>
        </w:del>
      </w:ins>
    </w:p>
    <w:p w14:paraId="3D13BD96" w14:textId="0C71A21F" w:rsidR="004C71FA" w:rsidRPr="00F3686F" w:rsidDel="005D3B0F" w:rsidRDefault="004C71FA" w:rsidP="00C82597">
      <w:pPr>
        <w:numPr>
          <w:ilvl w:val="0"/>
          <w:numId w:val="35"/>
        </w:numPr>
        <w:spacing w:line="260" w:lineRule="atLeast"/>
        <w:ind w:left="714" w:hanging="357"/>
        <w:jc w:val="both"/>
        <w:rPr>
          <w:del w:id="387" w:author="TRIANO José" w:date="2024-09-10T09:58:00Z"/>
          <w:iCs/>
        </w:rPr>
      </w:pPr>
      <w:del w:id="388" w:author="TRIANO José" w:date="2024-09-10T09:58:00Z">
        <w:r w:rsidRPr="00F3686F" w:rsidDel="005D3B0F">
          <w:rPr>
            <w:iCs/>
          </w:rPr>
          <w:delText>Un point d’arrêt technique final (Optionnel)</w:delText>
        </w:r>
      </w:del>
      <w:ins w:id="389" w:author="MAILIER Maxime" w:date="2024-08-20T17:09:00Z">
        <w:del w:id="390" w:author="TRIANO José" w:date="2024-09-10T09:58:00Z">
          <w:r w:rsidR="009B366D" w:rsidRPr="009B366D" w:rsidDel="005D3B0F">
            <w:rPr>
              <w:iCs/>
              <w:vertAlign w:val="superscript"/>
            </w:rPr>
            <w:delText xml:space="preserve"> </w:delText>
          </w:r>
          <w:r w:rsidR="009B366D" w:rsidRPr="00B84731" w:rsidDel="005D3B0F">
            <w:rPr>
              <w:iCs/>
              <w:vertAlign w:val="superscript"/>
            </w:rPr>
            <w:delText>(</w:delText>
          </w:r>
          <w:r w:rsidR="009B366D" w:rsidDel="005D3B0F">
            <w:rPr>
              <w:iCs/>
              <w:vertAlign w:val="superscript"/>
            </w:rPr>
            <w:delText>2</w:delText>
          </w:r>
          <w:r w:rsidR="009B366D" w:rsidRPr="00B84731" w:rsidDel="005D3B0F">
            <w:rPr>
              <w:iCs/>
              <w:vertAlign w:val="superscript"/>
            </w:rPr>
            <w:delText>)</w:delText>
          </w:r>
        </w:del>
      </w:ins>
    </w:p>
    <w:p w14:paraId="63EE97C4" w14:textId="0C63A24F" w:rsidR="00DD479C" w:rsidRPr="00F3686F" w:rsidDel="005D3B0F" w:rsidRDefault="00DD479C" w:rsidP="00C82597">
      <w:pPr>
        <w:numPr>
          <w:ilvl w:val="0"/>
          <w:numId w:val="35"/>
        </w:numPr>
        <w:spacing w:line="260" w:lineRule="atLeast"/>
        <w:ind w:left="714" w:hanging="357"/>
        <w:jc w:val="both"/>
        <w:rPr>
          <w:del w:id="391" w:author="TRIANO José" w:date="2024-09-10T09:58:00Z"/>
          <w:iCs/>
        </w:rPr>
      </w:pPr>
      <w:del w:id="392" w:author="TRIANO José" w:date="2024-09-10T09:58:00Z">
        <w:r w:rsidRPr="00F3686F" w:rsidDel="005D3B0F">
          <w:rPr>
            <w:iCs/>
          </w:rPr>
          <w:delText>L’heure de départ du point d’arrêt origine de la course</w:delText>
        </w:r>
      </w:del>
    </w:p>
    <w:p w14:paraId="0E39F5CF" w14:textId="4D316D35" w:rsidR="00DD479C" w:rsidRPr="00F3686F" w:rsidDel="005D3B0F" w:rsidRDefault="00DD479C" w:rsidP="00C82597">
      <w:pPr>
        <w:numPr>
          <w:ilvl w:val="0"/>
          <w:numId w:val="35"/>
        </w:numPr>
        <w:spacing w:line="260" w:lineRule="atLeast"/>
        <w:ind w:left="714" w:hanging="357"/>
        <w:jc w:val="both"/>
        <w:rPr>
          <w:del w:id="393" w:author="TRIANO José" w:date="2024-09-10T09:58:00Z"/>
          <w:iCs/>
        </w:rPr>
      </w:pPr>
      <w:del w:id="394" w:author="TRIANO José" w:date="2024-09-10T09:58:00Z">
        <w:r w:rsidRPr="00F3686F" w:rsidDel="005D3B0F">
          <w:rPr>
            <w:iCs/>
          </w:rPr>
          <w:delText>Les points de passage de la course entre son point d’arrêt origine et son point d’arrêt destination</w:delText>
        </w:r>
      </w:del>
    </w:p>
    <w:p w14:paraId="55B76A02" w14:textId="724A326F" w:rsidR="00DD479C" w:rsidRPr="00F3686F" w:rsidDel="005D3B0F" w:rsidRDefault="00DD479C" w:rsidP="00C82597">
      <w:pPr>
        <w:numPr>
          <w:ilvl w:val="0"/>
          <w:numId w:val="35"/>
        </w:numPr>
        <w:spacing w:line="260" w:lineRule="atLeast"/>
        <w:ind w:left="714" w:hanging="357"/>
        <w:jc w:val="both"/>
        <w:rPr>
          <w:del w:id="395" w:author="TRIANO José" w:date="2024-09-10T09:58:00Z"/>
          <w:iCs/>
        </w:rPr>
      </w:pPr>
      <w:del w:id="396" w:author="TRIANO José" w:date="2024-09-10T09:58:00Z">
        <w:r w:rsidRPr="00F3686F" w:rsidDel="005D3B0F">
          <w:rPr>
            <w:iCs/>
          </w:rPr>
          <w:delText>Le temps de parcours entre chaque point d’arrêt de la course</w:delText>
        </w:r>
      </w:del>
    </w:p>
    <w:p w14:paraId="4CAD7BB1" w14:textId="2A0B4096" w:rsidR="00DD479C" w:rsidRPr="00F3686F" w:rsidDel="005D3B0F" w:rsidRDefault="00DD479C" w:rsidP="00C82597">
      <w:pPr>
        <w:numPr>
          <w:ilvl w:val="0"/>
          <w:numId w:val="35"/>
        </w:numPr>
        <w:spacing w:line="260" w:lineRule="atLeast"/>
        <w:ind w:left="714" w:hanging="357"/>
        <w:jc w:val="both"/>
        <w:rPr>
          <w:del w:id="397" w:author="TRIANO José" w:date="2024-09-10T09:58:00Z"/>
          <w:iCs/>
        </w:rPr>
      </w:pPr>
      <w:del w:id="398" w:author="TRIANO José" w:date="2024-09-10T09:58:00Z">
        <w:r w:rsidRPr="00F3686F" w:rsidDel="005D3B0F">
          <w:rPr>
            <w:iCs/>
          </w:rPr>
          <w:delText>Le temps de stationnement à chaque point d’arrêt de la course</w:delText>
        </w:r>
      </w:del>
    </w:p>
    <w:p w14:paraId="45FEB713" w14:textId="47B6A4BC" w:rsidR="00BF7A58" w:rsidDel="005D3B0F" w:rsidRDefault="00BF7A58" w:rsidP="00C82597">
      <w:pPr>
        <w:numPr>
          <w:ilvl w:val="0"/>
          <w:numId w:val="35"/>
        </w:numPr>
        <w:spacing w:line="260" w:lineRule="atLeast"/>
        <w:ind w:left="714" w:hanging="357"/>
        <w:jc w:val="both"/>
        <w:rPr>
          <w:ins w:id="399" w:author="MAILIER Maxime" w:date="2024-08-20T17:09:00Z"/>
          <w:del w:id="400" w:author="TRIANO José" w:date="2024-09-10T09:58:00Z"/>
          <w:iCs/>
        </w:rPr>
      </w:pPr>
      <w:del w:id="401" w:author="TRIANO José" w:date="2024-09-10T09:58:00Z">
        <w:r w:rsidRPr="00F3686F" w:rsidDel="005D3B0F">
          <w:rPr>
            <w:iCs/>
          </w:rPr>
          <w:delText>Un</w:delText>
        </w:r>
      </w:del>
      <w:ins w:id="402" w:author="MAILIER Maxime" w:date="2024-08-29T09:09:00Z">
        <w:del w:id="403" w:author="TRIANO José" w:date="2024-09-10T09:58:00Z">
          <w:r w:rsidR="00D63CAB" w:rsidDel="005D3B0F">
            <w:rPr>
              <w:iCs/>
            </w:rPr>
            <w:delText>e liste</w:delText>
          </w:r>
        </w:del>
      </w:ins>
      <w:del w:id="404" w:author="TRIANO José" w:date="2024-09-10T09:58:00Z">
        <w:r w:rsidRPr="00F3686F" w:rsidDel="005D3B0F">
          <w:rPr>
            <w:iCs/>
          </w:rPr>
          <w:delText xml:space="preserve"> </w:delText>
        </w:r>
      </w:del>
      <w:ins w:id="405" w:author="MAILIER Maxime" w:date="2024-08-29T09:09:00Z">
        <w:del w:id="406" w:author="TRIANO José" w:date="2024-09-10T09:58:00Z">
          <w:r w:rsidR="00D63CAB" w:rsidDel="005D3B0F">
            <w:rPr>
              <w:iCs/>
            </w:rPr>
            <w:delText>d’</w:delText>
          </w:r>
        </w:del>
      </w:ins>
      <w:del w:id="407" w:author="TRIANO José" w:date="2024-09-10T09:58:00Z">
        <w:r w:rsidR="00153904" w:rsidDel="005D3B0F">
          <w:rPr>
            <w:iCs/>
          </w:rPr>
          <w:delText>identifiant</w:delText>
        </w:r>
      </w:del>
      <w:ins w:id="408" w:author="MAILIER Maxime" w:date="2024-08-29T09:09:00Z">
        <w:del w:id="409" w:author="TRIANO José" w:date="2024-09-10T09:58:00Z">
          <w:r w:rsidR="00D63CAB" w:rsidDel="005D3B0F">
            <w:rPr>
              <w:iCs/>
            </w:rPr>
            <w:delText>s</w:delText>
          </w:r>
        </w:del>
      </w:ins>
      <w:del w:id="410" w:author="TRIANO José" w:date="2024-09-10T09:58:00Z">
        <w:r w:rsidRPr="00F3686F" w:rsidDel="005D3B0F">
          <w:rPr>
            <w:iCs/>
          </w:rPr>
          <w:delText xml:space="preserve"> de réservation (Optionnel)</w:delText>
        </w:r>
      </w:del>
    </w:p>
    <w:p w14:paraId="6A38C482" w14:textId="4A59AB46" w:rsidR="009B366D" w:rsidDel="005D3B0F" w:rsidRDefault="009B366D" w:rsidP="00C82597">
      <w:pPr>
        <w:spacing w:line="260" w:lineRule="atLeast"/>
        <w:jc w:val="both"/>
        <w:rPr>
          <w:ins w:id="411" w:author="MAILIER Maxime" w:date="2024-08-20T17:10:00Z"/>
          <w:del w:id="412" w:author="TRIANO José" w:date="2024-09-10T09:58:00Z"/>
          <w:iCs/>
        </w:rPr>
      </w:pPr>
      <w:ins w:id="413" w:author="MAILIER Maxime" w:date="2024-08-20T17:09:00Z">
        <w:del w:id="414" w:author="TRIANO José" w:date="2024-09-10T09:58:00Z">
          <w:r w:rsidRPr="00B84731" w:rsidDel="005D3B0F">
            <w:rPr>
              <w:iCs/>
              <w:vertAlign w:val="superscript"/>
            </w:rPr>
            <w:delText>(1)</w:delText>
          </w:r>
          <w:r w:rsidDel="005D3B0F">
            <w:rPr>
              <w:iCs/>
              <w:vertAlign w:val="superscript"/>
            </w:rPr>
            <w:delText xml:space="preserve"> </w:delText>
          </w:r>
          <w:r w:rsidDel="005D3B0F">
            <w:rPr>
              <w:iCs/>
            </w:rPr>
            <w:delText xml:space="preserve">Au moins une de ces deux </w:delText>
          </w:r>
        </w:del>
      </w:ins>
      <w:ins w:id="415" w:author="MAILIER Maxime" w:date="2024-08-20T17:10:00Z">
        <w:del w:id="416" w:author="TRIANO José" w:date="2024-09-10T09:58:00Z">
          <w:r w:rsidDel="005D3B0F">
            <w:rPr>
              <w:iCs/>
            </w:rPr>
            <w:delText>informations doit être définie.</w:delText>
          </w:r>
        </w:del>
      </w:ins>
    </w:p>
    <w:p w14:paraId="35B92152" w14:textId="683E5A37" w:rsidR="009B366D" w:rsidDel="005D3B0F" w:rsidRDefault="009B366D" w:rsidP="00C82597">
      <w:pPr>
        <w:spacing w:line="260" w:lineRule="atLeast"/>
        <w:jc w:val="both"/>
        <w:rPr>
          <w:ins w:id="417" w:author="MAILIER Maxime" w:date="2024-08-20T17:10:00Z"/>
          <w:del w:id="418" w:author="TRIANO José" w:date="2024-09-10T09:58:00Z"/>
          <w:iCs/>
        </w:rPr>
      </w:pPr>
      <w:ins w:id="419" w:author="MAILIER Maxime" w:date="2024-08-20T17:10:00Z">
        <w:del w:id="420" w:author="TRIANO José" w:date="2024-09-10T09:58:00Z">
          <w:r w:rsidRPr="00B84731" w:rsidDel="005D3B0F">
            <w:rPr>
              <w:iCs/>
              <w:vertAlign w:val="superscript"/>
            </w:rPr>
            <w:delText>(</w:delText>
          </w:r>
          <w:r w:rsidDel="005D3B0F">
            <w:rPr>
              <w:iCs/>
              <w:vertAlign w:val="superscript"/>
            </w:rPr>
            <w:delText>2</w:delText>
          </w:r>
          <w:r w:rsidRPr="00B84731" w:rsidDel="005D3B0F">
            <w:rPr>
              <w:iCs/>
              <w:vertAlign w:val="superscript"/>
            </w:rPr>
            <w:delText>)</w:delText>
          </w:r>
          <w:r w:rsidDel="005D3B0F">
            <w:rPr>
              <w:iCs/>
              <w:vertAlign w:val="superscript"/>
            </w:rPr>
            <w:delText xml:space="preserve"> </w:delText>
          </w:r>
          <w:r w:rsidDel="005D3B0F">
            <w:rPr>
              <w:iCs/>
            </w:rPr>
            <w:delText>Au moins une de ces deux informations doit être définie.</w:delText>
          </w:r>
        </w:del>
      </w:ins>
    </w:p>
    <w:p w14:paraId="00EFC6E7" w14:textId="358B16E8" w:rsidR="005251B1" w:rsidDel="005D3B0F" w:rsidRDefault="00C01F99" w:rsidP="00C82597">
      <w:pPr>
        <w:jc w:val="both"/>
        <w:rPr>
          <w:ins w:id="421" w:author="MAILIER Maxime" w:date="2024-08-30T08:57:00Z"/>
          <w:del w:id="422" w:author="TRIANO José" w:date="2024-09-10T09:58:00Z"/>
        </w:rPr>
      </w:pPr>
      <w:ins w:id="423" w:author="MAILIER Maxime" w:date="2024-08-30T08:44:00Z">
        <w:del w:id="424" w:author="TRIANO José" w:date="2024-09-10T09:58:00Z">
          <w:r w:rsidRPr="00FC4931" w:rsidDel="005D3B0F">
            <w:rPr>
              <w:iCs/>
              <w:u w:val="single"/>
            </w:rPr>
            <w:delText>Course-modèle :</w:delText>
          </w:r>
        </w:del>
      </w:ins>
      <w:ins w:id="425" w:author="MAILIER Maxime" w:date="2024-08-30T08:45:00Z">
        <w:del w:id="426" w:author="TRIANO José" w:date="2024-09-10T09:58:00Z">
          <w:r w:rsidDel="005D3B0F">
            <w:rPr>
              <w:iCs/>
            </w:rPr>
            <w:delText xml:space="preserve"> Une course-modèle est une course</w:delText>
          </w:r>
        </w:del>
      </w:ins>
      <w:ins w:id="427" w:author="MAILIER Maxime" w:date="2024-08-30T08:46:00Z">
        <w:del w:id="428" w:author="TRIANO José" w:date="2024-09-10T09:58:00Z">
          <w:r w:rsidDel="005D3B0F">
            <w:rPr>
              <w:iCs/>
            </w:rPr>
            <w:delText xml:space="preserve"> définie en temps avancé </w:delText>
          </w:r>
        </w:del>
      </w:ins>
      <w:ins w:id="429" w:author="MAILIER Maxime" w:date="2024-08-30T08:52:00Z">
        <w:del w:id="430" w:author="TRIANO José" w:date="2024-09-10T09:58:00Z">
          <w:r w:rsidDel="005D3B0F">
            <w:rPr>
              <w:iCs/>
            </w:rPr>
            <w:delText>qui précise la liste</w:delText>
          </w:r>
        </w:del>
      </w:ins>
      <w:ins w:id="431" w:author="MAILIER Maxime" w:date="2024-08-30T08:53:00Z">
        <w:del w:id="432" w:author="TRIANO José" w:date="2024-09-10T09:58:00Z">
          <w:r w:rsidDel="005D3B0F">
            <w:rPr>
              <w:iCs/>
            </w:rPr>
            <w:delText xml:space="preserve"> des points d’arrêt commerciaux à desservir (point commercial origine et destination inclus)</w:delText>
          </w:r>
        </w:del>
      </w:ins>
      <w:ins w:id="433" w:author="MAILIER Maxime" w:date="2024-08-30T08:55:00Z">
        <w:del w:id="434" w:author="TRIANO José" w:date="2024-09-10T09:58:00Z">
          <w:r w:rsidR="003E08BF" w:rsidDel="005D3B0F">
            <w:rPr>
              <w:iCs/>
            </w:rPr>
            <w:delText xml:space="preserve">. Une course-modèle pourra être projetée sur un sillon </w:delText>
          </w:r>
        </w:del>
      </w:ins>
      <w:ins w:id="435" w:author="MAILIER Maxime" w:date="2024-08-30T08:56:00Z">
        <w:del w:id="436" w:author="TRIANO José" w:date="2024-09-10T09:58:00Z">
          <w:r w:rsidR="003E08BF" w:rsidDel="005D3B0F">
            <w:rPr>
              <w:iCs/>
            </w:rPr>
            <w:delText>non encore utilisé par une course existante par le Traffic Mgr.</w:delText>
          </w:r>
        </w:del>
      </w:ins>
      <w:ins w:id="437" w:author="MAILIER Maxime" w:date="2024-08-30T08:57:00Z">
        <w:del w:id="438" w:author="TRIANO José" w:date="2024-09-10T09:58:00Z">
          <w:r w:rsidR="005251B1" w:rsidRPr="005251B1" w:rsidDel="005D3B0F">
            <w:delText xml:space="preserve"> </w:delText>
          </w:r>
          <w:r w:rsidR="005251B1" w:rsidDel="005D3B0F">
            <w:delText>Une course-modèle est définie par :</w:delText>
          </w:r>
        </w:del>
      </w:ins>
    </w:p>
    <w:p w14:paraId="09AE464A" w14:textId="0A84EF5C" w:rsidR="005251B1" w:rsidRPr="00F3686F" w:rsidDel="005D3B0F" w:rsidRDefault="005251B1" w:rsidP="00C82597">
      <w:pPr>
        <w:numPr>
          <w:ilvl w:val="0"/>
          <w:numId w:val="35"/>
        </w:numPr>
        <w:spacing w:line="260" w:lineRule="atLeast"/>
        <w:ind w:left="714" w:hanging="357"/>
        <w:jc w:val="both"/>
        <w:rPr>
          <w:ins w:id="439" w:author="MAILIER Maxime" w:date="2024-08-30T08:57:00Z"/>
          <w:del w:id="440" w:author="TRIANO José" w:date="2024-09-10T09:58:00Z"/>
          <w:iCs/>
        </w:rPr>
      </w:pPr>
      <w:ins w:id="441" w:author="MAILIER Maxime" w:date="2024-08-30T08:57:00Z">
        <w:del w:id="442" w:author="TRIANO José" w:date="2024-09-10T09:58:00Z">
          <w:r w:rsidRPr="00F3686F" w:rsidDel="005D3B0F">
            <w:rPr>
              <w:iCs/>
            </w:rPr>
            <w:delText xml:space="preserve">Un </w:delText>
          </w:r>
          <w:r w:rsidDel="005D3B0F">
            <w:rPr>
              <w:iCs/>
            </w:rPr>
            <w:delText>identifiant de course-modèle</w:delText>
          </w:r>
        </w:del>
      </w:ins>
    </w:p>
    <w:p w14:paraId="7B1AFD9D" w14:textId="1B310EE9" w:rsidR="005251B1" w:rsidDel="005D3B0F" w:rsidRDefault="005251B1" w:rsidP="00C82597">
      <w:pPr>
        <w:numPr>
          <w:ilvl w:val="0"/>
          <w:numId w:val="35"/>
        </w:numPr>
        <w:spacing w:line="260" w:lineRule="atLeast"/>
        <w:ind w:left="714" w:hanging="357"/>
        <w:jc w:val="both"/>
        <w:rPr>
          <w:ins w:id="443" w:author="MAILIER Maxime" w:date="2024-08-30T08:58:00Z"/>
          <w:del w:id="444" w:author="TRIANO José" w:date="2024-09-10T09:58:00Z"/>
          <w:iCs/>
        </w:rPr>
      </w:pPr>
      <w:ins w:id="445" w:author="MAILIER Maxime" w:date="2024-08-30T08:57:00Z">
        <w:del w:id="446" w:author="TRIANO José" w:date="2024-09-10T09:58:00Z">
          <w:r w:rsidRPr="00F3686F" w:rsidDel="005D3B0F">
            <w:rPr>
              <w:iCs/>
            </w:rPr>
            <w:delText>Un point d’arrêt commercial origine</w:delText>
          </w:r>
        </w:del>
      </w:ins>
    </w:p>
    <w:p w14:paraId="7D52D17A" w14:textId="0F3BBFFB" w:rsidR="005251B1" w:rsidRPr="00F3686F" w:rsidDel="005D3B0F" w:rsidRDefault="005251B1" w:rsidP="00C82597">
      <w:pPr>
        <w:numPr>
          <w:ilvl w:val="0"/>
          <w:numId w:val="35"/>
        </w:numPr>
        <w:spacing w:line="260" w:lineRule="atLeast"/>
        <w:ind w:left="714" w:hanging="357"/>
        <w:jc w:val="both"/>
        <w:rPr>
          <w:ins w:id="447" w:author="MAILIER Maxime" w:date="2024-08-30T08:57:00Z"/>
          <w:del w:id="448" w:author="TRIANO José" w:date="2024-09-10T09:58:00Z"/>
          <w:iCs/>
        </w:rPr>
      </w:pPr>
      <w:ins w:id="449" w:author="MAILIER Maxime" w:date="2024-08-30T08:58:00Z">
        <w:del w:id="450" w:author="TRIANO José" w:date="2024-09-10T09:58:00Z">
          <w:r w:rsidDel="005D3B0F">
            <w:rPr>
              <w:iCs/>
            </w:rPr>
            <w:delText>La liste des points d’arrêt commerciaux intermédiaires desservis</w:delText>
          </w:r>
        </w:del>
      </w:ins>
    </w:p>
    <w:p w14:paraId="38DED2B0" w14:textId="18A1990E" w:rsidR="00CE04E4" w:rsidRPr="00F3686F" w:rsidDel="005D3B0F" w:rsidRDefault="005251B1">
      <w:pPr>
        <w:spacing w:line="260" w:lineRule="atLeast"/>
        <w:jc w:val="both"/>
        <w:rPr>
          <w:ins w:id="451" w:author="MAILIER Maxime" w:date="2024-08-30T08:57:00Z"/>
          <w:del w:id="452" w:author="TRIANO José" w:date="2024-09-10T09:58:00Z"/>
          <w:iCs/>
        </w:rPr>
        <w:pPrChange w:id="453" w:author="TRIANO José" w:date="2024-09-10T09:31:00Z">
          <w:pPr>
            <w:numPr>
              <w:numId w:val="35"/>
            </w:numPr>
            <w:tabs>
              <w:tab w:val="num" w:pos="720"/>
            </w:tabs>
            <w:spacing w:line="260" w:lineRule="atLeast"/>
            <w:ind w:left="714" w:hanging="357"/>
            <w:jc w:val="both"/>
          </w:pPr>
        </w:pPrChange>
      </w:pPr>
      <w:ins w:id="454" w:author="MAILIER Maxime" w:date="2024-08-30T08:57:00Z">
        <w:del w:id="455" w:author="TRIANO José" w:date="2024-09-10T09:58:00Z">
          <w:r w:rsidRPr="00F3686F" w:rsidDel="005D3B0F">
            <w:rPr>
              <w:iCs/>
            </w:rPr>
            <w:delText>Un point d’arrêt commercial destination</w:delText>
          </w:r>
        </w:del>
      </w:ins>
    </w:p>
    <w:p w14:paraId="1C7E0023" w14:textId="0A7963F7" w:rsidR="009B366D" w:rsidRPr="00C01F99" w:rsidDel="005D3B0F" w:rsidRDefault="009B366D" w:rsidP="00C82597">
      <w:pPr>
        <w:jc w:val="both"/>
        <w:rPr>
          <w:del w:id="456" w:author="TRIANO José" w:date="2024-09-10T09:58:00Z"/>
          <w:iCs/>
        </w:rPr>
      </w:pPr>
    </w:p>
    <w:p w14:paraId="6B8825DC" w14:textId="410EC75B" w:rsidR="006C5D3A" w:rsidDel="005D3B0F" w:rsidRDefault="006C5D3A" w:rsidP="00C82597">
      <w:pPr>
        <w:jc w:val="both"/>
        <w:rPr>
          <w:del w:id="457" w:author="TRIANO José" w:date="2024-09-10T09:58:00Z"/>
        </w:rPr>
      </w:pPr>
      <w:del w:id="458" w:author="TRIANO José" w:date="2024-09-10T09:58:00Z">
        <w:r w:rsidDel="005D3B0F">
          <w:rPr>
            <w:u w:val="single"/>
          </w:rPr>
          <w:delText>Courses d’un service matériel :</w:delText>
        </w:r>
        <w:r w:rsidDel="005D3B0F">
          <w:delText xml:space="preserve"> Dans un service matériel, les courses sont chaînées et il est possible de définir pour chaque course </w:delText>
        </w:r>
        <w:r w:rsidRPr="00545ED3" w:rsidDel="005D3B0F">
          <w:rPr>
            <w:i/>
            <w:iCs/>
          </w:rPr>
          <w:delText>une course précédente</w:delText>
        </w:r>
        <w:r w:rsidDel="005D3B0F">
          <w:delText xml:space="preserve"> (sauf pour la première course du service matériel) et </w:delText>
        </w:r>
        <w:r w:rsidRPr="00545ED3" w:rsidDel="005D3B0F">
          <w:rPr>
            <w:i/>
            <w:iCs/>
          </w:rPr>
          <w:delText>une course suivante</w:delText>
        </w:r>
        <w:r w:rsidDel="005D3B0F">
          <w:delText xml:space="preserve"> (sauf pour la dernière course du service matériel)</w:delText>
        </w:r>
        <w:r w:rsidR="00EE696E" w:rsidDel="005D3B0F">
          <w:delText>.</w:delText>
        </w:r>
      </w:del>
    </w:p>
    <w:p w14:paraId="5F0BA02C" w14:textId="4329F2E1" w:rsidR="00EE696E" w:rsidRPr="00A60B08" w:rsidDel="005D3B0F" w:rsidRDefault="00EE696E" w:rsidP="00C82597">
      <w:pPr>
        <w:jc w:val="both"/>
        <w:rPr>
          <w:del w:id="459" w:author="TRIANO José" w:date="2024-09-10T09:58:00Z"/>
          <w:u w:val="single"/>
        </w:rPr>
      </w:pPr>
      <w:del w:id="460" w:author="TRIANO José" w:date="2024-09-10T09:58:00Z">
        <w:r w:rsidRPr="00A60B08" w:rsidDel="005D3B0F">
          <w:rPr>
            <w:u w:val="single"/>
          </w:rPr>
          <w:delText>Course de tête d’un service matériel</w:delText>
        </w:r>
        <w:r w:rsidR="00A60B08" w:rsidRPr="00A60B08" w:rsidDel="005D3B0F">
          <w:rPr>
            <w:u w:val="single"/>
          </w:rPr>
          <w:delText> :</w:delText>
        </w:r>
        <w:r w:rsidR="00A60B08" w:rsidRPr="00A60B08" w:rsidDel="005D3B0F">
          <w:delText xml:space="preserve"> </w:delText>
        </w:r>
        <w:r w:rsidR="00A60B08" w:rsidRPr="00A60B08" w:rsidDel="005D3B0F">
          <w:rPr>
            <w:noProof/>
          </w:rPr>
          <w:delText xml:space="preserve">La course de tête </w:delText>
        </w:r>
        <w:r w:rsidR="00A60B08" w:rsidDel="005D3B0F">
          <w:rPr>
            <w:noProof/>
          </w:rPr>
          <w:delText>d’un service matériel</w:delText>
        </w:r>
        <w:r w:rsidR="00A60B08" w:rsidRPr="00A60B08" w:rsidDel="005D3B0F">
          <w:rPr>
            <w:noProof/>
          </w:rPr>
          <w:delText xml:space="preserve"> désigne la première course </w:delText>
        </w:r>
        <w:r w:rsidR="00A60B08" w:rsidDel="005D3B0F">
          <w:rPr>
            <w:noProof/>
          </w:rPr>
          <w:delText>d’un service matériel</w:delText>
        </w:r>
        <w:r w:rsidR="00A60B08" w:rsidRPr="00A60B08" w:rsidDel="005D3B0F">
          <w:rPr>
            <w:noProof/>
          </w:rPr>
          <w:delText xml:space="preserve"> telle que définie dans le </w:delText>
        </w:r>
        <w:r w:rsidR="00A60B08" w:rsidDel="005D3B0F">
          <w:rPr>
            <w:noProof/>
          </w:rPr>
          <w:delText>référentiel horaire</w:delText>
        </w:r>
        <w:r w:rsidR="00CA697B" w:rsidDel="005D3B0F">
          <w:rPr>
            <w:noProof/>
          </w:rPr>
          <w:delText xml:space="preserve"> </w:delText>
        </w:r>
        <w:r w:rsidR="00D61522" w:rsidDel="005D3B0F">
          <w:rPr>
            <w:noProof/>
          </w:rPr>
          <w:delText>théorique</w:delText>
        </w:r>
        <w:r w:rsidR="00A60B08" w:rsidDel="005D3B0F">
          <w:rPr>
            <w:noProof/>
          </w:rPr>
          <w:delText>.</w:delText>
        </w:r>
      </w:del>
    </w:p>
    <w:p w14:paraId="33761A0E" w14:textId="376F36E4" w:rsidR="00A60B08" w:rsidRPr="00360A14" w:rsidDel="005D3B0F" w:rsidRDefault="00A60B08" w:rsidP="00C82597">
      <w:pPr>
        <w:jc w:val="both"/>
        <w:rPr>
          <w:del w:id="461" w:author="TRIANO José" w:date="2024-09-10T09:58:00Z"/>
          <w:u w:val="single"/>
        </w:rPr>
      </w:pPr>
      <w:commentRangeStart w:id="462"/>
      <w:commentRangeStart w:id="463"/>
      <w:commentRangeStart w:id="464"/>
      <w:commentRangeStart w:id="465"/>
      <w:del w:id="466" w:author="TRIANO José" w:date="2024-09-10T09:58:00Z">
        <w:r w:rsidRPr="00A60B08" w:rsidDel="005D3B0F">
          <w:rPr>
            <w:u w:val="single"/>
          </w:rPr>
          <w:delText>Course d’amorce d’un service matériel </w:delText>
        </w:r>
        <w:commentRangeEnd w:id="462"/>
        <w:r w:rsidR="006306B5" w:rsidDel="005D3B0F">
          <w:rPr>
            <w:rStyle w:val="Marquedecommentaire"/>
            <w:rFonts w:asciiTheme="minorHAnsi" w:hAnsiTheme="minorHAnsi" w:cstheme="minorBidi"/>
          </w:rPr>
          <w:commentReference w:id="462"/>
        </w:r>
        <w:commentRangeEnd w:id="463"/>
        <w:r w:rsidR="004A4BA6" w:rsidDel="005D3B0F">
          <w:rPr>
            <w:rStyle w:val="Marquedecommentaire"/>
            <w:rFonts w:asciiTheme="minorHAnsi" w:hAnsiTheme="minorHAnsi" w:cstheme="minorBidi"/>
          </w:rPr>
          <w:commentReference w:id="463"/>
        </w:r>
        <w:commentRangeEnd w:id="464"/>
        <w:r w:rsidR="006720B7" w:rsidDel="005D3B0F">
          <w:rPr>
            <w:rStyle w:val="Marquedecommentaire"/>
            <w:rFonts w:asciiTheme="minorHAnsi" w:hAnsiTheme="minorHAnsi" w:cstheme="minorBidi"/>
          </w:rPr>
          <w:commentReference w:id="464"/>
        </w:r>
        <w:commentRangeEnd w:id="465"/>
        <w:r w:rsidR="008E5110" w:rsidDel="005D3B0F">
          <w:rPr>
            <w:rStyle w:val="Marquedecommentaire"/>
            <w:rFonts w:asciiTheme="minorHAnsi" w:hAnsiTheme="minorHAnsi" w:cstheme="minorBidi"/>
          </w:rPr>
          <w:commentReference w:id="465"/>
        </w:r>
        <w:r w:rsidRPr="00A60B08" w:rsidDel="005D3B0F">
          <w:rPr>
            <w:u w:val="single"/>
          </w:rPr>
          <w:delText>:</w:delText>
        </w:r>
        <w:r w:rsidRPr="00A60B08" w:rsidDel="005D3B0F">
          <w:delText xml:space="preserve"> </w:delText>
        </w:r>
        <w:r w:rsidRPr="00A60B08" w:rsidDel="005D3B0F">
          <w:rPr>
            <w:noProof/>
          </w:rPr>
          <w:delText xml:space="preserve">La course d’amorce </w:delText>
        </w:r>
        <w:r w:rsidDel="005D3B0F">
          <w:rPr>
            <w:noProof/>
          </w:rPr>
          <w:delText>d’un service matériel</w:delText>
        </w:r>
        <w:r w:rsidRPr="00A60B08" w:rsidDel="005D3B0F">
          <w:rPr>
            <w:noProof/>
          </w:rPr>
          <w:delText xml:space="preserve"> désigne la première course utilisable de ce</w:delText>
        </w:r>
        <w:r w:rsidDel="005D3B0F">
          <w:rPr>
            <w:noProof/>
          </w:rPr>
          <w:delText xml:space="preserve"> service matériel</w:delText>
        </w:r>
        <w:r w:rsidRPr="00A60B08" w:rsidDel="005D3B0F">
          <w:rPr>
            <w:noProof/>
          </w:rPr>
          <w:delText>. La course d’amorce d’un</w:delText>
        </w:r>
        <w:r w:rsidR="00360A14" w:rsidDel="005D3B0F">
          <w:rPr>
            <w:noProof/>
          </w:rPr>
          <w:delText xml:space="preserve"> service matériel</w:delText>
        </w:r>
        <w:r w:rsidRPr="00A60B08" w:rsidDel="005D3B0F">
          <w:rPr>
            <w:noProof/>
          </w:rPr>
          <w:delText xml:space="preserve"> peut être, selon les circonstances : la course de tête du service matériel, la course du service matériel dont l’heure de départ est le plus tôt parmi les courses du service matériel ajoutées à la liste des courses planifiées suite à la sélection du mode « </w:delText>
        </w:r>
        <w:r w:rsidDel="005D3B0F">
          <w:rPr>
            <w:noProof/>
          </w:rPr>
          <w:delText>Exploitation Automatique</w:delText>
        </w:r>
        <w:r w:rsidRPr="00A60B08" w:rsidDel="005D3B0F">
          <w:rPr>
            <w:noProof/>
          </w:rPr>
          <w:delText> ». Cela peut être la course de tête du service matériel ou une autre course, suivant l’heure à laquelle le mode « </w:delText>
        </w:r>
        <w:r w:rsidDel="005D3B0F">
          <w:rPr>
            <w:noProof/>
          </w:rPr>
          <w:delText>Exploitation Automatique</w:delText>
        </w:r>
        <w:r w:rsidRPr="00A60B08" w:rsidDel="005D3B0F">
          <w:rPr>
            <w:noProof/>
          </w:rPr>
          <w:delText> » est sélectionné</w:delText>
        </w:r>
        <w:r w:rsidRPr="00360A14" w:rsidDel="005D3B0F">
          <w:rPr>
            <w:noProof/>
          </w:rPr>
          <w:delText>.</w:delText>
        </w:r>
        <w:r w:rsidR="00360A14" w:rsidRPr="00360A14" w:rsidDel="005D3B0F">
          <w:rPr>
            <w:noProof/>
          </w:rPr>
          <w:delText xml:space="preserve"> La course d’amorce d’un</w:delText>
        </w:r>
        <w:r w:rsidR="00360A14" w:rsidDel="005D3B0F">
          <w:rPr>
            <w:noProof/>
          </w:rPr>
          <w:delText xml:space="preserve"> service matériel </w:delText>
        </w:r>
        <w:r w:rsidR="00360A14" w:rsidRPr="00360A14" w:rsidDel="005D3B0F">
          <w:rPr>
            <w:noProof/>
          </w:rPr>
          <w:delText>est sans course prédécesseur</w:delText>
        </w:r>
        <w:r w:rsidR="00360A14" w:rsidDel="005D3B0F">
          <w:rPr>
            <w:noProof/>
          </w:rPr>
          <w:delText>.</w:delText>
        </w:r>
      </w:del>
    </w:p>
    <w:p w14:paraId="56E19F78" w14:textId="632D51D0" w:rsidR="008E690F" w:rsidRPr="008E690F" w:rsidDel="005D3B0F" w:rsidRDefault="008E690F" w:rsidP="00C82597">
      <w:pPr>
        <w:jc w:val="both"/>
        <w:rPr>
          <w:del w:id="467" w:author="TRIANO José" w:date="2024-09-10T09:58:00Z"/>
        </w:rPr>
      </w:pPr>
      <w:del w:id="468" w:author="TRIANO José" w:date="2024-09-10T09:58:00Z">
        <w:r w:rsidDel="005D3B0F">
          <w:rPr>
            <w:u w:val="single"/>
          </w:rPr>
          <w:delText>Course haut-le-pied :</w:delText>
        </w:r>
        <w:r w:rsidRPr="008E690F" w:rsidDel="005D3B0F">
          <w:delText xml:space="preserve"> </w:delText>
        </w:r>
        <w:r w:rsidDel="005D3B0F">
          <w:delText xml:space="preserve">Course </w:delText>
        </w:r>
        <w:r w:rsidR="00641AA1" w:rsidDel="005D3B0F">
          <w:delText xml:space="preserve">sans voyageurs et </w:delText>
        </w:r>
        <w:r w:rsidDel="005D3B0F">
          <w:delText xml:space="preserve">sans arrêt </w:delText>
        </w:r>
        <w:r w:rsidR="00641AA1" w:rsidDel="005D3B0F">
          <w:delText xml:space="preserve">commercial </w:delText>
        </w:r>
        <w:r w:rsidDel="005D3B0F">
          <w:delText>entre son origine et sa destination.</w:delText>
        </w:r>
      </w:del>
    </w:p>
    <w:p w14:paraId="5250463C" w14:textId="6894EF03" w:rsidR="00563FB7" w:rsidDel="005D3B0F" w:rsidRDefault="00563FB7" w:rsidP="00C82597">
      <w:pPr>
        <w:jc w:val="both"/>
        <w:rPr>
          <w:del w:id="469" w:author="TRIANO José" w:date="2024-09-10T09:58:00Z"/>
        </w:rPr>
      </w:pPr>
      <w:del w:id="470" w:author="TRIANO José" w:date="2024-09-10T09:58:00Z">
        <w:r w:rsidDel="005D3B0F">
          <w:rPr>
            <w:u w:val="single"/>
          </w:rPr>
          <w:delText>Course d’ouverture de ligne :</w:delText>
        </w:r>
        <w:r w:rsidRPr="008E690F" w:rsidDel="005D3B0F">
          <w:delText xml:space="preserve"> </w:delText>
        </w:r>
        <w:r w:rsidDel="005D3B0F">
          <w:delText xml:space="preserve">Course haut-le-pied </w:delText>
        </w:r>
        <w:r w:rsidR="004B6611" w:rsidDel="005D3B0F">
          <w:delText>planifiée</w:delText>
        </w:r>
        <w:r w:rsidDel="005D3B0F">
          <w:delText xml:space="preserve"> dans le référentiel horaire théorique</w:delText>
        </w:r>
        <w:r w:rsidR="00641AA1" w:rsidDel="005D3B0F">
          <w:delText xml:space="preserve"> et effectuée à une vitesse maximale paramétrable</w:delText>
        </w:r>
        <w:r w:rsidDel="005D3B0F">
          <w:delText>.</w:delText>
        </w:r>
      </w:del>
    </w:p>
    <w:p w14:paraId="0ED5FDD6" w14:textId="405483B1" w:rsidR="00641AA1" w:rsidDel="005D3B0F" w:rsidRDefault="00641AA1" w:rsidP="00C82597">
      <w:pPr>
        <w:jc w:val="both"/>
        <w:rPr>
          <w:del w:id="471" w:author="TRIANO José" w:date="2024-09-10T09:58:00Z"/>
        </w:rPr>
      </w:pPr>
      <w:del w:id="472" w:author="TRIANO José" w:date="2024-09-10T09:58:00Z">
        <w:r w:rsidDel="005D3B0F">
          <w:rPr>
            <w:u w:val="single"/>
          </w:rPr>
          <w:delText>Course de test :</w:delText>
        </w:r>
        <w:r w:rsidRPr="008E690F" w:rsidDel="005D3B0F">
          <w:delText xml:space="preserve"> </w:delText>
        </w:r>
        <w:r w:rsidDel="005D3B0F">
          <w:delText xml:space="preserve">Course haut-le-pied qui peut être </w:delText>
        </w:r>
        <w:r w:rsidR="004B6611" w:rsidDel="005D3B0F">
          <w:delText>planifiée</w:delText>
        </w:r>
        <w:r w:rsidDel="005D3B0F">
          <w:delText xml:space="preserve"> dans le référentiel horaire théorique ou créée par l’utilisateur et effectuée à une vitesse maximale paramétrable</w:delText>
        </w:r>
      </w:del>
      <w:ins w:id="473" w:author="MAILIER Maxime" w:date="2024-08-30T09:45:00Z">
        <w:del w:id="474" w:author="TRIANO José" w:date="2024-09-10T09:58:00Z">
          <w:r w:rsidR="00357139" w:rsidDel="005D3B0F">
            <w:delText>sélectionnable par l’utilisateur</w:delText>
          </w:r>
        </w:del>
      </w:ins>
      <w:del w:id="475" w:author="TRIANO José" w:date="2024-09-10T09:58:00Z">
        <w:r w:rsidDel="005D3B0F">
          <w:delText>.</w:delText>
        </w:r>
      </w:del>
    </w:p>
    <w:p w14:paraId="6DA6C741" w14:textId="5E236E87" w:rsidR="004B6611" w:rsidRPr="008E690F" w:rsidDel="005D3B0F" w:rsidRDefault="004B6611" w:rsidP="00C82597">
      <w:pPr>
        <w:jc w:val="both"/>
        <w:rPr>
          <w:del w:id="476" w:author="TRIANO José" w:date="2024-09-10T09:58:00Z"/>
        </w:rPr>
      </w:pPr>
      <w:del w:id="477" w:author="TRIANO José" w:date="2024-09-10T09:58:00Z">
        <w:r w:rsidDel="005D3B0F">
          <w:rPr>
            <w:u w:val="single"/>
          </w:rPr>
          <w:delText>Course de manœuvre :</w:delText>
        </w:r>
        <w:r w:rsidRPr="008E690F" w:rsidDel="005D3B0F">
          <w:delText xml:space="preserve"> </w:delText>
        </w:r>
        <w:r w:rsidDel="005D3B0F">
          <w:delText>Course haut-le-pied non planifiée dans le référentiel horaire théorique et autre qu’une course d’ouverture de ligne ou une course de test.</w:delText>
        </w:r>
      </w:del>
    </w:p>
    <w:p w14:paraId="1F8AA4C5" w14:textId="2A918C1F" w:rsidR="00B34B58" w:rsidRPr="008E690F" w:rsidDel="005D3B0F" w:rsidRDefault="00B34B58" w:rsidP="00C82597">
      <w:pPr>
        <w:jc w:val="both"/>
        <w:rPr>
          <w:del w:id="478" w:author="TRIANO José" w:date="2024-09-10T09:58:00Z"/>
        </w:rPr>
      </w:pPr>
      <w:commentRangeStart w:id="479"/>
      <w:commentRangeStart w:id="480"/>
      <w:commentRangeStart w:id="481"/>
      <w:del w:id="482" w:author="TRIANO José" w:date="2024-09-10T09:58:00Z">
        <w:r w:rsidRPr="00810C21" w:rsidDel="005D3B0F">
          <w:rPr>
            <w:u w:val="single"/>
          </w:rPr>
          <w:delText>Course partielle</w:delText>
        </w:r>
      </w:del>
      <w:ins w:id="483" w:author="MAILIER Maxime" w:date="2024-08-14T14:57:00Z">
        <w:del w:id="484" w:author="TRIANO José" w:date="2024-09-10T09:33:00Z">
          <w:r w:rsidR="006720B7" w:rsidRPr="00810C21" w:rsidDel="002E5539">
            <w:rPr>
              <w:u w:val="single"/>
            </w:rPr>
            <w:delText>Mouvement</w:delText>
          </w:r>
        </w:del>
      </w:ins>
      <w:del w:id="485" w:author="TRIANO José" w:date="2024-09-10T09:58:00Z">
        <w:r w:rsidRPr="00810C21" w:rsidDel="005D3B0F">
          <w:rPr>
            <w:u w:val="single"/>
          </w:rPr>
          <w:delText> :</w:delText>
        </w:r>
        <w:r w:rsidDel="005D3B0F">
          <w:delText xml:space="preserve"> </w:delText>
        </w:r>
      </w:del>
      <w:ins w:id="486" w:author="MAILIER Maxime" w:date="2024-08-14T15:00:00Z">
        <w:del w:id="487" w:author="TRIANO José" w:date="2024-09-10T09:33:00Z">
          <w:r w:rsidR="006720B7" w:rsidDel="002E5539">
            <w:delText>Un</w:delText>
          </w:r>
        </w:del>
        <w:del w:id="488" w:author="TRIANO José" w:date="2024-09-10T09:58:00Z">
          <w:r w:rsidR="006720B7" w:rsidDel="005D3B0F">
            <w:delText xml:space="preserve"> </w:delText>
          </w:r>
        </w:del>
      </w:ins>
      <w:ins w:id="489" w:author="MAILIER Maxime" w:date="2024-08-14T14:59:00Z">
        <w:del w:id="490" w:author="TRIANO José" w:date="2024-09-10T09:58:00Z">
          <w:r w:rsidR="006720B7" w:rsidRPr="006720B7" w:rsidDel="005D3B0F">
            <w:delText xml:space="preserve">mouvement </w:delText>
          </w:r>
        </w:del>
      </w:ins>
      <w:ins w:id="491" w:author="MAILIER Maxime" w:date="2024-08-14T15:00:00Z">
        <w:del w:id="492" w:author="TRIANO José" w:date="2024-09-10T09:33:00Z">
          <w:r w:rsidR="006720B7" w:rsidDel="002E5539">
            <w:delText>est</w:delText>
          </w:r>
        </w:del>
      </w:ins>
      <w:ins w:id="493" w:author="MAILIER Maxime" w:date="2024-08-14T14:59:00Z">
        <w:del w:id="494" w:author="TRIANO José" w:date="2024-09-10T09:33:00Z">
          <w:r w:rsidR="006720B7" w:rsidRPr="006720B7" w:rsidDel="002E5539">
            <w:delText xml:space="preserve"> </w:delText>
          </w:r>
        </w:del>
        <w:del w:id="495" w:author="TRIANO José" w:date="2024-09-10T09:58:00Z">
          <w:r w:rsidR="006720B7" w:rsidRPr="006720B7" w:rsidDel="005D3B0F">
            <w:delText xml:space="preserve">envoyé </w:delText>
          </w:r>
        </w:del>
      </w:ins>
      <w:ins w:id="496" w:author="MAILIER Maxime" w:date="2024-08-14T18:00:00Z">
        <w:del w:id="497" w:author="TRIANO José" w:date="2024-09-10T09:58:00Z">
          <w:r w:rsidR="008C1E8B" w:rsidDel="005D3B0F">
            <w:delText>à un</w:delText>
          </w:r>
        </w:del>
      </w:ins>
      <w:ins w:id="498" w:author="MAILIER Maxime" w:date="2024-08-14T14:59:00Z">
        <w:del w:id="499" w:author="TRIANO José" w:date="2024-09-10T09:58:00Z">
          <w:r w:rsidR="006720B7" w:rsidRPr="006720B7" w:rsidDel="005D3B0F">
            <w:delText xml:space="preserve"> véhicule au fil de sa progression sur l</w:delText>
          </w:r>
        </w:del>
      </w:ins>
      <w:ins w:id="500" w:author="MAILIER Maxime" w:date="2024-08-14T15:00:00Z">
        <w:del w:id="501" w:author="TRIANO José" w:date="2024-09-10T09:58:00Z">
          <w:r w:rsidR="006720B7" w:rsidDel="005D3B0F">
            <w:delText>a ligne</w:delText>
          </w:r>
        </w:del>
      </w:ins>
      <w:ins w:id="502" w:author="MAILIER Maxime" w:date="2024-08-14T14:59:00Z">
        <w:del w:id="503" w:author="TRIANO José" w:date="2024-09-10T09:58:00Z">
          <w:r w:rsidR="006720B7" w:rsidRPr="006720B7" w:rsidDel="005D3B0F">
            <w:delText xml:space="preserve"> en prenant en compte la table de compatibilités de mouvements.</w:delText>
          </w:r>
        </w:del>
      </w:ins>
      <w:del w:id="504" w:author="TRIANO José" w:date="2024-09-10T09:58:00Z">
        <w:r w:rsidDel="005D3B0F">
          <w:delText>Course avec une destination autre qu’un point d’arrêt. La course sera complétée jusqu’à un point d’arrêt commercial ou technique lors que le véhicule approche de la destination partielle. Elle est</w:delText>
        </w:r>
      </w:del>
      <w:ins w:id="505" w:author="MAILIER Maxime" w:date="2024-08-14T15:01:00Z">
        <w:del w:id="506" w:author="TRIANO José" w:date="2024-09-10T09:58:00Z">
          <w:r w:rsidR="006720B7" w:rsidDel="005D3B0F">
            <w:delText>L’envoi d</w:delText>
          </w:r>
        </w:del>
        <w:del w:id="507" w:author="TRIANO José" w:date="2024-09-10T09:33:00Z">
          <w:r w:rsidR="006720B7" w:rsidDel="002E5539">
            <w:delText xml:space="preserve">e mouvements </w:delText>
          </w:r>
        </w:del>
        <w:del w:id="508" w:author="TRIANO José" w:date="2024-09-10T09:58:00Z">
          <w:r w:rsidR="006720B7" w:rsidDel="005D3B0F">
            <w:delText>aux véhicules est</w:delText>
          </w:r>
        </w:del>
      </w:ins>
      <w:del w:id="509" w:author="TRIANO José" w:date="2024-09-10T09:58:00Z">
        <w:r w:rsidDel="005D3B0F">
          <w:delText xml:space="preserve"> utilisée pour flexibiliser l’opération de la voie unique ferroviaire. </w:delText>
        </w:r>
        <w:commentRangeEnd w:id="479"/>
        <w:r w:rsidR="001C3213" w:rsidDel="005D3B0F">
          <w:rPr>
            <w:rStyle w:val="Marquedecommentaire"/>
            <w:rFonts w:asciiTheme="minorHAnsi" w:hAnsiTheme="minorHAnsi" w:cstheme="minorBidi"/>
          </w:rPr>
          <w:commentReference w:id="479"/>
        </w:r>
        <w:commentRangeEnd w:id="480"/>
        <w:r w:rsidR="00837F8E" w:rsidDel="005D3B0F">
          <w:rPr>
            <w:rStyle w:val="Marquedecommentaire"/>
            <w:rFonts w:asciiTheme="minorHAnsi" w:hAnsiTheme="minorHAnsi" w:cstheme="minorBidi"/>
          </w:rPr>
          <w:commentReference w:id="480"/>
        </w:r>
        <w:commentRangeEnd w:id="481"/>
        <w:r w:rsidR="006720B7" w:rsidDel="005D3B0F">
          <w:rPr>
            <w:rStyle w:val="Marquedecommentaire"/>
            <w:rFonts w:asciiTheme="minorHAnsi" w:hAnsiTheme="minorHAnsi" w:cstheme="minorBidi"/>
          </w:rPr>
          <w:commentReference w:id="481"/>
        </w:r>
      </w:del>
    </w:p>
    <w:p w14:paraId="571992FC" w14:textId="0425A7BD" w:rsidR="00F927D3" w:rsidDel="005D3B0F" w:rsidRDefault="00F927D3" w:rsidP="00C82597">
      <w:pPr>
        <w:widowControl w:val="0"/>
        <w:jc w:val="both"/>
        <w:rPr>
          <w:del w:id="510" w:author="TRIANO José" w:date="2024-09-10T09:58:00Z"/>
        </w:rPr>
      </w:pPr>
      <w:del w:id="511" w:author="TRIANO José" w:date="2024-09-10T09:58:00Z">
        <w:r w:rsidDel="005D3B0F">
          <w:rPr>
            <w:u w:val="single"/>
          </w:rPr>
          <w:delText xml:space="preserve">Etat d’une course : </w:delText>
        </w:r>
        <w:r w:rsidDel="005D3B0F">
          <w:delText xml:space="preserve">Pour chaque course, le Traffic Mgr gère un état qui évolue selon les commandes </w:delText>
        </w:r>
      </w:del>
      <w:ins w:id="512" w:author="MAILIER Maxime" w:date="2024-08-30T17:12:00Z">
        <w:del w:id="513" w:author="TRIANO José" w:date="2024-09-10T09:58:00Z">
          <w:r w:rsidR="003F6FD9" w:rsidDel="005D3B0F">
            <w:delText>de l’</w:delText>
          </w:r>
        </w:del>
      </w:ins>
      <w:del w:id="514" w:author="TRIANO José" w:date="2024-09-10T09:58:00Z">
        <w:r w:rsidDel="005D3B0F">
          <w:delText xml:space="preserve">utilisateur, </w:delText>
        </w:r>
        <w:commentRangeStart w:id="515"/>
        <w:commentRangeStart w:id="516"/>
        <w:commentRangeStart w:id="517"/>
        <w:r w:rsidDel="005D3B0F">
          <w:delText xml:space="preserve">l'allocation </w:delText>
        </w:r>
      </w:del>
      <w:ins w:id="518" w:author="MAILIER Maxime" w:date="2024-08-21T15:08:00Z">
        <w:del w:id="519" w:author="TRIANO José" w:date="2024-09-10T09:58:00Z">
          <w:r w:rsidR="00505B0E" w:rsidDel="005D3B0F">
            <w:delText xml:space="preserve">l'association </w:delText>
          </w:r>
        </w:del>
      </w:ins>
      <w:del w:id="520" w:author="TRIANO José" w:date="2024-09-10T09:58:00Z">
        <w:r w:rsidDel="005D3B0F">
          <w:delText>de la course à un véhicule et le parcours du véhicule auquel elle est allouée </w:delText>
        </w:r>
      </w:del>
      <w:ins w:id="521" w:author="MAILIER Maxime" w:date="2024-08-21T15:08:00Z">
        <w:del w:id="522" w:author="TRIANO José" w:date="2024-09-10T09:58:00Z">
          <w:r w:rsidR="00505B0E" w:rsidDel="005D3B0F">
            <w:delText>associée </w:delText>
          </w:r>
        </w:del>
      </w:ins>
      <w:del w:id="523" w:author="TRIANO José" w:date="2024-09-10T09:58:00Z">
        <w:r w:rsidDel="005D3B0F">
          <w:delText>:</w:delText>
        </w:r>
        <w:commentRangeEnd w:id="515"/>
        <w:r w:rsidR="000855A2" w:rsidDel="005D3B0F">
          <w:rPr>
            <w:rStyle w:val="Marquedecommentaire"/>
            <w:rFonts w:asciiTheme="minorHAnsi" w:hAnsiTheme="minorHAnsi" w:cstheme="minorBidi"/>
          </w:rPr>
          <w:commentReference w:id="515"/>
        </w:r>
        <w:commentRangeEnd w:id="516"/>
        <w:r w:rsidR="00837F8E" w:rsidDel="005D3B0F">
          <w:rPr>
            <w:rStyle w:val="Marquedecommentaire"/>
            <w:rFonts w:asciiTheme="minorHAnsi" w:hAnsiTheme="minorHAnsi" w:cstheme="minorBidi"/>
          </w:rPr>
          <w:commentReference w:id="516"/>
        </w:r>
        <w:commentRangeEnd w:id="517"/>
        <w:r w:rsidR="00C87486" w:rsidDel="005D3B0F">
          <w:rPr>
            <w:rStyle w:val="Marquedecommentaire"/>
            <w:rFonts w:asciiTheme="minorHAnsi" w:hAnsiTheme="minorHAnsi" w:cstheme="minorBidi"/>
          </w:rPr>
          <w:commentReference w:id="517"/>
        </w:r>
      </w:del>
    </w:p>
    <w:p w14:paraId="740E02EE" w14:textId="09342896" w:rsidR="004E28E4" w:rsidDel="005D3B0F" w:rsidRDefault="00227222" w:rsidP="00C82597">
      <w:pPr>
        <w:numPr>
          <w:ilvl w:val="0"/>
          <w:numId w:val="35"/>
        </w:numPr>
        <w:spacing w:line="260" w:lineRule="atLeast"/>
        <w:ind w:left="714" w:hanging="357"/>
        <w:jc w:val="both"/>
        <w:rPr>
          <w:ins w:id="524" w:author="MAILIER Maxime" w:date="2024-08-30T16:38:00Z"/>
          <w:del w:id="525" w:author="TRIANO José" w:date="2024-09-10T09:58:00Z"/>
        </w:rPr>
      </w:pPr>
      <w:ins w:id="526" w:author="MAILIER Maxime" w:date="2024-08-14T15:16:00Z">
        <w:del w:id="527" w:author="TRIANO José" w:date="2024-09-10T09:58:00Z">
          <w:r w:rsidDel="005D3B0F">
            <w:rPr>
              <w:i/>
            </w:rPr>
            <w:delText>Prévue</w:delText>
          </w:r>
        </w:del>
      </w:ins>
      <w:commentRangeStart w:id="528"/>
      <w:commentRangeStart w:id="529"/>
      <w:commentRangeStart w:id="530"/>
      <w:del w:id="531" w:author="TRIANO José" w:date="2024-09-10T09:58:00Z">
        <w:r w:rsidR="00F927D3" w:rsidDel="005D3B0F">
          <w:rPr>
            <w:i/>
          </w:rPr>
          <w:delText>Future</w:delText>
        </w:r>
        <w:r w:rsidR="00F927D3" w:rsidDel="005D3B0F">
          <w:delText> </w:delText>
        </w:r>
        <w:commentRangeEnd w:id="528"/>
        <w:r w:rsidR="008D23E2" w:rsidDel="005D3B0F">
          <w:rPr>
            <w:rStyle w:val="Marquedecommentaire"/>
            <w:rFonts w:asciiTheme="minorHAnsi" w:hAnsiTheme="minorHAnsi" w:cstheme="minorBidi"/>
          </w:rPr>
          <w:commentReference w:id="528"/>
        </w:r>
        <w:commentRangeEnd w:id="529"/>
        <w:r w:rsidR="00837F8E" w:rsidDel="005D3B0F">
          <w:rPr>
            <w:rStyle w:val="Marquedecommentaire"/>
            <w:rFonts w:asciiTheme="minorHAnsi" w:hAnsiTheme="minorHAnsi" w:cstheme="minorBidi"/>
          </w:rPr>
          <w:commentReference w:id="529"/>
        </w:r>
        <w:commentRangeEnd w:id="530"/>
        <w:r w:rsidR="00C87486" w:rsidDel="005D3B0F">
          <w:rPr>
            <w:rStyle w:val="Marquedecommentaire"/>
            <w:rFonts w:asciiTheme="minorHAnsi" w:hAnsiTheme="minorHAnsi" w:cstheme="minorBidi"/>
          </w:rPr>
          <w:commentReference w:id="530"/>
        </w:r>
        <w:r w:rsidR="00F927D3" w:rsidDel="005D3B0F">
          <w:delText xml:space="preserve">: </w:delText>
        </w:r>
        <w:r w:rsidR="004E28E4" w:rsidDel="005D3B0F">
          <w:delText>C</w:delText>
        </w:r>
        <w:r w:rsidR="00F927D3" w:rsidDel="005D3B0F">
          <w:delText xml:space="preserve">'est l'état par défaut. Dans cet état, </w:delText>
        </w:r>
        <w:commentRangeStart w:id="532"/>
        <w:commentRangeStart w:id="533"/>
        <w:commentRangeStart w:id="534"/>
        <w:r w:rsidR="00F927D3" w:rsidDel="005D3B0F">
          <w:delText>la course n'est allouée à aucun véhicule</w:delText>
        </w:r>
        <w:commentRangeEnd w:id="532"/>
        <w:r w:rsidR="008D23E2" w:rsidDel="005D3B0F">
          <w:rPr>
            <w:rStyle w:val="Marquedecommentaire"/>
            <w:rFonts w:asciiTheme="minorHAnsi" w:hAnsiTheme="minorHAnsi" w:cstheme="minorBidi"/>
          </w:rPr>
          <w:commentReference w:id="532"/>
        </w:r>
        <w:commentRangeEnd w:id="533"/>
        <w:r w:rsidR="00837F8E" w:rsidDel="005D3B0F">
          <w:rPr>
            <w:rStyle w:val="Marquedecommentaire"/>
            <w:rFonts w:asciiTheme="minorHAnsi" w:hAnsiTheme="minorHAnsi" w:cstheme="minorBidi"/>
          </w:rPr>
          <w:commentReference w:id="533"/>
        </w:r>
        <w:commentRangeEnd w:id="534"/>
        <w:r w:rsidR="00F913FA" w:rsidDel="005D3B0F">
          <w:rPr>
            <w:rStyle w:val="Marquedecommentaire"/>
            <w:rFonts w:asciiTheme="minorHAnsi" w:hAnsiTheme="minorHAnsi" w:cstheme="minorBidi"/>
          </w:rPr>
          <w:commentReference w:id="534"/>
        </w:r>
        <w:r w:rsidR="00F927D3" w:rsidDel="005D3B0F">
          <w:delText>. Elle n'a pas débuté et est disponible pour être allouée à un véhicule</w:delText>
        </w:r>
      </w:del>
      <w:ins w:id="535" w:author="MAILIER Maxime" w:date="2024-08-14T15:16:00Z">
        <w:del w:id="536" w:author="TRIANO José" w:date="2024-09-10T09:58:00Z">
          <w:r w:rsidDel="005D3B0F">
            <w:delText>n’a pas débuté</w:delText>
          </w:r>
        </w:del>
      </w:ins>
      <w:ins w:id="537" w:author="MAILIER Maxime" w:date="2024-08-30T16:37:00Z">
        <w:del w:id="538" w:author="TRIANO José" w:date="2024-09-10T09:58:00Z">
          <w:r w:rsidR="004E28E4" w:rsidDel="005D3B0F">
            <w:delText xml:space="preserve"> et aucun </w:delText>
          </w:r>
        </w:del>
      </w:ins>
      <w:ins w:id="539" w:author="MAILIER Maxime" w:date="2024-08-30T16:38:00Z">
        <w:del w:id="540" w:author="TRIANO José" w:date="2024-09-10T09:58:00Z">
          <w:r w:rsidR="004E28E4" w:rsidDel="005D3B0F">
            <w:delText>véhicule n’est affecté pour sa réalisation.</w:delText>
          </w:r>
        </w:del>
      </w:ins>
    </w:p>
    <w:p w14:paraId="0B28A691" w14:textId="5295A91C" w:rsidR="00F927D3" w:rsidDel="005D3B0F" w:rsidRDefault="004E28E4" w:rsidP="00C82597">
      <w:pPr>
        <w:numPr>
          <w:ilvl w:val="0"/>
          <w:numId w:val="35"/>
        </w:numPr>
        <w:spacing w:line="260" w:lineRule="atLeast"/>
        <w:ind w:left="714" w:hanging="357"/>
        <w:jc w:val="both"/>
        <w:rPr>
          <w:del w:id="541" w:author="TRIANO José" w:date="2024-09-10T09:58:00Z"/>
        </w:rPr>
      </w:pPr>
      <w:ins w:id="542" w:author="MAILIER Maxime" w:date="2024-08-30T16:38:00Z">
        <w:del w:id="543" w:author="TRIANO José" w:date="2024-09-10T09:58:00Z">
          <w:r w:rsidDel="005D3B0F">
            <w:rPr>
              <w:i/>
            </w:rPr>
            <w:delText>Confirmée </w:delText>
          </w:r>
          <w:r w:rsidRPr="004E28E4" w:rsidDel="005D3B0F">
            <w:delText>:</w:delText>
          </w:r>
          <w:r w:rsidDel="005D3B0F">
            <w:delText xml:space="preserve"> Dans cet état, la course n’a pas débuté et un véhicule </w:delText>
          </w:r>
        </w:del>
      </w:ins>
      <w:ins w:id="544" w:author="MAILIER Maxime" w:date="2024-08-30T16:39:00Z">
        <w:del w:id="545" w:author="TRIANO José" w:date="2024-09-10T09:58:00Z">
          <w:r w:rsidDel="005D3B0F">
            <w:delText>e</w:delText>
          </w:r>
        </w:del>
      </w:ins>
      <w:ins w:id="546" w:author="MAILIER Maxime" w:date="2024-08-30T16:38:00Z">
        <w:del w:id="547" w:author="TRIANO José" w:date="2024-09-10T09:58:00Z">
          <w:r w:rsidDel="005D3B0F">
            <w:delText>st affecté pour sa réalisation</w:delText>
          </w:r>
        </w:del>
      </w:ins>
      <w:del w:id="548" w:author="TRIANO José" w:date="2024-09-10T09:58:00Z">
        <w:r w:rsidR="00F927D3" w:rsidDel="005D3B0F">
          <w:delText>.</w:delText>
        </w:r>
      </w:del>
    </w:p>
    <w:p w14:paraId="318AB40F" w14:textId="5FF4E10A" w:rsidR="00F927D3" w:rsidDel="005D3B0F" w:rsidRDefault="00F927D3" w:rsidP="00C82597">
      <w:pPr>
        <w:numPr>
          <w:ilvl w:val="0"/>
          <w:numId w:val="35"/>
        </w:numPr>
        <w:spacing w:line="260" w:lineRule="atLeast"/>
        <w:ind w:left="714" w:hanging="357"/>
        <w:jc w:val="both"/>
        <w:rPr>
          <w:del w:id="549" w:author="TRIANO José" w:date="2024-09-10T09:58:00Z"/>
        </w:rPr>
      </w:pPr>
      <w:del w:id="550" w:author="TRIANO José" w:date="2024-09-10T09:58:00Z">
        <w:r w:rsidDel="005D3B0F">
          <w:rPr>
            <w:i/>
          </w:rPr>
          <w:delText>En cours </w:delText>
        </w:r>
        <w:r w:rsidDel="005D3B0F">
          <w:delText xml:space="preserve">: </w:delText>
        </w:r>
        <w:r w:rsidR="003F6FD9" w:rsidDel="005D3B0F">
          <w:delText xml:space="preserve">Dans </w:delText>
        </w:r>
        <w:r w:rsidDel="005D3B0F">
          <w:delText xml:space="preserve">cet état, la course est allouée </w:delText>
        </w:r>
      </w:del>
      <w:ins w:id="551" w:author="MAILIER Maxime" w:date="2024-08-21T15:09:00Z">
        <w:del w:id="552" w:author="TRIANO José" w:date="2024-09-10T09:58:00Z">
          <w:r w:rsidR="00505B0E" w:rsidDel="005D3B0F">
            <w:delText xml:space="preserve">associée </w:delText>
          </w:r>
        </w:del>
      </w:ins>
      <w:del w:id="553" w:author="TRIANO José" w:date="2024-09-10T09:58:00Z">
        <w:r w:rsidDel="005D3B0F">
          <w:delText xml:space="preserve">à un véhicule et en cours de réalisation. Cet état inclut la situation où la course est allouée à un véhicule mais que celui-ci ne l'a pas encore débutée. Une course dans l'état </w:delText>
        </w:r>
        <w:r w:rsidR="00DA3333" w:rsidDel="005D3B0F">
          <w:delText>« </w:delText>
        </w:r>
        <w:r w:rsidDel="005D3B0F">
          <w:delText>En cours</w:delText>
        </w:r>
        <w:r w:rsidR="00DA3333" w:rsidDel="005D3B0F">
          <w:delText> »</w:delText>
        </w:r>
        <w:r w:rsidDel="005D3B0F">
          <w:delText xml:space="preserve">, est remise dans l'état </w:delText>
        </w:r>
        <w:r w:rsidR="00DA3333" w:rsidDel="005D3B0F">
          <w:delText>« </w:delText>
        </w:r>
        <w:r w:rsidDel="005D3B0F">
          <w:delText>Future</w:delText>
        </w:r>
        <w:r w:rsidR="00DA3333" w:rsidDel="005D3B0F">
          <w:delText> »</w:delText>
        </w:r>
        <w:r w:rsidDel="005D3B0F">
          <w:rPr>
            <w:i/>
          </w:rPr>
          <w:delText> </w:delText>
        </w:r>
        <w:r w:rsidDel="005D3B0F">
          <w:delText>si elle est désallouée du véhicule auquel elle est allouée avant que celui-ci l'a</w:delText>
        </w:r>
        <w:r w:rsidR="00CA697B" w:rsidDel="005D3B0F">
          <w:delText>it</w:delText>
        </w:r>
        <w:r w:rsidDel="005D3B0F">
          <w:delText xml:space="preserve"> débutée.</w:delText>
        </w:r>
      </w:del>
    </w:p>
    <w:p w14:paraId="470F664E" w14:textId="65720E39" w:rsidR="00F927D3" w:rsidDel="005D3B0F" w:rsidRDefault="00F927D3" w:rsidP="00C82597">
      <w:pPr>
        <w:numPr>
          <w:ilvl w:val="0"/>
          <w:numId w:val="36"/>
        </w:numPr>
        <w:spacing w:line="260" w:lineRule="atLeast"/>
        <w:ind w:left="714" w:hanging="357"/>
        <w:jc w:val="both"/>
        <w:rPr>
          <w:del w:id="554" w:author="TRIANO José" w:date="2024-09-10T09:58:00Z"/>
        </w:rPr>
      </w:pPr>
      <w:del w:id="555" w:author="TRIANO José" w:date="2024-09-10T09:58:00Z">
        <w:r w:rsidDel="005D3B0F">
          <w:rPr>
            <w:i/>
          </w:rPr>
          <w:delText>Effectuée</w:delText>
        </w:r>
        <w:r w:rsidDel="005D3B0F">
          <w:delText> </w:delText>
        </w:r>
      </w:del>
      <w:ins w:id="556" w:author="MAILIER Maxime" w:date="2024-08-30T16:40:00Z">
        <w:del w:id="557" w:author="TRIANO José" w:date="2024-09-10T09:58:00Z">
          <w:r w:rsidR="004E28E4" w:rsidDel="005D3B0F">
            <w:rPr>
              <w:i/>
            </w:rPr>
            <w:delText>Réalisée</w:delText>
          </w:r>
          <w:r w:rsidR="004E28E4" w:rsidDel="005D3B0F">
            <w:delText> </w:delText>
          </w:r>
        </w:del>
      </w:ins>
      <w:del w:id="558" w:author="TRIANO José" w:date="2024-09-10T09:58:00Z">
        <w:r w:rsidDel="005D3B0F">
          <w:delText xml:space="preserve">: </w:delText>
        </w:r>
        <w:r w:rsidR="003F6FD9" w:rsidDel="005D3B0F">
          <w:delText xml:space="preserve">La </w:delText>
        </w:r>
        <w:r w:rsidDel="005D3B0F">
          <w:delText xml:space="preserve">course est considérée comme effectuée </w:delText>
        </w:r>
      </w:del>
      <w:ins w:id="559" w:author="MAILIER Maxime" w:date="2024-08-30T16:40:00Z">
        <w:del w:id="560" w:author="TRIANO José" w:date="2024-09-10T09:58:00Z">
          <w:r w:rsidR="004E28E4" w:rsidDel="005D3B0F">
            <w:delText xml:space="preserve">réalisée </w:delText>
          </w:r>
        </w:del>
      </w:ins>
      <w:del w:id="561" w:author="TRIANO José" w:date="2024-09-10T09:58:00Z">
        <w:r w:rsidDel="005D3B0F">
          <w:delText>lorsque le véhicule auquel elle est allouée</w:delText>
        </w:r>
      </w:del>
      <w:ins w:id="562" w:author="MAILIER Maxime" w:date="2024-08-21T15:10:00Z">
        <w:del w:id="563" w:author="TRIANO José" w:date="2024-09-10T09:58:00Z">
          <w:r w:rsidR="00505B0E" w:rsidDel="005D3B0F">
            <w:delText>qui lui est associé</w:delText>
          </w:r>
        </w:del>
      </w:ins>
      <w:del w:id="564" w:author="TRIANO José" w:date="2024-09-10T09:58:00Z">
        <w:r w:rsidDel="005D3B0F">
          <w:delText xml:space="preserve"> atteint la destination de la course.</w:delText>
        </w:r>
      </w:del>
    </w:p>
    <w:p w14:paraId="58D0BFAF" w14:textId="3C8807D4" w:rsidR="00F927D3" w:rsidDel="005D3B0F" w:rsidRDefault="00F927D3" w:rsidP="00C82597">
      <w:pPr>
        <w:numPr>
          <w:ilvl w:val="0"/>
          <w:numId w:val="37"/>
        </w:numPr>
        <w:spacing w:line="260" w:lineRule="atLeast"/>
        <w:ind w:left="714" w:hanging="357"/>
        <w:jc w:val="both"/>
        <w:rPr>
          <w:ins w:id="565" w:author="MAILIER Maxime" w:date="2024-08-30T16:42:00Z"/>
          <w:del w:id="566" w:author="TRIANO José" w:date="2024-09-10T09:58:00Z"/>
        </w:rPr>
      </w:pPr>
      <w:del w:id="567" w:author="TRIANO José" w:date="2024-09-10T09:58:00Z">
        <w:r w:rsidDel="005D3B0F">
          <w:rPr>
            <w:i/>
          </w:rPr>
          <w:delText>Supprimée</w:delText>
        </w:r>
        <w:r w:rsidDel="005D3B0F">
          <w:delText xml:space="preserve"> : </w:delText>
        </w:r>
        <w:r w:rsidR="004E28E4" w:rsidDel="005D3B0F">
          <w:delText xml:space="preserve">Une </w:delText>
        </w:r>
        <w:r w:rsidDel="005D3B0F">
          <w:delText xml:space="preserve">course est considérée comme supprimée lorsque l'utilisateur a </w:delText>
        </w:r>
        <w:r w:rsidR="00DA3333" w:rsidDel="005D3B0F">
          <w:delText>supprimé</w:delText>
        </w:r>
      </w:del>
      <w:ins w:id="568" w:author="MAILIER Maxime" w:date="2024-08-14T17:21:00Z">
        <w:del w:id="569" w:author="TRIANO José" w:date="2024-09-10T09:58:00Z">
          <w:r w:rsidR="00EA4AEB" w:rsidDel="005D3B0F">
            <w:delText>supprime</w:delText>
          </w:r>
        </w:del>
      </w:ins>
      <w:del w:id="570" w:author="TRIANO José" w:date="2024-09-10T09:58:00Z">
        <w:r w:rsidDel="005D3B0F">
          <w:delText xml:space="preserve"> </w:delText>
        </w:r>
        <w:commentRangeStart w:id="571"/>
        <w:commentRangeStart w:id="572"/>
        <w:commentRangeStart w:id="573"/>
        <w:commentRangeStart w:id="574"/>
        <w:r w:rsidDel="005D3B0F">
          <w:delText>l</w:delText>
        </w:r>
        <w:r w:rsidR="00DA3333" w:rsidDel="005D3B0F">
          <w:delText>e service matériel auquel</w:delText>
        </w:r>
        <w:r w:rsidDel="005D3B0F">
          <w:delText xml:space="preserve"> elle appartient</w:delText>
        </w:r>
        <w:commentRangeEnd w:id="571"/>
        <w:r w:rsidR="00B34B58" w:rsidDel="005D3B0F">
          <w:rPr>
            <w:rStyle w:val="Marquedecommentaire"/>
            <w:rFonts w:asciiTheme="minorHAnsi" w:hAnsiTheme="minorHAnsi" w:cstheme="minorBidi"/>
          </w:rPr>
          <w:commentReference w:id="571"/>
        </w:r>
        <w:commentRangeEnd w:id="572"/>
        <w:r w:rsidR="00837F8E" w:rsidDel="005D3B0F">
          <w:rPr>
            <w:rStyle w:val="Marquedecommentaire"/>
            <w:rFonts w:asciiTheme="minorHAnsi" w:hAnsiTheme="minorHAnsi" w:cstheme="minorBidi"/>
          </w:rPr>
          <w:commentReference w:id="572"/>
        </w:r>
        <w:commentRangeEnd w:id="573"/>
        <w:r w:rsidR="00B92645" w:rsidDel="005D3B0F">
          <w:rPr>
            <w:rStyle w:val="Marquedecommentaire"/>
            <w:rFonts w:asciiTheme="minorHAnsi" w:hAnsiTheme="minorHAnsi" w:cstheme="minorBidi"/>
          </w:rPr>
          <w:commentReference w:id="573"/>
        </w:r>
        <w:commentRangeEnd w:id="574"/>
        <w:r w:rsidR="00940899" w:rsidDel="005D3B0F">
          <w:rPr>
            <w:rStyle w:val="Marquedecommentaire"/>
            <w:rFonts w:asciiTheme="minorHAnsi" w:hAnsiTheme="minorHAnsi" w:cstheme="minorBidi"/>
          </w:rPr>
          <w:commentReference w:id="574"/>
        </w:r>
        <w:r w:rsidR="00DA3333" w:rsidDel="005D3B0F">
          <w:delText xml:space="preserve">. </w:delText>
        </w:r>
        <w:r w:rsidDel="005D3B0F">
          <w:delText xml:space="preserve">Dans cet état, la course ne peut plus être </w:delText>
        </w:r>
        <w:r w:rsidR="00DA3333" w:rsidDel="005D3B0F">
          <w:delText>allouée</w:delText>
        </w:r>
        <w:r w:rsidDel="005D3B0F">
          <w:delText xml:space="preserve"> </w:delText>
        </w:r>
      </w:del>
      <w:ins w:id="575" w:author="MAILIER Maxime" w:date="2024-08-21T15:10:00Z">
        <w:del w:id="576" w:author="TRIANO José" w:date="2024-09-10T09:58:00Z">
          <w:r w:rsidR="00505B0E" w:rsidDel="005D3B0F">
            <w:delText xml:space="preserve">associée </w:delText>
          </w:r>
        </w:del>
      </w:ins>
      <w:del w:id="577" w:author="TRIANO José" w:date="2024-09-10T09:58:00Z">
        <w:r w:rsidDel="005D3B0F">
          <w:delText xml:space="preserve">à un </w:delText>
        </w:r>
        <w:r w:rsidR="00DA3333" w:rsidDel="005D3B0F">
          <w:delText>véhicule</w:delText>
        </w:r>
        <w:r w:rsidDel="005D3B0F">
          <w:delText>.</w:delText>
        </w:r>
      </w:del>
    </w:p>
    <w:p w14:paraId="11DA1616" w14:textId="197AF8FF" w:rsidR="004E28E4" w:rsidDel="005D3B0F" w:rsidRDefault="004E28E4" w:rsidP="00C82597">
      <w:pPr>
        <w:numPr>
          <w:ilvl w:val="0"/>
          <w:numId w:val="37"/>
        </w:numPr>
        <w:spacing w:line="260" w:lineRule="atLeast"/>
        <w:ind w:left="714" w:hanging="357"/>
        <w:jc w:val="both"/>
        <w:rPr>
          <w:del w:id="578" w:author="TRIANO José" w:date="2024-09-10T09:58:00Z"/>
        </w:rPr>
      </w:pPr>
      <w:ins w:id="579" w:author="MAILIER Maxime" w:date="2024-08-30T16:42:00Z">
        <w:del w:id="580" w:author="TRIANO José" w:date="2024-09-10T09:58:00Z">
          <w:r w:rsidDel="005D3B0F">
            <w:rPr>
              <w:i/>
            </w:rPr>
            <w:delText>Perdue </w:delText>
          </w:r>
          <w:r w:rsidRPr="004E28E4" w:rsidDel="005D3B0F">
            <w:delText>:</w:delText>
          </w:r>
          <w:r w:rsidDel="005D3B0F">
            <w:delText xml:space="preserve"> </w:delText>
          </w:r>
          <w:r w:rsidR="00DF0F16" w:rsidDel="005D3B0F">
            <w:delText>Une course est considér</w:delText>
          </w:r>
        </w:del>
      </w:ins>
      <w:ins w:id="581" w:author="MAILIER Maxime" w:date="2024-08-30T16:43:00Z">
        <w:del w:id="582" w:author="TRIANO José" w:date="2024-09-10T09:58:00Z">
          <w:r w:rsidR="00DF0F16" w:rsidDel="005D3B0F">
            <w:delText>ée</w:delText>
          </w:r>
        </w:del>
      </w:ins>
      <w:ins w:id="583" w:author="MAILIER Maxime" w:date="2024-08-30T16:42:00Z">
        <w:del w:id="584" w:author="TRIANO José" w:date="2024-09-10T09:58:00Z">
          <w:r w:rsidR="00DF0F16" w:rsidDel="005D3B0F">
            <w:delText xml:space="preserve"> comme perdue lorsque le</w:delText>
          </w:r>
        </w:del>
      </w:ins>
      <w:ins w:id="585" w:author="MAILIER Maxime" w:date="2024-08-30T16:43:00Z">
        <w:del w:id="586" w:author="TRIANO José" w:date="2024-09-10T09:58:00Z">
          <w:r w:rsidR="00DF0F16" w:rsidDel="005D3B0F">
            <w:delText xml:space="preserve"> Traffic Mgr prend la décision de supprimer cette course. Dans cet état la course ne peut plus être associée à un véhicule.</w:delText>
          </w:r>
        </w:del>
      </w:ins>
      <w:ins w:id="587" w:author="MAILIER Maxime" w:date="2024-08-30T16:44:00Z">
        <w:del w:id="588" w:author="TRIANO José" w:date="2024-09-10T09:58:00Z">
          <w:r w:rsidR="00DF0F16" w:rsidRPr="00DF0F16" w:rsidDel="005D3B0F">
            <w:rPr>
              <w:iCs/>
            </w:rPr>
            <w:delText xml:space="preserve"> </w:delText>
          </w:r>
          <w:r w:rsidR="00DF0F16" w:rsidRPr="00F927D3" w:rsidDel="005D3B0F">
            <w:rPr>
              <w:iCs/>
            </w:rPr>
            <w:delText xml:space="preserve">Une course peut également mise dans l'état </w:delText>
          </w:r>
          <w:r w:rsidR="00DF0F16" w:rsidDel="005D3B0F">
            <w:rPr>
              <w:iCs/>
            </w:rPr>
            <w:delText>« </w:delText>
          </w:r>
          <w:r w:rsidR="00DF0F16" w:rsidRPr="00F927D3" w:rsidDel="005D3B0F">
            <w:rPr>
              <w:iCs/>
            </w:rPr>
            <w:delText>Perdue</w:delText>
          </w:r>
          <w:r w:rsidR="00DF0F16" w:rsidDel="005D3B0F">
            <w:rPr>
              <w:iCs/>
            </w:rPr>
            <w:delText> »</w:delText>
          </w:r>
          <w:r w:rsidR="00DF0F16" w:rsidRPr="00F927D3" w:rsidDel="005D3B0F">
            <w:rPr>
              <w:iCs/>
            </w:rPr>
            <w:delText> suite à l'</w:delText>
          </w:r>
          <w:r w:rsidR="00DF0F16" w:rsidDel="005D3B0F">
            <w:rPr>
              <w:iCs/>
            </w:rPr>
            <w:delText>association</w:delText>
          </w:r>
          <w:r w:rsidR="00DF0F16" w:rsidRPr="00F927D3" w:rsidDel="005D3B0F">
            <w:rPr>
              <w:iCs/>
            </w:rPr>
            <w:delText xml:space="preserve"> à un </w:delText>
          </w:r>
          <w:r w:rsidR="00DF0F16" w:rsidDel="005D3B0F">
            <w:rPr>
              <w:iCs/>
            </w:rPr>
            <w:delText>véhicule</w:delText>
          </w:r>
          <w:r w:rsidR="00DF0F16" w:rsidRPr="00F927D3" w:rsidDel="005D3B0F">
            <w:rPr>
              <w:iCs/>
            </w:rPr>
            <w:delText xml:space="preserve"> d'une course postérieure </w:delText>
          </w:r>
          <w:r w:rsidR="00DF0F16" w:rsidDel="005D3B0F">
            <w:rPr>
              <w:iCs/>
            </w:rPr>
            <w:delText>du même service matériel</w:delText>
          </w:r>
          <w:r w:rsidR="00DF0F16" w:rsidRPr="00F927D3" w:rsidDel="005D3B0F">
            <w:rPr>
              <w:iCs/>
            </w:rPr>
            <w:delText>.</w:delText>
          </w:r>
        </w:del>
      </w:ins>
    </w:p>
    <w:p w14:paraId="1E9D5663" w14:textId="65AD99B9" w:rsidR="00F927D3" w:rsidRPr="00F927D3" w:rsidDel="005D3B0F" w:rsidRDefault="00F927D3" w:rsidP="00C82597">
      <w:pPr>
        <w:numPr>
          <w:ilvl w:val="0"/>
          <w:numId w:val="36"/>
        </w:numPr>
        <w:spacing w:line="260" w:lineRule="atLeast"/>
        <w:ind w:left="714" w:hanging="357"/>
        <w:jc w:val="both"/>
        <w:rPr>
          <w:del w:id="589" w:author="TRIANO José" w:date="2024-09-10T09:58:00Z"/>
          <w:i/>
        </w:rPr>
      </w:pPr>
      <w:del w:id="590" w:author="TRIANO José" w:date="2024-09-10T09:58:00Z">
        <w:r w:rsidDel="005D3B0F">
          <w:rPr>
            <w:i/>
          </w:rPr>
          <w:delText>Perdue </w:delText>
        </w:r>
      </w:del>
      <w:ins w:id="591" w:author="MAILIER Maxime" w:date="2024-08-30T16:41:00Z">
        <w:del w:id="592" w:author="TRIANO José" w:date="2024-09-10T09:58:00Z">
          <w:r w:rsidR="004E28E4" w:rsidDel="005D3B0F">
            <w:rPr>
              <w:i/>
            </w:rPr>
            <w:delText>Partielle </w:delText>
          </w:r>
        </w:del>
      </w:ins>
      <w:del w:id="593" w:author="TRIANO José" w:date="2024-09-10T09:58:00Z">
        <w:r w:rsidRPr="00F927D3" w:rsidDel="005D3B0F">
          <w:rPr>
            <w:iCs/>
          </w:rPr>
          <w:delText xml:space="preserve">: </w:delText>
        </w:r>
        <w:r w:rsidR="003F6FD9" w:rsidDel="005D3B0F">
          <w:rPr>
            <w:iCs/>
          </w:rPr>
          <w:delText>Une</w:delText>
        </w:r>
        <w:r w:rsidR="003F6FD9" w:rsidRPr="00F927D3" w:rsidDel="005D3B0F">
          <w:rPr>
            <w:iCs/>
          </w:rPr>
          <w:delText xml:space="preserve"> </w:delText>
        </w:r>
        <w:r w:rsidRPr="00F927D3" w:rsidDel="005D3B0F">
          <w:rPr>
            <w:iCs/>
          </w:rPr>
          <w:delText xml:space="preserve">course dans l'état </w:delText>
        </w:r>
        <w:r w:rsidR="00DA3333" w:rsidDel="005D3B0F">
          <w:rPr>
            <w:iCs/>
          </w:rPr>
          <w:delText>« </w:delText>
        </w:r>
        <w:r w:rsidRPr="00F927D3" w:rsidDel="005D3B0F">
          <w:rPr>
            <w:iCs/>
          </w:rPr>
          <w:delText>En cours</w:delText>
        </w:r>
        <w:r w:rsidR="00DA3333" w:rsidDel="005D3B0F">
          <w:rPr>
            <w:iCs/>
          </w:rPr>
          <w:delText> »</w:delText>
        </w:r>
        <w:r w:rsidRPr="00F927D3" w:rsidDel="005D3B0F">
          <w:rPr>
            <w:iCs/>
          </w:rPr>
          <w:delText xml:space="preserve"> est mise dans l'état </w:delText>
        </w:r>
        <w:r w:rsidR="00DA3333" w:rsidDel="005D3B0F">
          <w:rPr>
            <w:iCs/>
          </w:rPr>
          <w:delText>« </w:delText>
        </w:r>
        <w:r w:rsidRPr="00F927D3" w:rsidDel="005D3B0F">
          <w:rPr>
            <w:iCs/>
          </w:rPr>
          <w:delText>Perdue</w:delText>
        </w:r>
        <w:r w:rsidR="00DA3333" w:rsidDel="005D3B0F">
          <w:rPr>
            <w:iCs/>
          </w:rPr>
          <w:delText> </w:delText>
        </w:r>
      </w:del>
      <w:ins w:id="594" w:author="MAILIER Maxime" w:date="2024-08-30T16:41:00Z">
        <w:del w:id="595" w:author="TRIANO José" w:date="2024-09-10T09:58:00Z">
          <w:r w:rsidR="004E28E4" w:rsidDel="005D3B0F">
            <w:rPr>
              <w:iCs/>
            </w:rPr>
            <w:delText>Partielle </w:delText>
          </w:r>
        </w:del>
      </w:ins>
      <w:del w:id="596" w:author="TRIANO José" w:date="2024-09-10T09:58:00Z">
        <w:r w:rsidR="00DA3333" w:rsidDel="005D3B0F">
          <w:rPr>
            <w:iCs/>
          </w:rPr>
          <w:delText>»</w:delText>
        </w:r>
        <w:r w:rsidRPr="00F927D3" w:rsidDel="005D3B0F">
          <w:rPr>
            <w:iCs/>
          </w:rPr>
          <w:delText> </w:delText>
        </w:r>
        <w:commentRangeStart w:id="597"/>
        <w:commentRangeStart w:id="598"/>
        <w:commentRangeStart w:id="599"/>
        <w:commentRangeStart w:id="600"/>
        <w:r w:rsidRPr="00F927D3" w:rsidDel="005D3B0F">
          <w:rPr>
            <w:iCs/>
          </w:rPr>
          <w:delText xml:space="preserve">si </w:delText>
        </w:r>
        <w:r w:rsidR="00DA3333" w:rsidDel="005D3B0F">
          <w:rPr>
            <w:iCs/>
          </w:rPr>
          <w:delText xml:space="preserve">la course allouée </w:delText>
        </w:r>
      </w:del>
      <w:ins w:id="601" w:author="MAILIER Maxime" w:date="2024-08-21T15:11:00Z">
        <w:del w:id="602" w:author="TRIANO José" w:date="2024-09-10T09:58:00Z">
          <w:r w:rsidR="00A63765" w:rsidDel="005D3B0F">
            <w:rPr>
              <w:iCs/>
            </w:rPr>
            <w:delText xml:space="preserve">associée </w:delText>
          </w:r>
        </w:del>
      </w:ins>
      <w:del w:id="603" w:author="TRIANO José" w:date="2024-09-10T09:58:00Z">
        <w:r w:rsidR="00DA3333" w:rsidDel="005D3B0F">
          <w:rPr>
            <w:iCs/>
          </w:rPr>
          <w:delText>à un véhicule est désallouée</w:delText>
        </w:r>
      </w:del>
      <w:ins w:id="604" w:author="MAILIER Maxime" w:date="2024-08-21T15:11:00Z">
        <w:del w:id="605" w:author="TRIANO José" w:date="2024-09-10T09:58:00Z">
          <w:r w:rsidR="00A63765" w:rsidDel="005D3B0F">
            <w:rPr>
              <w:iCs/>
            </w:rPr>
            <w:delText>en est dissociée</w:delText>
          </w:r>
        </w:del>
      </w:ins>
      <w:del w:id="606" w:author="TRIANO José" w:date="2024-09-10T09:58:00Z">
        <w:r w:rsidR="00DA3333" w:rsidDel="005D3B0F">
          <w:rPr>
            <w:iCs/>
          </w:rPr>
          <w:delText xml:space="preserve"> </w:delText>
        </w:r>
        <w:r w:rsidRPr="00F927D3" w:rsidDel="005D3B0F">
          <w:rPr>
            <w:iCs/>
          </w:rPr>
          <w:delText xml:space="preserve">avant </w:delText>
        </w:r>
        <w:r w:rsidR="00DA3333" w:rsidDel="005D3B0F">
          <w:rPr>
            <w:iCs/>
          </w:rPr>
          <w:delText>que le véhicule n’ait</w:delText>
        </w:r>
        <w:r w:rsidRPr="00F927D3" w:rsidDel="005D3B0F">
          <w:rPr>
            <w:iCs/>
          </w:rPr>
          <w:delText xml:space="preserve"> atteint la destination de la course</w:delText>
        </w:r>
        <w:commentRangeEnd w:id="597"/>
        <w:r w:rsidR="00B34B58" w:rsidDel="005D3B0F">
          <w:rPr>
            <w:rStyle w:val="Marquedecommentaire"/>
            <w:rFonts w:asciiTheme="minorHAnsi" w:hAnsiTheme="minorHAnsi" w:cstheme="minorBidi"/>
          </w:rPr>
          <w:commentReference w:id="597"/>
        </w:r>
        <w:commentRangeEnd w:id="598"/>
        <w:r w:rsidR="00837F8E" w:rsidDel="005D3B0F">
          <w:rPr>
            <w:rStyle w:val="Marquedecommentaire"/>
            <w:rFonts w:asciiTheme="minorHAnsi" w:hAnsiTheme="minorHAnsi" w:cstheme="minorBidi"/>
          </w:rPr>
          <w:commentReference w:id="598"/>
        </w:r>
        <w:commentRangeEnd w:id="599"/>
        <w:r w:rsidR="000565AA" w:rsidDel="005D3B0F">
          <w:rPr>
            <w:rStyle w:val="Marquedecommentaire"/>
            <w:rFonts w:asciiTheme="minorHAnsi" w:hAnsiTheme="minorHAnsi" w:cstheme="minorBidi"/>
          </w:rPr>
          <w:commentReference w:id="599"/>
        </w:r>
        <w:commentRangeEnd w:id="600"/>
        <w:r w:rsidR="00940899" w:rsidDel="005D3B0F">
          <w:rPr>
            <w:rStyle w:val="Marquedecommentaire"/>
            <w:rFonts w:asciiTheme="minorHAnsi" w:hAnsiTheme="minorHAnsi" w:cstheme="minorBidi"/>
          </w:rPr>
          <w:commentReference w:id="600"/>
        </w:r>
        <w:r w:rsidR="00DA3333" w:rsidDel="005D3B0F">
          <w:rPr>
            <w:iCs/>
          </w:rPr>
          <w:delText>.</w:delText>
        </w:r>
        <w:r w:rsidRPr="00F927D3" w:rsidDel="005D3B0F">
          <w:rPr>
            <w:iCs/>
          </w:rPr>
          <w:delText xml:space="preserve"> Une course peut également mise dans l'état </w:delText>
        </w:r>
        <w:r w:rsidR="00DA3333" w:rsidDel="005D3B0F">
          <w:rPr>
            <w:iCs/>
          </w:rPr>
          <w:delText>« </w:delText>
        </w:r>
        <w:r w:rsidRPr="00F927D3" w:rsidDel="005D3B0F">
          <w:rPr>
            <w:iCs/>
          </w:rPr>
          <w:delText>Perdue</w:delText>
        </w:r>
        <w:r w:rsidR="00DA3333" w:rsidDel="005D3B0F">
          <w:rPr>
            <w:iCs/>
          </w:rPr>
          <w:delText> »</w:delText>
        </w:r>
        <w:r w:rsidRPr="00F927D3" w:rsidDel="005D3B0F">
          <w:rPr>
            <w:iCs/>
          </w:rPr>
          <w:delText> suite à l'</w:delText>
        </w:r>
        <w:r w:rsidR="00DA3333" w:rsidDel="005D3B0F">
          <w:rPr>
            <w:iCs/>
          </w:rPr>
          <w:delText>allocation</w:delText>
        </w:r>
        <w:r w:rsidRPr="00F927D3" w:rsidDel="005D3B0F">
          <w:rPr>
            <w:iCs/>
          </w:rPr>
          <w:delText xml:space="preserve"> à un </w:delText>
        </w:r>
        <w:r w:rsidR="00DA3333" w:rsidDel="005D3B0F">
          <w:rPr>
            <w:iCs/>
          </w:rPr>
          <w:delText>véhicule</w:delText>
        </w:r>
        <w:r w:rsidRPr="00F927D3" w:rsidDel="005D3B0F">
          <w:rPr>
            <w:iCs/>
          </w:rPr>
          <w:delText xml:space="preserve"> d'une course postérieure </w:delText>
        </w:r>
        <w:r w:rsidR="00DA3333" w:rsidDel="005D3B0F">
          <w:rPr>
            <w:iCs/>
          </w:rPr>
          <w:delText>du même service matériel</w:delText>
        </w:r>
        <w:r w:rsidRPr="00F927D3" w:rsidDel="005D3B0F">
          <w:rPr>
            <w:iCs/>
          </w:rPr>
          <w:delText>.</w:delText>
        </w:r>
      </w:del>
    </w:p>
    <w:p w14:paraId="4284B97D" w14:textId="6150FB53" w:rsidR="00261EB8" w:rsidRDefault="00261EB8" w:rsidP="00C82597">
      <w:pPr>
        <w:widowControl w:val="0"/>
        <w:jc w:val="both"/>
      </w:pPr>
      <w:r>
        <w:rPr>
          <w:u w:val="single"/>
        </w:rPr>
        <w:t xml:space="preserve">Etat des points de passage d’une </w:t>
      </w:r>
      <w:r w:rsidR="001F6EE4">
        <w:rPr>
          <w:u w:val="single"/>
        </w:rPr>
        <w:t>mission</w:t>
      </w:r>
      <w:r>
        <w:rPr>
          <w:u w:val="single"/>
        </w:rPr>
        <w:t> :</w:t>
      </w:r>
      <w:r w:rsidRPr="00261EB8">
        <w:t xml:space="preserve"> </w:t>
      </w:r>
      <w:r>
        <w:t xml:space="preserve">Une </w:t>
      </w:r>
      <w:r w:rsidR="001F6EE4">
        <w:t>mission</w:t>
      </w:r>
      <w:r>
        <w:t xml:space="preserve"> se compose d'une liste de points de passage qui peuvent être prévus avec ou sans arrêt.</w:t>
      </w:r>
    </w:p>
    <w:p w14:paraId="78CCC48D" w14:textId="3074BC63" w:rsidR="00261EB8" w:rsidRDefault="00261EB8" w:rsidP="00C82597">
      <w:pPr>
        <w:widowControl w:val="0"/>
        <w:jc w:val="both"/>
      </w:pPr>
      <w:r>
        <w:t xml:space="preserve">Les différents états d'un point de passage d'une </w:t>
      </w:r>
      <w:r w:rsidR="001F6EE4">
        <w:t>mission</w:t>
      </w:r>
      <w:r>
        <w:t xml:space="preserve"> sont :</w:t>
      </w:r>
    </w:p>
    <w:p w14:paraId="629D54C0" w14:textId="0DD8E8D3" w:rsidR="00261EB8" w:rsidRDefault="00261EB8" w:rsidP="00C82597">
      <w:pPr>
        <w:numPr>
          <w:ilvl w:val="0"/>
          <w:numId w:val="38"/>
        </w:numPr>
        <w:spacing w:line="260" w:lineRule="atLeast"/>
        <w:ind w:left="714" w:hanging="357"/>
        <w:jc w:val="both"/>
      </w:pPr>
      <w:r>
        <w:rPr>
          <w:i/>
        </w:rPr>
        <w:t>Futur</w:t>
      </w:r>
      <w:r>
        <w:t xml:space="preserve"> : le véhicule </w:t>
      </w:r>
      <w:del w:id="607" w:author="MAILIER Maxime" w:date="2024-08-21T15:12:00Z">
        <w:r w:rsidDel="00A63765">
          <w:delText>auquel est allouée</w:delText>
        </w:r>
      </w:del>
      <w:ins w:id="608" w:author="MAILIER Maxime" w:date="2024-08-21T15:12:00Z">
        <w:r w:rsidR="00A63765">
          <w:t>associé à</w:t>
        </w:r>
      </w:ins>
      <w:r>
        <w:t xml:space="preserve"> cette </w:t>
      </w:r>
      <w:r w:rsidR="001F6EE4">
        <w:t>mission</w:t>
      </w:r>
      <w:r>
        <w:t xml:space="preserve"> ne s'est pas encore arrêté à ce point de passage.</w:t>
      </w:r>
    </w:p>
    <w:p w14:paraId="48C92995" w14:textId="163A55E6" w:rsidR="00261EB8" w:rsidRDefault="00261EB8" w:rsidP="00C82597">
      <w:pPr>
        <w:numPr>
          <w:ilvl w:val="0"/>
          <w:numId w:val="38"/>
        </w:numPr>
        <w:spacing w:line="260" w:lineRule="atLeast"/>
        <w:ind w:left="714" w:hanging="357"/>
        <w:jc w:val="both"/>
      </w:pPr>
      <w:r>
        <w:rPr>
          <w:i/>
        </w:rPr>
        <w:t>Atteint</w:t>
      </w:r>
      <w:r>
        <w:t> : le véhicule s'est arrêté à ce point de passage et ne l’a pas encore quitté.</w:t>
      </w:r>
    </w:p>
    <w:p w14:paraId="684D1F2E" w14:textId="3CD67239" w:rsidR="00261EB8" w:rsidRDefault="00261EB8" w:rsidP="00C82597">
      <w:pPr>
        <w:numPr>
          <w:ilvl w:val="0"/>
          <w:numId w:val="38"/>
        </w:numPr>
        <w:spacing w:line="260" w:lineRule="atLeast"/>
        <w:ind w:left="714" w:hanging="357"/>
        <w:jc w:val="both"/>
        <w:rPr>
          <w:ins w:id="609" w:author="MAILIER Maxime" w:date="2024-08-19T14:22:00Z"/>
        </w:rPr>
      </w:pPr>
      <w:r>
        <w:rPr>
          <w:i/>
        </w:rPr>
        <w:t>Passé</w:t>
      </w:r>
      <w:r>
        <w:t xml:space="preserve"> : le </w:t>
      </w:r>
      <w:r w:rsidR="00E740A3">
        <w:t xml:space="preserve">véhicule a quitté </w:t>
      </w:r>
      <w:r>
        <w:t>ce point d'arrêt.</w:t>
      </w:r>
    </w:p>
    <w:p w14:paraId="01B2E05F" w14:textId="27558807" w:rsidR="001271EE" w:rsidRDefault="001271EE" w:rsidP="00C82597">
      <w:pPr>
        <w:numPr>
          <w:ilvl w:val="0"/>
          <w:numId w:val="38"/>
        </w:numPr>
        <w:spacing w:line="260" w:lineRule="atLeast"/>
        <w:ind w:left="714" w:hanging="357"/>
        <w:jc w:val="both"/>
      </w:pPr>
      <w:ins w:id="610" w:author="MAILIER Maxime" w:date="2024-08-19T14:22:00Z">
        <w:r>
          <w:rPr>
            <w:i/>
          </w:rPr>
          <w:t>Annulé </w:t>
        </w:r>
        <w:r w:rsidRPr="001271EE">
          <w:t>:</w:t>
        </w:r>
        <w:r>
          <w:t xml:space="preserve"> le point </w:t>
        </w:r>
      </w:ins>
      <w:ins w:id="611" w:author="MAILIER Maxime" w:date="2024-08-19T14:23:00Z">
        <w:r w:rsidR="00B06166">
          <w:t>de passage n’</w:t>
        </w:r>
      </w:ins>
      <w:ins w:id="612" w:author="MAILIER Maxime" w:date="2024-08-19T14:22:00Z">
        <w:r>
          <w:t>a</w:t>
        </w:r>
      </w:ins>
      <w:ins w:id="613" w:author="MAILIER Maxime" w:date="2024-08-19T14:23:00Z">
        <w:r w:rsidR="00B06166">
          <w:t xml:space="preserve"> pas été parcouru </w:t>
        </w:r>
      </w:ins>
      <w:ins w:id="614" w:author="MAILIER Maxime" w:date="2024-08-19T14:22:00Z">
        <w:r>
          <w:t xml:space="preserve">suite à une modification de la </w:t>
        </w:r>
      </w:ins>
      <w:r w:rsidR="001F6EE4">
        <w:t>mission</w:t>
      </w:r>
      <w:ins w:id="615" w:author="MAILIER Maxime" w:date="2024-08-19T14:22:00Z">
        <w:r>
          <w:t>.</w:t>
        </w:r>
      </w:ins>
    </w:p>
    <w:p w14:paraId="147758C4" w14:textId="63D18642" w:rsidR="00E62413" w:rsidRPr="00AD4900" w:rsidRDefault="00E62413" w:rsidP="00C82597">
      <w:pPr>
        <w:jc w:val="both"/>
        <w:rPr>
          <w:ins w:id="616" w:author="MAILIER Maxime" w:date="2024-08-20T15:18:00Z"/>
        </w:rPr>
      </w:pPr>
      <w:ins w:id="617" w:author="MAILIER Maxime" w:date="2024-08-20T15:18:00Z">
        <w:r w:rsidRPr="00E62413">
          <w:rPr>
            <w:u w:val="single"/>
          </w:rPr>
          <w:t>Evènement :</w:t>
        </w:r>
      </w:ins>
      <w:ins w:id="618" w:author="MAILIER Maxime" w:date="2024-08-20T15:19:00Z">
        <w:r w:rsidRPr="00AD4900">
          <w:t xml:space="preserve"> </w:t>
        </w:r>
        <w:r w:rsidRPr="00AD4900">
          <w:rPr>
            <w:noProof/>
          </w:rPr>
          <w:t xml:space="preserve">Un événement correspond à l’enregistrement de la valeur d’un état acquis du terrain ou calculé par </w:t>
        </w:r>
      </w:ins>
      <w:ins w:id="619" w:author="MAILIER Maxime" w:date="2024-08-20T15:20:00Z">
        <w:r>
          <w:rPr>
            <w:noProof/>
          </w:rPr>
          <w:t>le Traffic Mgr.</w:t>
        </w:r>
      </w:ins>
      <w:ins w:id="620" w:author="MAILIER Maxime" w:date="2024-08-20T15:44:00Z">
        <w:r w:rsidR="009428EC">
          <w:rPr>
            <w:noProof/>
          </w:rPr>
          <w:t xml:space="preserve"> Un évènement </w:t>
        </w:r>
      </w:ins>
      <w:ins w:id="621" w:author="MAILIER Maxime" w:date="2024-08-20T15:49:00Z">
        <w:r w:rsidR="009428EC">
          <w:rPr>
            <w:noProof/>
          </w:rPr>
          <w:t>est communiqué à l’utilisateur p</w:t>
        </w:r>
      </w:ins>
      <w:ins w:id="622" w:author="MAILIER Maxime" w:date="2024-08-20T15:50:00Z">
        <w:r w:rsidR="009428EC">
          <w:rPr>
            <w:noProof/>
          </w:rPr>
          <w:t>our son information uniquement et ne requiert pas d’action de sa part.</w:t>
        </w:r>
      </w:ins>
    </w:p>
    <w:p w14:paraId="5E6CD2C0" w14:textId="7FC06F36" w:rsidR="00CA3E99" w:rsidRDefault="002D309D" w:rsidP="00C82597">
      <w:pPr>
        <w:jc w:val="both"/>
        <w:rPr>
          <w:noProof/>
        </w:rPr>
      </w:pPr>
      <w:r>
        <w:rPr>
          <w:u w:val="single"/>
        </w:rPr>
        <w:t>Journée d’exploitation :</w:t>
      </w:r>
      <w:r w:rsidRPr="00CA3E99">
        <w:t xml:space="preserve"> </w:t>
      </w:r>
      <w:r w:rsidR="00CA3E99">
        <w:t xml:space="preserve">La journée d'exploitation est la plage horaire pendant laquelle l'exploitation commerciale est possible. </w:t>
      </w:r>
      <w:r w:rsidR="00CA3E99" w:rsidRPr="00CA3E99">
        <w:rPr>
          <w:noProof/>
        </w:rPr>
        <w:t>Une journée d’exploitation est définie par :</w:t>
      </w:r>
    </w:p>
    <w:p w14:paraId="6BBD1CF8" w14:textId="77777777" w:rsidR="00CA3E99" w:rsidRPr="00F3686F" w:rsidRDefault="00CA3E99" w:rsidP="00C82597">
      <w:pPr>
        <w:numPr>
          <w:ilvl w:val="0"/>
          <w:numId w:val="38"/>
        </w:numPr>
        <w:spacing w:line="260" w:lineRule="atLeast"/>
        <w:ind w:left="714" w:hanging="357"/>
        <w:jc w:val="both"/>
        <w:rPr>
          <w:iCs/>
        </w:rPr>
      </w:pPr>
      <w:r w:rsidRPr="00F3686F">
        <w:rPr>
          <w:iCs/>
        </w:rPr>
        <w:t>Une heure de début</w:t>
      </w:r>
    </w:p>
    <w:p w14:paraId="3375B684" w14:textId="62FEB260" w:rsidR="002D309D" w:rsidRPr="00F3686F" w:rsidRDefault="00CA3E99" w:rsidP="00C82597">
      <w:pPr>
        <w:numPr>
          <w:ilvl w:val="0"/>
          <w:numId w:val="38"/>
        </w:numPr>
        <w:spacing w:line="260" w:lineRule="atLeast"/>
        <w:ind w:left="714" w:hanging="357"/>
        <w:jc w:val="both"/>
        <w:rPr>
          <w:iCs/>
        </w:rPr>
      </w:pPr>
      <w:r w:rsidRPr="00F3686F">
        <w:rPr>
          <w:iCs/>
        </w:rPr>
        <w:t>Une heure de fin</w:t>
      </w:r>
    </w:p>
    <w:p w14:paraId="51DE53F7" w14:textId="3B17C4EB" w:rsidR="00D01AC3" w:rsidRPr="002D309D" w:rsidRDefault="00D01AC3" w:rsidP="00C82597">
      <w:pPr>
        <w:jc w:val="both"/>
      </w:pPr>
      <w:r>
        <w:t xml:space="preserve">Ces heures sont </w:t>
      </w:r>
      <w:r w:rsidR="006771C3">
        <w:t xml:space="preserve">à paramétrer </w:t>
      </w:r>
      <w:r>
        <w:t xml:space="preserve">à des valeurs telles que la journée d'exploitation inclut la plage horaire usuelle d'exploitation commerciale (définie comme l'intervalle entre l'heure de départ de la première </w:t>
      </w:r>
      <w:r w:rsidR="001F6EE4">
        <w:t>mission</w:t>
      </w:r>
      <w:r>
        <w:t xml:space="preserve"> de la journée d'exploitation et l'heure d'arrivée de de la dernière </w:t>
      </w:r>
      <w:r w:rsidR="001F6EE4">
        <w:t>mission</w:t>
      </w:r>
      <w:r>
        <w:t xml:space="preserve"> de la journée d'exploitation)</w:t>
      </w:r>
      <w:r w:rsidR="006771C3">
        <w:t xml:space="preserve">. Il doit être possible de paramétrer l’heure de début et l’heure de fin d’une journée d’exploitation à cheval sur </w:t>
      </w:r>
      <w:commentRangeStart w:id="623"/>
      <w:commentRangeStart w:id="624"/>
      <w:commentRangeStart w:id="625"/>
      <w:del w:id="626" w:author="MAILIER Maxime" w:date="2024-08-14T15:33:00Z">
        <w:r w:rsidR="006771C3" w:rsidDel="000565AA">
          <w:delText>deux</w:delText>
        </w:r>
        <w:commentRangeEnd w:id="623"/>
        <w:r w:rsidR="009E563A" w:rsidDel="000565AA">
          <w:rPr>
            <w:rStyle w:val="Marquedecommentaire"/>
            <w:rFonts w:asciiTheme="minorHAnsi" w:hAnsiTheme="minorHAnsi" w:cstheme="minorBidi"/>
          </w:rPr>
          <w:commentReference w:id="623"/>
        </w:r>
        <w:commentRangeEnd w:id="624"/>
        <w:r w:rsidR="00837F8E" w:rsidDel="000565AA">
          <w:rPr>
            <w:rStyle w:val="Marquedecommentaire"/>
            <w:rFonts w:asciiTheme="minorHAnsi" w:hAnsiTheme="minorHAnsi" w:cstheme="minorBidi"/>
          </w:rPr>
          <w:commentReference w:id="624"/>
        </w:r>
      </w:del>
      <w:commentRangeEnd w:id="625"/>
      <w:r w:rsidR="000565AA">
        <w:rPr>
          <w:rStyle w:val="Marquedecommentaire"/>
          <w:rFonts w:asciiTheme="minorHAnsi" w:hAnsiTheme="minorHAnsi" w:cstheme="minorBidi"/>
        </w:rPr>
        <w:commentReference w:id="625"/>
      </w:r>
      <w:del w:id="627" w:author="MAILIER Maxime" w:date="2024-08-14T15:33:00Z">
        <w:r w:rsidR="006771C3" w:rsidDel="000565AA">
          <w:delText xml:space="preserve"> </w:delText>
        </w:r>
      </w:del>
      <w:ins w:id="628" w:author="MAILIER Maxime" w:date="2024-08-14T15:33:00Z">
        <w:r w:rsidR="000565AA">
          <w:t xml:space="preserve">plusieurs </w:t>
        </w:r>
      </w:ins>
      <w:r w:rsidR="006771C3">
        <w:t>journées calendaires</w:t>
      </w:r>
      <w:ins w:id="629" w:author="TRIANO José" w:date="2024-09-10T09:43:00Z">
        <w:r w:rsidR="00513B56">
          <w:t xml:space="preserve"> (pour des opérations 24/24).</w:t>
        </w:r>
      </w:ins>
      <w:del w:id="630" w:author="TRIANO José" w:date="2024-09-10T09:43:00Z">
        <w:r w:rsidR="006771C3" w:rsidDel="00513B56">
          <w:delText>.</w:delText>
        </w:r>
      </w:del>
    </w:p>
    <w:p w14:paraId="0DB72D8F" w14:textId="37D6DE95" w:rsidR="005003EE" w:rsidRPr="005003EE" w:rsidDel="00F1321A" w:rsidRDefault="005003EE" w:rsidP="00C82597">
      <w:pPr>
        <w:jc w:val="both"/>
        <w:rPr>
          <w:del w:id="631" w:author="TRIANO José" w:date="2024-09-10T09:58:00Z"/>
        </w:rPr>
      </w:pPr>
      <w:del w:id="632" w:author="TRIANO José" w:date="2024-09-10T09:58:00Z">
        <w:r w:rsidRPr="005003EE" w:rsidDel="00F1321A">
          <w:rPr>
            <w:u w:val="single"/>
          </w:rPr>
          <w:delText>Liste des courses planifiées :</w:delText>
        </w:r>
        <w:r w:rsidRPr="005003EE" w:rsidDel="00F1321A">
          <w:delText xml:space="preserve"> </w:delText>
        </w:r>
        <w:r w:rsidRPr="005003EE" w:rsidDel="00F1321A">
          <w:rPr>
            <w:noProof/>
          </w:rPr>
          <w:delText xml:space="preserve">Liste des courses pour l’exploitation </w:delText>
        </w:r>
        <w:r w:rsidDel="00F1321A">
          <w:rPr>
            <w:noProof/>
          </w:rPr>
          <w:delText>de la ligne</w:delText>
        </w:r>
        <w:r w:rsidRPr="005003EE" w:rsidDel="00F1321A">
          <w:rPr>
            <w:noProof/>
          </w:rPr>
          <w:delText xml:space="preserve"> dans l’état « En cours » ou « Future </w:delText>
        </w:r>
      </w:del>
      <w:ins w:id="633" w:author="MAILIER Maxime" w:date="2024-08-14T17:16:00Z">
        <w:del w:id="634" w:author="TRIANO José" w:date="2024-09-10T09:58:00Z">
          <w:r w:rsidR="002D077D" w:rsidDel="00F1321A">
            <w:rPr>
              <w:noProof/>
            </w:rPr>
            <w:delText>Prévue</w:delText>
          </w:r>
          <w:r w:rsidR="002D077D" w:rsidRPr="005003EE" w:rsidDel="00F1321A">
            <w:rPr>
              <w:noProof/>
            </w:rPr>
            <w:delText> </w:delText>
          </w:r>
        </w:del>
      </w:ins>
      <w:del w:id="635" w:author="TRIANO José" w:date="2024-09-10T09:58:00Z">
        <w:r w:rsidRPr="005003EE" w:rsidDel="00F1321A">
          <w:rPr>
            <w:noProof/>
          </w:rPr>
          <w:delText xml:space="preserve">», entre l’instant courant et l’heure de fin de la journée d’exploitation. Cette liste est mise à jour en temps réel, au fur et à mesure que les </w:delText>
        </w:r>
        <w:r w:rsidDel="00F1321A">
          <w:rPr>
            <w:noProof/>
          </w:rPr>
          <w:delText>véhicules</w:delText>
        </w:r>
        <w:r w:rsidRPr="005003EE" w:rsidDel="00F1321A">
          <w:rPr>
            <w:noProof/>
          </w:rPr>
          <w:delText xml:space="preserve"> atteignent la destination des courses </w:delText>
        </w:r>
        <w:r w:rsidR="007A50BE" w:rsidDel="00F1321A">
          <w:rPr>
            <w:noProof/>
          </w:rPr>
          <w:delText>qui leurs sont allouées</w:delText>
        </w:r>
      </w:del>
      <w:ins w:id="636" w:author="MAILIER Maxime" w:date="2024-08-21T15:13:00Z">
        <w:del w:id="637" w:author="TRIANO José" w:date="2024-09-10T09:58:00Z">
          <w:r w:rsidR="00AE1414" w:rsidDel="00F1321A">
            <w:rPr>
              <w:noProof/>
            </w:rPr>
            <w:delText>auxqu</w:delText>
          </w:r>
        </w:del>
      </w:ins>
      <w:ins w:id="638" w:author="MAILIER Maxime" w:date="2024-08-21T15:14:00Z">
        <w:del w:id="639" w:author="TRIANO José" w:date="2024-09-10T09:58:00Z">
          <w:r w:rsidR="00AE1414" w:rsidDel="00F1321A">
            <w:rPr>
              <w:noProof/>
            </w:rPr>
            <w:delText>elles ils sont associés</w:delText>
          </w:r>
        </w:del>
      </w:ins>
      <w:del w:id="640" w:author="TRIANO José" w:date="2024-09-10T09:58:00Z">
        <w:r w:rsidRPr="005003EE" w:rsidDel="00F1321A">
          <w:rPr>
            <w:noProof/>
          </w:rPr>
          <w:delText>. Cette liste dépend du mode d’exploitation de la ligne.</w:delText>
        </w:r>
        <w:r w:rsidRPr="005003EE" w:rsidDel="00F1321A">
          <w:delText xml:space="preserve"> </w:delText>
        </w:r>
      </w:del>
    </w:p>
    <w:p w14:paraId="334F378F" w14:textId="775C3E62" w:rsidR="004C67AB" w:rsidRPr="00DD479C" w:rsidDel="003A3F3E" w:rsidRDefault="004C67AB" w:rsidP="00C82597">
      <w:pPr>
        <w:jc w:val="both"/>
        <w:rPr>
          <w:moveFrom w:id="641" w:author="TRIANO José" w:date="2024-09-10T09:46:00Z"/>
        </w:rPr>
      </w:pPr>
      <w:moveFromRangeStart w:id="642" w:author="TRIANO José" w:date="2024-09-10T09:46:00Z" w:name="move176854022"/>
      <w:moveFrom w:id="643" w:author="TRIANO José" w:date="2024-09-10T09:46:00Z">
        <w:r w:rsidDel="003A3F3E">
          <w:rPr>
            <w:u w:val="single"/>
          </w:rPr>
          <w:t xml:space="preserve">Référentiel horaire </w:t>
        </w:r>
        <w:r w:rsidR="00CF5564" w:rsidDel="003A3F3E">
          <w:rPr>
            <w:u w:val="single"/>
          </w:rPr>
          <w:t>théorique</w:t>
        </w:r>
        <w:r w:rsidDel="003A3F3E">
          <w:rPr>
            <w:u w:val="single"/>
          </w:rPr>
          <w:t> :</w:t>
        </w:r>
        <w:r w:rsidRPr="002416BF" w:rsidDel="003A3F3E">
          <w:t xml:space="preserve"> </w:t>
        </w:r>
        <w:r w:rsidDel="003A3F3E">
          <w:t>Référentiel horaire créé en temps avancé et disponible pour chargement dans le Traffic Mgr.</w:t>
        </w:r>
      </w:moveFrom>
    </w:p>
    <w:p w14:paraId="3BABD333" w14:textId="575959BD" w:rsidR="004C67AB" w:rsidRPr="00DD479C" w:rsidDel="003A3F3E" w:rsidRDefault="004C67AB" w:rsidP="00C82597">
      <w:pPr>
        <w:jc w:val="both"/>
        <w:rPr>
          <w:moveFrom w:id="644" w:author="TRIANO José" w:date="2024-09-10T09:46:00Z"/>
        </w:rPr>
      </w:pPr>
      <w:moveFrom w:id="645" w:author="TRIANO José" w:date="2024-09-10T09:46:00Z">
        <w:r w:rsidDel="003A3F3E">
          <w:rPr>
            <w:u w:val="single"/>
          </w:rPr>
          <w:t>Référentiel horaire en production :</w:t>
        </w:r>
        <w:r w:rsidRPr="002416BF" w:rsidDel="003A3F3E">
          <w:t xml:space="preserve"> </w:t>
        </w:r>
        <w:r w:rsidDel="003A3F3E">
          <w:t xml:space="preserve">Référentiel horaire </w:t>
        </w:r>
        <w:r w:rsidR="00CF5564" w:rsidDel="003A3F3E">
          <w:t>théorique</w:t>
        </w:r>
        <w:r w:rsidDel="003A3F3E">
          <w:t xml:space="preserve"> chargé dans le Traffic Mgr et potentiellement modifié par l’utilisateur </w:t>
        </w:r>
        <w:r w:rsidR="00795336" w:rsidDel="003A3F3E">
          <w:t xml:space="preserve">ou le Traffic Mgr </w:t>
        </w:r>
        <w:r w:rsidDel="003A3F3E">
          <w:t>après le chargement.</w:t>
        </w:r>
      </w:moveFrom>
    </w:p>
    <w:p w14:paraId="290087F8" w14:textId="14A93AAE" w:rsidR="00DD479C" w:rsidRPr="00DD479C" w:rsidDel="003A3F3E" w:rsidRDefault="00DD479C" w:rsidP="00C82597">
      <w:pPr>
        <w:jc w:val="both"/>
        <w:rPr>
          <w:moveFrom w:id="646" w:author="TRIANO José" w:date="2024-09-10T09:46:00Z"/>
        </w:rPr>
      </w:pPr>
      <w:moveFrom w:id="647" w:author="TRIANO José" w:date="2024-09-10T09:46:00Z">
        <w:r w:rsidDel="003A3F3E">
          <w:rPr>
            <w:u w:val="single"/>
          </w:rPr>
          <w:t>Service matériel :</w:t>
        </w:r>
        <w:r w:rsidRPr="002416BF" w:rsidDel="003A3F3E">
          <w:t xml:space="preserve"> </w:t>
        </w:r>
        <w:r w:rsidDel="003A3F3E">
          <w:t>Un service matériel est un ensemble de courses chaînées les unes aux autres et destinées à être effectuées par un même véhicule.</w:t>
        </w:r>
      </w:moveFrom>
    </w:p>
    <w:p w14:paraId="098B71B5" w14:textId="32752021" w:rsidR="002A1933" w:rsidDel="003A3F3E" w:rsidRDefault="00DD479C" w:rsidP="00C82597">
      <w:pPr>
        <w:jc w:val="both"/>
        <w:rPr>
          <w:ins w:id="648" w:author="MAILIER Maxime" w:date="2024-08-21T17:34:00Z"/>
          <w:moveFrom w:id="649" w:author="TRIANO José" w:date="2024-09-10T09:46:00Z"/>
        </w:rPr>
      </w:pPr>
      <w:moveFrom w:id="650" w:author="TRIANO José" w:date="2024-09-10T09:46:00Z">
        <w:r w:rsidRPr="00DD479C" w:rsidDel="003A3F3E">
          <w:rPr>
            <w:u w:val="single"/>
          </w:rPr>
          <w:t>Sillon :</w:t>
        </w:r>
        <w:r w:rsidDel="003A3F3E">
          <w:t xml:space="preserve"> C</w:t>
        </w:r>
        <w:r w:rsidRPr="00DD479C" w:rsidDel="003A3F3E">
          <w:t xml:space="preserve">apacité d'infrastructure </w:t>
        </w:r>
        <w:ins w:id="651" w:author="MAILIER Maxime" w:date="2024-08-14T14:14:00Z">
          <w:r w:rsidR="0010431F" w:rsidDel="003A3F3E">
            <w:t xml:space="preserve">ferroviaire </w:t>
          </w:r>
        </w:ins>
        <w:r w:rsidRPr="00DD479C" w:rsidDel="003A3F3E">
          <w:t xml:space="preserve">requise pour faire circuler un </w:t>
        </w:r>
        <w:r w:rsidDel="003A3F3E">
          <w:t>véhicule</w:t>
        </w:r>
        <w:r w:rsidRPr="00DD479C" w:rsidDel="003A3F3E">
          <w:t xml:space="preserve"> donné d'un point à un autre à un moment donné</w:t>
        </w:r>
        <w:r w:rsidDel="003A3F3E">
          <w:t>.</w:t>
        </w:r>
      </w:moveFrom>
    </w:p>
    <w:moveFromRangeEnd w:id="642"/>
    <w:p w14:paraId="01BC7965" w14:textId="77777777" w:rsidR="002A1933" w:rsidRDefault="002A1933">
      <w:pPr>
        <w:spacing w:after="160"/>
        <w:jc w:val="both"/>
        <w:rPr>
          <w:ins w:id="652" w:author="MAILIER Maxime" w:date="2024-08-21T17:34:00Z"/>
        </w:rPr>
        <w:pPrChange w:id="653" w:author="MAILIER Maxime" w:date="2024-08-30T17:02:00Z">
          <w:pPr>
            <w:spacing w:after="160"/>
          </w:pPr>
        </w:pPrChange>
      </w:pPr>
      <w:ins w:id="654" w:author="MAILIER Maxime" w:date="2024-08-21T17:34:00Z">
        <w:r>
          <w:br w:type="page"/>
        </w:r>
        <w:bookmarkStart w:id="655" w:name="_Toc175154374"/>
        <w:bookmarkStart w:id="656" w:name="_Toc175326423"/>
        <w:bookmarkStart w:id="657" w:name="_Toc175927929"/>
        <w:bookmarkStart w:id="658" w:name="_Toc175930231"/>
        <w:bookmarkStart w:id="659" w:name="_Toc177652398"/>
        <w:bookmarkStart w:id="660" w:name="_Toc177655969"/>
        <w:bookmarkStart w:id="661" w:name="_Toc178859748"/>
        <w:bookmarkStart w:id="662" w:name="_Toc178859956"/>
        <w:bookmarkStart w:id="663" w:name="_Toc185856516"/>
        <w:bookmarkEnd w:id="655"/>
        <w:bookmarkEnd w:id="656"/>
        <w:bookmarkEnd w:id="657"/>
        <w:bookmarkEnd w:id="658"/>
        <w:bookmarkEnd w:id="659"/>
        <w:bookmarkEnd w:id="660"/>
        <w:bookmarkEnd w:id="661"/>
        <w:bookmarkEnd w:id="662"/>
        <w:bookmarkEnd w:id="663"/>
      </w:ins>
    </w:p>
    <w:p w14:paraId="19AC2D52" w14:textId="0F1FA1BB" w:rsidR="00DD479C" w:rsidDel="002A1933" w:rsidRDefault="00DD479C" w:rsidP="00C82597">
      <w:pPr>
        <w:jc w:val="both"/>
        <w:rPr>
          <w:del w:id="664" w:author="MAILIER Maxime" w:date="2024-08-21T17:34:00Z"/>
        </w:rPr>
      </w:pPr>
      <w:bookmarkStart w:id="665" w:name="_Toc185861408"/>
      <w:bookmarkStart w:id="666" w:name="_Toc185862341"/>
      <w:bookmarkStart w:id="667" w:name="_Toc185862549"/>
      <w:bookmarkStart w:id="668" w:name="_Toc185863555"/>
      <w:bookmarkStart w:id="669" w:name="_Toc185863766"/>
      <w:bookmarkStart w:id="670" w:name="_Toc185863976"/>
      <w:bookmarkStart w:id="671" w:name="_Toc185864833"/>
      <w:bookmarkStart w:id="672" w:name="_Toc185865027"/>
      <w:bookmarkStart w:id="673" w:name="_Toc185867157"/>
      <w:bookmarkStart w:id="674" w:name="_Toc185867350"/>
      <w:bookmarkStart w:id="675" w:name="_Toc185867583"/>
      <w:bookmarkStart w:id="676" w:name="_Toc185867775"/>
      <w:bookmarkStart w:id="677" w:name="_Toc185867968"/>
      <w:bookmarkStart w:id="678" w:name="_Toc185868160"/>
      <w:bookmarkStart w:id="679" w:name="_Toc185868353"/>
      <w:bookmarkStart w:id="680" w:name="_Toc185868938"/>
      <w:bookmarkStart w:id="681" w:name="_Toc185920739"/>
      <w:bookmarkStart w:id="682" w:name="_Toc185920930"/>
      <w:bookmarkStart w:id="683" w:name="_Toc185921214"/>
      <w:bookmarkStart w:id="684" w:name="_Toc196744432"/>
      <w:bookmarkStart w:id="685" w:name="_Toc196744625"/>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p>
    <w:p w14:paraId="623D5570" w14:textId="65206D5E" w:rsidR="00DD479C" w:rsidRPr="00DD479C" w:rsidDel="002A1933" w:rsidRDefault="00DD479C" w:rsidP="00C82597">
      <w:pPr>
        <w:jc w:val="both"/>
        <w:rPr>
          <w:del w:id="686" w:author="MAILIER Maxime" w:date="2024-08-21T17:34:00Z"/>
        </w:rPr>
      </w:pPr>
      <w:bookmarkStart w:id="687" w:name="_Toc175154375"/>
      <w:bookmarkStart w:id="688" w:name="_Toc175326424"/>
      <w:bookmarkStart w:id="689" w:name="_Toc175927930"/>
      <w:bookmarkStart w:id="690" w:name="_Toc175930232"/>
      <w:bookmarkStart w:id="691" w:name="_Toc177652399"/>
      <w:bookmarkStart w:id="692" w:name="_Toc177655970"/>
      <w:bookmarkStart w:id="693" w:name="_Toc178859749"/>
      <w:bookmarkStart w:id="694" w:name="_Toc178859957"/>
      <w:bookmarkStart w:id="695" w:name="_Toc185856517"/>
      <w:bookmarkStart w:id="696" w:name="_Toc185861409"/>
      <w:bookmarkStart w:id="697" w:name="_Toc185862342"/>
      <w:bookmarkStart w:id="698" w:name="_Toc185862550"/>
      <w:bookmarkStart w:id="699" w:name="_Toc185863556"/>
      <w:bookmarkStart w:id="700" w:name="_Toc185863767"/>
      <w:bookmarkStart w:id="701" w:name="_Toc185863977"/>
      <w:bookmarkStart w:id="702" w:name="_Toc185864834"/>
      <w:bookmarkStart w:id="703" w:name="_Toc185865028"/>
      <w:bookmarkStart w:id="704" w:name="_Toc185867158"/>
      <w:bookmarkStart w:id="705" w:name="_Toc185867351"/>
      <w:bookmarkStart w:id="706" w:name="_Toc185867584"/>
      <w:bookmarkStart w:id="707" w:name="_Toc185867776"/>
      <w:bookmarkStart w:id="708" w:name="_Toc185867969"/>
      <w:bookmarkStart w:id="709" w:name="_Toc185868161"/>
      <w:bookmarkStart w:id="710" w:name="_Toc185868354"/>
      <w:bookmarkStart w:id="711" w:name="_Toc185868939"/>
      <w:bookmarkStart w:id="712" w:name="_Toc185920740"/>
      <w:bookmarkStart w:id="713" w:name="_Toc185920931"/>
      <w:bookmarkStart w:id="714" w:name="_Toc185921215"/>
      <w:bookmarkStart w:id="715" w:name="_Toc196744433"/>
      <w:bookmarkStart w:id="716" w:name="_Toc19674462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p>
    <w:p w14:paraId="714A46F1" w14:textId="36E34106" w:rsidR="00D878C6" w:rsidRDefault="008B2EB0" w:rsidP="00C82597">
      <w:pPr>
        <w:pStyle w:val="Titre2"/>
        <w:keepNext w:val="0"/>
      </w:pPr>
      <w:bookmarkStart w:id="717" w:name="_Toc174367318"/>
      <w:bookmarkStart w:id="718" w:name="_Toc196744627"/>
      <w:r w:rsidRPr="00845D71">
        <w:t>Fonctionnalités du temps avancé</w:t>
      </w:r>
      <w:bookmarkEnd w:id="717"/>
      <w:bookmarkEnd w:id="718"/>
    </w:p>
    <w:p w14:paraId="16A8508A" w14:textId="18934463" w:rsidR="00A96DC2" w:rsidRPr="00442A4F" w:rsidRDefault="00DC74E2" w:rsidP="00442A4F">
      <w:pPr>
        <w:pStyle w:val="Titre3"/>
        <w:keepNext w:val="0"/>
        <w:rPr>
          <w:rFonts w:cs="Calibri"/>
        </w:rPr>
      </w:pPr>
      <w:bookmarkStart w:id="719" w:name="_Toc174367319"/>
      <w:bookmarkStart w:id="720" w:name="_Toc196744628"/>
      <w:r>
        <w:rPr>
          <w:rFonts w:cs="Calibri"/>
        </w:rPr>
        <w:t>TM_TA_01</w:t>
      </w:r>
      <w:r w:rsidR="004C4960">
        <w:rPr>
          <w:rFonts w:cs="Calibri"/>
        </w:rPr>
        <w:t xml:space="preserve"> : </w:t>
      </w:r>
      <w:r w:rsidR="00845E9A">
        <w:rPr>
          <w:rFonts w:cs="Calibri"/>
        </w:rPr>
        <w:t>Lancer</w:t>
      </w:r>
      <w:r w:rsidR="004C4960">
        <w:rPr>
          <w:rFonts w:cs="Calibri"/>
        </w:rPr>
        <w:t xml:space="preserve"> le module TM TA</w:t>
      </w:r>
      <w:bookmarkEnd w:id="720"/>
    </w:p>
    <w:tbl>
      <w:tblPr>
        <w:tblStyle w:val="Grilledutableau"/>
        <w:tblW w:w="0" w:type="auto"/>
        <w:tblLook w:val="04A0" w:firstRow="1" w:lastRow="0" w:firstColumn="1" w:lastColumn="0" w:noHBand="0" w:noVBand="1"/>
      </w:tblPr>
      <w:tblGrid>
        <w:gridCol w:w="1282"/>
        <w:gridCol w:w="8006"/>
      </w:tblGrid>
      <w:tr w:rsidR="00B12704" w14:paraId="2554E2A5" w14:textId="77777777" w:rsidTr="00A80977">
        <w:trPr>
          <w:ins w:id="721" w:author="TRIANO José" w:date="2024-09-11T11:13:00Z"/>
        </w:trPr>
        <w:tc>
          <w:tcPr>
            <w:tcW w:w="1980" w:type="dxa"/>
          </w:tcPr>
          <w:p w14:paraId="7166A2D2" w14:textId="77777777" w:rsidR="00E72CD7" w:rsidRDefault="00E72CD7" w:rsidP="00A80977">
            <w:pPr>
              <w:rPr>
                <w:ins w:id="722" w:author="TRIANO José" w:date="2024-09-11T11:13:00Z"/>
              </w:rPr>
            </w:pPr>
            <w:ins w:id="723" w:author="TRIANO José" w:date="2024-09-11T11:14:00Z">
              <w:r>
                <w:t>Résultat attendu</w:t>
              </w:r>
            </w:ins>
          </w:p>
        </w:tc>
        <w:tc>
          <w:tcPr>
            <w:tcW w:w="7308" w:type="dxa"/>
          </w:tcPr>
          <w:p w14:paraId="098150B2" w14:textId="30BE6092" w:rsidR="00E72CD7" w:rsidRDefault="00E72CD7" w:rsidP="00A80977">
            <w:pPr>
              <w:rPr>
                <w:ins w:id="724" w:author="TRIANO José" w:date="2024-09-11T11:13:00Z"/>
              </w:rPr>
            </w:pPr>
            <w:r>
              <w:t xml:space="preserve">L’IHM de l’utilisateur </w:t>
            </w:r>
            <w:r w:rsidR="0068216F">
              <w:t xml:space="preserve">du TA </w:t>
            </w:r>
            <w:r w:rsidR="00D9081D">
              <w:t>s’</w:t>
            </w:r>
            <w:r w:rsidR="0068216F">
              <w:t xml:space="preserve">initialise et l’utilisateur peut éditer </w:t>
            </w:r>
            <w:r w:rsidR="001A43B9">
              <w:t xml:space="preserve">les BDD du TA. </w:t>
            </w:r>
          </w:p>
        </w:tc>
      </w:tr>
      <w:tr w:rsidR="00B12704" w14:paraId="3D282954" w14:textId="77777777" w:rsidTr="00A80977">
        <w:trPr>
          <w:ins w:id="725" w:author="TRIANO José" w:date="2024-09-11T11:13:00Z"/>
        </w:trPr>
        <w:tc>
          <w:tcPr>
            <w:tcW w:w="1980" w:type="dxa"/>
          </w:tcPr>
          <w:p w14:paraId="71B04A4C" w14:textId="77777777" w:rsidR="00E72CD7" w:rsidRDefault="00E72CD7" w:rsidP="00A80977">
            <w:pPr>
              <w:rPr>
                <w:ins w:id="726" w:author="TRIANO José" w:date="2024-09-11T11:13:00Z"/>
              </w:rPr>
            </w:pPr>
            <w:ins w:id="727" w:author="TRIANO José" w:date="2024-09-11T11:14:00Z">
              <w:r>
                <w:t>Description</w:t>
              </w:r>
            </w:ins>
          </w:p>
        </w:tc>
        <w:tc>
          <w:tcPr>
            <w:tcW w:w="7308" w:type="dxa"/>
          </w:tcPr>
          <w:p w14:paraId="131F2D17" w14:textId="133707A9" w:rsidR="00E72CD7" w:rsidRDefault="001A43B9" w:rsidP="00A80977">
            <w:pPr>
              <w:rPr>
                <w:ins w:id="728" w:author="TRIANO José" w:date="2024-09-11T11:13:00Z"/>
              </w:rPr>
            </w:pPr>
            <w:r>
              <w:t>Les BDD</w:t>
            </w:r>
            <w:ins w:id="729" w:author="TRIANO José" w:date="2024-09-11T11:15:00Z">
              <w:r w:rsidR="00E72CD7">
                <w:t xml:space="preserve"> du T</w:t>
              </w:r>
            </w:ins>
            <w:r>
              <w:t>A</w:t>
            </w:r>
            <w:ins w:id="730" w:author="TRIANO José" w:date="2024-09-11T11:15:00Z">
              <w:r w:rsidR="00E72CD7">
                <w:t xml:space="preserve"> </w:t>
              </w:r>
            </w:ins>
            <w:r>
              <w:t xml:space="preserve">sont </w:t>
            </w:r>
            <w:r w:rsidR="00A60363">
              <w:t>accessibles et l’utilisateur peut éditer et enregistrer des listes d’utilisateurs, leurs profiles et les composants des référentiels horaires</w:t>
            </w:r>
            <w:ins w:id="731" w:author="TRIANO José" w:date="2024-09-11T11:17:00Z">
              <w:r w:rsidR="00E72CD7">
                <w:t xml:space="preserve">. </w:t>
              </w:r>
            </w:ins>
            <w:r w:rsidR="00A60363">
              <w:t>Tout opération réalisée est enregistré</w:t>
            </w:r>
            <w:r w:rsidR="0005537E">
              <w:t>e</w:t>
            </w:r>
            <w:r w:rsidR="00A60363">
              <w:t xml:space="preserve"> dans les BDD consultables depuis le module du TD</w:t>
            </w:r>
            <w:r w:rsidR="002A1A29">
              <w:t xml:space="preserve">, </w:t>
            </w:r>
            <w:r w:rsidR="0095361B">
              <w:t>toute</w:t>
            </w:r>
            <w:r w:rsidR="002A1A29">
              <w:t xml:space="preserve"> opérations réalis</w:t>
            </w:r>
            <w:r w:rsidR="0005537E">
              <w:t>ées</w:t>
            </w:r>
            <w:r w:rsidR="002A1A29">
              <w:t xml:space="preserve"> depuis l’IHM TA</w:t>
            </w:r>
            <w:r w:rsidR="0095361B">
              <w:t xml:space="preserve"> doit être timestampée</w:t>
            </w:r>
            <w:r w:rsidR="0005537E">
              <w:t>.</w:t>
            </w:r>
            <w:r w:rsidR="002A1A29">
              <w:t xml:space="preserve"> </w:t>
            </w:r>
            <w:r w:rsidR="0095361B">
              <w:t>Le</w:t>
            </w:r>
            <w:r w:rsidR="00632227">
              <w:t xml:space="preserve"> système communique avec le serveur horaire. </w:t>
            </w:r>
          </w:p>
        </w:tc>
      </w:tr>
      <w:tr w:rsidR="00B12704" w14:paraId="1D894F77" w14:textId="77777777" w:rsidTr="00A80977">
        <w:trPr>
          <w:ins w:id="732" w:author="TRIANO José" w:date="2024-09-11T11:13:00Z"/>
        </w:trPr>
        <w:tc>
          <w:tcPr>
            <w:tcW w:w="1980" w:type="dxa"/>
          </w:tcPr>
          <w:p w14:paraId="6F5B4D23" w14:textId="77777777" w:rsidR="00E72CD7" w:rsidRDefault="00E72CD7" w:rsidP="00A80977">
            <w:pPr>
              <w:rPr>
                <w:ins w:id="733" w:author="TRIANO José" w:date="2024-09-11T11:13:00Z"/>
              </w:rPr>
            </w:pPr>
            <w:ins w:id="734" w:author="TRIANO José" w:date="2024-09-11T11:18:00Z">
              <w:r>
                <w:t>Inputs</w:t>
              </w:r>
            </w:ins>
          </w:p>
        </w:tc>
        <w:tc>
          <w:tcPr>
            <w:tcW w:w="7308" w:type="dxa"/>
          </w:tcPr>
          <w:p w14:paraId="1CAB1FA5" w14:textId="553DDE18" w:rsidR="00E72CD7" w:rsidRDefault="00E72CD7" w:rsidP="00A80977">
            <w:pPr>
              <w:rPr>
                <w:ins w:id="735" w:author="TRIANO José" w:date="2024-09-11T11:13:00Z"/>
              </w:rPr>
            </w:pPr>
            <w:ins w:id="736" w:author="TRIANO José" w:date="2024-09-11T11:18:00Z">
              <w:r>
                <w:t xml:space="preserve">Serveur horaire, </w:t>
              </w:r>
            </w:ins>
            <w:r w:rsidR="00632227">
              <w:t>BDD du TA, IHM TA</w:t>
            </w:r>
            <w:r w:rsidR="00941549">
              <w:t>, BDD TD</w:t>
            </w:r>
          </w:p>
        </w:tc>
      </w:tr>
      <w:tr w:rsidR="00B12704" w14:paraId="1448596F" w14:textId="77777777" w:rsidTr="00A80977">
        <w:trPr>
          <w:ins w:id="737" w:author="TRIANO José" w:date="2024-09-11T11:13:00Z"/>
        </w:trPr>
        <w:tc>
          <w:tcPr>
            <w:tcW w:w="1980" w:type="dxa"/>
          </w:tcPr>
          <w:p w14:paraId="7EC5CEAE" w14:textId="77777777" w:rsidR="00E72CD7" w:rsidRDefault="00E72CD7" w:rsidP="00A80977">
            <w:pPr>
              <w:rPr>
                <w:ins w:id="738" w:author="TRIANO José" w:date="2024-09-11T11:13:00Z"/>
              </w:rPr>
            </w:pPr>
            <w:ins w:id="739" w:author="TRIANO José" w:date="2024-09-11T11:18:00Z">
              <w:r>
                <w:t>Outputs</w:t>
              </w:r>
            </w:ins>
          </w:p>
        </w:tc>
        <w:tc>
          <w:tcPr>
            <w:tcW w:w="7308" w:type="dxa"/>
          </w:tcPr>
          <w:p w14:paraId="0596D38A" w14:textId="1B50C5F8" w:rsidR="00E72CD7" w:rsidRDefault="00632227" w:rsidP="00A80977">
            <w:pPr>
              <w:rPr>
                <w:ins w:id="740" w:author="TRIANO José" w:date="2024-09-11T11:13:00Z"/>
              </w:rPr>
            </w:pPr>
            <w:r>
              <w:t xml:space="preserve">Accès aux éditeurs de BDD TA. </w:t>
            </w:r>
          </w:p>
        </w:tc>
      </w:tr>
      <w:tr w:rsidR="00B12704" w14:paraId="4272F9DC" w14:textId="77777777" w:rsidTr="00A80977">
        <w:trPr>
          <w:ins w:id="741" w:author="TRIANO José" w:date="2024-09-11T11:13:00Z"/>
        </w:trPr>
        <w:tc>
          <w:tcPr>
            <w:tcW w:w="1980" w:type="dxa"/>
          </w:tcPr>
          <w:p w14:paraId="136D2AE7" w14:textId="77777777" w:rsidR="00E72CD7" w:rsidRDefault="00E72CD7" w:rsidP="00A80977">
            <w:pPr>
              <w:rPr>
                <w:ins w:id="742" w:author="TRIANO José" w:date="2024-09-11T11:13:00Z"/>
              </w:rPr>
            </w:pPr>
            <w:ins w:id="743" w:author="TRIANO José" w:date="2024-09-11T11:19:00Z">
              <w:r>
                <w:t>Diagr</w:t>
              </w:r>
            </w:ins>
            <w:ins w:id="744" w:author="TRIANO José" w:date="2024-09-11T11:20:00Z">
              <w:r>
                <w:t>amme</w:t>
              </w:r>
            </w:ins>
            <w:r>
              <w:t xml:space="preserve"> de composants</w:t>
            </w:r>
          </w:p>
        </w:tc>
        <w:tc>
          <w:tcPr>
            <w:tcW w:w="7308" w:type="dxa"/>
          </w:tcPr>
          <w:p w14:paraId="5E13895A" w14:textId="61C8180D" w:rsidR="00E72CD7" w:rsidRDefault="0024168F">
            <w:pPr>
              <w:jc w:val="center"/>
              <w:rPr>
                <w:ins w:id="745" w:author="TRIANO José" w:date="2024-09-11T11:13:00Z"/>
              </w:rPr>
              <w:pPrChange w:id="746" w:author="TRIANO José" w:date="2024-09-11T11:37:00Z">
                <w:pPr/>
              </w:pPrChange>
            </w:pPr>
            <w:r w:rsidRPr="0024168F">
              <w:rPr>
                <w:noProof/>
              </w:rPr>
              <w:drawing>
                <wp:inline distT="0" distB="0" distL="0" distR="0" wp14:anchorId="544F94AC" wp14:editId="2F9A8CBD">
                  <wp:extent cx="4345622" cy="2907052"/>
                  <wp:effectExtent l="0" t="0" r="0" b="762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2306" cy="2918213"/>
                          </a:xfrm>
                          <a:prstGeom prst="rect">
                            <a:avLst/>
                          </a:prstGeom>
                        </pic:spPr>
                      </pic:pic>
                    </a:graphicData>
                  </a:graphic>
                </wp:inline>
              </w:drawing>
            </w:r>
          </w:p>
        </w:tc>
      </w:tr>
      <w:tr w:rsidR="005B2968" w14:paraId="2BE9E2C8" w14:textId="77777777" w:rsidTr="00A80977">
        <w:tc>
          <w:tcPr>
            <w:tcW w:w="1980" w:type="dxa"/>
          </w:tcPr>
          <w:p w14:paraId="2F9EB0F4" w14:textId="7DAB206B" w:rsidR="00411442" w:rsidRDefault="00411442" w:rsidP="00A80977">
            <w:r>
              <w:t>Diagramme de séquences</w:t>
            </w:r>
          </w:p>
        </w:tc>
        <w:tc>
          <w:tcPr>
            <w:tcW w:w="7308" w:type="dxa"/>
          </w:tcPr>
          <w:p w14:paraId="7EB9BAF9" w14:textId="7F05B7E3" w:rsidR="00A54DA6" w:rsidRDefault="00D44E3D" w:rsidP="00A54DA6">
            <w:pPr>
              <w:pStyle w:val="Paragraphedeliste"/>
              <w:numPr>
                <w:ilvl w:val="0"/>
                <w:numId w:val="66"/>
              </w:numPr>
              <w:jc w:val="center"/>
            </w:pPr>
            <w:r>
              <w:t>L’u</w:t>
            </w:r>
            <w:r w:rsidR="00F421A3">
              <w:t>tilisateur</w:t>
            </w:r>
            <w:r w:rsidR="00941549" w:rsidRPr="002A12EA">
              <w:t xml:space="preserve"> IHM TA </w:t>
            </w:r>
            <w:r w:rsidR="00A54DA6">
              <w:t xml:space="preserve">lance l’application. </w:t>
            </w:r>
          </w:p>
          <w:p w14:paraId="12756CB6" w14:textId="1294468F" w:rsidR="00A54DA6" w:rsidRDefault="004F0585" w:rsidP="00A54DA6">
            <w:pPr>
              <w:pStyle w:val="Paragraphedeliste"/>
              <w:numPr>
                <w:ilvl w:val="0"/>
                <w:numId w:val="66"/>
              </w:numPr>
              <w:jc w:val="center"/>
            </w:pPr>
            <w:r>
              <w:t>Le système recharge la configuration frontend.</w:t>
            </w:r>
          </w:p>
          <w:p w14:paraId="4EDB61C5" w14:textId="6CDA7416" w:rsidR="004F0585" w:rsidRDefault="004F0585" w:rsidP="00A54DA6">
            <w:pPr>
              <w:pStyle w:val="Paragraphedeliste"/>
              <w:numPr>
                <w:ilvl w:val="0"/>
                <w:numId w:val="66"/>
              </w:numPr>
              <w:jc w:val="center"/>
            </w:pPr>
            <w:r>
              <w:t>L’utilisateur saisie les identifiants</w:t>
            </w:r>
            <w:r w:rsidR="00D44E3D">
              <w:t xml:space="preserve"> utilisateur. </w:t>
            </w:r>
          </w:p>
          <w:p w14:paraId="25A4E905" w14:textId="4BF1684D" w:rsidR="00D44E3D" w:rsidRDefault="00D44E3D" w:rsidP="00A54DA6">
            <w:pPr>
              <w:pStyle w:val="Paragraphedeliste"/>
              <w:numPr>
                <w:ilvl w:val="0"/>
                <w:numId w:val="66"/>
              </w:numPr>
              <w:jc w:val="center"/>
            </w:pPr>
            <w:r>
              <w:t xml:space="preserve">Le système vérifie les identifiant utilisateur. </w:t>
            </w:r>
          </w:p>
          <w:p w14:paraId="4427FC6C" w14:textId="27472731" w:rsidR="009871D2" w:rsidRDefault="00EE34E5" w:rsidP="00A54DA6">
            <w:pPr>
              <w:pStyle w:val="Paragraphedeliste"/>
              <w:numPr>
                <w:ilvl w:val="0"/>
                <w:numId w:val="66"/>
              </w:numPr>
              <w:jc w:val="center"/>
            </w:pPr>
            <w:r>
              <w:t xml:space="preserve">Si OK : </w:t>
            </w:r>
            <w:r w:rsidR="009871D2">
              <w:t>Le système lance le backend</w:t>
            </w:r>
            <w:r w:rsidR="005A4E8C">
              <w:t xml:space="preserve">. </w:t>
            </w:r>
          </w:p>
          <w:p w14:paraId="791FA9A7" w14:textId="7B23AAFC" w:rsidR="009871D2" w:rsidRDefault="009871D2" w:rsidP="00A54DA6">
            <w:pPr>
              <w:pStyle w:val="Paragraphedeliste"/>
              <w:numPr>
                <w:ilvl w:val="0"/>
                <w:numId w:val="66"/>
              </w:numPr>
              <w:jc w:val="center"/>
            </w:pPr>
            <w:r>
              <w:t xml:space="preserve">Le système charge la configuration du backend. </w:t>
            </w:r>
          </w:p>
          <w:p w14:paraId="384574E4" w14:textId="4822C2BA" w:rsidR="005A4E8C" w:rsidRPr="00A54DA6" w:rsidRDefault="005A4E8C" w:rsidP="00A54DA6">
            <w:pPr>
              <w:pStyle w:val="Paragraphedeliste"/>
              <w:numPr>
                <w:ilvl w:val="0"/>
                <w:numId w:val="66"/>
              </w:numPr>
              <w:jc w:val="center"/>
            </w:pPr>
            <w:r>
              <w:t xml:space="preserve">Le système synchronise l’heure via le serveur horaire. </w:t>
            </w:r>
          </w:p>
          <w:p w14:paraId="75F750F6" w14:textId="5D4DD5CD" w:rsidR="001E7DE6" w:rsidRPr="002D5CE1" w:rsidRDefault="002D5CE1" w:rsidP="002D5CE1">
            <w:r w:rsidRPr="002D5CE1">
              <w:rPr>
                <w:noProof/>
              </w:rPr>
              <w:drawing>
                <wp:inline distT="0" distB="0" distL="0" distR="0" wp14:anchorId="0E0FF783" wp14:editId="11B250BB">
                  <wp:extent cx="5030229" cy="677333"/>
                  <wp:effectExtent l="0" t="0" r="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9696" cy="708231"/>
                          </a:xfrm>
                          <a:prstGeom prst="rect">
                            <a:avLst/>
                          </a:prstGeom>
                        </pic:spPr>
                      </pic:pic>
                    </a:graphicData>
                  </a:graphic>
                </wp:inline>
              </w:drawing>
            </w:r>
          </w:p>
        </w:tc>
      </w:tr>
    </w:tbl>
    <w:p w14:paraId="5F317EB7" w14:textId="77777777" w:rsidR="00B742E5" w:rsidRDefault="00B742E5" w:rsidP="00B742E5">
      <w:pPr>
        <w:pStyle w:val="Titre3"/>
        <w:keepNext w:val="0"/>
        <w:numPr>
          <w:ilvl w:val="0"/>
          <w:numId w:val="0"/>
        </w:numPr>
        <w:rPr>
          <w:rFonts w:cs="Calibri"/>
        </w:rPr>
      </w:pPr>
    </w:p>
    <w:p w14:paraId="3D793208" w14:textId="77777777" w:rsidR="00B742E5" w:rsidRDefault="00B742E5" w:rsidP="00B742E5">
      <w:pPr>
        <w:pStyle w:val="Titre3"/>
        <w:keepNext w:val="0"/>
        <w:numPr>
          <w:ilvl w:val="0"/>
          <w:numId w:val="0"/>
        </w:numPr>
        <w:rPr>
          <w:rFonts w:cs="Calibri"/>
        </w:rPr>
      </w:pPr>
    </w:p>
    <w:p w14:paraId="4B642E4A" w14:textId="08D70F78" w:rsidR="00442A4F" w:rsidRDefault="00442A4F" w:rsidP="00B742E5">
      <w:pPr>
        <w:pStyle w:val="Titre3"/>
        <w:keepNext w:val="0"/>
        <w:numPr>
          <w:ilvl w:val="0"/>
          <w:numId w:val="0"/>
        </w:numPr>
        <w:rPr>
          <w:rFonts w:cs="Calibri"/>
        </w:rPr>
      </w:pPr>
      <w:bookmarkStart w:id="747" w:name="_Toc196744629"/>
      <w:r>
        <w:rPr>
          <w:rFonts w:cs="Calibri"/>
        </w:rPr>
        <w:t>TM_TA_01 : Gérer les utilisateurs</w:t>
      </w:r>
      <w:bookmarkEnd w:id="747"/>
    </w:p>
    <w:p w14:paraId="5D50ACB7" w14:textId="77777777" w:rsidR="00442A4F" w:rsidRDefault="00442A4F" w:rsidP="00442A4F">
      <w:pPr>
        <w:pStyle w:val="Titre4"/>
        <w:keepNext w:val="0"/>
      </w:pPr>
      <w:bookmarkStart w:id="748" w:name="_Toc174367327"/>
      <w:bookmarkStart w:id="749" w:name="_Toc196744630"/>
      <w:r>
        <w:t>TM_TA_03</w:t>
      </w:r>
      <w:r w:rsidRPr="00862A68">
        <w:t xml:space="preserve">_01 : </w:t>
      </w:r>
      <w:r>
        <w:t>Créer, modifier, supprimer un utilisateur</w:t>
      </w:r>
      <w:bookmarkEnd w:id="748"/>
      <w:bookmarkEnd w:id="749"/>
    </w:p>
    <w:tbl>
      <w:tblPr>
        <w:tblStyle w:val="Grilledutableau"/>
        <w:tblW w:w="0" w:type="auto"/>
        <w:tblLook w:val="04A0" w:firstRow="1" w:lastRow="0" w:firstColumn="1" w:lastColumn="0" w:noHBand="0" w:noVBand="1"/>
      </w:tblPr>
      <w:tblGrid>
        <w:gridCol w:w="1772"/>
        <w:gridCol w:w="7516"/>
      </w:tblGrid>
      <w:tr w:rsidR="00526C48" w14:paraId="455985A1" w14:textId="77777777" w:rsidTr="00A80977">
        <w:trPr>
          <w:ins w:id="750" w:author="TRIANO José" w:date="2024-09-11T11:13:00Z"/>
        </w:trPr>
        <w:tc>
          <w:tcPr>
            <w:tcW w:w="1980" w:type="dxa"/>
          </w:tcPr>
          <w:p w14:paraId="3AF68058" w14:textId="77777777" w:rsidR="003C1EDB" w:rsidRDefault="003C1EDB" w:rsidP="00A80977">
            <w:pPr>
              <w:rPr>
                <w:ins w:id="751" w:author="TRIANO José" w:date="2024-09-11T11:13:00Z"/>
              </w:rPr>
            </w:pPr>
            <w:ins w:id="752" w:author="TRIANO José" w:date="2024-09-11T11:14:00Z">
              <w:r>
                <w:t>Résultat attendu</w:t>
              </w:r>
            </w:ins>
          </w:p>
        </w:tc>
        <w:tc>
          <w:tcPr>
            <w:tcW w:w="7308" w:type="dxa"/>
          </w:tcPr>
          <w:p w14:paraId="1DA67E59" w14:textId="01D2D980" w:rsidR="003C1EDB" w:rsidRDefault="003C1EDB" w:rsidP="00A80977">
            <w:pPr>
              <w:rPr>
                <w:ins w:id="753" w:author="TRIANO José" w:date="2024-09-11T11:13:00Z"/>
              </w:rPr>
            </w:pPr>
            <w:r>
              <w:t xml:space="preserve">L’IHM de l’utilisateur du TA </w:t>
            </w:r>
            <w:r w:rsidR="00DC7613">
              <w:t xml:space="preserve">permet de créer, modifier et supprimer des utilisateurs sur la BDD utilisateurs. </w:t>
            </w:r>
            <w:r>
              <w:t xml:space="preserve"> </w:t>
            </w:r>
          </w:p>
        </w:tc>
      </w:tr>
      <w:tr w:rsidR="00526C48" w14:paraId="52CD66B3" w14:textId="77777777" w:rsidTr="00A80977">
        <w:trPr>
          <w:ins w:id="754" w:author="TRIANO José" w:date="2024-09-11T11:13:00Z"/>
        </w:trPr>
        <w:tc>
          <w:tcPr>
            <w:tcW w:w="1980" w:type="dxa"/>
          </w:tcPr>
          <w:p w14:paraId="05B04A22" w14:textId="77777777" w:rsidR="003C1EDB" w:rsidRDefault="003C1EDB" w:rsidP="00A80977">
            <w:pPr>
              <w:rPr>
                <w:ins w:id="755" w:author="TRIANO José" w:date="2024-09-11T11:13:00Z"/>
              </w:rPr>
            </w:pPr>
            <w:ins w:id="756" w:author="TRIANO José" w:date="2024-09-11T11:14:00Z">
              <w:r>
                <w:t>Description</w:t>
              </w:r>
            </w:ins>
          </w:p>
        </w:tc>
        <w:tc>
          <w:tcPr>
            <w:tcW w:w="7308" w:type="dxa"/>
          </w:tcPr>
          <w:p w14:paraId="5718B59E" w14:textId="09B8BC67" w:rsidR="003C1EDB" w:rsidRDefault="003C1EDB" w:rsidP="00A80977">
            <w:pPr>
              <w:rPr>
                <w:ins w:id="757" w:author="TRIANO José" w:date="2024-09-11T11:13:00Z"/>
              </w:rPr>
            </w:pPr>
            <w:r>
              <w:t>Les BDD</w:t>
            </w:r>
            <w:ins w:id="758" w:author="TRIANO José" w:date="2024-09-11T11:15:00Z">
              <w:r>
                <w:t xml:space="preserve"> du T</w:t>
              </w:r>
            </w:ins>
            <w:r>
              <w:t>A</w:t>
            </w:r>
            <w:ins w:id="759" w:author="TRIANO José" w:date="2024-09-11T11:15:00Z">
              <w:r>
                <w:t xml:space="preserve"> </w:t>
              </w:r>
            </w:ins>
            <w:r>
              <w:t>sont accessibles et l’utilisateur peut éditer et enregistrer des listes d’utilisateurs</w:t>
            </w:r>
            <w:r w:rsidR="00DC7613">
              <w:t xml:space="preserve"> : identifiant et mot de passe. </w:t>
            </w:r>
          </w:p>
        </w:tc>
      </w:tr>
      <w:tr w:rsidR="00526C48" w14:paraId="77214A84" w14:textId="77777777" w:rsidTr="00A80977">
        <w:trPr>
          <w:ins w:id="760" w:author="TRIANO José" w:date="2024-09-11T11:13:00Z"/>
        </w:trPr>
        <w:tc>
          <w:tcPr>
            <w:tcW w:w="1980" w:type="dxa"/>
          </w:tcPr>
          <w:p w14:paraId="125190F6" w14:textId="77777777" w:rsidR="003C1EDB" w:rsidRDefault="003C1EDB" w:rsidP="00A80977">
            <w:pPr>
              <w:rPr>
                <w:ins w:id="761" w:author="TRIANO José" w:date="2024-09-11T11:13:00Z"/>
              </w:rPr>
            </w:pPr>
            <w:ins w:id="762" w:author="TRIANO José" w:date="2024-09-11T11:18:00Z">
              <w:r>
                <w:t>Inputs</w:t>
              </w:r>
            </w:ins>
          </w:p>
        </w:tc>
        <w:tc>
          <w:tcPr>
            <w:tcW w:w="7308" w:type="dxa"/>
          </w:tcPr>
          <w:p w14:paraId="5E32D5D4" w14:textId="3EFF4FF2" w:rsidR="003C1EDB" w:rsidRDefault="003C1EDB" w:rsidP="00A80977">
            <w:pPr>
              <w:rPr>
                <w:ins w:id="763" w:author="TRIANO José" w:date="2024-09-11T11:13:00Z"/>
              </w:rPr>
            </w:pPr>
            <w:ins w:id="764" w:author="TRIANO José" w:date="2024-09-11T11:18:00Z">
              <w:r>
                <w:t xml:space="preserve">Serveur horaire, </w:t>
              </w:r>
            </w:ins>
            <w:r>
              <w:t xml:space="preserve">BDD </w:t>
            </w:r>
            <w:r w:rsidR="00DC7613">
              <w:t>utilisateurs</w:t>
            </w:r>
            <w:r>
              <w:t>, IHM TA, BDD TD</w:t>
            </w:r>
          </w:p>
        </w:tc>
      </w:tr>
      <w:tr w:rsidR="00526C48" w14:paraId="1E80B5BE" w14:textId="77777777" w:rsidTr="00A80977">
        <w:trPr>
          <w:ins w:id="765" w:author="TRIANO José" w:date="2024-09-11T11:13:00Z"/>
        </w:trPr>
        <w:tc>
          <w:tcPr>
            <w:tcW w:w="1980" w:type="dxa"/>
          </w:tcPr>
          <w:p w14:paraId="027FC08B" w14:textId="77777777" w:rsidR="003C1EDB" w:rsidRDefault="003C1EDB" w:rsidP="00A80977">
            <w:pPr>
              <w:rPr>
                <w:ins w:id="766" w:author="TRIANO José" w:date="2024-09-11T11:13:00Z"/>
              </w:rPr>
            </w:pPr>
            <w:ins w:id="767" w:author="TRIANO José" w:date="2024-09-11T11:18:00Z">
              <w:r>
                <w:t>Outputs</w:t>
              </w:r>
            </w:ins>
          </w:p>
        </w:tc>
        <w:tc>
          <w:tcPr>
            <w:tcW w:w="7308" w:type="dxa"/>
          </w:tcPr>
          <w:p w14:paraId="7A0A5202" w14:textId="2731017B" w:rsidR="003C1EDB" w:rsidRDefault="00DC7613" w:rsidP="00A80977">
            <w:pPr>
              <w:rPr>
                <w:ins w:id="768" w:author="TRIANO José" w:date="2024-09-11T11:13:00Z"/>
              </w:rPr>
            </w:pPr>
            <w:r>
              <w:t xml:space="preserve">Edition de la liste d’utilisateurs dans la BDD utilisateurs. </w:t>
            </w:r>
            <w:r w:rsidR="003C1EDB">
              <w:t xml:space="preserve"> </w:t>
            </w:r>
          </w:p>
        </w:tc>
      </w:tr>
      <w:tr w:rsidR="00526C48" w14:paraId="6D8BFF52" w14:textId="77777777" w:rsidTr="00A80977">
        <w:trPr>
          <w:ins w:id="769" w:author="TRIANO José" w:date="2024-09-11T11:13:00Z"/>
        </w:trPr>
        <w:tc>
          <w:tcPr>
            <w:tcW w:w="1980" w:type="dxa"/>
          </w:tcPr>
          <w:p w14:paraId="07AC68CF" w14:textId="77777777" w:rsidR="003C1EDB" w:rsidRDefault="003C1EDB" w:rsidP="00A80977">
            <w:pPr>
              <w:rPr>
                <w:ins w:id="770" w:author="TRIANO José" w:date="2024-09-11T11:13:00Z"/>
              </w:rPr>
            </w:pPr>
            <w:ins w:id="771" w:author="TRIANO José" w:date="2024-09-11T11:19:00Z">
              <w:r>
                <w:t>Diagr</w:t>
              </w:r>
            </w:ins>
            <w:ins w:id="772" w:author="TRIANO José" w:date="2024-09-11T11:20:00Z">
              <w:r>
                <w:t>amme</w:t>
              </w:r>
            </w:ins>
            <w:r>
              <w:t xml:space="preserve"> de composants</w:t>
            </w:r>
          </w:p>
        </w:tc>
        <w:tc>
          <w:tcPr>
            <w:tcW w:w="7308" w:type="dxa"/>
          </w:tcPr>
          <w:p w14:paraId="7C3D7EE0" w14:textId="0708DBC0" w:rsidR="003C1EDB" w:rsidRDefault="00D83A20">
            <w:pPr>
              <w:jc w:val="center"/>
              <w:rPr>
                <w:ins w:id="773" w:author="TRIANO José" w:date="2024-09-11T11:13:00Z"/>
              </w:rPr>
              <w:pPrChange w:id="774" w:author="TRIANO José" w:date="2024-09-11T11:37:00Z">
                <w:pPr/>
              </w:pPrChange>
            </w:pPr>
            <w:r w:rsidRPr="00D83A20">
              <w:rPr>
                <w:noProof/>
              </w:rPr>
              <w:drawing>
                <wp:inline distT="0" distB="0" distL="0" distR="0" wp14:anchorId="79E309CC" wp14:editId="15FBC807">
                  <wp:extent cx="4140413" cy="339742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0413" cy="3397425"/>
                          </a:xfrm>
                          <a:prstGeom prst="rect">
                            <a:avLst/>
                          </a:prstGeom>
                        </pic:spPr>
                      </pic:pic>
                    </a:graphicData>
                  </a:graphic>
                </wp:inline>
              </w:drawing>
            </w:r>
          </w:p>
        </w:tc>
      </w:tr>
      <w:tr w:rsidR="003C1EDB" w14:paraId="7F91D42B" w14:textId="77777777" w:rsidTr="00A80977">
        <w:tc>
          <w:tcPr>
            <w:tcW w:w="1980" w:type="dxa"/>
          </w:tcPr>
          <w:p w14:paraId="5597607B" w14:textId="77777777" w:rsidR="003C1EDB" w:rsidRDefault="003C1EDB" w:rsidP="00A80977">
            <w:r>
              <w:t>Diagramme de séquences</w:t>
            </w:r>
          </w:p>
        </w:tc>
        <w:tc>
          <w:tcPr>
            <w:tcW w:w="7308" w:type="dxa"/>
          </w:tcPr>
          <w:p w14:paraId="2B5D21DB" w14:textId="289DA349" w:rsidR="003C1EDB" w:rsidRPr="002A12EA" w:rsidRDefault="00F421A3" w:rsidP="003C1EDB">
            <w:pPr>
              <w:pStyle w:val="Paragraphedeliste"/>
              <w:numPr>
                <w:ilvl w:val="0"/>
                <w:numId w:val="67"/>
              </w:numPr>
              <w:jc w:val="center"/>
            </w:pPr>
            <w:r>
              <w:t>Utilisateur</w:t>
            </w:r>
            <w:r w:rsidR="003C1EDB" w:rsidRPr="002A12EA">
              <w:t xml:space="preserve"> IHM TA </w:t>
            </w:r>
            <w:r w:rsidR="00220BA9">
              <w:t>accède à l’éditeur d’utilisateurs.</w:t>
            </w:r>
          </w:p>
          <w:p w14:paraId="78052882" w14:textId="763BDFEA" w:rsidR="003C1EDB" w:rsidRDefault="00220BA9" w:rsidP="003C1EDB">
            <w:pPr>
              <w:pStyle w:val="Paragraphedeliste"/>
              <w:numPr>
                <w:ilvl w:val="0"/>
                <w:numId w:val="67"/>
              </w:numPr>
              <w:jc w:val="center"/>
            </w:pPr>
            <w:r>
              <w:t>L’édi</w:t>
            </w:r>
            <w:r w:rsidR="00505068">
              <w:t xml:space="preserve">teur permet de créer un </w:t>
            </w:r>
            <w:r w:rsidR="005F749A">
              <w:t>nouvel</w:t>
            </w:r>
            <w:r w:rsidR="00505068">
              <w:t xml:space="preserve"> utilisateur par module du TM </w:t>
            </w:r>
            <w:r w:rsidR="00FB15FF">
              <w:t>(TA, TR,</w:t>
            </w:r>
            <w:r w:rsidR="00274CED">
              <w:t xml:space="preserve"> </w:t>
            </w:r>
            <w:r w:rsidR="00FB15FF">
              <w:t xml:space="preserve">TD) </w:t>
            </w:r>
            <w:r w:rsidR="00505068">
              <w:t>: ID utilisateur</w:t>
            </w:r>
            <w:r w:rsidR="00FB15FF">
              <w:t xml:space="preserve"> + mot de passe. </w:t>
            </w:r>
          </w:p>
          <w:p w14:paraId="288B9645" w14:textId="77777777" w:rsidR="00FB15FF" w:rsidRDefault="00FB15FF" w:rsidP="003C1EDB">
            <w:pPr>
              <w:pStyle w:val="Paragraphedeliste"/>
              <w:numPr>
                <w:ilvl w:val="0"/>
                <w:numId w:val="67"/>
              </w:numPr>
              <w:jc w:val="center"/>
            </w:pPr>
            <w:r>
              <w:t xml:space="preserve">La BDD utilisateurs est mise à jour. </w:t>
            </w:r>
          </w:p>
          <w:p w14:paraId="7034A3F3" w14:textId="77777777" w:rsidR="00FB15FF" w:rsidRDefault="00FB15FF" w:rsidP="003C1EDB">
            <w:pPr>
              <w:pStyle w:val="Paragraphedeliste"/>
              <w:numPr>
                <w:ilvl w:val="0"/>
                <w:numId w:val="67"/>
              </w:numPr>
              <w:jc w:val="center"/>
            </w:pPr>
            <w:r>
              <w:t>Les actions réalisées sont timestampées et stockées dans la BDD TD.</w:t>
            </w:r>
          </w:p>
          <w:p w14:paraId="2C637BD1" w14:textId="32262F15" w:rsidR="002E40C6" w:rsidRPr="002E40C6" w:rsidRDefault="001C26D3" w:rsidP="002E40C6">
            <w:pPr>
              <w:jc w:val="center"/>
            </w:pPr>
            <w:r w:rsidRPr="001C26D3">
              <w:rPr>
                <w:noProof/>
              </w:rPr>
              <w:drawing>
                <wp:inline distT="0" distB="0" distL="0" distR="0" wp14:anchorId="7DE90161" wp14:editId="6EE6F4C0">
                  <wp:extent cx="4635738" cy="20448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5738" cy="2044805"/>
                          </a:xfrm>
                          <a:prstGeom prst="rect">
                            <a:avLst/>
                          </a:prstGeom>
                        </pic:spPr>
                      </pic:pic>
                    </a:graphicData>
                  </a:graphic>
                </wp:inline>
              </w:drawing>
            </w:r>
          </w:p>
        </w:tc>
      </w:tr>
    </w:tbl>
    <w:p w14:paraId="32360C2F" w14:textId="77777777" w:rsidR="003C1EDB" w:rsidRPr="003C1EDB" w:rsidRDefault="003C1EDB" w:rsidP="003C1EDB"/>
    <w:p w14:paraId="6092731B" w14:textId="0ACB94CF" w:rsidR="004C4960" w:rsidRDefault="00442A4F" w:rsidP="003C1EDB">
      <w:pPr>
        <w:pStyle w:val="Titre4"/>
        <w:keepNext w:val="0"/>
      </w:pPr>
      <w:bookmarkStart w:id="775" w:name="_Toc174367329"/>
      <w:bookmarkStart w:id="776" w:name="_Toc196744631"/>
      <w:r>
        <w:t>TM_TA_03</w:t>
      </w:r>
      <w:r w:rsidRPr="00862A68">
        <w:t>_0</w:t>
      </w:r>
      <w:r>
        <w:t>3</w:t>
      </w:r>
      <w:r w:rsidRPr="00862A68">
        <w:t xml:space="preserve"> : </w:t>
      </w:r>
      <w:bookmarkEnd w:id="775"/>
      <w:r w:rsidR="003C1EDB">
        <w:t>Gérer les droits utilisateurs</w:t>
      </w:r>
      <w:bookmarkEnd w:id="776"/>
    </w:p>
    <w:tbl>
      <w:tblPr>
        <w:tblStyle w:val="Grilledutableau"/>
        <w:tblW w:w="0" w:type="auto"/>
        <w:tblLook w:val="04A0" w:firstRow="1" w:lastRow="0" w:firstColumn="1" w:lastColumn="0" w:noHBand="0" w:noVBand="1"/>
      </w:tblPr>
      <w:tblGrid>
        <w:gridCol w:w="1772"/>
        <w:gridCol w:w="7516"/>
      </w:tblGrid>
      <w:tr w:rsidR="00B12704" w14:paraId="2D744FEC" w14:textId="77777777" w:rsidTr="00A80977">
        <w:trPr>
          <w:ins w:id="777" w:author="TRIANO José" w:date="2024-09-11T11:13:00Z"/>
        </w:trPr>
        <w:tc>
          <w:tcPr>
            <w:tcW w:w="1980" w:type="dxa"/>
          </w:tcPr>
          <w:p w14:paraId="5F2CAB44" w14:textId="77777777" w:rsidR="00E8273A" w:rsidRDefault="00E8273A" w:rsidP="00A80977">
            <w:pPr>
              <w:rPr>
                <w:ins w:id="778" w:author="TRIANO José" w:date="2024-09-11T11:13:00Z"/>
              </w:rPr>
            </w:pPr>
            <w:ins w:id="779" w:author="TRIANO José" w:date="2024-09-11T11:14:00Z">
              <w:r>
                <w:t>Résultat attendu</w:t>
              </w:r>
            </w:ins>
          </w:p>
        </w:tc>
        <w:tc>
          <w:tcPr>
            <w:tcW w:w="7308" w:type="dxa"/>
          </w:tcPr>
          <w:p w14:paraId="4FB3318F" w14:textId="64D988B3" w:rsidR="00E8273A" w:rsidRDefault="00E8273A" w:rsidP="00A80977">
            <w:pPr>
              <w:rPr>
                <w:ins w:id="780" w:author="TRIANO José" w:date="2024-09-11T11:13:00Z"/>
              </w:rPr>
            </w:pPr>
            <w:r>
              <w:t xml:space="preserve">L’IHM de l’utilisateur du TA permet de créer, modifier et supprimer des </w:t>
            </w:r>
            <w:r w:rsidR="00B93D0C">
              <w:t xml:space="preserve">profils d’utilisateurs et leurs droits. </w:t>
            </w:r>
            <w:r>
              <w:t xml:space="preserve">  </w:t>
            </w:r>
          </w:p>
        </w:tc>
      </w:tr>
      <w:tr w:rsidR="00B12704" w14:paraId="2F53CDBD" w14:textId="77777777" w:rsidTr="00A80977">
        <w:trPr>
          <w:ins w:id="781" w:author="TRIANO José" w:date="2024-09-11T11:13:00Z"/>
        </w:trPr>
        <w:tc>
          <w:tcPr>
            <w:tcW w:w="1980" w:type="dxa"/>
          </w:tcPr>
          <w:p w14:paraId="7C4F0C4F" w14:textId="77777777" w:rsidR="00E8273A" w:rsidRDefault="00E8273A" w:rsidP="00A80977">
            <w:pPr>
              <w:rPr>
                <w:ins w:id="782" w:author="TRIANO José" w:date="2024-09-11T11:13:00Z"/>
              </w:rPr>
            </w:pPr>
            <w:ins w:id="783" w:author="TRIANO José" w:date="2024-09-11T11:14:00Z">
              <w:r>
                <w:t>Description</w:t>
              </w:r>
            </w:ins>
          </w:p>
        </w:tc>
        <w:tc>
          <w:tcPr>
            <w:tcW w:w="7308" w:type="dxa"/>
          </w:tcPr>
          <w:p w14:paraId="5084F761" w14:textId="77777777" w:rsidR="00B93D0C" w:rsidRDefault="00B93D0C" w:rsidP="00B93D0C">
            <w:r>
              <w:t xml:space="preserve">Les modules TA et TD du TM ont les profils d’utilisateurs suivants : </w:t>
            </w:r>
          </w:p>
          <w:p w14:paraId="18132ABE" w14:textId="77777777" w:rsidR="00B93D0C" w:rsidRDefault="00B93D0C" w:rsidP="00B93D0C">
            <w:pPr>
              <w:pStyle w:val="Paragraphedeliste"/>
              <w:numPr>
                <w:ilvl w:val="0"/>
                <w:numId w:val="69"/>
              </w:numPr>
            </w:pPr>
            <w:r>
              <w:t>Administrateur</w:t>
            </w:r>
          </w:p>
          <w:p w14:paraId="325B8115" w14:textId="77777777" w:rsidR="00B93D0C" w:rsidRDefault="00B93D0C" w:rsidP="00B93D0C">
            <w:pPr>
              <w:pStyle w:val="Paragraphedeliste"/>
              <w:numPr>
                <w:ilvl w:val="0"/>
                <w:numId w:val="69"/>
              </w:numPr>
            </w:pPr>
            <w:r>
              <w:t xml:space="preserve">Opérateur </w:t>
            </w:r>
          </w:p>
          <w:p w14:paraId="7B73D619" w14:textId="77777777" w:rsidR="00B93D0C" w:rsidRDefault="00B93D0C" w:rsidP="00B93D0C">
            <w:r>
              <w:t xml:space="preserve">Le module TR du TM a les profils d’utilisateurs suivants : </w:t>
            </w:r>
          </w:p>
          <w:p w14:paraId="25E96443" w14:textId="77777777" w:rsidR="00B93D0C" w:rsidRDefault="00B93D0C" w:rsidP="00B93D0C">
            <w:pPr>
              <w:pStyle w:val="Paragraphedeliste"/>
              <w:numPr>
                <w:ilvl w:val="0"/>
                <w:numId w:val="69"/>
              </w:numPr>
            </w:pPr>
            <w:r>
              <w:t>Administrateur</w:t>
            </w:r>
          </w:p>
          <w:p w14:paraId="05B81677" w14:textId="77777777" w:rsidR="00B93D0C" w:rsidRDefault="00B93D0C" w:rsidP="00B93D0C">
            <w:pPr>
              <w:pStyle w:val="Paragraphedeliste"/>
              <w:numPr>
                <w:ilvl w:val="0"/>
                <w:numId w:val="69"/>
              </w:numPr>
            </w:pPr>
            <w:r>
              <w:t xml:space="preserve">Opérateur </w:t>
            </w:r>
          </w:p>
          <w:p w14:paraId="6ED6A1C7" w14:textId="77777777" w:rsidR="00E8273A" w:rsidRDefault="00B93D0C" w:rsidP="00CA7D76">
            <w:pPr>
              <w:pStyle w:val="Paragraphedeliste"/>
              <w:numPr>
                <w:ilvl w:val="0"/>
                <w:numId w:val="69"/>
              </w:numPr>
            </w:pPr>
            <w:r w:rsidRPr="00CA7D76">
              <w:t>Observateur</w:t>
            </w:r>
          </w:p>
          <w:p w14:paraId="7F1E079E" w14:textId="1C1CBB1C" w:rsidR="00CA7D76" w:rsidRDefault="00CA7D76" w:rsidP="00CA7D76">
            <w:r>
              <w:t xml:space="preserve">Chaque profil aura des droits différents, p.e. </w:t>
            </w:r>
          </w:p>
          <w:p w14:paraId="795B97AA" w14:textId="77777777" w:rsidR="00CA7D76" w:rsidRDefault="00670C3F" w:rsidP="00CA7D76">
            <w:r>
              <w:t xml:space="preserve">Pour le TA : </w:t>
            </w:r>
          </w:p>
          <w:p w14:paraId="10722BAE" w14:textId="7AE9F856" w:rsidR="00670C3F" w:rsidRDefault="00670C3F" w:rsidP="00670C3F">
            <w:pPr>
              <w:pStyle w:val="Paragraphedeliste"/>
              <w:numPr>
                <w:ilvl w:val="0"/>
                <w:numId w:val="69"/>
              </w:numPr>
            </w:pPr>
            <w:r>
              <w:t xml:space="preserve">Administrateur : peut éditer des utilisateurs. </w:t>
            </w:r>
          </w:p>
          <w:p w14:paraId="07027C18" w14:textId="38BE8197" w:rsidR="00670C3F" w:rsidRDefault="00670C3F" w:rsidP="00670C3F">
            <w:pPr>
              <w:pStyle w:val="Paragraphedeliste"/>
              <w:numPr>
                <w:ilvl w:val="0"/>
                <w:numId w:val="69"/>
              </w:numPr>
            </w:pPr>
            <w:r>
              <w:t xml:space="preserve">Opérateur : </w:t>
            </w:r>
            <w:r w:rsidR="00D37BAC">
              <w:t xml:space="preserve">ne peut pas éditer des utilisateurs, peut éditer les référentiels horaires. </w:t>
            </w:r>
          </w:p>
          <w:p w14:paraId="7FFD78FF" w14:textId="08060227" w:rsidR="009232EE" w:rsidRDefault="009232EE" w:rsidP="009232EE">
            <w:r>
              <w:t xml:space="preserve">Pour le TR : </w:t>
            </w:r>
          </w:p>
          <w:p w14:paraId="31945B43" w14:textId="6C07473F" w:rsidR="009232EE" w:rsidRDefault="009232EE" w:rsidP="009232EE">
            <w:pPr>
              <w:pStyle w:val="Paragraphedeliste"/>
              <w:numPr>
                <w:ilvl w:val="0"/>
                <w:numId w:val="69"/>
              </w:numPr>
            </w:pPr>
            <w:r>
              <w:t>Administrateur : a accès à toutes les fonctionnalités</w:t>
            </w:r>
            <w:r w:rsidR="000D198E">
              <w:t xml:space="preserve">, y inclus le reboot du système. </w:t>
            </w:r>
          </w:p>
          <w:p w14:paraId="237DDC2E" w14:textId="50DA85DE" w:rsidR="009232EE" w:rsidRDefault="009232EE" w:rsidP="009232EE">
            <w:pPr>
              <w:pStyle w:val="Paragraphedeliste"/>
              <w:numPr>
                <w:ilvl w:val="0"/>
                <w:numId w:val="69"/>
              </w:numPr>
            </w:pPr>
            <w:r>
              <w:t xml:space="preserve">Opérateur : peut opérer </w:t>
            </w:r>
            <w:r w:rsidR="000D198E">
              <w:t>la ligne, ne peut pas rebooter le système.</w:t>
            </w:r>
          </w:p>
          <w:p w14:paraId="7F982902" w14:textId="027D0342" w:rsidR="00670C3F" w:rsidRPr="007C0D80" w:rsidRDefault="009232EE" w:rsidP="00CA7D76">
            <w:pPr>
              <w:pStyle w:val="Paragraphedeliste"/>
              <w:numPr>
                <w:ilvl w:val="0"/>
                <w:numId w:val="69"/>
              </w:numPr>
              <w:rPr>
                <w:ins w:id="784" w:author="TRIANO José" w:date="2024-09-11T11:13:00Z"/>
              </w:rPr>
            </w:pPr>
            <w:r w:rsidRPr="00CA7D76">
              <w:t>Observateur</w:t>
            </w:r>
            <w:r w:rsidR="000D198E">
              <w:t xml:space="preserve"> : ne peut pas opérer la ligne ni rebooter le système. </w:t>
            </w:r>
          </w:p>
        </w:tc>
      </w:tr>
      <w:tr w:rsidR="00B12704" w14:paraId="0B6832D8" w14:textId="77777777" w:rsidTr="00A80977">
        <w:trPr>
          <w:ins w:id="785" w:author="TRIANO José" w:date="2024-09-11T11:13:00Z"/>
        </w:trPr>
        <w:tc>
          <w:tcPr>
            <w:tcW w:w="1980" w:type="dxa"/>
          </w:tcPr>
          <w:p w14:paraId="02F655A1" w14:textId="77777777" w:rsidR="00E8273A" w:rsidRDefault="00E8273A" w:rsidP="00A80977">
            <w:pPr>
              <w:rPr>
                <w:ins w:id="786" w:author="TRIANO José" w:date="2024-09-11T11:13:00Z"/>
              </w:rPr>
            </w:pPr>
            <w:ins w:id="787" w:author="TRIANO José" w:date="2024-09-11T11:18:00Z">
              <w:r>
                <w:t>Inputs</w:t>
              </w:r>
            </w:ins>
          </w:p>
        </w:tc>
        <w:tc>
          <w:tcPr>
            <w:tcW w:w="7308" w:type="dxa"/>
          </w:tcPr>
          <w:p w14:paraId="3F3FA11C" w14:textId="77777777" w:rsidR="00E8273A" w:rsidRDefault="00E8273A" w:rsidP="00A80977">
            <w:pPr>
              <w:rPr>
                <w:ins w:id="788" w:author="TRIANO José" w:date="2024-09-11T11:13:00Z"/>
              </w:rPr>
            </w:pPr>
            <w:ins w:id="789" w:author="TRIANO José" w:date="2024-09-11T11:18:00Z">
              <w:r>
                <w:t xml:space="preserve">Serveur horaire, </w:t>
              </w:r>
            </w:ins>
            <w:r>
              <w:t>BDD utilisateurs, IHM TA, BDD TD</w:t>
            </w:r>
          </w:p>
        </w:tc>
      </w:tr>
      <w:tr w:rsidR="00B12704" w14:paraId="03221945" w14:textId="77777777" w:rsidTr="00A80977">
        <w:trPr>
          <w:ins w:id="790" w:author="TRIANO José" w:date="2024-09-11T11:13:00Z"/>
        </w:trPr>
        <w:tc>
          <w:tcPr>
            <w:tcW w:w="1980" w:type="dxa"/>
          </w:tcPr>
          <w:p w14:paraId="37D977C9" w14:textId="77777777" w:rsidR="00E8273A" w:rsidRDefault="00E8273A" w:rsidP="00A80977">
            <w:pPr>
              <w:rPr>
                <w:ins w:id="791" w:author="TRIANO José" w:date="2024-09-11T11:13:00Z"/>
              </w:rPr>
            </w:pPr>
            <w:ins w:id="792" w:author="TRIANO José" w:date="2024-09-11T11:18:00Z">
              <w:r>
                <w:t>Outputs</w:t>
              </w:r>
            </w:ins>
          </w:p>
        </w:tc>
        <w:tc>
          <w:tcPr>
            <w:tcW w:w="7308" w:type="dxa"/>
          </w:tcPr>
          <w:p w14:paraId="2CD52EFD" w14:textId="3D69C8FA" w:rsidR="00E8273A" w:rsidRDefault="00E8273A" w:rsidP="00A80977">
            <w:pPr>
              <w:rPr>
                <w:ins w:id="793" w:author="TRIANO José" w:date="2024-09-11T11:13:00Z"/>
              </w:rPr>
            </w:pPr>
            <w:r>
              <w:t xml:space="preserve">Edition </w:t>
            </w:r>
            <w:r w:rsidR="00DE4491">
              <w:t>des profils</w:t>
            </w:r>
            <w:r>
              <w:t xml:space="preserve"> d’utilisateurs dans la BDD utilisateurs.  </w:t>
            </w:r>
          </w:p>
        </w:tc>
      </w:tr>
      <w:tr w:rsidR="00B12704" w14:paraId="336570DA" w14:textId="77777777" w:rsidTr="00A80977">
        <w:trPr>
          <w:ins w:id="794" w:author="TRIANO José" w:date="2024-09-11T11:13:00Z"/>
        </w:trPr>
        <w:tc>
          <w:tcPr>
            <w:tcW w:w="1980" w:type="dxa"/>
          </w:tcPr>
          <w:p w14:paraId="6DC6CDB6" w14:textId="77777777" w:rsidR="00E8273A" w:rsidRDefault="00E8273A" w:rsidP="00A80977">
            <w:pPr>
              <w:rPr>
                <w:ins w:id="795" w:author="TRIANO José" w:date="2024-09-11T11:13:00Z"/>
              </w:rPr>
            </w:pPr>
            <w:ins w:id="796" w:author="TRIANO José" w:date="2024-09-11T11:19:00Z">
              <w:r>
                <w:t>Diagr</w:t>
              </w:r>
            </w:ins>
            <w:ins w:id="797" w:author="TRIANO José" w:date="2024-09-11T11:20:00Z">
              <w:r>
                <w:t>amme</w:t>
              </w:r>
            </w:ins>
            <w:r>
              <w:t xml:space="preserve"> de composants</w:t>
            </w:r>
          </w:p>
        </w:tc>
        <w:tc>
          <w:tcPr>
            <w:tcW w:w="7308" w:type="dxa"/>
          </w:tcPr>
          <w:p w14:paraId="7ECEC1B7" w14:textId="77777777" w:rsidR="00E8273A" w:rsidRDefault="00E8273A">
            <w:pPr>
              <w:jc w:val="center"/>
              <w:rPr>
                <w:ins w:id="798" w:author="TRIANO José" w:date="2024-09-11T11:13:00Z"/>
              </w:rPr>
              <w:pPrChange w:id="799" w:author="TRIANO José" w:date="2024-09-11T11:37:00Z">
                <w:pPr/>
              </w:pPrChange>
            </w:pPr>
            <w:r w:rsidRPr="00D83A20">
              <w:rPr>
                <w:noProof/>
              </w:rPr>
              <w:drawing>
                <wp:inline distT="0" distB="0" distL="0" distR="0" wp14:anchorId="62C16DC0" wp14:editId="319C5177">
                  <wp:extent cx="4140413" cy="339742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0413" cy="3397425"/>
                          </a:xfrm>
                          <a:prstGeom prst="rect">
                            <a:avLst/>
                          </a:prstGeom>
                        </pic:spPr>
                      </pic:pic>
                    </a:graphicData>
                  </a:graphic>
                </wp:inline>
              </w:drawing>
            </w:r>
          </w:p>
        </w:tc>
      </w:tr>
      <w:tr w:rsidR="00E8273A" w14:paraId="7E60CDBB" w14:textId="77777777" w:rsidTr="00A80977">
        <w:tc>
          <w:tcPr>
            <w:tcW w:w="1980" w:type="dxa"/>
          </w:tcPr>
          <w:p w14:paraId="2A666AB5" w14:textId="77777777" w:rsidR="00E8273A" w:rsidRDefault="00E8273A" w:rsidP="00A80977">
            <w:r>
              <w:t>Diagramme de séquences</w:t>
            </w:r>
          </w:p>
        </w:tc>
        <w:tc>
          <w:tcPr>
            <w:tcW w:w="7308" w:type="dxa"/>
          </w:tcPr>
          <w:p w14:paraId="36185874" w14:textId="5AF12DF3" w:rsidR="00E8273A" w:rsidRPr="002A12EA" w:rsidRDefault="00F421A3" w:rsidP="00E8273A">
            <w:pPr>
              <w:pStyle w:val="Paragraphedeliste"/>
              <w:numPr>
                <w:ilvl w:val="0"/>
                <w:numId w:val="70"/>
              </w:numPr>
              <w:jc w:val="center"/>
            </w:pPr>
            <w:r>
              <w:t>Utilisateur</w:t>
            </w:r>
            <w:r w:rsidR="00E8273A" w:rsidRPr="002A12EA">
              <w:t xml:space="preserve"> IHM TA </w:t>
            </w:r>
            <w:r w:rsidR="00E8273A">
              <w:t>accède à l’éditeur d’utilisateurs.</w:t>
            </w:r>
          </w:p>
          <w:p w14:paraId="5F06248B" w14:textId="062222B7" w:rsidR="00E8273A" w:rsidRDefault="00E8273A" w:rsidP="00E8273A">
            <w:pPr>
              <w:pStyle w:val="Paragraphedeliste"/>
              <w:numPr>
                <w:ilvl w:val="0"/>
                <w:numId w:val="70"/>
              </w:numPr>
              <w:jc w:val="center"/>
            </w:pPr>
            <w:r>
              <w:t xml:space="preserve">L’éditeur permet de créer un </w:t>
            </w:r>
            <w:r w:rsidR="001F2F54">
              <w:t xml:space="preserve">nouveau profil d’utilisateur </w:t>
            </w:r>
            <w:r>
              <w:t>par module du TM (TA, TR, TD)</w:t>
            </w:r>
            <w:r w:rsidR="001F2F54">
              <w:t>.</w:t>
            </w:r>
          </w:p>
          <w:p w14:paraId="09B4D080" w14:textId="77777777" w:rsidR="00E8273A" w:rsidRDefault="00E8273A" w:rsidP="00E8273A">
            <w:pPr>
              <w:pStyle w:val="Paragraphedeliste"/>
              <w:numPr>
                <w:ilvl w:val="0"/>
                <w:numId w:val="70"/>
              </w:numPr>
              <w:jc w:val="center"/>
            </w:pPr>
            <w:r>
              <w:t xml:space="preserve">La BDD utilisateurs est mise à jour. </w:t>
            </w:r>
          </w:p>
          <w:p w14:paraId="5EB9F51D" w14:textId="77777777" w:rsidR="00E8273A" w:rsidRDefault="00E8273A" w:rsidP="00E8273A">
            <w:pPr>
              <w:pStyle w:val="Paragraphedeliste"/>
              <w:numPr>
                <w:ilvl w:val="0"/>
                <w:numId w:val="70"/>
              </w:numPr>
              <w:jc w:val="center"/>
            </w:pPr>
            <w:r>
              <w:t>Les actions réalisées sont timestampées et stockées dans la BDD TD.</w:t>
            </w:r>
          </w:p>
          <w:p w14:paraId="78AF7678" w14:textId="03FF2CCE" w:rsidR="002516EF" w:rsidRPr="002516EF" w:rsidRDefault="002516EF" w:rsidP="002516EF">
            <w:pPr>
              <w:jc w:val="center"/>
            </w:pPr>
            <w:r w:rsidRPr="002516EF">
              <w:rPr>
                <w:noProof/>
              </w:rPr>
              <w:drawing>
                <wp:inline distT="0" distB="0" distL="0" distR="0" wp14:anchorId="6F669FFE" wp14:editId="4F14C636">
                  <wp:extent cx="4635738" cy="20448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5738" cy="2044805"/>
                          </a:xfrm>
                          <a:prstGeom prst="rect">
                            <a:avLst/>
                          </a:prstGeom>
                        </pic:spPr>
                      </pic:pic>
                    </a:graphicData>
                  </a:graphic>
                </wp:inline>
              </w:drawing>
            </w:r>
          </w:p>
        </w:tc>
      </w:tr>
    </w:tbl>
    <w:p w14:paraId="18CA0110" w14:textId="77777777" w:rsidR="00E8273A" w:rsidRPr="00E8273A" w:rsidRDefault="00E8273A" w:rsidP="00E8273A"/>
    <w:p w14:paraId="47EC29DE" w14:textId="77777777" w:rsidR="00E8273A" w:rsidRDefault="00E8273A" w:rsidP="00E8273A">
      <w:pPr>
        <w:pStyle w:val="Titre4"/>
        <w:keepNext w:val="0"/>
      </w:pPr>
      <w:bookmarkStart w:id="800" w:name="_Toc196744632"/>
      <w:r>
        <w:t>Gérer les profils utilisateurs</w:t>
      </w:r>
      <w:bookmarkEnd w:id="800"/>
    </w:p>
    <w:tbl>
      <w:tblPr>
        <w:tblStyle w:val="Grilledutableau"/>
        <w:tblW w:w="0" w:type="auto"/>
        <w:tblLook w:val="04A0" w:firstRow="1" w:lastRow="0" w:firstColumn="1" w:lastColumn="0" w:noHBand="0" w:noVBand="1"/>
      </w:tblPr>
      <w:tblGrid>
        <w:gridCol w:w="1270"/>
        <w:gridCol w:w="6"/>
        <w:gridCol w:w="8012"/>
      </w:tblGrid>
      <w:tr w:rsidR="009A487A" w14:paraId="0B796B46" w14:textId="77777777" w:rsidTr="00A80977">
        <w:trPr>
          <w:ins w:id="801" w:author="TRIANO José" w:date="2024-09-11T11:13:00Z"/>
        </w:trPr>
        <w:tc>
          <w:tcPr>
            <w:tcW w:w="1980" w:type="dxa"/>
            <w:gridSpan w:val="2"/>
          </w:tcPr>
          <w:p w14:paraId="4A0EFF24" w14:textId="77777777" w:rsidR="00E8273A" w:rsidRDefault="00E8273A" w:rsidP="00A80977">
            <w:pPr>
              <w:rPr>
                <w:ins w:id="802" w:author="TRIANO José" w:date="2024-09-11T11:13:00Z"/>
              </w:rPr>
            </w:pPr>
            <w:ins w:id="803" w:author="TRIANO José" w:date="2024-09-11T11:14:00Z">
              <w:r>
                <w:t>Résultat attendu</w:t>
              </w:r>
            </w:ins>
          </w:p>
        </w:tc>
        <w:tc>
          <w:tcPr>
            <w:tcW w:w="7308" w:type="dxa"/>
          </w:tcPr>
          <w:p w14:paraId="3C5EEB95" w14:textId="77777777" w:rsidR="00E8273A" w:rsidRDefault="00E8273A" w:rsidP="00A80977">
            <w:pPr>
              <w:rPr>
                <w:ins w:id="804" w:author="TRIANO José" w:date="2024-09-11T11:13:00Z"/>
              </w:rPr>
            </w:pPr>
            <w:r>
              <w:t xml:space="preserve">L’IHM de l’utilisateur du TA permet d’assigner des profils d’utilisateurs des différents modules du TM aux utilisateurs existants dans la BDD. </w:t>
            </w:r>
          </w:p>
        </w:tc>
      </w:tr>
      <w:tr w:rsidR="009A487A" w14:paraId="6A6685FC" w14:textId="77777777" w:rsidTr="00A80977">
        <w:trPr>
          <w:ins w:id="805" w:author="TRIANO José" w:date="2024-09-11T11:13:00Z"/>
        </w:trPr>
        <w:tc>
          <w:tcPr>
            <w:tcW w:w="1980" w:type="dxa"/>
            <w:gridSpan w:val="2"/>
          </w:tcPr>
          <w:p w14:paraId="7FEEC947" w14:textId="77777777" w:rsidR="00E8273A" w:rsidRDefault="00E8273A" w:rsidP="00A80977">
            <w:pPr>
              <w:rPr>
                <w:ins w:id="806" w:author="TRIANO José" w:date="2024-09-11T11:13:00Z"/>
              </w:rPr>
            </w:pPr>
            <w:ins w:id="807" w:author="TRIANO José" w:date="2024-09-11T11:14:00Z">
              <w:r>
                <w:t>Description</w:t>
              </w:r>
            </w:ins>
          </w:p>
        </w:tc>
        <w:tc>
          <w:tcPr>
            <w:tcW w:w="7308" w:type="dxa"/>
          </w:tcPr>
          <w:p w14:paraId="06ACA75A" w14:textId="77777777" w:rsidR="00E8273A" w:rsidRDefault="00E8273A" w:rsidP="00A80977">
            <w:r>
              <w:t xml:space="preserve">Les modules TA et TD du TM ont les profils d’utilisateurs suivants : </w:t>
            </w:r>
          </w:p>
          <w:p w14:paraId="289CD33B" w14:textId="77777777" w:rsidR="00E8273A" w:rsidRDefault="00E8273A" w:rsidP="00A80977">
            <w:pPr>
              <w:pStyle w:val="Paragraphedeliste"/>
              <w:numPr>
                <w:ilvl w:val="0"/>
                <w:numId w:val="69"/>
              </w:numPr>
            </w:pPr>
            <w:r>
              <w:t>Administrateur</w:t>
            </w:r>
          </w:p>
          <w:p w14:paraId="2360465E" w14:textId="77777777" w:rsidR="00E8273A" w:rsidRDefault="00E8273A" w:rsidP="00A80977">
            <w:pPr>
              <w:pStyle w:val="Paragraphedeliste"/>
              <w:numPr>
                <w:ilvl w:val="0"/>
                <w:numId w:val="69"/>
              </w:numPr>
            </w:pPr>
            <w:r>
              <w:t xml:space="preserve">Opérateur </w:t>
            </w:r>
          </w:p>
          <w:p w14:paraId="3F784603" w14:textId="77777777" w:rsidR="00E8273A" w:rsidRDefault="00E8273A" w:rsidP="00A80977">
            <w:r>
              <w:t xml:space="preserve">Le module TR du TM a les profils d’utilisateurs suivants : </w:t>
            </w:r>
          </w:p>
          <w:p w14:paraId="0422ADF8" w14:textId="77777777" w:rsidR="00E8273A" w:rsidRDefault="00E8273A" w:rsidP="00A80977">
            <w:pPr>
              <w:pStyle w:val="Paragraphedeliste"/>
              <w:numPr>
                <w:ilvl w:val="0"/>
                <w:numId w:val="69"/>
              </w:numPr>
            </w:pPr>
            <w:r>
              <w:t>Administrateur</w:t>
            </w:r>
          </w:p>
          <w:p w14:paraId="4178C482" w14:textId="77777777" w:rsidR="00E8273A" w:rsidRDefault="00E8273A" w:rsidP="00A80977">
            <w:pPr>
              <w:pStyle w:val="Paragraphedeliste"/>
              <w:numPr>
                <w:ilvl w:val="0"/>
                <w:numId w:val="69"/>
              </w:numPr>
            </w:pPr>
            <w:r>
              <w:t xml:space="preserve">Opérateur </w:t>
            </w:r>
          </w:p>
          <w:p w14:paraId="4183C6E8" w14:textId="77777777" w:rsidR="00E8273A" w:rsidRDefault="00E8273A" w:rsidP="00A80977">
            <w:pPr>
              <w:pStyle w:val="Paragraphedeliste"/>
              <w:numPr>
                <w:ilvl w:val="0"/>
                <w:numId w:val="69"/>
              </w:numPr>
            </w:pPr>
            <w:r>
              <w:t xml:space="preserve">Observateur </w:t>
            </w:r>
          </w:p>
          <w:p w14:paraId="511778A8" w14:textId="229E0C72" w:rsidR="00DE4491" w:rsidRPr="00DE4491" w:rsidRDefault="00DE4491" w:rsidP="00DE4491">
            <w:pPr>
              <w:rPr>
                <w:ins w:id="808" w:author="TRIANO José" w:date="2024-09-11T11:13:00Z"/>
              </w:rPr>
            </w:pPr>
            <w:r>
              <w:t xml:space="preserve">Chaque profil a des droits différents qui ont été édités préalablement. </w:t>
            </w:r>
          </w:p>
        </w:tc>
      </w:tr>
      <w:tr w:rsidR="009A487A" w14:paraId="54748534" w14:textId="77777777" w:rsidTr="00A80977">
        <w:trPr>
          <w:ins w:id="809" w:author="TRIANO José" w:date="2024-09-11T11:13:00Z"/>
        </w:trPr>
        <w:tc>
          <w:tcPr>
            <w:tcW w:w="1980" w:type="dxa"/>
            <w:gridSpan w:val="2"/>
          </w:tcPr>
          <w:p w14:paraId="23F3222B" w14:textId="77777777" w:rsidR="00E8273A" w:rsidRDefault="00E8273A" w:rsidP="00A80977">
            <w:pPr>
              <w:rPr>
                <w:ins w:id="810" w:author="TRIANO José" w:date="2024-09-11T11:13:00Z"/>
              </w:rPr>
            </w:pPr>
            <w:ins w:id="811" w:author="TRIANO José" w:date="2024-09-11T11:18:00Z">
              <w:r>
                <w:t>Inputs</w:t>
              </w:r>
            </w:ins>
          </w:p>
        </w:tc>
        <w:tc>
          <w:tcPr>
            <w:tcW w:w="7308" w:type="dxa"/>
          </w:tcPr>
          <w:p w14:paraId="41729487" w14:textId="77777777" w:rsidR="00E8273A" w:rsidRDefault="00E8273A" w:rsidP="00A80977">
            <w:pPr>
              <w:rPr>
                <w:ins w:id="812" w:author="TRIANO José" w:date="2024-09-11T11:13:00Z"/>
              </w:rPr>
            </w:pPr>
            <w:ins w:id="813" w:author="TRIANO José" w:date="2024-09-11T11:18:00Z">
              <w:r>
                <w:t xml:space="preserve">Serveur horaire, </w:t>
              </w:r>
            </w:ins>
            <w:r>
              <w:t>BDD utilisateurs, IHM TA, BDD TD</w:t>
            </w:r>
          </w:p>
        </w:tc>
      </w:tr>
      <w:tr w:rsidR="009A487A" w14:paraId="2280995E" w14:textId="77777777" w:rsidTr="00A80977">
        <w:trPr>
          <w:ins w:id="814" w:author="TRIANO José" w:date="2024-09-11T11:13:00Z"/>
        </w:trPr>
        <w:tc>
          <w:tcPr>
            <w:tcW w:w="1980" w:type="dxa"/>
            <w:gridSpan w:val="2"/>
          </w:tcPr>
          <w:p w14:paraId="43E1193C" w14:textId="77777777" w:rsidR="00E8273A" w:rsidRDefault="00E8273A" w:rsidP="00A80977">
            <w:pPr>
              <w:rPr>
                <w:ins w:id="815" w:author="TRIANO José" w:date="2024-09-11T11:13:00Z"/>
              </w:rPr>
            </w:pPr>
            <w:ins w:id="816" w:author="TRIANO José" w:date="2024-09-11T11:18:00Z">
              <w:r>
                <w:t>Outputs</w:t>
              </w:r>
            </w:ins>
          </w:p>
        </w:tc>
        <w:tc>
          <w:tcPr>
            <w:tcW w:w="7308" w:type="dxa"/>
          </w:tcPr>
          <w:p w14:paraId="2D91D915" w14:textId="77777777" w:rsidR="00E8273A" w:rsidRDefault="00E8273A" w:rsidP="00A80977">
            <w:pPr>
              <w:rPr>
                <w:ins w:id="817" w:author="TRIANO José" w:date="2024-09-11T11:13:00Z"/>
              </w:rPr>
            </w:pPr>
            <w:r>
              <w:t xml:space="preserve">Edition de la liste d’utilisateurs existants dans la BDD utilisateurs.  </w:t>
            </w:r>
          </w:p>
        </w:tc>
      </w:tr>
      <w:tr w:rsidR="009A487A" w14:paraId="4D9D3D24" w14:textId="77777777" w:rsidTr="00A80977">
        <w:trPr>
          <w:ins w:id="818" w:author="TRIANO José" w:date="2024-09-11T11:13:00Z"/>
        </w:trPr>
        <w:tc>
          <w:tcPr>
            <w:tcW w:w="1980" w:type="dxa"/>
            <w:gridSpan w:val="2"/>
          </w:tcPr>
          <w:p w14:paraId="27EEBA65" w14:textId="77777777" w:rsidR="00E8273A" w:rsidRDefault="00E8273A" w:rsidP="00A80977">
            <w:pPr>
              <w:rPr>
                <w:ins w:id="819" w:author="TRIANO José" w:date="2024-09-11T11:13:00Z"/>
              </w:rPr>
            </w:pPr>
            <w:ins w:id="820" w:author="TRIANO José" w:date="2024-09-11T11:19:00Z">
              <w:r>
                <w:t>Diagr</w:t>
              </w:r>
            </w:ins>
            <w:ins w:id="821" w:author="TRIANO José" w:date="2024-09-11T11:20:00Z">
              <w:r>
                <w:t>amme</w:t>
              </w:r>
            </w:ins>
            <w:r>
              <w:t xml:space="preserve"> de composants</w:t>
            </w:r>
          </w:p>
        </w:tc>
        <w:tc>
          <w:tcPr>
            <w:tcW w:w="7308" w:type="dxa"/>
          </w:tcPr>
          <w:p w14:paraId="0C716DDD" w14:textId="77777777" w:rsidR="00E8273A" w:rsidRDefault="00E8273A">
            <w:pPr>
              <w:jc w:val="center"/>
              <w:rPr>
                <w:ins w:id="822" w:author="TRIANO José" w:date="2024-09-11T11:13:00Z"/>
              </w:rPr>
              <w:pPrChange w:id="823" w:author="TRIANO José" w:date="2024-09-11T11:37:00Z">
                <w:pPr/>
              </w:pPrChange>
            </w:pPr>
            <w:r w:rsidRPr="00D83A20">
              <w:rPr>
                <w:noProof/>
              </w:rPr>
              <w:drawing>
                <wp:inline distT="0" distB="0" distL="0" distR="0" wp14:anchorId="64C90DD4" wp14:editId="768FD111">
                  <wp:extent cx="3377863" cy="277171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1755" cy="2783112"/>
                          </a:xfrm>
                          <a:prstGeom prst="rect">
                            <a:avLst/>
                          </a:prstGeom>
                        </pic:spPr>
                      </pic:pic>
                    </a:graphicData>
                  </a:graphic>
                </wp:inline>
              </w:drawing>
            </w:r>
          </w:p>
        </w:tc>
      </w:tr>
      <w:tr w:rsidR="00E8273A" w14:paraId="612F0B15" w14:textId="77777777" w:rsidTr="00A80977">
        <w:tc>
          <w:tcPr>
            <w:tcW w:w="1980" w:type="dxa"/>
          </w:tcPr>
          <w:p w14:paraId="20C38554" w14:textId="77777777" w:rsidR="00E8273A" w:rsidRDefault="00E8273A" w:rsidP="00A80977">
            <w:r>
              <w:t>Diagramme de séquences</w:t>
            </w:r>
          </w:p>
        </w:tc>
        <w:tc>
          <w:tcPr>
            <w:tcW w:w="7308" w:type="dxa"/>
            <w:gridSpan w:val="2"/>
          </w:tcPr>
          <w:p w14:paraId="07DEABEE" w14:textId="55763021" w:rsidR="00E8273A" w:rsidRPr="002A12EA" w:rsidRDefault="00F421A3" w:rsidP="00A80977">
            <w:pPr>
              <w:pStyle w:val="Paragraphedeliste"/>
              <w:numPr>
                <w:ilvl w:val="0"/>
                <w:numId w:val="68"/>
              </w:numPr>
              <w:jc w:val="center"/>
            </w:pPr>
            <w:r>
              <w:t>Utilisateur</w:t>
            </w:r>
            <w:r w:rsidR="00E8273A" w:rsidRPr="002A12EA">
              <w:t xml:space="preserve"> IHM TA </w:t>
            </w:r>
            <w:r w:rsidR="00E8273A">
              <w:t>accède à l’éditeur d’utilisateurs.</w:t>
            </w:r>
          </w:p>
          <w:p w14:paraId="047676B9" w14:textId="77777777" w:rsidR="00E8273A" w:rsidRDefault="00E8273A" w:rsidP="00A80977">
            <w:pPr>
              <w:pStyle w:val="Paragraphedeliste"/>
              <w:numPr>
                <w:ilvl w:val="0"/>
                <w:numId w:val="68"/>
              </w:numPr>
              <w:jc w:val="center"/>
            </w:pPr>
            <w:r>
              <w:t xml:space="preserve">L’éditeur permet de visualiser la liste d’utilisateurs active par des modules (TA, TD, TR). </w:t>
            </w:r>
          </w:p>
          <w:p w14:paraId="4FB53F98" w14:textId="2A7B67D9" w:rsidR="00E8273A" w:rsidRDefault="00E8273A" w:rsidP="00A80977">
            <w:pPr>
              <w:pStyle w:val="Paragraphedeliste"/>
              <w:numPr>
                <w:ilvl w:val="0"/>
                <w:numId w:val="68"/>
              </w:numPr>
              <w:jc w:val="center"/>
            </w:pPr>
            <w:r>
              <w:t>L’éditeur permet d’</w:t>
            </w:r>
            <w:r w:rsidR="00DE4491">
              <w:t>allouer</w:t>
            </w:r>
            <w:r>
              <w:t xml:space="preserve"> un profil à l’utilisateur</w:t>
            </w:r>
            <w:r w:rsidR="00DE4491">
              <w:t>.</w:t>
            </w:r>
          </w:p>
          <w:p w14:paraId="77558062" w14:textId="77777777" w:rsidR="00E8273A" w:rsidRDefault="00E8273A" w:rsidP="00A80977">
            <w:pPr>
              <w:pStyle w:val="Paragraphedeliste"/>
              <w:numPr>
                <w:ilvl w:val="0"/>
                <w:numId w:val="68"/>
              </w:numPr>
              <w:jc w:val="center"/>
            </w:pPr>
            <w:r>
              <w:t xml:space="preserve">La BDD utilisateurs est mise à jour. </w:t>
            </w:r>
          </w:p>
          <w:p w14:paraId="700983D8" w14:textId="77777777" w:rsidR="00E8273A" w:rsidRDefault="00E8273A" w:rsidP="00A80977">
            <w:pPr>
              <w:pStyle w:val="Paragraphedeliste"/>
              <w:numPr>
                <w:ilvl w:val="0"/>
                <w:numId w:val="68"/>
              </w:numPr>
              <w:jc w:val="center"/>
            </w:pPr>
            <w:r>
              <w:t>Les actions réalisées sont timestampées et stockées dans la BDD TD.</w:t>
            </w:r>
          </w:p>
          <w:p w14:paraId="262B2B76" w14:textId="3F4D1B6D" w:rsidR="002516EF" w:rsidRPr="002A12EA" w:rsidRDefault="002516EF" w:rsidP="002516EF">
            <w:pPr>
              <w:pStyle w:val="Paragraphedeliste"/>
            </w:pPr>
            <w:r w:rsidRPr="002516EF">
              <w:rPr>
                <w:noProof/>
              </w:rPr>
              <w:drawing>
                <wp:inline distT="0" distB="0" distL="0" distR="0" wp14:anchorId="0C21F6F3" wp14:editId="0E0B6D4C">
                  <wp:extent cx="4635738" cy="20448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5738" cy="2044805"/>
                          </a:xfrm>
                          <a:prstGeom prst="rect">
                            <a:avLst/>
                          </a:prstGeom>
                        </pic:spPr>
                      </pic:pic>
                    </a:graphicData>
                  </a:graphic>
                </wp:inline>
              </w:drawing>
            </w:r>
          </w:p>
        </w:tc>
      </w:tr>
    </w:tbl>
    <w:p w14:paraId="16013383" w14:textId="72E0F7F0" w:rsidR="005F2570" w:rsidRDefault="00295F35" w:rsidP="00C82597">
      <w:pPr>
        <w:pStyle w:val="Titre3"/>
        <w:keepNext w:val="0"/>
        <w:rPr>
          <w:rFonts w:cs="Calibri"/>
        </w:rPr>
      </w:pPr>
      <w:bookmarkStart w:id="824" w:name="_Toc196744633"/>
      <w:r>
        <w:t>TM_TA_0</w:t>
      </w:r>
      <w:r w:rsidR="00DC74E2">
        <w:t>2</w:t>
      </w:r>
      <w:r w:rsidR="005F2570">
        <w:t xml:space="preserve"> : </w:t>
      </w:r>
      <w:r w:rsidR="001808C4">
        <w:rPr>
          <w:rFonts w:cs="Calibri"/>
        </w:rPr>
        <w:t>Construire le référentiel</w:t>
      </w:r>
      <w:r w:rsidR="001808C4" w:rsidRPr="009E0FBB">
        <w:rPr>
          <w:rFonts w:cs="Calibri"/>
        </w:rPr>
        <w:t xml:space="preserve"> de</w:t>
      </w:r>
      <w:r w:rsidR="001808C4">
        <w:rPr>
          <w:rFonts w:cs="Calibri"/>
        </w:rPr>
        <w:t>s</w:t>
      </w:r>
      <w:r w:rsidR="001808C4" w:rsidRPr="009E0FBB">
        <w:rPr>
          <w:rFonts w:cs="Calibri"/>
        </w:rPr>
        <w:t xml:space="preserve"> données</w:t>
      </w:r>
      <w:bookmarkEnd w:id="719"/>
      <w:bookmarkEnd w:id="824"/>
    </w:p>
    <w:p w14:paraId="6CEF7A0B" w14:textId="370E218A" w:rsidR="001808C4" w:rsidRDefault="00295F35" w:rsidP="00C82597">
      <w:pPr>
        <w:pStyle w:val="Titre4"/>
        <w:keepNext w:val="0"/>
      </w:pPr>
      <w:bookmarkStart w:id="825" w:name="_Toc174367320"/>
      <w:bookmarkStart w:id="826" w:name="_Toc196744634"/>
      <w:r>
        <w:t>TM_TA_0</w:t>
      </w:r>
      <w:r w:rsidR="001808C4" w:rsidRPr="00862A68">
        <w:t xml:space="preserve">1_01 : </w:t>
      </w:r>
      <w:r w:rsidR="001808C4" w:rsidRPr="001808C4">
        <w:t>Intégrer les caractéristiques topologiques de la ligne</w:t>
      </w:r>
      <w:bookmarkEnd w:id="825"/>
      <w:bookmarkEnd w:id="826"/>
    </w:p>
    <w:tbl>
      <w:tblPr>
        <w:tblStyle w:val="Grilledutableau"/>
        <w:tblW w:w="0" w:type="auto"/>
        <w:tblLook w:val="04A0" w:firstRow="1" w:lastRow="0" w:firstColumn="1" w:lastColumn="0" w:noHBand="0" w:noVBand="1"/>
      </w:tblPr>
      <w:tblGrid>
        <w:gridCol w:w="1380"/>
        <w:gridCol w:w="7896"/>
        <w:gridCol w:w="12"/>
      </w:tblGrid>
      <w:tr w:rsidR="006910DA" w14:paraId="69FC7AE7" w14:textId="77777777" w:rsidTr="00A80977">
        <w:trPr>
          <w:gridAfter w:val="1"/>
          <w:wAfter w:w="62" w:type="dxa"/>
          <w:ins w:id="827" w:author="TRIANO José" w:date="2024-09-11T11:13:00Z"/>
        </w:trPr>
        <w:tc>
          <w:tcPr>
            <w:tcW w:w="1980" w:type="dxa"/>
          </w:tcPr>
          <w:p w14:paraId="7962C1CC" w14:textId="77777777" w:rsidR="00027C93" w:rsidRDefault="00027C93" w:rsidP="00A80977">
            <w:pPr>
              <w:rPr>
                <w:ins w:id="828" w:author="TRIANO José" w:date="2024-09-11T11:13:00Z"/>
              </w:rPr>
            </w:pPr>
            <w:ins w:id="829" w:author="TRIANO José" w:date="2024-09-11T11:14:00Z">
              <w:r>
                <w:t>Résultat attendu</w:t>
              </w:r>
            </w:ins>
          </w:p>
        </w:tc>
        <w:tc>
          <w:tcPr>
            <w:tcW w:w="7308" w:type="dxa"/>
          </w:tcPr>
          <w:p w14:paraId="5CB1B83A" w14:textId="369F5CC8" w:rsidR="00027C93" w:rsidRDefault="009F19E5" w:rsidP="00A80977">
            <w:pPr>
              <w:rPr>
                <w:ins w:id="830" w:author="TRIANO José" w:date="2024-09-11T11:13:00Z"/>
              </w:rPr>
            </w:pPr>
            <w:r>
              <w:t xml:space="preserve">L’axe « espace » du graphique espace/temps </w:t>
            </w:r>
            <w:r w:rsidR="00427290">
              <w:t xml:space="preserve">et le champ « topologie » de l’éditeur des marches types, </w:t>
            </w:r>
            <w:r>
              <w:t>pour l’édition du référentiel horaire</w:t>
            </w:r>
            <w:r w:rsidR="001676E3">
              <w:t>,</w:t>
            </w:r>
            <w:r>
              <w:t xml:space="preserve"> </w:t>
            </w:r>
            <w:r w:rsidR="005D3DC6">
              <w:t xml:space="preserve">sont </w:t>
            </w:r>
            <w:r w:rsidR="001268CF">
              <w:t>automatiquement rempli</w:t>
            </w:r>
            <w:r w:rsidR="005D3DC6">
              <w:t>s</w:t>
            </w:r>
            <w:r w:rsidR="001268CF">
              <w:t xml:space="preserve"> avec les données d’un Référentiel Topologique</w:t>
            </w:r>
            <w:r w:rsidR="005D7DAB">
              <w:t>.</w:t>
            </w:r>
            <w:r w:rsidR="00C20E42">
              <w:t xml:space="preserve"> </w:t>
            </w:r>
          </w:p>
        </w:tc>
      </w:tr>
      <w:tr w:rsidR="006910DA" w14:paraId="0000E90F" w14:textId="77777777" w:rsidTr="00A80977">
        <w:trPr>
          <w:gridAfter w:val="1"/>
          <w:wAfter w:w="62" w:type="dxa"/>
          <w:ins w:id="831" w:author="TRIANO José" w:date="2024-09-11T11:13:00Z"/>
        </w:trPr>
        <w:tc>
          <w:tcPr>
            <w:tcW w:w="1980" w:type="dxa"/>
          </w:tcPr>
          <w:p w14:paraId="6B363B6A" w14:textId="77777777" w:rsidR="00027C93" w:rsidRDefault="00027C93" w:rsidP="00A80977">
            <w:pPr>
              <w:rPr>
                <w:ins w:id="832" w:author="TRIANO José" w:date="2024-09-11T11:13:00Z"/>
              </w:rPr>
            </w:pPr>
            <w:ins w:id="833" w:author="TRIANO José" w:date="2024-09-11T11:14:00Z">
              <w:r>
                <w:t>Description</w:t>
              </w:r>
            </w:ins>
          </w:p>
        </w:tc>
        <w:tc>
          <w:tcPr>
            <w:tcW w:w="7308" w:type="dxa"/>
          </w:tcPr>
          <w:p w14:paraId="3C5CDAA2" w14:textId="08DDA0E2" w:rsidR="00027C93" w:rsidRDefault="007063A0" w:rsidP="00A80977">
            <w:r>
              <w:t>L’éditeur du Référentiel Horaire travaille sur un graphique espace/temps</w:t>
            </w:r>
            <w:r w:rsidR="00DA5E25">
              <w:t xml:space="preserve"> permettant de visualiser la projection des circulations. L’axe </w:t>
            </w:r>
            <w:r w:rsidR="000701C2">
              <w:t xml:space="preserve">« espace » de ce graphique est alimenté </w:t>
            </w:r>
            <w:r w:rsidR="0045231F">
              <w:t>à partir d’un Référentiel Topologique existant. L’utilisateur de l’IHM TA a accès à la BDD des Référentiel Topologiques, choisi</w:t>
            </w:r>
            <w:r w:rsidR="00C9556F">
              <w:t xml:space="preserve">t </w:t>
            </w:r>
            <w:r w:rsidR="0045231F">
              <w:t xml:space="preserve">un projet </w:t>
            </w:r>
            <w:r w:rsidR="00B35BE8">
              <w:t>depuis la liste</w:t>
            </w:r>
            <w:r w:rsidR="00027C93">
              <w:t xml:space="preserve"> </w:t>
            </w:r>
            <w:r w:rsidR="00876045">
              <w:t>de Référentiels Topologiques, choisi</w:t>
            </w:r>
            <w:r w:rsidR="00C9556F">
              <w:t>t</w:t>
            </w:r>
            <w:r w:rsidR="00876045">
              <w:t xml:space="preserve"> les objets qui veut visualiser sur l’axe « espace » (points d’arrêts, plateformes de croisement…) et </w:t>
            </w:r>
            <w:r w:rsidR="00D54ADD">
              <w:t xml:space="preserve">visualise un graphique espace/temps sur lequel peut projeter des circulations. </w:t>
            </w:r>
          </w:p>
          <w:p w14:paraId="4E17DB7C" w14:textId="29C44412" w:rsidR="005D3DC6" w:rsidRPr="00DE4491" w:rsidRDefault="005D3DC6" w:rsidP="00A80977">
            <w:pPr>
              <w:rPr>
                <w:ins w:id="834" w:author="TRIANO José" w:date="2024-09-11T11:13:00Z"/>
              </w:rPr>
            </w:pPr>
            <w:r>
              <w:t>L’éditeur des marches</w:t>
            </w:r>
            <w:r w:rsidR="00034367">
              <w:t xml:space="preserve"> et des missions</w:t>
            </w:r>
            <w:r>
              <w:t xml:space="preserve"> type utilise les mêmes données topologiques de référence.</w:t>
            </w:r>
          </w:p>
        </w:tc>
      </w:tr>
      <w:tr w:rsidR="006910DA" w14:paraId="07F47091" w14:textId="77777777" w:rsidTr="00A80977">
        <w:trPr>
          <w:gridAfter w:val="1"/>
          <w:wAfter w:w="62" w:type="dxa"/>
          <w:ins w:id="835" w:author="TRIANO José" w:date="2024-09-11T11:13:00Z"/>
        </w:trPr>
        <w:tc>
          <w:tcPr>
            <w:tcW w:w="1980" w:type="dxa"/>
          </w:tcPr>
          <w:p w14:paraId="737FD1D0" w14:textId="464EA41F" w:rsidR="00027C93" w:rsidRDefault="007474F6" w:rsidP="00A80977">
            <w:pPr>
              <w:rPr>
                <w:ins w:id="836" w:author="TRIANO José" w:date="2024-09-11T11:13:00Z"/>
              </w:rPr>
            </w:pPr>
            <w:r>
              <w:t>Interfaces</w:t>
            </w:r>
          </w:p>
        </w:tc>
        <w:tc>
          <w:tcPr>
            <w:tcW w:w="7308" w:type="dxa"/>
          </w:tcPr>
          <w:p w14:paraId="09A115D9" w14:textId="598E4318" w:rsidR="00027C93" w:rsidRPr="009E51E5" w:rsidRDefault="009E51E5" w:rsidP="00A80977">
            <w:pPr>
              <w:rPr>
                <w:ins w:id="837" w:author="TRIANO José" w:date="2024-09-11T11:13:00Z"/>
              </w:rPr>
            </w:pPr>
            <w:r w:rsidRPr="009E51E5">
              <w:t xml:space="preserve">BDD projets Référentiels Topologiques, </w:t>
            </w:r>
            <w:r w:rsidR="00027C93" w:rsidRPr="009E51E5">
              <w:t>IHM TA, BDD TD</w:t>
            </w:r>
          </w:p>
        </w:tc>
      </w:tr>
      <w:tr w:rsidR="00BC667B" w14:paraId="080279D7" w14:textId="77777777" w:rsidTr="00A80977">
        <w:trPr>
          <w:gridAfter w:val="1"/>
          <w:wAfter w:w="62" w:type="dxa"/>
        </w:trPr>
        <w:tc>
          <w:tcPr>
            <w:tcW w:w="1980" w:type="dxa"/>
          </w:tcPr>
          <w:p w14:paraId="1631F748" w14:textId="760E2E4E" w:rsidR="007474F6" w:rsidRDefault="007474F6" w:rsidP="00A80977">
            <w:r>
              <w:t>Inputs</w:t>
            </w:r>
          </w:p>
        </w:tc>
        <w:tc>
          <w:tcPr>
            <w:tcW w:w="7308" w:type="dxa"/>
          </w:tcPr>
          <w:p w14:paraId="15E8333D" w14:textId="2F8BC338" w:rsidR="009028D5" w:rsidRPr="005E1A81" w:rsidRDefault="007474F6" w:rsidP="005E1A81">
            <w:r w:rsidRPr="005E1A81">
              <w:t xml:space="preserve">BDD projets Référentiels Topologiques : </w:t>
            </w:r>
            <w:r w:rsidR="009028D5" w:rsidRPr="005E1A81">
              <w:t xml:space="preserve">PKs, liste d’objets d’un projet de Réf Topo. </w:t>
            </w:r>
          </w:p>
        </w:tc>
      </w:tr>
      <w:tr w:rsidR="009A487A" w14:paraId="0F3EFCDA" w14:textId="77777777" w:rsidTr="00A80977">
        <w:trPr>
          <w:ins w:id="838" w:author="TRIANO José" w:date="2024-09-11T11:13:00Z"/>
        </w:trPr>
        <w:tc>
          <w:tcPr>
            <w:tcW w:w="1980" w:type="dxa"/>
          </w:tcPr>
          <w:p w14:paraId="561B9107" w14:textId="77777777" w:rsidR="00027C93" w:rsidRDefault="00027C93" w:rsidP="00A80977">
            <w:pPr>
              <w:rPr>
                <w:ins w:id="839" w:author="TRIANO José" w:date="2024-09-11T11:13:00Z"/>
              </w:rPr>
            </w:pPr>
            <w:ins w:id="840" w:author="TRIANO José" w:date="2024-09-11T11:18:00Z">
              <w:r>
                <w:t>Outputs</w:t>
              </w:r>
            </w:ins>
          </w:p>
        </w:tc>
        <w:tc>
          <w:tcPr>
            <w:tcW w:w="7308" w:type="dxa"/>
            <w:gridSpan w:val="2"/>
          </w:tcPr>
          <w:p w14:paraId="4ADACE90" w14:textId="77777777" w:rsidR="00A65E58" w:rsidRDefault="003032F4" w:rsidP="00875CA0">
            <w:pPr>
              <w:pStyle w:val="Paragraphedeliste"/>
              <w:numPr>
                <w:ilvl w:val="0"/>
                <w:numId w:val="81"/>
              </w:numPr>
            </w:pPr>
            <w:r w:rsidRPr="00875CA0">
              <w:t xml:space="preserve">L’axe « espace » de graphique espace/temps est rempli avec les objets sélectionnés par l’utilisateur. </w:t>
            </w:r>
            <w:r w:rsidR="00027C93" w:rsidRPr="00875CA0">
              <w:t xml:space="preserve">  </w:t>
            </w:r>
          </w:p>
          <w:p w14:paraId="7A979F84" w14:textId="16BA5C90" w:rsidR="00875CA0" w:rsidRPr="00875CA0" w:rsidRDefault="00A65E58" w:rsidP="00875CA0">
            <w:pPr>
              <w:pStyle w:val="Paragraphedeliste"/>
              <w:numPr>
                <w:ilvl w:val="0"/>
                <w:numId w:val="81"/>
              </w:numPr>
              <w:rPr>
                <w:ins w:id="841" w:author="TRIANO José" w:date="2024-09-11T11:13:00Z"/>
              </w:rPr>
            </w:pPr>
            <w:r w:rsidRPr="00875CA0">
              <w:t>Le champ « topologie » de l’éditeur des marches types</w:t>
            </w:r>
            <w:r w:rsidR="004D4779">
              <w:t xml:space="preserve"> et des missions</w:t>
            </w:r>
            <w:r w:rsidRPr="00875CA0">
              <w:t xml:space="preserve"> est rempli avec les objets </w:t>
            </w:r>
            <w:r w:rsidR="00427290" w:rsidRPr="00875CA0">
              <w:t xml:space="preserve">sélectionnés par l’utilisateur.   </w:t>
            </w:r>
          </w:p>
        </w:tc>
      </w:tr>
      <w:tr w:rsidR="009A487A" w14:paraId="4ED5FAC5" w14:textId="77777777" w:rsidTr="00A80977">
        <w:trPr>
          <w:ins w:id="842" w:author="TRIANO José" w:date="2024-09-11T11:13:00Z"/>
        </w:trPr>
        <w:tc>
          <w:tcPr>
            <w:tcW w:w="1980" w:type="dxa"/>
          </w:tcPr>
          <w:p w14:paraId="2753A11C" w14:textId="77777777" w:rsidR="00027C93" w:rsidRDefault="00027C93" w:rsidP="00A80977">
            <w:pPr>
              <w:rPr>
                <w:ins w:id="843" w:author="TRIANO José" w:date="2024-09-11T11:13:00Z"/>
              </w:rPr>
            </w:pPr>
            <w:ins w:id="844" w:author="TRIANO José" w:date="2024-09-11T11:19:00Z">
              <w:r>
                <w:t>Diagr</w:t>
              </w:r>
            </w:ins>
            <w:ins w:id="845" w:author="TRIANO José" w:date="2024-09-11T11:20:00Z">
              <w:r>
                <w:t>amme</w:t>
              </w:r>
            </w:ins>
            <w:r>
              <w:t xml:space="preserve"> de composants</w:t>
            </w:r>
          </w:p>
        </w:tc>
        <w:tc>
          <w:tcPr>
            <w:tcW w:w="7308" w:type="dxa"/>
            <w:gridSpan w:val="2"/>
          </w:tcPr>
          <w:p w14:paraId="4E586D5D" w14:textId="580D7D60" w:rsidR="00027C93" w:rsidRPr="00D54ADD" w:rsidRDefault="00225619">
            <w:pPr>
              <w:jc w:val="center"/>
              <w:rPr>
                <w:ins w:id="846" w:author="TRIANO José" w:date="2024-09-11T11:13:00Z"/>
                <w:color w:val="ADADAD" w:themeColor="background2" w:themeShade="BF"/>
              </w:rPr>
              <w:pPrChange w:id="847" w:author="TRIANO José" w:date="2024-09-11T11:37:00Z">
                <w:pPr/>
              </w:pPrChange>
            </w:pPr>
            <w:r w:rsidRPr="00225619">
              <w:rPr>
                <w:noProof/>
                <w:color w:val="ADADAD" w:themeColor="background2" w:themeShade="BF"/>
              </w:rPr>
              <w:drawing>
                <wp:inline distT="0" distB="0" distL="0" distR="0" wp14:anchorId="188FA75D" wp14:editId="5A146C4E">
                  <wp:extent cx="4838949" cy="4197566"/>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8949" cy="4197566"/>
                          </a:xfrm>
                          <a:prstGeom prst="rect">
                            <a:avLst/>
                          </a:prstGeom>
                        </pic:spPr>
                      </pic:pic>
                    </a:graphicData>
                  </a:graphic>
                </wp:inline>
              </w:drawing>
            </w:r>
          </w:p>
        </w:tc>
      </w:tr>
      <w:tr w:rsidR="00BC667B" w14:paraId="48773BFD" w14:textId="77777777" w:rsidTr="00A80977">
        <w:trPr>
          <w:gridAfter w:val="1"/>
          <w:wAfter w:w="62" w:type="dxa"/>
        </w:trPr>
        <w:tc>
          <w:tcPr>
            <w:tcW w:w="1980" w:type="dxa"/>
          </w:tcPr>
          <w:p w14:paraId="0B3DB594" w14:textId="77777777" w:rsidR="00027C93" w:rsidRDefault="00027C93" w:rsidP="00A80977">
            <w:r>
              <w:t>Diagramme de séquences</w:t>
            </w:r>
          </w:p>
        </w:tc>
        <w:tc>
          <w:tcPr>
            <w:tcW w:w="7308" w:type="dxa"/>
          </w:tcPr>
          <w:p w14:paraId="596BA5D6" w14:textId="20FB42B1" w:rsidR="00027C93" w:rsidRPr="003F0EF2" w:rsidRDefault="00F421A3" w:rsidP="003F0EF2">
            <w:pPr>
              <w:pStyle w:val="Paragraphedeliste"/>
              <w:numPr>
                <w:ilvl w:val="0"/>
                <w:numId w:val="71"/>
              </w:numPr>
              <w:jc w:val="center"/>
            </w:pPr>
            <w:r>
              <w:t>Utilisateur</w:t>
            </w:r>
            <w:r w:rsidR="00027C93" w:rsidRPr="003F0EF2">
              <w:t xml:space="preserve"> IHM TA accède à l’éditeur </w:t>
            </w:r>
            <w:r w:rsidR="00D74A4E" w:rsidRPr="003F0EF2">
              <w:t>de Référentiels Horaires.</w:t>
            </w:r>
          </w:p>
          <w:p w14:paraId="11C5EFFE" w14:textId="3C2108AD" w:rsidR="00027C93" w:rsidRPr="003F0EF2" w:rsidRDefault="003F0EF2" w:rsidP="003F0EF2">
            <w:pPr>
              <w:pStyle w:val="Paragraphedeliste"/>
              <w:numPr>
                <w:ilvl w:val="0"/>
                <w:numId w:val="71"/>
              </w:numPr>
              <w:jc w:val="center"/>
            </w:pPr>
            <w:r>
              <w:t>Appel à la BDD bibliothèque de projets de Référentiels Topologiques.</w:t>
            </w:r>
          </w:p>
          <w:p w14:paraId="7194904D" w14:textId="269382EC" w:rsidR="00027C93" w:rsidRPr="003F0EF2" w:rsidRDefault="00027C93" w:rsidP="003F0EF2">
            <w:pPr>
              <w:pStyle w:val="Paragraphedeliste"/>
              <w:numPr>
                <w:ilvl w:val="0"/>
                <w:numId w:val="71"/>
              </w:numPr>
              <w:jc w:val="center"/>
            </w:pPr>
            <w:r w:rsidRPr="003F0EF2">
              <w:t>L’</w:t>
            </w:r>
            <w:r w:rsidR="003F0EF2">
              <w:t>utilisateur peut choisir un projet de Réf Topo de la liste.</w:t>
            </w:r>
          </w:p>
          <w:p w14:paraId="0DFC67D1" w14:textId="77777777" w:rsidR="00027C93" w:rsidRDefault="0052071C" w:rsidP="00253082">
            <w:pPr>
              <w:pStyle w:val="Paragraphedeliste"/>
              <w:numPr>
                <w:ilvl w:val="0"/>
                <w:numId w:val="71"/>
              </w:numPr>
              <w:jc w:val="center"/>
              <w:rPr>
                <w:highlight w:val="cyan"/>
              </w:rPr>
            </w:pPr>
            <w:commentRangeStart w:id="848"/>
            <w:r w:rsidRPr="00640BA0">
              <w:rPr>
                <w:highlight w:val="cyan"/>
              </w:rPr>
              <w:t>Consommation</w:t>
            </w:r>
            <w:commentRangeEnd w:id="848"/>
            <w:r w:rsidR="00640BA0">
              <w:rPr>
                <w:rStyle w:val="Marquedecommentaire"/>
                <w:rFonts w:asciiTheme="minorHAnsi" w:hAnsiTheme="minorHAnsi" w:cstheme="minorBidi"/>
                <w:kern w:val="2"/>
                <w14:ligatures w14:val="standardContextual"/>
              </w:rPr>
              <w:commentReference w:id="848"/>
            </w:r>
            <w:r w:rsidRPr="00640BA0">
              <w:rPr>
                <w:highlight w:val="cyan"/>
              </w:rPr>
              <w:t xml:space="preserve"> des données du Réf Topo</w:t>
            </w:r>
            <w:r w:rsidR="008E5AAC" w:rsidRPr="00640BA0">
              <w:rPr>
                <w:highlight w:val="cyan"/>
              </w:rPr>
              <w:t xml:space="preserve"> en temps réel</w:t>
            </w:r>
            <w:r w:rsidRPr="00640BA0">
              <w:rPr>
                <w:highlight w:val="cyan"/>
              </w:rPr>
              <w:t xml:space="preserve"> ou </w:t>
            </w:r>
            <w:r w:rsidR="008E5AAC" w:rsidRPr="00640BA0">
              <w:rPr>
                <w:highlight w:val="cyan"/>
              </w:rPr>
              <w:t>import des données pour stockage</w:t>
            </w:r>
            <w:r w:rsidR="00640BA0" w:rsidRPr="00640BA0">
              <w:rPr>
                <w:highlight w:val="cyan"/>
              </w:rPr>
              <w:t xml:space="preserve"> dans le TA. </w:t>
            </w:r>
          </w:p>
          <w:p w14:paraId="298D7E31" w14:textId="336BFE32" w:rsidR="00BD7461" w:rsidRPr="00424952" w:rsidRDefault="00C717F3" w:rsidP="00BD7461">
            <w:pPr>
              <w:pStyle w:val="Paragraphedeliste"/>
              <w:numPr>
                <w:ilvl w:val="0"/>
                <w:numId w:val="71"/>
              </w:numPr>
              <w:jc w:val="center"/>
            </w:pPr>
            <w:r w:rsidRPr="00C717F3">
              <w:t xml:space="preserve">Election des objets du Réf Topo à afficher sur le graphique </w:t>
            </w:r>
            <w:r w:rsidRPr="00B12BCD">
              <w:t>espace/temps.</w:t>
            </w:r>
            <w:r w:rsidR="001E65C3" w:rsidRPr="00B12BCD">
              <w:t xml:space="preserve"> P.</w:t>
            </w:r>
            <w:r w:rsidR="001E65C3" w:rsidRPr="00424952">
              <w:t>e. hubs, points d’arrêt, plateformes de croissement…</w:t>
            </w:r>
          </w:p>
          <w:p w14:paraId="418855E6" w14:textId="338CBBA0" w:rsidR="000D15E7" w:rsidRPr="00424952" w:rsidRDefault="000D15E7" w:rsidP="00BD7461">
            <w:pPr>
              <w:pStyle w:val="Paragraphedeliste"/>
              <w:numPr>
                <w:ilvl w:val="0"/>
                <w:numId w:val="71"/>
              </w:numPr>
              <w:jc w:val="center"/>
            </w:pPr>
            <w:r w:rsidRPr="00424952">
              <w:t xml:space="preserve">Le système calcule les équivalences de distance entre objets pour les afficher </w:t>
            </w:r>
            <w:r w:rsidR="00B12BCD" w:rsidRPr="00424952">
              <w:t xml:space="preserve">à l’échelle sur l’axe « espace ». </w:t>
            </w:r>
          </w:p>
          <w:p w14:paraId="79218EAD" w14:textId="77777777" w:rsidR="00BA2C68" w:rsidRDefault="00BA2C68" w:rsidP="004D4779">
            <w:pPr>
              <w:pStyle w:val="Paragraphedeliste"/>
              <w:numPr>
                <w:ilvl w:val="0"/>
                <w:numId w:val="71"/>
              </w:numPr>
              <w:jc w:val="center"/>
            </w:pPr>
            <w:r w:rsidRPr="00424952">
              <w:t>Visualisation sur l’axe « espace » du graphique espace/temps des objets sélectionnés.</w:t>
            </w:r>
          </w:p>
          <w:p w14:paraId="64631706" w14:textId="170015E0" w:rsidR="006239DF" w:rsidRPr="006239DF" w:rsidRDefault="006239DF" w:rsidP="006239DF">
            <w:pPr>
              <w:jc w:val="both"/>
            </w:pPr>
            <w:r w:rsidRPr="006239DF">
              <w:rPr>
                <w:noProof/>
              </w:rPr>
              <w:drawing>
                <wp:inline distT="0" distB="0" distL="0" distR="0" wp14:anchorId="79540039" wp14:editId="1EE8EB15">
                  <wp:extent cx="4872033" cy="1659467"/>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8785" cy="1678797"/>
                          </a:xfrm>
                          <a:prstGeom prst="rect">
                            <a:avLst/>
                          </a:prstGeom>
                        </pic:spPr>
                      </pic:pic>
                    </a:graphicData>
                  </a:graphic>
                </wp:inline>
              </w:drawing>
            </w:r>
          </w:p>
        </w:tc>
      </w:tr>
    </w:tbl>
    <w:p w14:paraId="66A33017" w14:textId="77777777" w:rsidR="00E54176" w:rsidRPr="00E54176" w:rsidRDefault="00E54176" w:rsidP="00E54176"/>
    <w:p w14:paraId="23A00366" w14:textId="555CF0B8" w:rsidR="001808C4" w:rsidRDefault="00295F35" w:rsidP="00C82597">
      <w:pPr>
        <w:pStyle w:val="Titre4"/>
        <w:keepNext w:val="0"/>
      </w:pPr>
      <w:bookmarkStart w:id="849" w:name="_Toc174367322"/>
      <w:bookmarkStart w:id="850" w:name="_Toc196744635"/>
      <w:r>
        <w:t>TM_TA_0</w:t>
      </w:r>
      <w:r w:rsidR="001808C4" w:rsidRPr="00862A68">
        <w:t>1_0</w:t>
      </w:r>
      <w:r w:rsidR="001808C4">
        <w:t>3</w:t>
      </w:r>
      <w:r w:rsidR="001808C4" w:rsidRPr="00862A68">
        <w:t xml:space="preserve"> : </w:t>
      </w:r>
      <w:r w:rsidR="001808C4">
        <w:t>Calculer les marches types possibles pour un véhicule</w:t>
      </w:r>
      <w:bookmarkEnd w:id="849"/>
      <w:bookmarkEnd w:id="850"/>
    </w:p>
    <w:tbl>
      <w:tblPr>
        <w:tblStyle w:val="Grilledutableau"/>
        <w:tblW w:w="0" w:type="auto"/>
        <w:tblLook w:val="04A0" w:firstRow="1" w:lastRow="0" w:firstColumn="1" w:lastColumn="0" w:noHBand="0" w:noVBand="1"/>
      </w:tblPr>
      <w:tblGrid>
        <w:gridCol w:w="1980"/>
        <w:gridCol w:w="7308"/>
      </w:tblGrid>
      <w:tr w:rsidR="00C93872" w14:paraId="2E4A1AA9" w14:textId="77777777" w:rsidTr="00A80977">
        <w:trPr>
          <w:ins w:id="851" w:author="TRIANO José" w:date="2024-09-11T11:13:00Z"/>
        </w:trPr>
        <w:tc>
          <w:tcPr>
            <w:tcW w:w="1980" w:type="dxa"/>
          </w:tcPr>
          <w:p w14:paraId="72764F8D" w14:textId="77777777" w:rsidR="00C93872" w:rsidRDefault="00C93872" w:rsidP="00A80977">
            <w:pPr>
              <w:rPr>
                <w:ins w:id="852" w:author="TRIANO José" w:date="2024-09-11T11:13:00Z"/>
              </w:rPr>
            </w:pPr>
            <w:ins w:id="853" w:author="TRIANO José" w:date="2024-09-11T11:14:00Z">
              <w:r>
                <w:t>Résultat attendu</w:t>
              </w:r>
            </w:ins>
          </w:p>
        </w:tc>
        <w:tc>
          <w:tcPr>
            <w:tcW w:w="7308" w:type="dxa"/>
          </w:tcPr>
          <w:p w14:paraId="3FD6CB82" w14:textId="0C54A059" w:rsidR="00EC330E" w:rsidRDefault="001E4E77" w:rsidP="00A80977">
            <w:pPr>
              <w:rPr>
                <w:ins w:id="854" w:author="TRIANO José" w:date="2024-09-11T11:13:00Z"/>
              </w:rPr>
            </w:pPr>
            <w:r>
              <w:t>Le système doit calcule</w:t>
            </w:r>
            <w:r w:rsidR="00E313A6">
              <w:t>r</w:t>
            </w:r>
            <w:r>
              <w:t xml:space="preserve"> les marches types par tronçon de ligne et par flotte de véhicules. </w:t>
            </w:r>
          </w:p>
        </w:tc>
      </w:tr>
      <w:tr w:rsidR="00C93872" w14:paraId="22CE6FEC" w14:textId="77777777" w:rsidTr="00A80977">
        <w:trPr>
          <w:ins w:id="855" w:author="TRIANO José" w:date="2024-09-11T11:13:00Z"/>
        </w:trPr>
        <w:tc>
          <w:tcPr>
            <w:tcW w:w="1980" w:type="dxa"/>
          </w:tcPr>
          <w:p w14:paraId="6BED9677" w14:textId="77777777" w:rsidR="00C93872" w:rsidRDefault="00C93872" w:rsidP="00A80977">
            <w:pPr>
              <w:rPr>
                <w:ins w:id="856" w:author="TRIANO José" w:date="2024-09-11T11:13:00Z"/>
              </w:rPr>
            </w:pPr>
            <w:ins w:id="857" w:author="TRIANO José" w:date="2024-09-11T11:14:00Z">
              <w:r>
                <w:t>Description</w:t>
              </w:r>
            </w:ins>
          </w:p>
        </w:tc>
        <w:tc>
          <w:tcPr>
            <w:tcW w:w="7308" w:type="dxa"/>
          </w:tcPr>
          <w:p w14:paraId="04A31B66" w14:textId="77777777" w:rsidR="007F7E49" w:rsidRDefault="001E4E77" w:rsidP="007F7E49">
            <w:r>
              <w:t>Le TM utilise</w:t>
            </w:r>
            <w:r w:rsidR="00506DA1">
              <w:t> </w:t>
            </w:r>
            <w:r w:rsidR="007F7E49">
              <w:t>d</w:t>
            </w:r>
            <w:r w:rsidRPr="007F7E49">
              <w:t>es temps de parcours théoriques pour</w:t>
            </w:r>
            <w:r w:rsidR="007F7E49">
              <w:t> :</w:t>
            </w:r>
          </w:p>
          <w:p w14:paraId="13CBF3F0" w14:textId="77777777" w:rsidR="007F7E49" w:rsidRPr="007F7E49" w:rsidRDefault="007F7E49" w:rsidP="007F7E49">
            <w:pPr>
              <w:pStyle w:val="Paragraphedeliste"/>
              <w:numPr>
                <w:ilvl w:val="0"/>
                <w:numId w:val="78"/>
              </w:numPr>
            </w:pPr>
            <w:r w:rsidRPr="007F7E49">
              <w:t>L</w:t>
            </w:r>
            <w:r w:rsidR="001E4E77" w:rsidRPr="007F7E49">
              <w:t>a programmation des circulation</w:t>
            </w:r>
            <w:r w:rsidR="00FD222B" w:rsidRPr="007F7E49">
              <w:t>s</w:t>
            </w:r>
            <w:r w:rsidR="001E4E77" w:rsidRPr="007F7E49">
              <w:t xml:space="preserve"> en T</w:t>
            </w:r>
            <w:r w:rsidR="00FD222B" w:rsidRPr="007F7E49">
              <w:t>A</w:t>
            </w:r>
            <w:r w:rsidRPr="007F7E49">
              <w:t xml:space="preserve">. </w:t>
            </w:r>
          </w:p>
          <w:p w14:paraId="2C97E193" w14:textId="77777777" w:rsidR="007F7E49" w:rsidRDefault="007F7E49" w:rsidP="007F7E49">
            <w:pPr>
              <w:pStyle w:val="Paragraphedeliste"/>
              <w:numPr>
                <w:ilvl w:val="0"/>
                <w:numId w:val="78"/>
              </w:numPr>
            </w:pPr>
            <w:r w:rsidRPr="007F7E49">
              <w:t xml:space="preserve">La projection des temps de parcours en TR. </w:t>
            </w:r>
          </w:p>
          <w:p w14:paraId="56989D52" w14:textId="77777777" w:rsidR="007F7E49" w:rsidRDefault="007F7E49" w:rsidP="007F7E49">
            <w:r>
              <w:t xml:space="preserve">Les marches types sont les temps de parcours théoriques que les véhicules seront capables de réaliser </w:t>
            </w:r>
            <w:r w:rsidR="00175CC3">
              <w:t xml:space="preserve">dans un tronçon de ligne en fonction de : </w:t>
            </w:r>
          </w:p>
          <w:p w14:paraId="2D8318D2" w14:textId="0811DE37" w:rsidR="00175CC3" w:rsidRDefault="00175CC3" w:rsidP="00175CC3">
            <w:pPr>
              <w:pStyle w:val="Paragraphedeliste"/>
              <w:numPr>
                <w:ilvl w:val="0"/>
                <w:numId w:val="79"/>
              </w:numPr>
            </w:pPr>
            <w:r>
              <w:t xml:space="preserve">Les « speed profiles » ou </w:t>
            </w:r>
            <w:r w:rsidR="00092AEC">
              <w:t xml:space="preserve">limites de vitesses paramétrées dans le Réf Topo. </w:t>
            </w:r>
          </w:p>
          <w:p w14:paraId="2E85D63F" w14:textId="77777777" w:rsidR="00092AEC" w:rsidRDefault="00092AEC" w:rsidP="00175CC3">
            <w:pPr>
              <w:pStyle w:val="Paragraphedeliste"/>
              <w:numPr>
                <w:ilvl w:val="0"/>
                <w:numId w:val="79"/>
              </w:numPr>
            </w:pPr>
            <w:r>
              <w:t xml:space="preserve">Les capacités d’accélération et décélération des véhicules. </w:t>
            </w:r>
          </w:p>
          <w:p w14:paraId="7F2F7F33" w14:textId="77777777" w:rsidR="003566CC" w:rsidRDefault="003566CC" w:rsidP="00175CC3">
            <w:pPr>
              <w:pStyle w:val="Paragraphedeliste"/>
              <w:numPr>
                <w:ilvl w:val="0"/>
                <w:numId w:val="79"/>
              </w:numPr>
            </w:pPr>
            <w:r>
              <w:t xml:space="preserve">La longueur du tronçon. </w:t>
            </w:r>
          </w:p>
          <w:p w14:paraId="05AC9992" w14:textId="77777777" w:rsidR="007C2CF8" w:rsidRDefault="007C2CF8" w:rsidP="007C2CF8">
            <w:r>
              <w:t>L’utilisateur peut définir des tronçon</w:t>
            </w:r>
            <w:r w:rsidR="00C935E4">
              <w:t>s</w:t>
            </w:r>
            <w:r>
              <w:t xml:space="preserve"> </w:t>
            </w:r>
            <w:r w:rsidR="00676682">
              <w:t>à partir des données topologiques</w:t>
            </w:r>
            <w:r w:rsidR="00C935E4">
              <w:t xml:space="preserve">. Le système </w:t>
            </w:r>
            <w:r w:rsidR="0005143F">
              <w:t xml:space="preserve">calcule les temps de parcours </w:t>
            </w:r>
            <w:r w:rsidR="0035678A">
              <w:t xml:space="preserve">dans le tronçon pour chaque type de flotte attribuée. </w:t>
            </w:r>
          </w:p>
          <w:p w14:paraId="158B79DA" w14:textId="498C2CBD" w:rsidR="004B0E25" w:rsidRPr="007C2CF8" w:rsidRDefault="004B0E25" w:rsidP="007C2CF8">
            <w:pPr>
              <w:rPr>
                <w:ins w:id="858" w:author="TRIANO José" w:date="2024-09-11T11:13:00Z"/>
              </w:rPr>
            </w:pPr>
            <w:r>
              <w:t>Les marches type doivent inclure les temps d’arrêt nécessaires pour les manœuvres d’alignement/désalignement des véhicules.</w:t>
            </w:r>
          </w:p>
        </w:tc>
      </w:tr>
      <w:tr w:rsidR="00964AC4" w14:paraId="31C287DC" w14:textId="77777777" w:rsidTr="00A80977">
        <w:tc>
          <w:tcPr>
            <w:tcW w:w="1980" w:type="dxa"/>
          </w:tcPr>
          <w:p w14:paraId="08020B96" w14:textId="52E3277E" w:rsidR="00964AC4" w:rsidRDefault="00964AC4" w:rsidP="00A80977">
            <w:r>
              <w:t>Interfaces</w:t>
            </w:r>
          </w:p>
        </w:tc>
        <w:tc>
          <w:tcPr>
            <w:tcW w:w="7308" w:type="dxa"/>
          </w:tcPr>
          <w:p w14:paraId="5183362F" w14:textId="48BB2427" w:rsidR="00964AC4" w:rsidRPr="00730336" w:rsidRDefault="00964AC4" w:rsidP="00A80977">
            <w:pPr>
              <w:rPr>
                <w:i/>
                <w:iCs/>
              </w:rPr>
            </w:pPr>
            <w:r w:rsidRPr="00730336">
              <w:rPr>
                <w:i/>
                <w:iCs/>
                <w:highlight w:val="cyan"/>
              </w:rPr>
              <w:t>Réfé</w:t>
            </w:r>
            <w:r w:rsidR="00730336" w:rsidRPr="00730336">
              <w:rPr>
                <w:i/>
                <w:iCs/>
                <w:highlight w:val="cyan"/>
              </w:rPr>
              <w:t xml:space="preserve">rentiel Topologique, Fleet </w:t>
            </w:r>
            <w:r w:rsidR="00730336" w:rsidRPr="00090F5E">
              <w:rPr>
                <w:i/>
                <w:iCs/>
                <w:highlight w:val="cyan"/>
              </w:rPr>
              <w:t>Manager</w:t>
            </w:r>
            <w:r w:rsidR="00090F5E" w:rsidRPr="00090F5E">
              <w:rPr>
                <w:i/>
                <w:iCs/>
                <w:highlight w:val="cyan"/>
              </w:rPr>
              <w:t xml:space="preserve"> ou BDD ressources « Flotte »</w:t>
            </w:r>
          </w:p>
        </w:tc>
      </w:tr>
      <w:tr w:rsidR="00C93872" w14:paraId="17B95A68" w14:textId="77777777" w:rsidTr="00A80977">
        <w:trPr>
          <w:ins w:id="859" w:author="TRIANO José" w:date="2024-09-11T11:13:00Z"/>
        </w:trPr>
        <w:tc>
          <w:tcPr>
            <w:tcW w:w="1980" w:type="dxa"/>
          </w:tcPr>
          <w:p w14:paraId="64A86E66" w14:textId="77777777" w:rsidR="00C93872" w:rsidRDefault="00C93872" w:rsidP="00A80977">
            <w:pPr>
              <w:rPr>
                <w:ins w:id="860" w:author="TRIANO José" w:date="2024-09-11T11:13:00Z"/>
              </w:rPr>
            </w:pPr>
            <w:ins w:id="861" w:author="TRIANO José" w:date="2024-09-11T11:18:00Z">
              <w:r>
                <w:t>Inputs</w:t>
              </w:r>
            </w:ins>
          </w:p>
        </w:tc>
        <w:tc>
          <w:tcPr>
            <w:tcW w:w="7308" w:type="dxa"/>
          </w:tcPr>
          <w:p w14:paraId="2CA02BB4" w14:textId="24E4901D" w:rsidR="00C93872" w:rsidRPr="009E51E5" w:rsidRDefault="0035678A" w:rsidP="00A80977">
            <w:pPr>
              <w:rPr>
                <w:ins w:id="862" w:author="TRIANO José" w:date="2024-09-11T11:13:00Z"/>
              </w:rPr>
            </w:pPr>
            <w:r>
              <w:t>Référentiel topologique</w:t>
            </w:r>
            <w:r w:rsidR="00964AC4">
              <w:t xml:space="preserve">, flotte. </w:t>
            </w:r>
          </w:p>
        </w:tc>
      </w:tr>
      <w:tr w:rsidR="00C93872" w14:paraId="4CC4C686" w14:textId="77777777" w:rsidTr="00A80977">
        <w:trPr>
          <w:ins w:id="863" w:author="TRIANO José" w:date="2024-09-11T11:13:00Z"/>
        </w:trPr>
        <w:tc>
          <w:tcPr>
            <w:tcW w:w="1980" w:type="dxa"/>
          </w:tcPr>
          <w:p w14:paraId="3CCDFC3B" w14:textId="77777777" w:rsidR="00C93872" w:rsidRDefault="00C93872" w:rsidP="00A80977">
            <w:pPr>
              <w:rPr>
                <w:ins w:id="864" w:author="TRIANO José" w:date="2024-09-11T11:13:00Z"/>
              </w:rPr>
            </w:pPr>
            <w:ins w:id="865" w:author="TRIANO José" w:date="2024-09-11T11:18:00Z">
              <w:r>
                <w:t>Outputs</w:t>
              </w:r>
            </w:ins>
          </w:p>
        </w:tc>
        <w:tc>
          <w:tcPr>
            <w:tcW w:w="7308" w:type="dxa"/>
          </w:tcPr>
          <w:p w14:paraId="7FDFEE45" w14:textId="38FE95B2" w:rsidR="00C93872" w:rsidRPr="009E51E5" w:rsidRDefault="00730336" w:rsidP="00A80977">
            <w:pPr>
              <w:rPr>
                <w:ins w:id="866" w:author="TRIANO José" w:date="2024-09-11T11:13:00Z"/>
              </w:rPr>
            </w:pPr>
            <w:r>
              <w:t xml:space="preserve">Liste de marches types par type de flotte pour un projet de Référentiel Horaire. </w:t>
            </w:r>
            <w:r w:rsidR="00C93872">
              <w:t xml:space="preserve"> </w:t>
            </w:r>
            <w:r w:rsidR="00C93872" w:rsidRPr="009E51E5">
              <w:t xml:space="preserve">  </w:t>
            </w:r>
          </w:p>
        </w:tc>
      </w:tr>
      <w:tr w:rsidR="00C93872" w14:paraId="47B45D97" w14:textId="77777777" w:rsidTr="00A80977">
        <w:trPr>
          <w:ins w:id="867" w:author="TRIANO José" w:date="2024-09-11T11:13:00Z"/>
        </w:trPr>
        <w:tc>
          <w:tcPr>
            <w:tcW w:w="1980" w:type="dxa"/>
          </w:tcPr>
          <w:p w14:paraId="3400ED74" w14:textId="77777777" w:rsidR="00C93872" w:rsidRDefault="00C93872" w:rsidP="00A80977">
            <w:pPr>
              <w:rPr>
                <w:ins w:id="868" w:author="TRIANO José" w:date="2024-09-11T11:13:00Z"/>
              </w:rPr>
            </w:pPr>
            <w:ins w:id="869" w:author="TRIANO José" w:date="2024-09-11T11:19:00Z">
              <w:r>
                <w:t>Diagr</w:t>
              </w:r>
            </w:ins>
            <w:ins w:id="870" w:author="TRIANO José" w:date="2024-09-11T11:20:00Z">
              <w:r>
                <w:t>amme</w:t>
              </w:r>
            </w:ins>
            <w:r>
              <w:t xml:space="preserve"> de composants</w:t>
            </w:r>
          </w:p>
        </w:tc>
        <w:tc>
          <w:tcPr>
            <w:tcW w:w="7308" w:type="dxa"/>
          </w:tcPr>
          <w:p w14:paraId="22A24EC3" w14:textId="2762BB89" w:rsidR="00C93872" w:rsidRPr="00D54ADD" w:rsidRDefault="0062088D">
            <w:pPr>
              <w:jc w:val="center"/>
              <w:rPr>
                <w:ins w:id="871" w:author="TRIANO José" w:date="2024-09-11T11:13:00Z"/>
                <w:color w:val="ADADAD" w:themeColor="background2" w:themeShade="BF"/>
              </w:rPr>
              <w:pPrChange w:id="872" w:author="TRIANO José" w:date="2024-09-11T11:37:00Z">
                <w:pPr/>
              </w:pPrChange>
            </w:pPr>
            <w:r w:rsidRPr="0062088D">
              <w:rPr>
                <w:noProof/>
                <w:color w:val="ADADAD" w:themeColor="background2" w:themeShade="BF"/>
              </w:rPr>
              <w:drawing>
                <wp:inline distT="0" distB="0" distL="0" distR="0" wp14:anchorId="11C134D0" wp14:editId="75C414C1">
                  <wp:extent cx="4359160" cy="3636457"/>
                  <wp:effectExtent l="0" t="0" r="3810" b="254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3284" cy="3639897"/>
                          </a:xfrm>
                          <a:prstGeom prst="rect">
                            <a:avLst/>
                          </a:prstGeom>
                        </pic:spPr>
                      </pic:pic>
                    </a:graphicData>
                  </a:graphic>
                </wp:inline>
              </w:drawing>
            </w:r>
          </w:p>
        </w:tc>
      </w:tr>
      <w:tr w:rsidR="00C93872" w14:paraId="2FAF9C38" w14:textId="77777777" w:rsidTr="00A80977">
        <w:tc>
          <w:tcPr>
            <w:tcW w:w="1980" w:type="dxa"/>
          </w:tcPr>
          <w:p w14:paraId="6D774005" w14:textId="77777777" w:rsidR="00C93872" w:rsidRDefault="00C93872" w:rsidP="00A80977">
            <w:r>
              <w:t>Diagramme de séquences</w:t>
            </w:r>
          </w:p>
        </w:tc>
        <w:tc>
          <w:tcPr>
            <w:tcW w:w="7308" w:type="dxa"/>
          </w:tcPr>
          <w:p w14:paraId="12DFFBAD" w14:textId="77777777" w:rsidR="00C93872" w:rsidRPr="00554CC5" w:rsidRDefault="00C93872" w:rsidP="00C93872">
            <w:pPr>
              <w:pStyle w:val="Paragraphedeliste"/>
              <w:numPr>
                <w:ilvl w:val="0"/>
                <w:numId w:val="75"/>
              </w:numPr>
              <w:jc w:val="center"/>
            </w:pPr>
            <w:r w:rsidRPr="00554CC5">
              <w:t>Utilisateur IHM TA accède à l’éditeur de Référentiels Horaires.</w:t>
            </w:r>
          </w:p>
          <w:p w14:paraId="22BC0FDE" w14:textId="473D31D6" w:rsidR="00176E97" w:rsidRPr="00554CC5" w:rsidRDefault="00176E97" w:rsidP="00176E97">
            <w:pPr>
              <w:pStyle w:val="Paragraphedeliste"/>
              <w:numPr>
                <w:ilvl w:val="0"/>
                <w:numId w:val="75"/>
              </w:numPr>
              <w:jc w:val="center"/>
            </w:pPr>
            <w:r w:rsidRPr="00554CC5">
              <w:t>L’éditeur de marches type fait partie de l’éditeur de Référentiels Horaires.</w:t>
            </w:r>
          </w:p>
          <w:p w14:paraId="23AC61D4" w14:textId="5A32AB3F" w:rsidR="00C93872" w:rsidRPr="00554CC5" w:rsidRDefault="00E914FA" w:rsidP="00C93872">
            <w:pPr>
              <w:pStyle w:val="Paragraphedeliste"/>
              <w:numPr>
                <w:ilvl w:val="0"/>
                <w:numId w:val="75"/>
              </w:numPr>
              <w:jc w:val="center"/>
              <w:rPr>
                <w:highlight w:val="cyan"/>
              </w:rPr>
            </w:pPr>
            <w:r>
              <w:rPr>
                <w:highlight w:val="cyan"/>
              </w:rPr>
              <w:t>I</w:t>
            </w:r>
            <w:r w:rsidR="00C93872" w:rsidRPr="00554CC5">
              <w:rPr>
                <w:highlight w:val="cyan"/>
              </w:rPr>
              <w:t xml:space="preserve">mport des données </w:t>
            </w:r>
            <w:r w:rsidRPr="00554CC5">
              <w:rPr>
                <w:highlight w:val="cyan"/>
              </w:rPr>
              <w:t xml:space="preserve">du Réf Topo </w:t>
            </w:r>
            <w:r w:rsidR="00C93872" w:rsidRPr="00554CC5">
              <w:rPr>
                <w:highlight w:val="cyan"/>
              </w:rPr>
              <w:t xml:space="preserve">pour stockage dans le TA. </w:t>
            </w:r>
          </w:p>
          <w:p w14:paraId="2731DA95" w14:textId="31B59DAF" w:rsidR="00C93872" w:rsidRPr="00554CC5" w:rsidRDefault="00332D52" w:rsidP="00C93872">
            <w:pPr>
              <w:pStyle w:val="Paragraphedeliste"/>
              <w:numPr>
                <w:ilvl w:val="0"/>
                <w:numId w:val="75"/>
              </w:numPr>
              <w:jc w:val="center"/>
            </w:pPr>
            <w:r w:rsidRPr="00554CC5">
              <w:t>L’utilisateur peut définir des tronçons</w:t>
            </w:r>
            <w:r w:rsidR="009D76AC" w:rsidRPr="00554CC5">
              <w:t xml:space="preserve"> sur la topologie. Un tronçon est défini par un PK début et un PK fin. Granularité au </w:t>
            </w:r>
            <w:r w:rsidR="005B3AC6" w:rsidRPr="00554CC5">
              <w:t xml:space="preserve">centimètre. </w:t>
            </w:r>
          </w:p>
          <w:p w14:paraId="3E9B546E" w14:textId="3761B4F7" w:rsidR="00C93872" w:rsidRPr="00554CC5" w:rsidRDefault="005B3AC6" w:rsidP="00C93872">
            <w:pPr>
              <w:pStyle w:val="Paragraphedeliste"/>
              <w:numPr>
                <w:ilvl w:val="0"/>
                <w:numId w:val="75"/>
              </w:numPr>
              <w:jc w:val="center"/>
            </w:pPr>
            <w:r w:rsidRPr="00554CC5">
              <w:t xml:space="preserve">L’utilisateur peut enregistrer son projet de marches type. Le système prévient </w:t>
            </w:r>
            <w:r w:rsidR="00B27C0F" w:rsidRPr="00554CC5">
              <w:t>s’ils manquent des sections de la topologie sans tronçons.</w:t>
            </w:r>
          </w:p>
          <w:p w14:paraId="535BEF70" w14:textId="65FBD593" w:rsidR="00173218" w:rsidRPr="00554CC5" w:rsidRDefault="00173218" w:rsidP="00C93872">
            <w:pPr>
              <w:pStyle w:val="Paragraphedeliste"/>
              <w:numPr>
                <w:ilvl w:val="0"/>
                <w:numId w:val="75"/>
              </w:numPr>
              <w:jc w:val="center"/>
            </w:pPr>
            <w:r w:rsidRPr="00554CC5">
              <w:t>L’utilisateur assigne une flotte à son projet de marches type.</w:t>
            </w:r>
          </w:p>
          <w:p w14:paraId="6802D2AE" w14:textId="6EA91CBD" w:rsidR="00C93872" w:rsidRPr="00554CC5" w:rsidRDefault="00B27C0F" w:rsidP="00C93872">
            <w:pPr>
              <w:pStyle w:val="Paragraphedeliste"/>
              <w:numPr>
                <w:ilvl w:val="0"/>
                <w:numId w:val="75"/>
              </w:numPr>
              <w:jc w:val="center"/>
            </w:pPr>
            <w:r w:rsidRPr="00554CC5">
              <w:t xml:space="preserve">Le système calcule </w:t>
            </w:r>
            <w:r w:rsidR="00173218" w:rsidRPr="00554CC5">
              <w:t>les temps de parcours</w:t>
            </w:r>
            <w:r w:rsidR="00554CC5" w:rsidRPr="00554CC5">
              <w:t xml:space="preserve"> des tronçons.</w:t>
            </w:r>
          </w:p>
          <w:p w14:paraId="20C696BF" w14:textId="77777777" w:rsidR="00C93872" w:rsidRDefault="00554CC5" w:rsidP="00C93872">
            <w:pPr>
              <w:pStyle w:val="Paragraphedeliste"/>
              <w:numPr>
                <w:ilvl w:val="0"/>
                <w:numId w:val="75"/>
              </w:numPr>
              <w:jc w:val="center"/>
            </w:pPr>
            <w:r w:rsidRPr="00554CC5">
              <w:t>Les marches types sont affichées</w:t>
            </w:r>
            <w:r w:rsidR="00C93872" w:rsidRPr="00554CC5">
              <w:t xml:space="preserve"> sur l’éditeur de marches types</w:t>
            </w:r>
            <w:r>
              <w:t xml:space="preserve"> et sont consultables et modifiables.</w:t>
            </w:r>
          </w:p>
          <w:p w14:paraId="4F594B6E" w14:textId="7481E39D" w:rsidR="00073BC2" w:rsidRPr="00554CC5" w:rsidRDefault="00073BC2" w:rsidP="00C93872">
            <w:pPr>
              <w:pStyle w:val="Paragraphedeliste"/>
              <w:numPr>
                <w:ilvl w:val="0"/>
                <w:numId w:val="75"/>
              </w:numPr>
              <w:jc w:val="center"/>
            </w:pPr>
            <w:r>
              <w:t>Les actions enregistrement de projets de Marche types sont s</w:t>
            </w:r>
            <w:r w:rsidR="000E30CF">
              <w:t xml:space="preserve">tockés dans la BDD TA du TD. </w:t>
            </w:r>
          </w:p>
        </w:tc>
      </w:tr>
      <w:tr w:rsidR="00857845" w14:paraId="595AB2D9" w14:textId="77777777" w:rsidTr="00A80977">
        <w:tc>
          <w:tcPr>
            <w:tcW w:w="1980" w:type="dxa"/>
          </w:tcPr>
          <w:p w14:paraId="6C41029C" w14:textId="52CA6ABF" w:rsidR="00857845" w:rsidRDefault="00857845" w:rsidP="00857845">
            <w:r>
              <w:t>Séquence</w:t>
            </w:r>
          </w:p>
        </w:tc>
        <w:tc>
          <w:tcPr>
            <w:tcW w:w="7308" w:type="dxa"/>
          </w:tcPr>
          <w:p w14:paraId="150E1C27" w14:textId="3A6DFD79" w:rsidR="00857845" w:rsidRPr="00857845" w:rsidRDefault="00857845" w:rsidP="00857845">
            <w:r w:rsidRPr="00857845">
              <w:t xml:space="preserve">Voir après fonction TM_TA_02_03 Créer des missions </w:t>
            </w:r>
          </w:p>
        </w:tc>
      </w:tr>
    </w:tbl>
    <w:p w14:paraId="4D747001" w14:textId="77777777" w:rsidR="005B5326" w:rsidRPr="005B5326" w:rsidRDefault="005B5326" w:rsidP="005B5326">
      <w:pPr>
        <w:rPr>
          <w:ins w:id="873" w:author="MAILIER Maxime" w:date="2024-08-14T15:35:00Z"/>
        </w:rPr>
      </w:pPr>
    </w:p>
    <w:p w14:paraId="4081C81E" w14:textId="17B1CC79" w:rsidR="00FE2C90" w:rsidRDefault="00FE2C90" w:rsidP="00C82597">
      <w:pPr>
        <w:pStyle w:val="Titre4"/>
        <w:keepNext w:val="0"/>
      </w:pPr>
      <w:bookmarkStart w:id="874" w:name="_Toc196744636"/>
      <w:r>
        <w:t>TM_TA_02_03 Créer des sillons</w:t>
      </w:r>
      <w:bookmarkEnd w:id="874"/>
      <w:r>
        <w:t xml:space="preserve"> </w:t>
      </w:r>
    </w:p>
    <w:tbl>
      <w:tblPr>
        <w:tblStyle w:val="Grilledutableau"/>
        <w:tblW w:w="0" w:type="auto"/>
        <w:tblLook w:val="04A0" w:firstRow="1" w:lastRow="0" w:firstColumn="1" w:lastColumn="0" w:noHBand="0" w:noVBand="1"/>
      </w:tblPr>
      <w:tblGrid>
        <w:gridCol w:w="1529"/>
        <w:gridCol w:w="7703"/>
        <w:gridCol w:w="56"/>
      </w:tblGrid>
      <w:tr w:rsidR="009A487A" w14:paraId="14D0CE74" w14:textId="77777777" w:rsidTr="00A80977">
        <w:trPr>
          <w:gridAfter w:val="1"/>
          <w:wAfter w:w="62" w:type="dxa"/>
          <w:ins w:id="875" w:author="TRIANO José" w:date="2024-09-11T11:13:00Z"/>
        </w:trPr>
        <w:tc>
          <w:tcPr>
            <w:tcW w:w="1980" w:type="dxa"/>
          </w:tcPr>
          <w:p w14:paraId="38398521" w14:textId="77777777" w:rsidR="00FE2C90" w:rsidRDefault="00FE2C90" w:rsidP="00A80977">
            <w:pPr>
              <w:rPr>
                <w:ins w:id="876" w:author="TRIANO José" w:date="2024-09-11T11:13:00Z"/>
              </w:rPr>
            </w:pPr>
            <w:ins w:id="877" w:author="TRIANO José" w:date="2024-09-11T11:14:00Z">
              <w:r>
                <w:t>Résultat attendu</w:t>
              </w:r>
            </w:ins>
          </w:p>
        </w:tc>
        <w:tc>
          <w:tcPr>
            <w:tcW w:w="7308" w:type="dxa"/>
          </w:tcPr>
          <w:p w14:paraId="11B51770" w14:textId="6991488F" w:rsidR="00FE2C90" w:rsidRDefault="00FE2C90" w:rsidP="00A80977">
            <w:pPr>
              <w:rPr>
                <w:ins w:id="878" w:author="TRIANO José" w:date="2024-09-11T11:13:00Z"/>
              </w:rPr>
            </w:pPr>
            <w:r>
              <w:t xml:space="preserve">Le système doit </w:t>
            </w:r>
            <w:r w:rsidR="00C34F6E">
              <w:t>afficher la projection des sillons sur un graphique espace/temps.</w:t>
            </w:r>
            <w:r>
              <w:t xml:space="preserve">  </w:t>
            </w:r>
          </w:p>
        </w:tc>
      </w:tr>
      <w:tr w:rsidR="009A487A" w14:paraId="151E9CF0" w14:textId="77777777" w:rsidTr="00A80977">
        <w:trPr>
          <w:gridAfter w:val="1"/>
          <w:wAfter w:w="62" w:type="dxa"/>
          <w:ins w:id="879" w:author="TRIANO José" w:date="2024-09-11T11:13:00Z"/>
        </w:trPr>
        <w:tc>
          <w:tcPr>
            <w:tcW w:w="1980" w:type="dxa"/>
          </w:tcPr>
          <w:p w14:paraId="15AEEB34" w14:textId="77777777" w:rsidR="00FE2C90" w:rsidRDefault="00FE2C90" w:rsidP="00A80977">
            <w:pPr>
              <w:rPr>
                <w:ins w:id="880" w:author="TRIANO José" w:date="2024-09-11T11:13:00Z"/>
              </w:rPr>
            </w:pPr>
            <w:ins w:id="881" w:author="TRIANO José" w:date="2024-09-11T11:14:00Z">
              <w:r>
                <w:t>Description</w:t>
              </w:r>
            </w:ins>
          </w:p>
        </w:tc>
        <w:tc>
          <w:tcPr>
            <w:tcW w:w="7308" w:type="dxa"/>
          </w:tcPr>
          <w:p w14:paraId="7F6BB595" w14:textId="7A32139A" w:rsidR="00FE2C90" w:rsidRPr="007C2CF8" w:rsidRDefault="00FE2C90" w:rsidP="00A80977">
            <w:pPr>
              <w:rPr>
                <w:ins w:id="882" w:author="TRIANO José" w:date="2024-09-11T11:13:00Z"/>
              </w:rPr>
            </w:pPr>
            <w:r>
              <w:t>Le TM utilise d</w:t>
            </w:r>
            <w:r w:rsidRPr="007F7E49">
              <w:t xml:space="preserve">es </w:t>
            </w:r>
            <w:r w:rsidR="00C34F6E">
              <w:t xml:space="preserve">sillons pour </w:t>
            </w:r>
            <w:r w:rsidR="000B25BD">
              <w:t xml:space="preserve">projeter dans l’espace et le temps </w:t>
            </w:r>
            <w:r w:rsidR="00E20953">
              <w:t>des</w:t>
            </w:r>
            <w:r w:rsidR="00C34F6E">
              <w:t xml:space="preserve"> circulation</w:t>
            </w:r>
            <w:r w:rsidR="00E20953">
              <w:t>s</w:t>
            </w:r>
            <w:r w:rsidR="00C34F6E">
              <w:t xml:space="preserve"> </w:t>
            </w:r>
            <w:r w:rsidR="00E20953">
              <w:t xml:space="preserve">sur une infrastructure limitée (en voie unique et avec </w:t>
            </w:r>
            <w:r w:rsidR="007D1F5B">
              <w:t>un nombre de</w:t>
            </w:r>
            <w:r w:rsidR="00E20953">
              <w:t xml:space="preserve"> points d’arrêt limités). </w:t>
            </w:r>
            <w:r w:rsidR="000B25BD">
              <w:t xml:space="preserve"> </w:t>
            </w:r>
            <w:r>
              <w:t xml:space="preserve"> </w:t>
            </w:r>
          </w:p>
        </w:tc>
      </w:tr>
      <w:tr w:rsidR="00FF4499" w14:paraId="1EDCC961" w14:textId="77777777" w:rsidTr="00A80977">
        <w:trPr>
          <w:gridAfter w:val="1"/>
          <w:wAfter w:w="62" w:type="dxa"/>
        </w:trPr>
        <w:tc>
          <w:tcPr>
            <w:tcW w:w="1980" w:type="dxa"/>
          </w:tcPr>
          <w:p w14:paraId="4F711CDF" w14:textId="77777777" w:rsidR="00FE2C90" w:rsidRDefault="00FE2C90" w:rsidP="00A80977">
            <w:r>
              <w:t>Interfaces</w:t>
            </w:r>
          </w:p>
        </w:tc>
        <w:tc>
          <w:tcPr>
            <w:tcW w:w="7308" w:type="dxa"/>
          </w:tcPr>
          <w:p w14:paraId="416D72E0" w14:textId="6036F859" w:rsidR="00FE2C90" w:rsidRPr="00112F89" w:rsidRDefault="00392387" w:rsidP="00A80977">
            <w:r>
              <w:t>BDD Référentiel Horaire</w:t>
            </w:r>
          </w:p>
        </w:tc>
      </w:tr>
      <w:tr w:rsidR="00526C48" w14:paraId="0521C7A1" w14:textId="77777777" w:rsidTr="00A80977">
        <w:trPr>
          <w:ins w:id="883" w:author="TRIANO José" w:date="2024-09-11T11:13:00Z"/>
        </w:trPr>
        <w:tc>
          <w:tcPr>
            <w:tcW w:w="1980" w:type="dxa"/>
          </w:tcPr>
          <w:p w14:paraId="17264517" w14:textId="77777777" w:rsidR="00FE2C90" w:rsidRDefault="00FE2C90" w:rsidP="00A80977">
            <w:pPr>
              <w:rPr>
                <w:ins w:id="884" w:author="TRIANO José" w:date="2024-09-11T11:13:00Z"/>
              </w:rPr>
            </w:pPr>
            <w:ins w:id="885" w:author="TRIANO José" w:date="2024-09-11T11:18:00Z">
              <w:r>
                <w:t>Inputs</w:t>
              </w:r>
            </w:ins>
          </w:p>
        </w:tc>
        <w:tc>
          <w:tcPr>
            <w:tcW w:w="7308" w:type="dxa"/>
            <w:gridSpan w:val="2"/>
          </w:tcPr>
          <w:p w14:paraId="32353555" w14:textId="5A215ABE" w:rsidR="00FE2C90" w:rsidRPr="009E51E5" w:rsidRDefault="00FE2C90" w:rsidP="00A80977">
            <w:pPr>
              <w:rPr>
                <w:ins w:id="886" w:author="TRIANO José" w:date="2024-09-11T11:13:00Z"/>
              </w:rPr>
            </w:pPr>
            <w:r>
              <w:t xml:space="preserve">Référentiel topologique, </w:t>
            </w:r>
            <w:r w:rsidR="00392387">
              <w:t xml:space="preserve">marches type. </w:t>
            </w:r>
            <w:r>
              <w:t xml:space="preserve"> </w:t>
            </w:r>
          </w:p>
        </w:tc>
      </w:tr>
      <w:tr w:rsidR="00526C48" w14:paraId="7A0C4A94" w14:textId="77777777" w:rsidTr="00A80977">
        <w:trPr>
          <w:ins w:id="887" w:author="TRIANO José" w:date="2024-09-11T11:13:00Z"/>
        </w:trPr>
        <w:tc>
          <w:tcPr>
            <w:tcW w:w="1980" w:type="dxa"/>
          </w:tcPr>
          <w:p w14:paraId="7F82954C" w14:textId="77777777" w:rsidR="00FE2C90" w:rsidRDefault="00FE2C90" w:rsidP="00A80977">
            <w:pPr>
              <w:rPr>
                <w:ins w:id="888" w:author="TRIANO José" w:date="2024-09-11T11:13:00Z"/>
              </w:rPr>
            </w:pPr>
            <w:ins w:id="889" w:author="TRIANO José" w:date="2024-09-11T11:18:00Z">
              <w:r>
                <w:t>Outputs</w:t>
              </w:r>
            </w:ins>
          </w:p>
        </w:tc>
        <w:tc>
          <w:tcPr>
            <w:tcW w:w="7308" w:type="dxa"/>
            <w:gridSpan w:val="2"/>
          </w:tcPr>
          <w:p w14:paraId="4FA671B4" w14:textId="4AB9976E" w:rsidR="00FE2C90" w:rsidRPr="009E51E5" w:rsidRDefault="00392387" w:rsidP="00A80977">
            <w:pPr>
              <w:rPr>
                <w:ins w:id="890" w:author="TRIANO José" w:date="2024-09-11T11:13:00Z"/>
              </w:rPr>
            </w:pPr>
            <w:r>
              <w:t>Liste de sillon pour une flotte</w:t>
            </w:r>
            <w:r w:rsidR="00FE2C90">
              <w:t xml:space="preserve"> pour un projet de Référentiel Horaire.  </w:t>
            </w:r>
            <w:r w:rsidR="00FE2C90" w:rsidRPr="009E51E5">
              <w:t xml:space="preserve">  </w:t>
            </w:r>
          </w:p>
        </w:tc>
      </w:tr>
      <w:tr w:rsidR="00526C48" w14:paraId="65041E10" w14:textId="77777777" w:rsidTr="00A80977">
        <w:trPr>
          <w:ins w:id="891" w:author="TRIANO José" w:date="2024-09-11T11:13:00Z"/>
        </w:trPr>
        <w:tc>
          <w:tcPr>
            <w:tcW w:w="1980" w:type="dxa"/>
          </w:tcPr>
          <w:p w14:paraId="1EACEA12" w14:textId="77777777" w:rsidR="00FE2C90" w:rsidRDefault="00FE2C90" w:rsidP="00A80977">
            <w:pPr>
              <w:rPr>
                <w:ins w:id="892" w:author="TRIANO José" w:date="2024-09-11T11:13:00Z"/>
              </w:rPr>
            </w:pPr>
            <w:ins w:id="893" w:author="TRIANO José" w:date="2024-09-11T11:19:00Z">
              <w:r>
                <w:t>Diagr</w:t>
              </w:r>
            </w:ins>
            <w:ins w:id="894" w:author="TRIANO José" w:date="2024-09-11T11:20:00Z">
              <w:r>
                <w:t>amme</w:t>
              </w:r>
            </w:ins>
            <w:r>
              <w:t xml:space="preserve"> de composants</w:t>
            </w:r>
          </w:p>
        </w:tc>
        <w:tc>
          <w:tcPr>
            <w:tcW w:w="7308" w:type="dxa"/>
            <w:gridSpan w:val="2"/>
          </w:tcPr>
          <w:p w14:paraId="6A9C6FF4" w14:textId="5C02A624" w:rsidR="00FE2C90" w:rsidRPr="00D54ADD" w:rsidRDefault="002527B4">
            <w:pPr>
              <w:jc w:val="center"/>
              <w:rPr>
                <w:ins w:id="895" w:author="TRIANO José" w:date="2024-09-11T11:13:00Z"/>
                <w:color w:val="ADADAD" w:themeColor="background2" w:themeShade="BF"/>
              </w:rPr>
              <w:pPrChange w:id="896" w:author="TRIANO José" w:date="2024-09-11T11:37:00Z">
                <w:pPr/>
              </w:pPrChange>
            </w:pPr>
            <w:r w:rsidRPr="002527B4">
              <w:rPr>
                <w:noProof/>
                <w:color w:val="ADADAD" w:themeColor="background2" w:themeShade="BF"/>
              </w:rPr>
              <w:drawing>
                <wp:inline distT="0" distB="0" distL="0" distR="0" wp14:anchorId="6CACA9FD" wp14:editId="370232DE">
                  <wp:extent cx="4788146" cy="4121362"/>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8146" cy="4121362"/>
                          </a:xfrm>
                          <a:prstGeom prst="rect">
                            <a:avLst/>
                          </a:prstGeom>
                        </pic:spPr>
                      </pic:pic>
                    </a:graphicData>
                  </a:graphic>
                </wp:inline>
              </w:drawing>
            </w:r>
          </w:p>
        </w:tc>
      </w:tr>
      <w:tr w:rsidR="00FF4499" w14:paraId="1BD41390" w14:textId="77777777" w:rsidTr="00A80977">
        <w:trPr>
          <w:gridAfter w:val="1"/>
          <w:wAfter w:w="62" w:type="dxa"/>
        </w:trPr>
        <w:tc>
          <w:tcPr>
            <w:tcW w:w="1980" w:type="dxa"/>
          </w:tcPr>
          <w:p w14:paraId="5B91046C" w14:textId="77777777" w:rsidR="00FE2C90" w:rsidRDefault="00FE2C90" w:rsidP="00A80977">
            <w:r>
              <w:t>Diagramme de séquences</w:t>
            </w:r>
          </w:p>
        </w:tc>
        <w:tc>
          <w:tcPr>
            <w:tcW w:w="7308" w:type="dxa"/>
          </w:tcPr>
          <w:p w14:paraId="240A7EBD" w14:textId="32CCCF15" w:rsidR="00FE2C90" w:rsidRDefault="0039281E" w:rsidP="002527B4">
            <w:pPr>
              <w:pStyle w:val="Paragraphedeliste"/>
              <w:numPr>
                <w:ilvl w:val="0"/>
                <w:numId w:val="82"/>
              </w:numPr>
              <w:jc w:val="center"/>
            </w:pPr>
            <w:r>
              <w:t>L’</w:t>
            </w:r>
            <w:r w:rsidR="00BA14ED">
              <w:t>u</w:t>
            </w:r>
            <w:r>
              <w:t>tilisateur</w:t>
            </w:r>
            <w:r w:rsidR="009E2A8A">
              <w:t xml:space="preserve"> initialise</w:t>
            </w:r>
            <w:r>
              <w:t xml:space="preserve"> l’éditeur de sillons. </w:t>
            </w:r>
          </w:p>
          <w:p w14:paraId="23CCAFF4" w14:textId="0C9C25D9" w:rsidR="009E2A8A" w:rsidRDefault="002D2E76" w:rsidP="002527B4">
            <w:pPr>
              <w:pStyle w:val="Paragraphedeliste"/>
              <w:numPr>
                <w:ilvl w:val="0"/>
                <w:numId w:val="82"/>
              </w:numPr>
              <w:jc w:val="center"/>
            </w:pPr>
            <w:r>
              <w:t xml:space="preserve">Environnement </w:t>
            </w:r>
            <w:r w:rsidR="004643CB">
              <w:t>éditeur</w:t>
            </w:r>
            <w:r>
              <w:t xml:space="preserve"> de sillons : </w:t>
            </w:r>
            <w:r w:rsidR="00824FFD">
              <w:t>L’utilisateur peut choisir un projet de marches types</w:t>
            </w:r>
            <w:r>
              <w:t> ;</w:t>
            </w:r>
          </w:p>
          <w:p w14:paraId="15191524" w14:textId="600FD2E9" w:rsidR="0039281E" w:rsidRDefault="0039281E" w:rsidP="002527B4">
            <w:pPr>
              <w:pStyle w:val="Paragraphedeliste"/>
              <w:numPr>
                <w:ilvl w:val="0"/>
                <w:numId w:val="82"/>
              </w:numPr>
              <w:jc w:val="center"/>
            </w:pPr>
            <w:r>
              <w:t xml:space="preserve">Le système appelle </w:t>
            </w:r>
            <w:r w:rsidR="00891E87">
              <w:t>la BDD Référentiels horaires pour consommer les marches types sélectionnées.</w:t>
            </w:r>
          </w:p>
          <w:p w14:paraId="2696FC23" w14:textId="77777777" w:rsidR="00891E87" w:rsidRDefault="00505AB1" w:rsidP="002527B4">
            <w:pPr>
              <w:pStyle w:val="Paragraphedeliste"/>
              <w:numPr>
                <w:ilvl w:val="0"/>
                <w:numId w:val="82"/>
              </w:numPr>
              <w:jc w:val="center"/>
            </w:pPr>
            <w:r>
              <w:t xml:space="preserve">L’éditeur des sillons affiche la liste de tronçons du projet de marches type. </w:t>
            </w:r>
          </w:p>
          <w:p w14:paraId="7F89719E" w14:textId="130D1E56" w:rsidR="00505AB1" w:rsidRDefault="00A017BA" w:rsidP="002527B4">
            <w:pPr>
              <w:pStyle w:val="Paragraphedeliste"/>
              <w:numPr>
                <w:ilvl w:val="0"/>
                <w:numId w:val="82"/>
              </w:numPr>
              <w:jc w:val="center"/>
            </w:pPr>
            <w:r>
              <w:t>L’utilisateur crée des sillons</w:t>
            </w:r>
            <w:r w:rsidR="00F96910">
              <w:t xml:space="preserve"> dont la séquence est</w:t>
            </w:r>
            <w:r>
              <w:t xml:space="preserve"> : </w:t>
            </w:r>
          </w:p>
          <w:p w14:paraId="591F1242" w14:textId="77777777" w:rsidR="00A017BA" w:rsidRDefault="00456795" w:rsidP="00456795">
            <w:pPr>
              <w:pStyle w:val="Paragraphedeliste"/>
              <w:numPr>
                <w:ilvl w:val="1"/>
                <w:numId w:val="68"/>
              </w:numPr>
              <w:jc w:val="center"/>
            </w:pPr>
            <w:r>
              <w:t>Sélection des PK début et fin d’un sillon.</w:t>
            </w:r>
          </w:p>
          <w:p w14:paraId="00E6935E" w14:textId="038FFD0B" w:rsidR="00456795" w:rsidRDefault="00107D03" w:rsidP="00456795">
            <w:pPr>
              <w:pStyle w:val="Paragraphedeliste"/>
              <w:numPr>
                <w:ilvl w:val="1"/>
                <w:numId w:val="68"/>
              </w:numPr>
              <w:jc w:val="center"/>
            </w:pPr>
            <w:r>
              <w:t xml:space="preserve">Edition d’un </w:t>
            </w:r>
            <w:r w:rsidR="00456795">
              <w:t>ID du sillon.</w:t>
            </w:r>
          </w:p>
          <w:p w14:paraId="3D665B4A" w14:textId="77777777" w:rsidR="00456795" w:rsidRDefault="003F0247" w:rsidP="00456795">
            <w:pPr>
              <w:pStyle w:val="Paragraphedeliste"/>
              <w:numPr>
                <w:ilvl w:val="1"/>
                <w:numId w:val="68"/>
              </w:numPr>
              <w:jc w:val="center"/>
            </w:pPr>
            <w:r>
              <w:t>Sélection des marches types composant le sillon.</w:t>
            </w:r>
          </w:p>
          <w:p w14:paraId="24ACC626" w14:textId="77777777" w:rsidR="003F0247" w:rsidRDefault="003F0247" w:rsidP="00456795">
            <w:pPr>
              <w:pStyle w:val="Paragraphedeliste"/>
              <w:numPr>
                <w:ilvl w:val="1"/>
                <w:numId w:val="68"/>
              </w:numPr>
              <w:jc w:val="center"/>
            </w:pPr>
            <w:r>
              <w:t>Enregistrement d</w:t>
            </w:r>
            <w:r w:rsidR="00F96910">
              <w:t>u sillon édité.</w:t>
            </w:r>
          </w:p>
          <w:p w14:paraId="3FB68189" w14:textId="2259B907" w:rsidR="00F96910" w:rsidRDefault="00F96910" w:rsidP="00F96910">
            <w:pPr>
              <w:pStyle w:val="Paragraphedeliste"/>
              <w:numPr>
                <w:ilvl w:val="0"/>
                <w:numId w:val="68"/>
              </w:numPr>
              <w:jc w:val="center"/>
            </w:pPr>
            <w:r>
              <w:t xml:space="preserve">La liste </w:t>
            </w:r>
            <w:r w:rsidR="0001222D">
              <w:t xml:space="preserve">de sillons créés est consultable et éditable. </w:t>
            </w:r>
          </w:p>
          <w:p w14:paraId="67289B20" w14:textId="05886DC6" w:rsidR="00F96910" w:rsidRPr="00456795" w:rsidRDefault="0001222D" w:rsidP="00A40257">
            <w:pPr>
              <w:pStyle w:val="Paragraphedeliste"/>
              <w:numPr>
                <w:ilvl w:val="0"/>
                <w:numId w:val="68"/>
              </w:numPr>
              <w:jc w:val="center"/>
            </w:pPr>
            <w:r>
              <w:t>L’enregistrement d’un projet de sillons est timestampé et</w:t>
            </w:r>
            <w:r w:rsidR="00A40257">
              <w:t xml:space="preserve"> stocké dans la BDD TD.</w:t>
            </w:r>
          </w:p>
        </w:tc>
      </w:tr>
      <w:tr w:rsidR="00FF4499" w14:paraId="02A582C5" w14:textId="77777777" w:rsidTr="00A80977">
        <w:trPr>
          <w:gridAfter w:val="1"/>
          <w:wAfter w:w="62" w:type="dxa"/>
        </w:trPr>
        <w:tc>
          <w:tcPr>
            <w:tcW w:w="1980" w:type="dxa"/>
          </w:tcPr>
          <w:p w14:paraId="5827C3A1" w14:textId="58D1F74C" w:rsidR="00857845" w:rsidRDefault="00857845" w:rsidP="00F11B1D">
            <w:r>
              <w:t>Séquence</w:t>
            </w:r>
          </w:p>
        </w:tc>
        <w:tc>
          <w:tcPr>
            <w:tcW w:w="7308" w:type="dxa"/>
          </w:tcPr>
          <w:p w14:paraId="0888C977" w14:textId="5C4F48B4" w:rsidR="00857845" w:rsidRDefault="00857845" w:rsidP="00F11B1D">
            <w:r w:rsidRPr="00857845">
              <w:t xml:space="preserve">Voir après fonction TM_TA_02_03 Créer des missions </w:t>
            </w:r>
          </w:p>
        </w:tc>
      </w:tr>
    </w:tbl>
    <w:p w14:paraId="1EC75719" w14:textId="77777777" w:rsidR="00FE2C90" w:rsidRDefault="00FE2C90" w:rsidP="00FE2C90"/>
    <w:p w14:paraId="2B4231BC" w14:textId="0510387C" w:rsidR="00A40257" w:rsidRDefault="00A40257" w:rsidP="00A40257">
      <w:pPr>
        <w:pStyle w:val="Titre4"/>
        <w:keepNext w:val="0"/>
      </w:pPr>
      <w:bookmarkStart w:id="897" w:name="_Toc196744637"/>
      <w:r>
        <w:t xml:space="preserve">TM_TA_02_03 Créer des </w:t>
      </w:r>
      <w:r w:rsidR="00372D26">
        <w:t>missions</w:t>
      </w:r>
      <w:bookmarkEnd w:id="897"/>
      <w:r w:rsidR="00372D26">
        <w:t xml:space="preserve"> </w:t>
      </w:r>
    </w:p>
    <w:p w14:paraId="405055B7" w14:textId="77777777" w:rsidR="00A40257" w:rsidRDefault="00A40257" w:rsidP="00A40257">
      <w:pPr>
        <w:pStyle w:val="Titre4"/>
        <w:keepNext w:val="0"/>
        <w:numPr>
          <w:ilvl w:val="0"/>
          <w:numId w:val="0"/>
        </w:numPr>
      </w:pPr>
      <w:r>
        <w:t xml:space="preserve"> </w:t>
      </w:r>
    </w:p>
    <w:tbl>
      <w:tblPr>
        <w:tblStyle w:val="Grilledutableau"/>
        <w:tblW w:w="0" w:type="auto"/>
        <w:tblLook w:val="04A0" w:firstRow="1" w:lastRow="0" w:firstColumn="1" w:lastColumn="0" w:noHBand="0" w:noVBand="1"/>
      </w:tblPr>
      <w:tblGrid>
        <w:gridCol w:w="1980"/>
        <w:gridCol w:w="7308"/>
      </w:tblGrid>
      <w:tr w:rsidR="00295160" w14:paraId="3BEAF1A1" w14:textId="77777777" w:rsidTr="00A80977">
        <w:trPr>
          <w:ins w:id="898" w:author="TRIANO José" w:date="2024-09-11T11:13:00Z"/>
        </w:trPr>
        <w:tc>
          <w:tcPr>
            <w:tcW w:w="1980" w:type="dxa"/>
          </w:tcPr>
          <w:p w14:paraId="64F51F86" w14:textId="77777777" w:rsidR="00A40257" w:rsidRDefault="00A40257" w:rsidP="00A80977">
            <w:pPr>
              <w:rPr>
                <w:ins w:id="899" w:author="TRIANO José" w:date="2024-09-11T11:13:00Z"/>
              </w:rPr>
            </w:pPr>
            <w:ins w:id="900" w:author="TRIANO José" w:date="2024-09-11T11:14:00Z">
              <w:r>
                <w:t>Résultat attendu</w:t>
              </w:r>
            </w:ins>
          </w:p>
        </w:tc>
        <w:tc>
          <w:tcPr>
            <w:tcW w:w="7308" w:type="dxa"/>
          </w:tcPr>
          <w:p w14:paraId="2AC753EA" w14:textId="541CD38B" w:rsidR="00A40257" w:rsidRDefault="00A40257" w:rsidP="00A80977">
            <w:pPr>
              <w:rPr>
                <w:ins w:id="901" w:author="TRIANO José" w:date="2024-09-11T11:13:00Z"/>
              </w:rPr>
            </w:pPr>
            <w:r>
              <w:t xml:space="preserve">Le système doit afficher la liste de </w:t>
            </w:r>
            <w:r w:rsidR="00372D26">
              <w:t>missions</w:t>
            </w:r>
            <w:r>
              <w:t xml:space="preserve"> possibles pour une exploitation.   </w:t>
            </w:r>
          </w:p>
        </w:tc>
      </w:tr>
      <w:tr w:rsidR="00295160" w14:paraId="7F6265A5" w14:textId="77777777" w:rsidTr="00A80977">
        <w:trPr>
          <w:ins w:id="902" w:author="TRIANO José" w:date="2024-09-11T11:13:00Z"/>
        </w:trPr>
        <w:tc>
          <w:tcPr>
            <w:tcW w:w="1980" w:type="dxa"/>
          </w:tcPr>
          <w:p w14:paraId="3F447B1D" w14:textId="77777777" w:rsidR="00A40257" w:rsidRDefault="00A40257" w:rsidP="00A80977">
            <w:pPr>
              <w:rPr>
                <w:ins w:id="903" w:author="TRIANO José" w:date="2024-09-11T11:13:00Z"/>
              </w:rPr>
            </w:pPr>
            <w:ins w:id="904" w:author="TRIANO José" w:date="2024-09-11T11:14:00Z">
              <w:r>
                <w:t>Description</w:t>
              </w:r>
            </w:ins>
          </w:p>
        </w:tc>
        <w:tc>
          <w:tcPr>
            <w:tcW w:w="7308" w:type="dxa"/>
          </w:tcPr>
          <w:p w14:paraId="4133E845" w14:textId="48297FEC" w:rsidR="00A40257" w:rsidRPr="007C2CF8" w:rsidRDefault="00A40257" w:rsidP="00A80977">
            <w:pPr>
              <w:rPr>
                <w:ins w:id="905" w:author="TRIANO José" w:date="2024-09-11T11:13:00Z"/>
              </w:rPr>
            </w:pPr>
            <w:r>
              <w:t>Le TM utilise d</w:t>
            </w:r>
            <w:r w:rsidRPr="007F7E49">
              <w:t xml:space="preserve">es </w:t>
            </w:r>
            <w:r w:rsidR="00372D26">
              <w:t>missions</w:t>
            </w:r>
            <w:r>
              <w:t xml:space="preserve"> pour la gestion du trafic. La </w:t>
            </w:r>
            <w:r w:rsidR="001F6EE4">
              <w:t>mission</w:t>
            </w:r>
            <w:r>
              <w:t xml:space="preserve"> est </w:t>
            </w:r>
            <w:r w:rsidR="00EA075E">
              <w:t xml:space="preserve">une mission totale ou partielle qu’on donne à un véhicule d’une exploitation. </w:t>
            </w:r>
            <w:r w:rsidR="00832AF3">
              <w:t xml:space="preserve">Les types de </w:t>
            </w:r>
            <w:r w:rsidR="00372D26">
              <w:t>missions</w:t>
            </w:r>
            <w:r w:rsidR="00832AF3">
              <w:t xml:space="preserve"> sont détaillé</w:t>
            </w:r>
            <w:r w:rsidR="00E3155B">
              <w:t>s</w:t>
            </w:r>
            <w:r w:rsidR="00832AF3">
              <w:t xml:space="preserve"> dans l’introduction de </w:t>
            </w:r>
            <w:r w:rsidR="00E3155B">
              <w:t xml:space="preserve">ce document. </w:t>
            </w:r>
          </w:p>
        </w:tc>
      </w:tr>
      <w:tr w:rsidR="00D47C57" w14:paraId="792D33F6" w14:textId="77777777" w:rsidTr="00A80977">
        <w:tc>
          <w:tcPr>
            <w:tcW w:w="1980" w:type="dxa"/>
          </w:tcPr>
          <w:p w14:paraId="7CE26F30" w14:textId="77777777" w:rsidR="00A40257" w:rsidRDefault="00A40257" w:rsidP="00A80977">
            <w:r>
              <w:t>Interfaces</w:t>
            </w:r>
          </w:p>
        </w:tc>
        <w:tc>
          <w:tcPr>
            <w:tcW w:w="7308" w:type="dxa"/>
          </w:tcPr>
          <w:p w14:paraId="15D07535" w14:textId="77777777" w:rsidR="00A40257" w:rsidRPr="00112F89" w:rsidRDefault="00A40257" w:rsidP="00A80977">
            <w:r>
              <w:t>BDD Référentiel Horaire</w:t>
            </w:r>
          </w:p>
        </w:tc>
      </w:tr>
      <w:tr w:rsidR="00295160" w14:paraId="494D96C7" w14:textId="77777777" w:rsidTr="00A80977">
        <w:trPr>
          <w:ins w:id="906" w:author="TRIANO José" w:date="2024-09-11T11:13:00Z"/>
        </w:trPr>
        <w:tc>
          <w:tcPr>
            <w:tcW w:w="1980" w:type="dxa"/>
          </w:tcPr>
          <w:p w14:paraId="562F7008" w14:textId="77777777" w:rsidR="00A40257" w:rsidRDefault="00A40257" w:rsidP="00A80977">
            <w:pPr>
              <w:rPr>
                <w:ins w:id="907" w:author="TRIANO José" w:date="2024-09-11T11:13:00Z"/>
              </w:rPr>
            </w:pPr>
            <w:ins w:id="908" w:author="TRIANO José" w:date="2024-09-11T11:18:00Z">
              <w:r>
                <w:t>Inputs</w:t>
              </w:r>
            </w:ins>
          </w:p>
        </w:tc>
        <w:tc>
          <w:tcPr>
            <w:tcW w:w="7308" w:type="dxa"/>
          </w:tcPr>
          <w:p w14:paraId="74E9D2EC" w14:textId="6267F343" w:rsidR="00A40257" w:rsidRPr="009E51E5" w:rsidRDefault="00022CD6" w:rsidP="00A80977">
            <w:pPr>
              <w:rPr>
                <w:ins w:id="909" w:author="TRIANO José" w:date="2024-09-11T11:13:00Z"/>
              </w:rPr>
            </w:pPr>
            <w:r>
              <w:t>Marches types, Sillons</w:t>
            </w:r>
          </w:p>
        </w:tc>
      </w:tr>
      <w:tr w:rsidR="00295160" w14:paraId="03FE18A4" w14:textId="77777777" w:rsidTr="00A80977">
        <w:trPr>
          <w:ins w:id="910" w:author="TRIANO José" w:date="2024-09-11T11:13:00Z"/>
        </w:trPr>
        <w:tc>
          <w:tcPr>
            <w:tcW w:w="1980" w:type="dxa"/>
          </w:tcPr>
          <w:p w14:paraId="409E31A0" w14:textId="77777777" w:rsidR="00A40257" w:rsidRDefault="00A40257" w:rsidP="00A80977">
            <w:pPr>
              <w:rPr>
                <w:ins w:id="911" w:author="TRIANO José" w:date="2024-09-11T11:13:00Z"/>
              </w:rPr>
            </w:pPr>
            <w:ins w:id="912" w:author="TRIANO José" w:date="2024-09-11T11:18:00Z">
              <w:r>
                <w:t>Outputs</w:t>
              </w:r>
            </w:ins>
          </w:p>
        </w:tc>
        <w:tc>
          <w:tcPr>
            <w:tcW w:w="7308" w:type="dxa"/>
          </w:tcPr>
          <w:p w14:paraId="0FE29F18" w14:textId="68AF6CA5" w:rsidR="00A40257" w:rsidRPr="009E51E5" w:rsidRDefault="00A40257" w:rsidP="00A80977">
            <w:pPr>
              <w:rPr>
                <w:ins w:id="913" w:author="TRIANO José" w:date="2024-09-11T11:13:00Z"/>
              </w:rPr>
            </w:pPr>
            <w:r>
              <w:t xml:space="preserve">Liste de </w:t>
            </w:r>
            <w:r w:rsidR="00372D26">
              <w:t>missions</w:t>
            </w:r>
            <w:r w:rsidR="00D26783">
              <w:t xml:space="preserve"> possibles dans une exploitation. </w:t>
            </w:r>
            <w:r>
              <w:t xml:space="preserve">  </w:t>
            </w:r>
            <w:r w:rsidRPr="009E51E5">
              <w:t xml:space="preserve">  </w:t>
            </w:r>
          </w:p>
        </w:tc>
      </w:tr>
      <w:tr w:rsidR="00295160" w14:paraId="63C81120" w14:textId="77777777" w:rsidTr="00A80977">
        <w:trPr>
          <w:ins w:id="914" w:author="TRIANO José" w:date="2024-09-11T11:13:00Z"/>
        </w:trPr>
        <w:tc>
          <w:tcPr>
            <w:tcW w:w="1980" w:type="dxa"/>
          </w:tcPr>
          <w:p w14:paraId="4603F28A" w14:textId="77777777" w:rsidR="00A40257" w:rsidRDefault="00A40257" w:rsidP="00A80977">
            <w:pPr>
              <w:rPr>
                <w:ins w:id="915" w:author="TRIANO José" w:date="2024-09-11T11:13:00Z"/>
              </w:rPr>
            </w:pPr>
            <w:ins w:id="916" w:author="TRIANO José" w:date="2024-09-11T11:19:00Z">
              <w:r>
                <w:t>Diagr</w:t>
              </w:r>
            </w:ins>
            <w:ins w:id="917" w:author="TRIANO José" w:date="2024-09-11T11:20:00Z">
              <w:r>
                <w:t>amme</w:t>
              </w:r>
            </w:ins>
            <w:r>
              <w:t xml:space="preserve"> de composants</w:t>
            </w:r>
          </w:p>
        </w:tc>
        <w:tc>
          <w:tcPr>
            <w:tcW w:w="7308" w:type="dxa"/>
          </w:tcPr>
          <w:p w14:paraId="207C835C" w14:textId="6BA0A488" w:rsidR="00A40257" w:rsidRPr="00D54ADD" w:rsidRDefault="00D47C57">
            <w:pPr>
              <w:jc w:val="center"/>
              <w:rPr>
                <w:ins w:id="918" w:author="TRIANO José" w:date="2024-09-11T11:13:00Z"/>
                <w:color w:val="ADADAD" w:themeColor="background2" w:themeShade="BF"/>
              </w:rPr>
              <w:pPrChange w:id="919" w:author="TRIANO José" w:date="2024-09-11T11:37:00Z">
                <w:pPr/>
              </w:pPrChange>
            </w:pPr>
            <w:r w:rsidRPr="00D47C57">
              <w:rPr>
                <w:noProof/>
                <w:color w:val="ADADAD" w:themeColor="background2" w:themeShade="BF"/>
              </w:rPr>
              <w:drawing>
                <wp:inline distT="0" distB="0" distL="0" distR="0" wp14:anchorId="0CD4E0EF" wp14:editId="0F38DBAC">
                  <wp:extent cx="4227709" cy="3197757"/>
                  <wp:effectExtent l="0" t="0" r="1905"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7661" cy="3205284"/>
                          </a:xfrm>
                          <a:prstGeom prst="rect">
                            <a:avLst/>
                          </a:prstGeom>
                        </pic:spPr>
                      </pic:pic>
                    </a:graphicData>
                  </a:graphic>
                </wp:inline>
              </w:drawing>
            </w:r>
          </w:p>
        </w:tc>
      </w:tr>
      <w:tr w:rsidR="00D47C57" w14:paraId="55ACC3EF" w14:textId="77777777" w:rsidTr="00A80977">
        <w:tc>
          <w:tcPr>
            <w:tcW w:w="1980" w:type="dxa"/>
          </w:tcPr>
          <w:p w14:paraId="0D45D504" w14:textId="77777777" w:rsidR="00A40257" w:rsidRDefault="00A40257" w:rsidP="00A80977">
            <w:r>
              <w:t>Diagramme de séquences</w:t>
            </w:r>
          </w:p>
        </w:tc>
        <w:tc>
          <w:tcPr>
            <w:tcW w:w="7308" w:type="dxa"/>
          </w:tcPr>
          <w:p w14:paraId="351BDAAC" w14:textId="57BE536D" w:rsidR="00A40257" w:rsidRDefault="0093793F" w:rsidP="0093793F">
            <w:pPr>
              <w:pStyle w:val="Paragraphedeliste"/>
              <w:numPr>
                <w:ilvl w:val="0"/>
                <w:numId w:val="83"/>
              </w:numPr>
              <w:jc w:val="center"/>
            </w:pPr>
            <w:r>
              <w:t>L’utilisateur initialise l</w:t>
            </w:r>
            <w:r w:rsidR="005A619D">
              <w:t xml:space="preserve">’environnement Editeur de </w:t>
            </w:r>
            <w:r w:rsidR="00372D26">
              <w:t>missions</w:t>
            </w:r>
            <w:r w:rsidR="005A619D">
              <w:t xml:space="preserve">. </w:t>
            </w:r>
          </w:p>
          <w:p w14:paraId="46D06712" w14:textId="1F760C34" w:rsidR="005A619D" w:rsidRDefault="0007578D" w:rsidP="0093793F">
            <w:pPr>
              <w:pStyle w:val="Paragraphedeliste"/>
              <w:numPr>
                <w:ilvl w:val="0"/>
                <w:numId w:val="83"/>
              </w:numPr>
              <w:jc w:val="center"/>
            </w:pPr>
            <w:r>
              <w:t xml:space="preserve">Les </w:t>
            </w:r>
            <w:r w:rsidR="00372D26">
              <w:t>missions</w:t>
            </w:r>
            <w:r>
              <w:t xml:space="preserve"> sont définies par un point de début (point d’arrêt ou PK) et un point de fin (point d’arrêt ou PK)</w:t>
            </w:r>
            <w:r w:rsidR="00372D26">
              <w:t>.</w:t>
            </w:r>
          </w:p>
          <w:p w14:paraId="034839BE" w14:textId="31959AA7" w:rsidR="00372D26" w:rsidRDefault="00372D26" w:rsidP="0093793F">
            <w:pPr>
              <w:pStyle w:val="Paragraphedeliste"/>
              <w:numPr>
                <w:ilvl w:val="0"/>
                <w:numId w:val="83"/>
              </w:numPr>
              <w:jc w:val="center"/>
            </w:pPr>
            <w:r>
              <w:t xml:space="preserve">L’utilisateur peut éditer l’ID et les attributs des missions (type de </w:t>
            </w:r>
            <w:r w:rsidR="001F6EE4">
              <w:t>mission</w:t>
            </w:r>
            <w:r>
              <w:t>).</w:t>
            </w:r>
          </w:p>
          <w:p w14:paraId="39605425" w14:textId="2C67638F" w:rsidR="00372D26" w:rsidRDefault="00372D26" w:rsidP="0093793F">
            <w:pPr>
              <w:pStyle w:val="Paragraphedeliste"/>
              <w:numPr>
                <w:ilvl w:val="0"/>
                <w:numId w:val="83"/>
              </w:numPr>
              <w:jc w:val="center"/>
            </w:pPr>
            <w:r>
              <w:t>Les missions sont enregistrées dans la liste des missions du projet de Référentiel Horaire.</w:t>
            </w:r>
          </w:p>
          <w:p w14:paraId="5234FBCD" w14:textId="17398D6D" w:rsidR="00372D26" w:rsidRPr="0093793F" w:rsidRDefault="00372D26" w:rsidP="0093793F">
            <w:pPr>
              <w:pStyle w:val="Paragraphedeliste"/>
              <w:numPr>
                <w:ilvl w:val="0"/>
                <w:numId w:val="83"/>
              </w:numPr>
              <w:jc w:val="center"/>
            </w:pPr>
            <w:r>
              <w:t>Les actions enregistrement de projets de missions sont stockées dans la BDD TA du TD.</w:t>
            </w:r>
          </w:p>
        </w:tc>
      </w:tr>
      <w:tr w:rsidR="00522C7E" w14:paraId="7AD97C82" w14:textId="77777777" w:rsidTr="00A80977">
        <w:tc>
          <w:tcPr>
            <w:tcW w:w="1980" w:type="dxa"/>
          </w:tcPr>
          <w:p w14:paraId="7F6B3AE5" w14:textId="1D308ED5" w:rsidR="00522C7E" w:rsidRDefault="00522C7E" w:rsidP="00A80977">
            <w:r>
              <w:t xml:space="preserve">Séquence </w:t>
            </w:r>
          </w:p>
        </w:tc>
        <w:tc>
          <w:tcPr>
            <w:tcW w:w="7308" w:type="dxa"/>
          </w:tcPr>
          <w:p w14:paraId="4FBF5981" w14:textId="6008CB46" w:rsidR="00522C7E" w:rsidRPr="00522C7E" w:rsidRDefault="00857845" w:rsidP="00522C7E">
            <w:r>
              <w:t>voir schéma à continuation…</w:t>
            </w:r>
          </w:p>
        </w:tc>
      </w:tr>
    </w:tbl>
    <w:p w14:paraId="20C139AD" w14:textId="780DB11B" w:rsidR="00A40257" w:rsidRDefault="00A40257" w:rsidP="00E26491"/>
    <w:p w14:paraId="2601A9E8" w14:textId="77777777" w:rsidR="00857845" w:rsidRDefault="00857845">
      <w:pPr>
        <w:spacing w:after="160"/>
        <w:sectPr w:rsidR="00857845" w:rsidSect="000A33B9">
          <w:headerReference w:type="default" r:id="rId26"/>
          <w:footerReference w:type="default" r:id="rId27"/>
          <w:footerReference w:type="first" r:id="rId28"/>
          <w:pgSz w:w="11906" w:h="16838"/>
          <w:pgMar w:top="1701" w:right="1304" w:bottom="1418" w:left="1304" w:header="709" w:footer="709" w:gutter="0"/>
          <w:cols w:space="708"/>
          <w:docGrid w:linePitch="360"/>
        </w:sectPr>
      </w:pPr>
    </w:p>
    <w:p w14:paraId="16E54EA6" w14:textId="2EFDDA67" w:rsidR="00857845" w:rsidRDefault="00A361A6" w:rsidP="00A361A6">
      <w:pPr>
        <w:spacing w:after="160"/>
        <w:ind w:left="-709"/>
      </w:pPr>
      <w:r w:rsidRPr="00A361A6">
        <w:rPr>
          <w:noProof/>
        </w:rPr>
        <w:drawing>
          <wp:inline distT="0" distB="0" distL="0" distR="0" wp14:anchorId="3C512894" wp14:editId="4870A172">
            <wp:extent cx="9916722" cy="2282024"/>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941666" cy="2287764"/>
                    </a:xfrm>
                    <a:prstGeom prst="rect">
                      <a:avLst/>
                    </a:prstGeom>
                  </pic:spPr>
                </pic:pic>
              </a:graphicData>
            </a:graphic>
          </wp:inline>
        </w:drawing>
      </w:r>
      <w:r w:rsidR="00857845">
        <w:br w:type="page"/>
      </w:r>
    </w:p>
    <w:p w14:paraId="28DFDF15" w14:textId="77777777" w:rsidR="00857845" w:rsidRDefault="00857845" w:rsidP="00FE2C90">
      <w:pPr>
        <w:sectPr w:rsidR="00857845" w:rsidSect="00857845">
          <w:pgSz w:w="16838" w:h="11906" w:orient="landscape"/>
          <w:pgMar w:top="1304" w:right="1701" w:bottom="1304" w:left="1418" w:header="709" w:footer="709" w:gutter="0"/>
          <w:cols w:space="708"/>
          <w:docGrid w:linePitch="360"/>
        </w:sectPr>
      </w:pPr>
    </w:p>
    <w:p w14:paraId="02B0AA6B" w14:textId="77777777" w:rsidR="00A40257" w:rsidRPr="00FE2C90" w:rsidRDefault="00A40257" w:rsidP="00FE2C90"/>
    <w:p w14:paraId="1304E8A6" w14:textId="38EEE988" w:rsidR="000565AA" w:rsidRDefault="000565AA" w:rsidP="00C82597">
      <w:pPr>
        <w:pStyle w:val="Titre4"/>
        <w:keepNext w:val="0"/>
      </w:pPr>
      <w:bookmarkStart w:id="920" w:name="_Toc196744638"/>
      <w:ins w:id="921" w:author="MAILIER Maxime" w:date="2024-08-14T15:35:00Z">
        <w:r>
          <w:t>TM_TA_0</w:t>
        </w:r>
        <w:r w:rsidRPr="00862A68">
          <w:t>1_0</w:t>
        </w:r>
        <w:r>
          <w:t>4</w:t>
        </w:r>
        <w:r w:rsidRPr="00862A68">
          <w:t xml:space="preserve"> : </w:t>
        </w:r>
        <w:r>
          <w:t>C</w:t>
        </w:r>
      </w:ins>
      <w:ins w:id="922" w:author="MAILIER Maxime" w:date="2024-08-14T15:36:00Z">
        <w:r>
          <w:t xml:space="preserve">réer la table de compatibilité de </w:t>
        </w:r>
        <w:del w:id="923" w:author="TRIANO José" w:date="2024-09-19T16:19:00Z">
          <w:r w:rsidDel="00372B5F">
            <w:delText>mouvement</w:delText>
          </w:r>
        </w:del>
      </w:ins>
      <w:ins w:id="924" w:author="TRIANO José" w:date="2024-09-19T16:19:00Z">
        <w:r w:rsidR="00372B5F">
          <w:t>mission</w:t>
        </w:r>
      </w:ins>
      <w:ins w:id="925" w:author="MAILIER Maxime" w:date="2024-08-14T15:36:00Z">
        <w:r>
          <w:t>s</w:t>
        </w:r>
      </w:ins>
      <w:bookmarkEnd w:id="920"/>
    </w:p>
    <w:tbl>
      <w:tblPr>
        <w:tblStyle w:val="Grilledutableau"/>
        <w:tblW w:w="0" w:type="auto"/>
        <w:tblLook w:val="04A0" w:firstRow="1" w:lastRow="0" w:firstColumn="1" w:lastColumn="0" w:noHBand="0" w:noVBand="1"/>
      </w:tblPr>
      <w:tblGrid>
        <w:gridCol w:w="1261"/>
        <w:gridCol w:w="8"/>
        <w:gridCol w:w="8"/>
        <w:gridCol w:w="8011"/>
      </w:tblGrid>
      <w:tr w:rsidR="00C71D81" w14:paraId="71B0237C" w14:textId="77777777" w:rsidTr="00A80977">
        <w:trPr>
          <w:ins w:id="926" w:author="TRIANO José" w:date="2024-09-11T11:13:00Z"/>
        </w:trPr>
        <w:tc>
          <w:tcPr>
            <w:tcW w:w="1980" w:type="dxa"/>
            <w:gridSpan w:val="2"/>
          </w:tcPr>
          <w:p w14:paraId="3752729F" w14:textId="77777777" w:rsidR="00D47C57" w:rsidRDefault="00D47C57" w:rsidP="00A80977">
            <w:pPr>
              <w:rPr>
                <w:ins w:id="927" w:author="TRIANO José" w:date="2024-09-11T11:13:00Z"/>
              </w:rPr>
            </w:pPr>
            <w:ins w:id="928" w:author="TRIANO José" w:date="2024-09-11T11:14:00Z">
              <w:r>
                <w:t>Résultat attendu</w:t>
              </w:r>
            </w:ins>
          </w:p>
        </w:tc>
        <w:tc>
          <w:tcPr>
            <w:tcW w:w="7308" w:type="dxa"/>
            <w:gridSpan w:val="2"/>
          </w:tcPr>
          <w:p w14:paraId="7104071D" w14:textId="143BC5E2" w:rsidR="00D47C57" w:rsidRDefault="00D47C57" w:rsidP="00A80977">
            <w:pPr>
              <w:rPr>
                <w:ins w:id="929" w:author="TRIANO José" w:date="2024-09-11T11:13:00Z"/>
              </w:rPr>
            </w:pPr>
            <w:r>
              <w:t xml:space="preserve">Le </w:t>
            </w:r>
            <w:r w:rsidR="00DD7751">
              <w:t xml:space="preserve">backend </w:t>
            </w:r>
            <w:r w:rsidR="00422C29">
              <w:t xml:space="preserve">du TR pourra organiser le trafic en fonction de la compatibilité/incompatibilité des missions. </w:t>
            </w:r>
            <w:r>
              <w:t xml:space="preserve">   </w:t>
            </w:r>
          </w:p>
        </w:tc>
      </w:tr>
      <w:tr w:rsidR="00C71D81" w14:paraId="6647F316" w14:textId="77777777" w:rsidTr="00A80977">
        <w:trPr>
          <w:ins w:id="930" w:author="TRIANO José" w:date="2024-09-11T11:13:00Z"/>
        </w:trPr>
        <w:tc>
          <w:tcPr>
            <w:tcW w:w="1980" w:type="dxa"/>
            <w:gridSpan w:val="2"/>
          </w:tcPr>
          <w:p w14:paraId="70DAC6FD" w14:textId="77777777" w:rsidR="00D47C57" w:rsidRDefault="00D47C57" w:rsidP="00A80977">
            <w:pPr>
              <w:rPr>
                <w:ins w:id="931" w:author="TRIANO José" w:date="2024-09-11T11:13:00Z"/>
              </w:rPr>
            </w:pPr>
            <w:ins w:id="932" w:author="TRIANO José" w:date="2024-09-11T11:14:00Z">
              <w:r>
                <w:t>Description</w:t>
              </w:r>
            </w:ins>
          </w:p>
        </w:tc>
        <w:tc>
          <w:tcPr>
            <w:tcW w:w="7308" w:type="dxa"/>
            <w:gridSpan w:val="2"/>
          </w:tcPr>
          <w:p w14:paraId="1410D4BE" w14:textId="64AFE521" w:rsidR="00D47C57" w:rsidRPr="007C2CF8" w:rsidRDefault="00422C29" w:rsidP="00A80977">
            <w:pPr>
              <w:rPr>
                <w:ins w:id="933" w:author="TRIANO José" w:date="2024-09-11T11:13:00Z"/>
              </w:rPr>
            </w:pPr>
            <w:r>
              <w:t>L</w:t>
            </w:r>
            <w:r w:rsidR="00CC3811">
              <w:t>e trafic des véhicules se déroule sur une infrastructure avec une capacité limitée (en voie unique). Le TM organise le trafic en TR en prenant en considération la compatibilité ou incompatibilité des circulations</w:t>
            </w:r>
            <w:r w:rsidR="00D50F0B">
              <w:t xml:space="preserve"> pour obtenir une grande vitesse commerciale (éviter des temps d’attente </w:t>
            </w:r>
            <w:r w:rsidR="004D64EF">
              <w:t xml:space="preserve">le long du parcours). </w:t>
            </w:r>
          </w:p>
        </w:tc>
      </w:tr>
      <w:tr w:rsidR="00824DDA" w14:paraId="6F7B2E3F" w14:textId="77777777" w:rsidTr="00A80977">
        <w:tc>
          <w:tcPr>
            <w:tcW w:w="1980" w:type="dxa"/>
          </w:tcPr>
          <w:p w14:paraId="72E3C74D" w14:textId="77777777" w:rsidR="00D47C57" w:rsidRDefault="00D47C57" w:rsidP="00A80977">
            <w:r>
              <w:t>Interfaces</w:t>
            </w:r>
          </w:p>
        </w:tc>
        <w:tc>
          <w:tcPr>
            <w:tcW w:w="7308" w:type="dxa"/>
            <w:gridSpan w:val="3"/>
          </w:tcPr>
          <w:p w14:paraId="2761D6D3" w14:textId="77777777" w:rsidR="00D47C57" w:rsidRPr="00112F89" w:rsidRDefault="00D47C57" w:rsidP="00A80977">
            <w:r w:rsidRPr="00C05077">
              <w:rPr>
                <w:highlight w:val="cyan"/>
              </w:rPr>
              <w:t>BDD Référentiel Horaire</w:t>
            </w:r>
          </w:p>
        </w:tc>
      </w:tr>
      <w:tr w:rsidR="00C71D81" w14:paraId="7E003E3F" w14:textId="77777777" w:rsidTr="00A80977">
        <w:trPr>
          <w:ins w:id="934" w:author="TRIANO José" w:date="2024-09-11T11:13:00Z"/>
        </w:trPr>
        <w:tc>
          <w:tcPr>
            <w:tcW w:w="1980" w:type="dxa"/>
            <w:gridSpan w:val="3"/>
          </w:tcPr>
          <w:p w14:paraId="63AA1FAB" w14:textId="77777777" w:rsidR="00D47C57" w:rsidRDefault="00D47C57" w:rsidP="00A80977">
            <w:pPr>
              <w:rPr>
                <w:ins w:id="935" w:author="TRIANO José" w:date="2024-09-11T11:13:00Z"/>
              </w:rPr>
            </w:pPr>
            <w:ins w:id="936" w:author="TRIANO José" w:date="2024-09-11T11:18:00Z">
              <w:r>
                <w:t>Inputs</w:t>
              </w:r>
            </w:ins>
          </w:p>
        </w:tc>
        <w:tc>
          <w:tcPr>
            <w:tcW w:w="7308" w:type="dxa"/>
          </w:tcPr>
          <w:p w14:paraId="108DDBD5" w14:textId="77777777" w:rsidR="00D47C57" w:rsidRPr="009E51E5" w:rsidRDefault="00D47C57" w:rsidP="00A80977">
            <w:pPr>
              <w:rPr>
                <w:ins w:id="937" w:author="TRIANO José" w:date="2024-09-11T11:13:00Z"/>
              </w:rPr>
            </w:pPr>
            <w:r>
              <w:t>Marches types, Sillons</w:t>
            </w:r>
          </w:p>
        </w:tc>
      </w:tr>
      <w:tr w:rsidR="00526C48" w14:paraId="6C61BC0F" w14:textId="77777777" w:rsidTr="00A80977">
        <w:trPr>
          <w:ins w:id="938" w:author="TRIANO José" w:date="2024-09-11T11:13:00Z"/>
        </w:trPr>
        <w:tc>
          <w:tcPr>
            <w:tcW w:w="1980" w:type="dxa"/>
            <w:gridSpan w:val="3"/>
          </w:tcPr>
          <w:p w14:paraId="3C7BF2FA" w14:textId="77777777" w:rsidR="00D47C57" w:rsidRDefault="00D47C57" w:rsidP="00A80977">
            <w:pPr>
              <w:rPr>
                <w:ins w:id="939" w:author="TRIANO José" w:date="2024-09-11T11:13:00Z"/>
              </w:rPr>
            </w:pPr>
            <w:ins w:id="940" w:author="TRIANO José" w:date="2024-09-11T11:18:00Z">
              <w:r>
                <w:t>Outputs</w:t>
              </w:r>
            </w:ins>
          </w:p>
        </w:tc>
        <w:tc>
          <w:tcPr>
            <w:tcW w:w="7308" w:type="dxa"/>
          </w:tcPr>
          <w:p w14:paraId="7A252FF1" w14:textId="1B76A167" w:rsidR="00D47C57" w:rsidRPr="009E51E5" w:rsidRDefault="00D47C57" w:rsidP="00A80977">
            <w:pPr>
              <w:rPr>
                <w:ins w:id="941" w:author="TRIANO José" w:date="2024-09-11T11:13:00Z"/>
              </w:rPr>
            </w:pPr>
            <w:r>
              <w:t>Liste de missions possibles</w:t>
            </w:r>
            <w:r w:rsidR="00C05077">
              <w:t xml:space="preserve"> compatibles</w:t>
            </w:r>
            <w:r>
              <w:t xml:space="preserve"> dans une exploitation.   </w:t>
            </w:r>
            <w:r w:rsidRPr="009E51E5">
              <w:t xml:space="preserve">  </w:t>
            </w:r>
          </w:p>
        </w:tc>
      </w:tr>
      <w:tr w:rsidR="00526C48" w14:paraId="25FAE050" w14:textId="77777777" w:rsidTr="00A80977">
        <w:trPr>
          <w:ins w:id="942" w:author="TRIANO José" w:date="2024-09-11T11:13:00Z"/>
        </w:trPr>
        <w:tc>
          <w:tcPr>
            <w:tcW w:w="1980" w:type="dxa"/>
            <w:gridSpan w:val="3"/>
          </w:tcPr>
          <w:p w14:paraId="31203A47" w14:textId="77777777" w:rsidR="00D47C57" w:rsidRDefault="00D47C57" w:rsidP="00A80977">
            <w:pPr>
              <w:rPr>
                <w:ins w:id="943" w:author="TRIANO José" w:date="2024-09-11T11:13:00Z"/>
              </w:rPr>
            </w:pPr>
            <w:ins w:id="944" w:author="TRIANO José" w:date="2024-09-11T11:19:00Z">
              <w:r>
                <w:t>Diagr</w:t>
              </w:r>
            </w:ins>
            <w:ins w:id="945" w:author="TRIANO José" w:date="2024-09-11T11:20:00Z">
              <w:r>
                <w:t>amme</w:t>
              </w:r>
            </w:ins>
            <w:r>
              <w:t xml:space="preserve"> de composants</w:t>
            </w:r>
          </w:p>
        </w:tc>
        <w:tc>
          <w:tcPr>
            <w:tcW w:w="7308" w:type="dxa"/>
          </w:tcPr>
          <w:p w14:paraId="3C687BDA" w14:textId="68F62375" w:rsidR="00D47C57" w:rsidRPr="00D54ADD" w:rsidRDefault="00A20848">
            <w:pPr>
              <w:jc w:val="center"/>
              <w:rPr>
                <w:ins w:id="946" w:author="TRIANO José" w:date="2024-09-11T11:13:00Z"/>
                <w:color w:val="ADADAD" w:themeColor="background2" w:themeShade="BF"/>
              </w:rPr>
              <w:pPrChange w:id="947" w:author="TRIANO José" w:date="2024-09-11T11:37:00Z">
                <w:pPr/>
              </w:pPrChange>
            </w:pPr>
            <w:r w:rsidRPr="00A20848">
              <w:rPr>
                <w:noProof/>
                <w:color w:val="ADADAD" w:themeColor="background2" w:themeShade="BF"/>
              </w:rPr>
              <w:drawing>
                <wp:inline distT="0" distB="0" distL="0" distR="0" wp14:anchorId="45BB2D59" wp14:editId="3DF95CDE">
                  <wp:extent cx="4378600" cy="3247504"/>
                  <wp:effectExtent l="0" t="0" r="317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2852" cy="3258074"/>
                          </a:xfrm>
                          <a:prstGeom prst="rect">
                            <a:avLst/>
                          </a:prstGeom>
                        </pic:spPr>
                      </pic:pic>
                    </a:graphicData>
                  </a:graphic>
                </wp:inline>
              </w:drawing>
            </w:r>
          </w:p>
        </w:tc>
      </w:tr>
      <w:tr w:rsidR="00824DDA" w14:paraId="1282CEAF" w14:textId="77777777" w:rsidTr="00A80977">
        <w:tc>
          <w:tcPr>
            <w:tcW w:w="1980" w:type="dxa"/>
          </w:tcPr>
          <w:p w14:paraId="1138B9F0" w14:textId="77777777" w:rsidR="00D47C57" w:rsidRDefault="00D47C57" w:rsidP="00A80977">
            <w:r>
              <w:t>Diagramme de séquences</w:t>
            </w:r>
          </w:p>
        </w:tc>
        <w:tc>
          <w:tcPr>
            <w:tcW w:w="7308" w:type="dxa"/>
            <w:gridSpan w:val="3"/>
          </w:tcPr>
          <w:p w14:paraId="4841E43C" w14:textId="6DFBD022" w:rsidR="00D47C57" w:rsidRDefault="00D47C57" w:rsidP="00D47C57">
            <w:pPr>
              <w:pStyle w:val="Paragraphedeliste"/>
              <w:numPr>
                <w:ilvl w:val="0"/>
                <w:numId w:val="84"/>
              </w:numPr>
              <w:jc w:val="center"/>
            </w:pPr>
            <w:r>
              <w:t>L’utilisateur initialise l’environnement Editeur de</w:t>
            </w:r>
            <w:r w:rsidR="00A20848">
              <w:t>s tables de compatibilités.</w:t>
            </w:r>
          </w:p>
          <w:p w14:paraId="22DDA68B" w14:textId="1DD2ABB7" w:rsidR="00D47C57" w:rsidRDefault="00D253F4" w:rsidP="00D47C57">
            <w:pPr>
              <w:pStyle w:val="Paragraphedeliste"/>
              <w:numPr>
                <w:ilvl w:val="0"/>
                <w:numId w:val="84"/>
              </w:numPr>
              <w:jc w:val="center"/>
            </w:pPr>
            <w:r>
              <w:t xml:space="preserve">L’utilisateur peut choisir </w:t>
            </w:r>
            <w:commentRangeStart w:id="948"/>
            <w:r>
              <w:t xml:space="preserve">une liste de missions stockés dans les projets </w:t>
            </w:r>
            <w:r w:rsidRPr="00C05077">
              <w:rPr>
                <w:highlight w:val="cyan"/>
              </w:rPr>
              <w:t>de Réf Horaire</w:t>
            </w:r>
            <w:r w:rsidR="00C67527" w:rsidRPr="00C05077">
              <w:rPr>
                <w:highlight w:val="cyan"/>
              </w:rPr>
              <w:t>.</w:t>
            </w:r>
            <w:commentRangeEnd w:id="948"/>
            <w:r w:rsidR="00C05077">
              <w:rPr>
                <w:rStyle w:val="Marquedecommentaire"/>
                <w:rFonts w:asciiTheme="minorHAnsi" w:hAnsiTheme="minorHAnsi" w:cstheme="minorBidi"/>
                <w:kern w:val="2"/>
                <w14:ligatures w14:val="standardContextual"/>
              </w:rPr>
              <w:commentReference w:id="948"/>
            </w:r>
          </w:p>
          <w:p w14:paraId="2C4AE6AF" w14:textId="158A7D73" w:rsidR="00D47C57" w:rsidRDefault="00C67527" w:rsidP="00D47C57">
            <w:pPr>
              <w:pStyle w:val="Paragraphedeliste"/>
              <w:numPr>
                <w:ilvl w:val="0"/>
                <w:numId w:val="84"/>
              </w:numPr>
              <w:jc w:val="center"/>
            </w:pPr>
            <w:r>
              <w:t xml:space="preserve">Le système appelle la liste de missions et affiche </w:t>
            </w:r>
            <w:r w:rsidR="00482B1C">
              <w:t>un tableau</w:t>
            </w:r>
            <w:r w:rsidR="00E53597">
              <w:t xml:space="preserve"> avec les missions en X et Y.</w:t>
            </w:r>
          </w:p>
          <w:p w14:paraId="747BC3C0" w14:textId="77777777" w:rsidR="00D47C57" w:rsidRDefault="000E2940" w:rsidP="00D47C57">
            <w:pPr>
              <w:pStyle w:val="Paragraphedeliste"/>
              <w:numPr>
                <w:ilvl w:val="0"/>
                <w:numId w:val="84"/>
              </w:numPr>
              <w:jc w:val="center"/>
            </w:pPr>
            <w:r>
              <w:t xml:space="preserve">L’utilisateur peut compléter le tableau et définir des mouvements : </w:t>
            </w:r>
          </w:p>
          <w:p w14:paraId="57D7FAA0" w14:textId="77777777" w:rsidR="000E2940" w:rsidRDefault="000E2940" w:rsidP="000E2940">
            <w:pPr>
              <w:pStyle w:val="Paragraphedeliste"/>
              <w:numPr>
                <w:ilvl w:val="1"/>
                <w:numId w:val="84"/>
              </w:numPr>
              <w:jc w:val="center"/>
            </w:pPr>
            <w:r>
              <w:t>Compatibles</w:t>
            </w:r>
          </w:p>
          <w:p w14:paraId="2469FEAF" w14:textId="77777777" w:rsidR="000E2940" w:rsidRDefault="000E2940" w:rsidP="000E2940">
            <w:pPr>
              <w:pStyle w:val="Paragraphedeliste"/>
              <w:numPr>
                <w:ilvl w:val="1"/>
                <w:numId w:val="84"/>
              </w:numPr>
              <w:jc w:val="center"/>
            </w:pPr>
            <w:r>
              <w:t>Incompatibles</w:t>
            </w:r>
          </w:p>
          <w:p w14:paraId="3F823709" w14:textId="77777777" w:rsidR="000E2940" w:rsidRDefault="000E2940" w:rsidP="000E2940">
            <w:pPr>
              <w:pStyle w:val="Paragraphedeliste"/>
              <w:numPr>
                <w:ilvl w:val="1"/>
                <w:numId w:val="84"/>
              </w:numPr>
              <w:jc w:val="center"/>
            </w:pPr>
            <w:r>
              <w:t>Compatibles con</w:t>
            </w:r>
            <w:r w:rsidR="00555DDF">
              <w:t>ditionnels</w:t>
            </w:r>
          </w:p>
          <w:p w14:paraId="44620AF6" w14:textId="77777777" w:rsidR="00555DDF" w:rsidRDefault="00555DDF" w:rsidP="00555DDF">
            <w:pPr>
              <w:pStyle w:val="Paragraphedeliste"/>
              <w:numPr>
                <w:ilvl w:val="0"/>
                <w:numId w:val="84"/>
              </w:numPr>
              <w:jc w:val="center"/>
            </w:pPr>
            <w:r>
              <w:t xml:space="preserve">L’utilisateur enregistre le projet de table de compatibilité. </w:t>
            </w:r>
          </w:p>
          <w:p w14:paraId="741B3610" w14:textId="35089797" w:rsidR="009B3983" w:rsidRDefault="009B3983" w:rsidP="00555DDF">
            <w:pPr>
              <w:pStyle w:val="Paragraphedeliste"/>
              <w:numPr>
                <w:ilvl w:val="0"/>
                <w:numId w:val="84"/>
              </w:numPr>
              <w:jc w:val="center"/>
            </w:pPr>
            <w:r>
              <w:t xml:space="preserve">Les actions enregistrement de projets de tables de compatibilités des missions sont stockées dans la BDD TA du </w:t>
            </w:r>
            <w:r w:rsidR="00DA3AC0">
              <w:t xml:space="preserve">Traffic Manager. </w:t>
            </w:r>
          </w:p>
          <w:p w14:paraId="6DAC9FFE" w14:textId="27EE78F9" w:rsidR="00555DDF" w:rsidRPr="0093793F" w:rsidRDefault="00555DDF" w:rsidP="00555DDF">
            <w:pPr>
              <w:pStyle w:val="Paragraphedeliste"/>
              <w:numPr>
                <w:ilvl w:val="0"/>
                <w:numId w:val="84"/>
              </w:numPr>
              <w:jc w:val="center"/>
            </w:pPr>
            <w:r>
              <w:t>Un des projets fera partie du Référentiel topologique en production.</w:t>
            </w:r>
          </w:p>
        </w:tc>
      </w:tr>
      <w:tr w:rsidR="00824DDA" w14:paraId="25F5E3D7" w14:textId="77777777" w:rsidTr="00A80977">
        <w:tc>
          <w:tcPr>
            <w:tcW w:w="1980" w:type="dxa"/>
          </w:tcPr>
          <w:p w14:paraId="14AF2FE7" w14:textId="4A00A2F0" w:rsidR="00824DDA" w:rsidRDefault="00824DDA" w:rsidP="00A80977">
            <w:r>
              <w:t>Séquence</w:t>
            </w:r>
          </w:p>
        </w:tc>
        <w:tc>
          <w:tcPr>
            <w:tcW w:w="7308" w:type="dxa"/>
            <w:gridSpan w:val="3"/>
          </w:tcPr>
          <w:p w14:paraId="1FCD6705" w14:textId="65326B59" w:rsidR="00824DDA" w:rsidRDefault="00824DDA" w:rsidP="00824DDA">
            <w:pPr>
              <w:pStyle w:val="Paragraphedeliste"/>
              <w:ind w:left="154"/>
              <w:jc w:val="both"/>
            </w:pPr>
            <w:r>
              <w:rPr>
                <w:noProof/>
              </w:rPr>
              <w:drawing>
                <wp:inline distT="0" distB="0" distL="0" distR="0" wp14:anchorId="5A4D10AB" wp14:editId="37946587">
                  <wp:extent cx="5036521" cy="1557866"/>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06928" cy="1579644"/>
                          </a:xfrm>
                          <a:prstGeom prst="rect">
                            <a:avLst/>
                          </a:prstGeom>
                          <a:noFill/>
                          <a:ln>
                            <a:noFill/>
                          </a:ln>
                        </pic:spPr>
                      </pic:pic>
                    </a:graphicData>
                  </a:graphic>
                </wp:inline>
              </w:drawing>
            </w:r>
          </w:p>
        </w:tc>
      </w:tr>
    </w:tbl>
    <w:p w14:paraId="005D9814" w14:textId="77777777" w:rsidR="00D47C57" w:rsidRPr="00D47C57" w:rsidRDefault="00D47C57" w:rsidP="00D47C57"/>
    <w:p w14:paraId="1DD6B3E5" w14:textId="22F876F6" w:rsidR="00D964C3" w:rsidRDefault="00D964C3" w:rsidP="00D964C3">
      <w:pPr>
        <w:pStyle w:val="Titre3"/>
        <w:keepNext w:val="0"/>
        <w:rPr>
          <w:rFonts w:cs="Calibri"/>
        </w:rPr>
      </w:pPr>
      <w:bookmarkStart w:id="949" w:name="_Toc196744639"/>
      <w:r>
        <w:rPr>
          <w:rFonts w:cs="Calibri"/>
        </w:rPr>
        <w:t xml:space="preserve">Construire </w:t>
      </w:r>
      <w:r w:rsidR="00DF0294">
        <w:rPr>
          <w:rFonts w:cs="Calibri"/>
        </w:rPr>
        <w:t>la liste</w:t>
      </w:r>
      <w:r w:rsidRPr="009E0FBB">
        <w:rPr>
          <w:rFonts w:cs="Calibri"/>
        </w:rPr>
        <w:t xml:space="preserve"> </w:t>
      </w:r>
      <w:r w:rsidR="00DF0294">
        <w:rPr>
          <w:rFonts w:cs="Calibri"/>
        </w:rPr>
        <w:t>de ressources disponibles pour une exploitation</w:t>
      </w:r>
      <w:bookmarkEnd w:id="949"/>
    </w:p>
    <w:p w14:paraId="40CAD1CB" w14:textId="77777777" w:rsidR="0000669A" w:rsidRDefault="0000669A" w:rsidP="0000669A">
      <w:pPr>
        <w:pStyle w:val="Titre4"/>
        <w:keepNext w:val="0"/>
      </w:pPr>
      <w:bookmarkStart w:id="950" w:name="_Toc196744640"/>
      <w:r>
        <w:t>TM_TA_0</w:t>
      </w:r>
      <w:r w:rsidRPr="00862A68">
        <w:t>1_0</w:t>
      </w:r>
      <w:r>
        <w:t>2</w:t>
      </w:r>
      <w:r w:rsidRPr="00862A68">
        <w:t xml:space="preserve"> : </w:t>
      </w:r>
      <w:r w:rsidRPr="001808C4">
        <w:t xml:space="preserve">Intégrer les caractéristiques </w:t>
      </w:r>
      <w:r>
        <w:t>des véhicules circulant sur</w:t>
      </w:r>
      <w:r w:rsidRPr="001808C4">
        <w:t xml:space="preserve"> la ligne</w:t>
      </w:r>
      <w:bookmarkEnd w:id="950"/>
    </w:p>
    <w:tbl>
      <w:tblPr>
        <w:tblStyle w:val="Grilledutableau"/>
        <w:tblW w:w="0" w:type="auto"/>
        <w:tblLook w:val="04A0" w:firstRow="1" w:lastRow="0" w:firstColumn="1" w:lastColumn="0" w:noHBand="0" w:noVBand="1"/>
      </w:tblPr>
      <w:tblGrid>
        <w:gridCol w:w="1863"/>
        <w:gridCol w:w="7365"/>
        <w:gridCol w:w="60"/>
      </w:tblGrid>
      <w:tr w:rsidR="00335853" w14:paraId="5D5029E5" w14:textId="77777777" w:rsidTr="00A80977">
        <w:trPr>
          <w:gridAfter w:val="1"/>
          <w:wAfter w:w="62" w:type="dxa"/>
          <w:ins w:id="951" w:author="TRIANO José" w:date="2024-09-11T11:13:00Z"/>
        </w:trPr>
        <w:tc>
          <w:tcPr>
            <w:tcW w:w="1980" w:type="dxa"/>
          </w:tcPr>
          <w:p w14:paraId="3FDF28EB" w14:textId="77777777" w:rsidR="0000669A" w:rsidRDefault="0000669A" w:rsidP="00A80977">
            <w:pPr>
              <w:rPr>
                <w:ins w:id="952" w:author="TRIANO José" w:date="2024-09-11T11:13:00Z"/>
              </w:rPr>
            </w:pPr>
            <w:ins w:id="953" w:author="TRIANO José" w:date="2024-09-11T11:14:00Z">
              <w:r>
                <w:t>Résultat attendu</w:t>
              </w:r>
            </w:ins>
          </w:p>
        </w:tc>
        <w:tc>
          <w:tcPr>
            <w:tcW w:w="7308" w:type="dxa"/>
          </w:tcPr>
          <w:p w14:paraId="6F31A6D8" w14:textId="77777777" w:rsidR="0000669A" w:rsidRDefault="0000669A" w:rsidP="00A80977">
            <w:pPr>
              <w:rPr>
                <w:ins w:id="954" w:author="TRIANO José" w:date="2024-09-11T11:13:00Z"/>
              </w:rPr>
            </w:pPr>
            <w:r>
              <w:t xml:space="preserve">Le TM connaît la flotte des véhicules d’une exploitation. </w:t>
            </w:r>
          </w:p>
        </w:tc>
      </w:tr>
      <w:tr w:rsidR="00335853" w14:paraId="53C0F630" w14:textId="77777777" w:rsidTr="00A80977">
        <w:trPr>
          <w:gridAfter w:val="1"/>
          <w:wAfter w:w="62" w:type="dxa"/>
          <w:ins w:id="955" w:author="TRIANO José" w:date="2024-09-11T11:13:00Z"/>
        </w:trPr>
        <w:tc>
          <w:tcPr>
            <w:tcW w:w="1980" w:type="dxa"/>
          </w:tcPr>
          <w:p w14:paraId="053BFE60" w14:textId="77777777" w:rsidR="0000669A" w:rsidRDefault="0000669A" w:rsidP="00A80977">
            <w:pPr>
              <w:rPr>
                <w:ins w:id="956" w:author="TRIANO José" w:date="2024-09-11T11:13:00Z"/>
              </w:rPr>
            </w:pPr>
            <w:ins w:id="957" w:author="TRIANO José" w:date="2024-09-11T11:14:00Z">
              <w:r>
                <w:t>Description</w:t>
              </w:r>
            </w:ins>
          </w:p>
        </w:tc>
        <w:tc>
          <w:tcPr>
            <w:tcW w:w="7308" w:type="dxa"/>
          </w:tcPr>
          <w:p w14:paraId="699A6E8E" w14:textId="50F1F913" w:rsidR="0000669A" w:rsidRPr="00DE4491" w:rsidRDefault="0000669A" w:rsidP="00A80977">
            <w:pPr>
              <w:rPr>
                <w:ins w:id="958" w:author="TRIANO José" w:date="2024-09-11T11:13:00Z"/>
              </w:rPr>
            </w:pPr>
            <w:r>
              <w:t xml:space="preserve">Les véhicules sont des ressources que le TM alloue aux </w:t>
            </w:r>
            <w:r w:rsidR="00372D26">
              <w:t>missions</w:t>
            </w:r>
            <w:r>
              <w:t xml:space="preserve">. Le TM doit connaître la flotte de véhicules d’une exploitation. Ces informations sont consommées du Fleet Manager. </w:t>
            </w:r>
          </w:p>
        </w:tc>
      </w:tr>
      <w:tr w:rsidR="00FF4499" w14:paraId="656E58D7" w14:textId="77777777" w:rsidTr="00A80977">
        <w:trPr>
          <w:gridAfter w:val="1"/>
          <w:wAfter w:w="62" w:type="dxa"/>
        </w:trPr>
        <w:tc>
          <w:tcPr>
            <w:tcW w:w="1980" w:type="dxa"/>
          </w:tcPr>
          <w:p w14:paraId="0C3204F9" w14:textId="77777777" w:rsidR="0000669A" w:rsidRDefault="0000669A" w:rsidP="00A80977">
            <w:r>
              <w:t>Interfaces</w:t>
            </w:r>
          </w:p>
        </w:tc>
        <w:tc>
          <w:tcPr>
            <w:tcW w:w="7308" w:type="dxa"/>
          </w:tcPr>
          <w:p w14:paraId="75F57AA1" w14:textId="77777777" w:rsidR="0000669A" w:rsidRDefault="0000669A" w:rsidP="00A80977">
            <w:r>
              <w:t xml:space="preserve">Fleet Manager, </w:t>
            </w:r>
            <w:r w:rsidRPr="009E51E5">
              <w:t>IHM TA, BDD TD</w:t>
            </w:r>
          </w:p>
        </w:tc>
      </w:tr>
      <w:tr w:rsidR="00526C48" w14:paraId="6D3FBC14" w14:textId="77777777" w:rsidTr="00A80977">
        <w:trPr>
          <w:ins w:id="959" w:author="TRIANO José" w:date="2024-09-11T11:13:00Z"/>
        </w:trPr>
        <w:tc>
          <w:tcPr>
            <w:tcW w:w="1980" w:type="dxa"/>
          </w:tcPr>
          <w:p w14:paraId="55530EBD" w14:textId="77777777" w:rsidR="0000669A" w:rsidRDefault="0000669A" w:rsidP="00A80977">
            <w:pPr>
              <w:rPr>
                <w:ins w:id="960" w:author="TRIANO José" w:date="2024-09-11T11:13:00Z"/>
              </w:rPr>
            </w:pPr>
            <w:ins w:id="961" w:author="TRIANO José" w:date="2024-09-11T11:18:00Z">
              <w:r>
                <w:t>Inputs</w:t>
              </w:r>
            </w:ins>
          </w:p>
        </w:tc>
        <w:tc>
          <w:tcPr>
            <w:tcW w:w="7308" w:type="dxa"/>
            <w:gridSpan w:val="2"/>
          </w:tcPr>
          <w:p w14:paraId="6E69524E" w14:textId="77777777" w:rsidR="0000669A" w:rsidRPr="009E51E5" w:rsidRDefault="0000669A" w:rsidP="00A80977">
            <w:pPr>
              <w:rPr>
                <w:ins w:id="962" w:author="TRIANO José" w:date="2024-09-11T11:13:00Z"/>
              </w:rPr>
            </w:pPr>
            <w:r>
              <w:t xml:space="preserve">Nombre de véhicules, IDs, capacités d’accélération et décélération, si opérateur à bord nécessaire ou pas.  </w:t>
            </w:r>
          </w:p>
        </w:tc>
      </w:tr>
      <w:tr w:rsidR="00526C48" w14:paraId="110A21EB" w14:textId="77777777" w:rsidTr="00A80977">
        <w:trPr>
          <w:ins w:id="963" w:author="TRIANO José" w:date="2024-09-11T11:13:00Z"/>
        </w:trPr>
        <w:tc>
          <w:tcPr>
            <w:tcW w:w="1980" w:type="dxa"/>
          </w:tcPr>
          <w:p w14:paraId="3E1B8A61" w14:textId="77777777" w:rsidR="0000669A" w:rsidRDefault="0000669A" w:rsidP="00A80977">
            <w:pPr>
              <w:rPr>
                <w:ins w:id="964" w:author="TRIANO José" w:date="2024-09-11T11:13:00Z"/>
              </w:rPr>
            </w:pPr>
            <w:ins w:id="965" w:author="TRIANO José" w:date="2024-09-11T11:18:00Z">
              <w:r>
                <w:t>Outputs</w:t>
              </w:r>
            </w:ins>
          </w:p>
        </w:tc>
        <w:tc>
          <w:tcPr>
            <w:tcW w:w="7308" w:type="dxa"/>
            <w:gridSpan w:val="2"/>
          </w:tcPr>
          <w:p w14:paraId="419882C1" w14:textId="77777777" w:rsidR="0000669A" w:rsidRPr="009E51E5" w:rsidRDefault="0000669A" w:rsidP="00A80977">
            <w:pPr>
              <w:rPr>
                <w:ins w:id="966" w:author="TRIANO José" w:date="2024-09-11T11:13:00Z"/>
              </w:rPr>
            </w:pPr>
            <w:r>
              <w:t xml:space="preserve">Flotte de véhicule d’une exploitation et leurs caractéristiques. </w:t>
            </w:r>
            <w:r w:rsidRPr="009E51E5">
              <w:t xml:space="preserve"> </w:t>
            </w:r>
          </w:p>
        </w:tc>
      </w:tr>
      <w:tr w:rsidR="00526C48" w14:paraId="307A1CAB" w14:textId="77777777" w:rsidTr="00A80977">
        <w:trPr>
          <w:ins w:id="967" w:author="TRIANO José" w:date="2024-09-11T11:13:00Z"/>
        </w:trPr>
        <w:tc>
          <w:tcPr>
            <w:tcW w:w="1980" w:type="dxa"/>
          </w:tcPr>
          <w:p w14:paraId="4439FAF7" w14:textId="77777777" w:rsidR="0000669A" w:rsidRDefault="0000669A" w:rsidP="00A80977">
            <w:pPr>
              <w:rPr>
                <w:ins w:id="968" w:author="TRIANO José" w:date="2024-09-11T11:13:00Z"/>
              </w:rPr>
            </w:pPr>
            <w:ins w:id="969" w:author="TRIANO José" w:date="2024-09-11T11:19:00Z">
              <w:r>
                <w:t>Diagr</w:t>
              </w:r>
            </w:ins>
            <w:ins w:id="970" w:author="TRIANO José" w:date="2024-09-11T11:20:00Z">
              <w:r>
                <w:t>amme</w:t>
              </w:r>
            </w:ins>
            <w:r>
              <w:t xml:space="preserve"> de composants</w:t>
            </w:r>
          </w:p>
        </w:tc>
        <w:tc>
          <w:tcPr>
            <w:tcW w:w="7308" w:type="dxa"/>
            <w:gridSpan w:val="2"/>
          </w:tcPr>
          <w:p w14:paraId="7F5DBEB4" w14:textId="77777777" w:rsidR="0000669A" w:rsidRPr="00D54ADD" w:rsidRDefault="0000669A">
            <w:pPr>
              <w:jc w:val="center"/>
              <w:rPr>
                <w:ins w:id="971" w:author="TRIANO José" w:date="2024-09-11T11:13:00Z"/>
                <w:color w:val="ADADAD" w:themeColor="background2" w:themeShade="BF"/>
              </w:rPr>
              <w:pPrChange w:id="972" w:author="TRIANO José" w:date="2024-09-11T11:37:00Z">
                <w:pPr/>
              </w:pPrChange>
            </w:pPr>
            <w:r w:rsidRPr="001F647D">
              <w:rPr>
                <w:noProof/>
                <w:color w:val="ADADAD" w:themeColor="background2" w:themeShade="BF"/>
              </w:rPr>
              <w:drawing>
                <wp:inline distT="0" distB="0" distL="0" distR="0" wp14:anchorId="1CCEFF70" wp14:editId="4C2A36FD">
                  <wp:extent cx="4572235" cy="427377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235" cy="4273770"/>
                          </a:xfrm>
                          <a:prstGeom prst="rect">
                            <a:avLst/>
                          </a:prstGeom>
                        </pic:spPr>
                      </pic:pic>
                    </a:graphicData>
                  </a:graphic>
                </wp:inline>
              </w:drawing>
            </w:r>
          </w:p>
        </w:tc>
      </w:tr>
      <w:tr w:rsidR="00FF4499" w14:paraId="05511700" w14:textId="77777777" w:rsidTr="00A80977">
        <w:trPr>
          <w:gridAfter w:val="1"/>
          <w:wAfter w:w="62" w:type="dxa"/>
        </w:trPr>
        <w:tc>
          <w:tcPr>
            <w:tcW w:w="1980" w:type="dxa"/>
          </w:tcPr>
          <w:p w14:paraId="5C7FBE6B" w14:textId="77777777" w:rsidR="0000669A" w:rsidRDefault="0000669A" w:rsidP="00A80977">
            <w:r>
              <w:t>Diagramme de séquences</w:t>
            </w:r>
          </w:p>
        </w:tc>
        <w:tc>
          <w:tcPr>
            <w:tcW w:w="7308" w:type="dxa"/>
          </w:tcPr>
          <w:p w14:paraId="2BB90269" w14:textId="77777777" w:rsidR="0000669A" w:rsidRPr="003F0EF2" w:rsidRDefault="0000669A" w:rsidP="00A80977">
            <w:pPr>
              <w:pStyle w:val="Paragraphedeliste"/>
              <w:numPr>
                <w:ilvl w:val="0"/>
                <w:numId w:val="73"/>
              </w:numPr>
              <w:jc w:val="center"/>
            </w:pPr>
            <w:r>
              <w:t>Utilisateur</w:t>
            </w:r>
            <w:r w:rsidRPr="003F0EF2">
              <w:t xml:space="preserve"> IHM TA accède à l’éditeur </w:t>
            </w:r>
            <w:r>
              <w:t>des BDD Ressources « Flotte »</w:t>
            </w:r>
          </w:p>
          <w:p w14:paraId="739E536D" w14:textId="77777777" w:rsidR="0000669A" w:rsidRPr="003F0EF2" w:rsidRDefault="0000669A" w:rsidP="00A80977">
            <w:pPr>
              <w:pStyle w:val="Paragraphedeliste"/>
              <w:numPr>
                <w:ilvl w:val="0"/>
                <w:numId w:val="73"/>
              </w:numPr>
              <w:jc w:val="center"/>
            </w:pPr>
            <w:r>
              <w:t xml:space="preserve">Appel à la BDD « Flotte » du Fleet Manager. </w:t>
            </w:r>
          </w:p>
          <w:p w14:paraId="1BF38246" w14:textId="77777777" w:rsidR="0000669A" w:rsidRPr="003F0EF2" w:rsidRDefault="0000669A" w:rsidP="00A80977">
            <w:pPr>
              <w:pStyle w:val="Paragraphedeliste"/>
              <w:numPr>
                <w:ilvl w:val="0"/>
                <w:numId w:val="73"/>
              </w:numPr>
              <w:jc w:val="center"/>
            </w:pPr>
            <w:r w:rsidRPr="003F0EF2">
              <w:t>L’</w:t>
            </w:r>
            <w:r>
              <w:t>utilisateur peut choisir une Flotte parmi les existantes.</w:t>
            </w:r>
          </w:p>
          <w:p w14:paraId="67D96CB4" w14:textId="77777777" w:rsidR="0000669A" w:rsidRDefault="0000669A" w:rsidP="00A80977">
            <w:pPr>
              <w:pStyle w:val="Paragraphedeliste"/>
              <w:numPr>
                <w:ilvl w:val="0"/>
                <w:numId w:val="73"/>
              </w:numPr>
              <w:jc w:val="center"/>
              <w:rPr>
                <w:highlight w:val="cyan"/>
              </w:rPr>
            </w:pPr>
            <w:commentRangeStart w:id="973"/>
            <w:r w:rsidRPr="00640BA0">
              <w:rPr>
                <w:highlight w:val="cyan"/>
              </w:rPr>
              <w:t>Consommation</w:t>
            </w:r>
            <w:commentRangeEnd w:id="973"/>
            <w:r>
              <w:rPr>
                <w:rStyle w:val="Marquedecommentaire"/>
                <w:rFonts w:asciiTheme="minorHAnsi" w:hAnsiTheme="minorHAnsi" w:cstheme="minorBidi"/>
                <w:kern w:val="2"/>
                <w14:ligatures w14:val="standardContextual"/>
              </w:rPr>
              <w:commentReference w:id="973"/>
            </w:r>
            <w:r w:rsidRPr="00640BA0">
              <w:rPr>
                <w:highlight w:val="cyan"/>
              </w:rPr>
              <w:t xml:space="preserve"> des données du Réf Topo en temps réel ou import des données pour stockage dans le TA. </w:t>
            </w:r>
          </w:p>
          <w:p w14:paraId="1B2C14DA" w14:textId="77777777" w:rsidR="0000669A" w:rsidRPr="00521566" w:rsidRDefault="0000669A" w:rsidP="00A80977">
            <w:pPr>
              <w:pStyle w:val="Paragraphedeliste"/>
              <w:numPr>
                <w:ilvl w:val="0"/>
                <w:numId w:val="73"/>
              </w:numPr>
              <w:jc w:val="center"/>
            </w:pPr>
            <w:r w:rsidRPr="00521566">
              <w:t>Action timestampée stockée dans le TD.</w:t>
            </w:r>
          </w:p>
          <w:p w14:paraId="0528B269" w14:textId="77777777" w:rsidR="0000669A" w:rsidRPr="00424952" w:rsidRDefault="0000669A" w:rsidP="00A80977">
            <w:pPr>
              <w:pStyle w:val="Paragraphedeliste"/>
              <w:numPr>
                <w:ilvl w:val="0"/>
                <w:numId w:val="73"/>
              </w:numPr>
              <w:jc w:val="center"/>
              <w:rPr>
                <w:highlight w:val="cyan"/>
              </w:rPr>
            </w:pPr>
            <w:r w:rsidRPr="00521566">
              <w:t>Affichage d’une flotte avec les IDs véhicule et leurs attributs</w:t>
            </w:r>
            <w:r>
              <w:t xml:space="preserve">. </w:t>
            </w:r>
            <w:r w:rsidRPr="00424952">
              <w:t xml:space="preserve"> </w:t>
            </w:r>
          </w:p>
        </w:tc>
      </w:tr>
      <w:tr w:rsidR="00FF4499" w14:paraId="38C19B4D" w14:textId="77777777" w:rsidTr="00A80977">
        <w:trPr>
          <w:gridAfter w:val="1"/>
          <w:wAfter w:w="62" w:type="dxa"/>
        </w:trPr>
        <w:tc>
          <w:tcPr>
            <w:tcW w:w="1980" w:type="dxa"/>
          </w:tcPr>
          <w:p w14:paraId="09B1619A" w14:textId="4CC64B85" w:rsidR="005A758B" w:rsidRDefault="005A758B" w:rsidP="00A80977">
            <w:r>
              <w:t>Séquence</w:t>
            </w:r>
          </w:p>
        </w:tc>
        <w:tc>
          <w:tcPr>
            <w:tcW w:w="7308" w:type="dxa"/>
          </w:tcPr>
          <w:p w14:paraId="74FA1341" w14:textId="16D57614" w:rsidR="005A758B" w:rsidRPr="005A758B" w:rsidRDefault="005A758B" w:rsidP="00824DDA">
            <w:pPr>
              <w:pStyle w:val="NormalWeb"/>
            </w:pPr>
          </w:p>
        </w:tc>
      </w:tr>
    </w:tbl>
    <w:p w14:paraId="12EC1EF7" w14:textId="77777777" w:rsidR="0000669A" w:rsidRPr="009375ED" w:rsidRDefault="0000669A" w:rsidP="0000669A"/>
    <w:p w14:paraId="076C938B" w14:textId="77777777" w:rsidR="0000669A" w:rsidRDefault="0000669A" w:rsidP="0000669A">
      <w:pPr>
        <w:pStyle w:val="Titre4"/>
      </w:pPr>
      <w:bookmarkStart w:id="974" w:name="_Toc174367331"/>
      <w:bookmarkStart w:id="975" w:name="_Toc196744641"/>
      <w:r>
        <w:t>TM_TA_04</w:t>
      </w:r>
      <w:r w:rsidRPr="00862A68">
        <w:t xml:space="preserve">_01 : </w:t>
      </w:r>
      <w:r>
        <w:t>Créer, modifier, supprimer un employé</w:t>
      </w:r>
      <w:bookmarkEnd w:id="974"/>
      <w:bookmarkEnd w:id="975"/>
    </w:p>
    <w:tbl>
      <w:tblPr>
        <w:tblStyle w:val="Grilledutableau"/>
        <w:tblW w:w="0" w:type="auto"/>
        <w:tblLook w:val="04A0" w:firstRow="1" w:lastRow="0" w:firstColumn="1" w:lastColumn="0" w:noHBand="0" w:noVBand="1"/>
      </w:tblPr>
      <w:tblGrid>
        <w:gridCol w:w="1289"/>
        <w:gridCol w:w="7999"/>
      </w:tblGrid>
      <w:tr w:rsidR="00335853" w14:paraId="21A3E26B" w14:textId="77777777" w:rsidTr="001B1D23">
        <w:trPr>
          <w:ins w:id="976" w:author="TRIANO José" w:date="2024-09-11T11:13:00Z"/>
        </w:trPr>
        <w:tc>
          <w:tcPr>
            <w:tcW w:w="1918" w:type="dxa"/>
          </w:tcPr>
          <w:p w14:paraId="6B64FC9B" w14:textId="77777777" w:rsidR="0000669A" w:rsidRDefault="0000669A" w:rsidP="00A80977">
            <w:pPr>
              <w:rPr>
                <w:ins w:id="977" w:author="TRIANO José" w:date="2024-09-11T11:13:00Z"/>
              </w:rPr>
            </w:pPr>
            <w:ins w:id="978" w:author="TRIANO José" w:date="2024-09-11T11:14:00Z">
              <w:r>
                <w:t>Résultat attendu</w:t>
              </w:r>
            </w:ins>
          </w:p>
        </w:tc>
        <w:tc>
          <w:tcPr>
            <w:tcW w:w="7308" w:type="dxa"/>
          </w:tcPr>
          <w:p w14:paraId="1C3BC098" w14:textId="77777777" w:rsidR="0000669A" w:rsidRDefault="0000669A" w:rsidP="00A80977">
            <w:pPr>
              <w:rPr>
                <w:ins w:id="979" w:author="TRIANO José" w:date="2024-09-11T11:13:00Z"/>
              </w:rPr>
            </w:pPr>
            <w:r>
              <w:t xml:space="preserve">Le TM connaît la liste d’agents pouvant opérer les véhicules de l’exploitation.  </w:t>
            </w:r>
          </w:p>
        </w:tc>
      </w:tr>
      <w:tr w:rsidR="00335853" w14:paraId="082731C1" w14:textId="77777777" w:rsidTr="001B1D23">
        <w:trPr>
          <w:ins w:id="980" w:author="TRIANO José" w:date="2024-09-11T11:13:00Z"/>
        </w:trPr>
        <w:tc>
          <w:tcPr>
            <w:tcW w:w="1918" w:type="dxa"/>
          </w:tcPr>
          <w:p w14:paraId="4554735E" w14:textId="77777777" w:rsidR="0000669A" w:rsidRDefault="0000669A" w:rsidP="00A80977">
            <w:pPr>
              <w:rPr>
                <w:ins w:id="981" w:author="TRIANO José" w:date="2024-09-11T11:13:00Z"/>
              </w:rPr>
            </w:pPr>
            <w:ins w:id="982" w:author="TRIANO José" w:date="2024-09-11T11:14:00Z">
              <w:r>
                <w:t>Description</w:t>
              </w:r>
            </w:ins>
          </w:p>
        </w:tc>
        <w:tc>
          <w:tcPr>
            <w:tcW w:w="7308" w:type="dxa"/>
          </w:tcPr>
          <w:p w14:paraId="53DAB424" w14:textId="77777777" w:rsidR="0000669A" w:rsidRPr="00DE4491" w:rsidRDefault="0000669A" w:rsidP="00A80977">
            <w:pPr>
              <w:rPr>
                <w:ins w:id="983" w:author="TRIANO José" w:date="2024-09-11T11:13:00Z"/>
              </w:rPr>
            </w:pPr>
            <w:r>
              <w:t xml:space="preserve">Les agents terrain sont des ressources que le TM alloue aux véhicules si les véhicules ont l’attribut « agent accompagnateur obligatoire ». Le TM doit connaître la liste des agents d’une exploitation et leurs horaires de service afin d’allouer des agents au véhicules le précisant. La BDD « Agents » contient un calendrier pour allouer des listes d’agents à des jours spécifiques. </w:t>
            </w:r>
          </w:p>
        </w:tc>
      </w:tr>
      <w:tr w:rsidR="000C28DF" w14:paraId="2FC3863A" w14:textId="77777777" w:rsidTr="001B1D23">
        <w:tc>
          <w:tcPr>
            <w:tcW w:w="1918" w:type="dxa"/>
          </w:tcPr>
          <w:p w14:paraId="3EF64AAC" w14:textId="77777777" w:rsidR="001B1D23" w:rsidRDefault="001B1D23" w:rsidP="001B1D23">
            <w:r>
              <w:t>Interfaces</w:t>
            </w:r>
          </w:p>
        </w:tc>
        <w:tc>
          <w:tcPr>
            <w:tcW w:w="7308" w:type="dxa"/>
          </w:tcPr>
          <w:p w14:paraId="099B8ED7" w14:textId="0A5DE0A4" w:rsidR="001B1D23" w:rsidRDefault="001B1D23" w:rsidP="001B1D23">
            <w:r w:rsidRPr="009E51E5">
              <w:t>IHM TA, BDD TD</w:t>
            </w:r>
          </w:p>
        </w:tc>
      </w:tr>
      <w:tr w:rsidR="0038701C" w14:paraId="71CC029F" w14:textId="77777777" w:rsidTr="001B1D23">
        <w:trPr>
          <w:ins w:id="984" w:author="TRIANO José" w:date="2024-09-11T11:13:00Z"/>
        </w:trPr>
        <w:tc>
          <w:tcPr>
            <w:tcW w:w="1918" w:type="dxa"/>
          </w:tcPr>
          <w:p w14:paraId="7B013AC7" w14:textId="77777777" w:rsidR="001B1D23" w:rsidRDefault="001B1D23" w:rsidP="001B1D23">
            <w:pPr>
              <w:rPr>
                <w:ins w:id="985" w:author="TRIANO José" w:date="2024-09-11T11:13:00Z"/>
              </w:rPr>
            </w:pPr>
            <w:ins w:id="986" w:author="TRIANO José" w:date="2024-09-11T11:18:00Z">
              <w:r>
                <w:t>Inputs</w:t>
              </w:r>
            </w:ins>
          </w:p>
        </w:tc>
        <w:tc>
          <w:tcPr>
            <w:tcW w:w="7370" w:type="dxa"/>
          </w:tcPr>
          <w:p w14:paraId="7938F114" w14:textId="31B5730A" w:rsidR="001B1D23" w:rsidRPr="009E51E5" w:rsidRDefault="001B1D23" w:rsidP="001B1D23">
            <w:pPr>
              <w:rPr>
                <w:ins w:id="987" w:author="TRIANO José" w:date="2024-09-11T11:13:00Z"/>
              </w:rPr>
            </w:pPr>
            <w:r>
              <w:t xml:space="preserve">ID d’employés, </w:t>
            </w:r>
            <w:r w:rsidR="00BC46B2">
              <w:t xml:space="preserve">droits </w:t>
            </w:r>
          </w:p>
        </w:tc>
      </w:tr>
      <w:tr w:rsidR="0038701C" w14:paraId="482DE63E" w14:textId="77777777" w:rsidTr="001B1D23">
        <w:trPr>
          <w:ins w:id="988" w:author="TRIANO José" w:date="2024-09-11T11:13:00Z"/>
        </w:trPr>
        <w:tc>
          <w:tcPr>
            <w:tcW w:w="1918" w:type="dxa"/>
          </w:tcPr>
          <w:p w14:paraId="582B152A" w14:textId="77777777" w:rsidR="001B1D23" w:rsidRDefault="001B1D23" w:rsidP="001B1D23">
            <w:pPr>
              <w:rPr>
                <w:ins w:id="989" w:author="TRIANO José" w:date="2024-09-11T11:13:00Z"/>
              </w:rPr>
            </w:pPr>
            <w:ins w:id="990" w:author="TRIANO José" w:date="2024-09-11T11:18:00Z">
              <w:r>
                <w:t>Outputs</w:t>
              </w:r>
            </w:ins>
          </w:p>
        </w:tc>
        <w:tc>
          <w:tcPr>
            <w:tcW w:w="7370" w:type="dxa"/>
          </w:tcPr>
          <w:p w14:paraId="07D7D5E9" w14:textId="77777777" w:rsidR="001B1D23" w:rsidRPr="009E51E5" w:rsidRDefault="001B1D23" w:rsidP="001B1D23">
            <w:pPr>
              <w:rPr>
                <w:ins w:id="991" w:author="TRIANO José" w:date="2024-09-11T11:13:00Z"/>
              </w:rPr>
            </w:pPr>
            <w:r>
              <w:t xml:space="preserve">Liste d’agents d’une exploitation, leurs habilitations et horaires de service sur un calendrier.  </w:t>
            </w:r>
            <w:r w:rsidRPr="009E51E5">
              <w:t xml:space="preserve"> </w:t>
            </w:r>
          </w:p>
        </w:tc>
      </w:tr>
      <w:tr w:rsidR="0038701C" w14:paraId="63C5A9AA" w14:textId="77777777" w:rsidTr="001B1D23">
        <w:trPr>
          <w:ins w:id="992" w:author="TRIANO José" w:date="2024-09-11T11:13:00Z"/>
        </w:trPr>
        <w:tc>
          <w:tcPr>
            <w:tcW w:w="1918" w:type="dxa"/>
          </w:tcPr>
          <w:p w14:paraId="792FD26E" w14:textId="77777777" w:rsidR="001B1D23" w:rsidRDefault="001B1D23" w:rsidP="001B1D23">
            <w:pPr>
              <w:rPr>
                <w:ins w:id="993" w:author="TRIANO José" w:date="2024-09-11T11:13:00Z"/>
              </w:rPr>
            </w:pPr>
            <w:ins w:id="994" w:author="TRIANO José" w:date="2024-09-11T11:19:00Z">
              <w:r>
                <w:t>Diagr</w:t>
              </w:r>
            </w:ins>
            <w:ins w:id="995" w:author="TRIANO José" w:date="2024-09-11T11:20:00Z">
              <w:r>
                <w:t>amme</w:t>
              </w:r>
            </w:ins>
            <w:r>
              <w:t xml:space="preserve"> de composants</w:t>
            </w:r>
          </w:p>
        </w:tc>
        <w:tc>
          <w:tcPr>
            <w:tcW w:w="7370" w:type="dxa"/>
          </w:tcPr>
          <w:p w14:paraId="3AA8BCDF" w14:textId="77777777" w:rsidR="001B1D23" w:rsidRPr="00D54ADD" w:rsidRDefault="001B1D23">
            <w:pPr>
              <w:jc w:val="center"/>
              <w:rPr>
                <w:ins w:id="996" w:author="TRIANO José" w:date="2024-09-11T11:13:00Z"/>
                <w:color w:val="ADADAD" w:themeColor="background2" w:themeShade="BF"/>
              </w:rPr>
              <w:pPrChange w:id="997" w:author="TRIANO José" w:date="2024-09-11T11:37:00Z">
                <w:pPr/>
              </w:pPrChange>
            </w:pPr>
            <w:r w:rsidRPr="00862B9A">
              <w:rPr>
                <w:noProof/>
                <w:color w:val="ADADAD" w:themeColor="background2" w:themeShade="BF"/>
              </w:rPr>
              <w:drawing>
                <wp:inline distT="0" distB="0" distL="0" distR="0" wp14:anchorId="0A8C76CF" wp14:editId="49B69015">
                  <wp:extent cx="4540483" cy="4216617"/>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0483" cy="4216617"/>
                          </a:xfrm>
                          <a:prstGeom prst="rect">
                            <a:avLst/>
                          </a:prstGeom>
                        </pic:spPr>
                      </pic:pic>
                    </a:graphicData>
                  </a:graphic>
                </wp:inline>
              </w:drawing>
            </w:r>
          </w:p>
        </w:tc>
      </w:tr>
      <w:tr w:rsidR="000C28DF" w14:paraId="42CF1114" w14:textId="77777777" w:rsidTr="001B1D23">
        <w:tc>
          <w:tcPr>
            <w:tcW w:w="1918" w:type="dxa"/>
          </w:tcPr>
          <w:p w14:paraId="3FE2BB47" w14:textId="77777777" w:rsidR="001B1D23" w:rsidRDefault="001B1D23" w:rsidP="001B1D23">
            <w:r>
              <w:t>Diagramme de séquences</w:t>
            </w:r>
          </w:p>
        </w:tc>
        <w:tc>
          <w:tcPr>
            <w:tcW w:w="7308" w:type="dxa"/>
          </w:tcPr>
          <w:p w14:paraId="78377B51" w14:textId="77777777" w:rsidR="001B1D23" w:rsidRPr="003F0EF2" w:rsidRDefault="001B1D23" w:rsidP="001B1D23">
            <w:pPr>
              <w:pStyle w:val="Paragraphedeliste"/>
              <w:numPr>
                <w:ilvl w:val="0"/>
                <w:numId w:val="74"/>
              </w:numPr>
              <w:jc w:val="center"/>
            </w:pPr>
            <w:r>
              <w:t>Utilisateur</w:t>
            </w:r>
            <w:r w:rsidRPr="003F0EF2">
              <w:t xml:space="preserve"> IHM TA accède à l’éditeur </w:t>
            </w:r>
            <w:r>
              <w:t>des BDD Ressources « Agents »</w:t>
            </w:r>
          </w:p>
          <w:p w14:paraId="0382BB2E" w14:textId="77777777" w:rsidR="001B1D23" w:rsidRDefault="001B1D23" w:rsidP="001B1D23">
            <w:pPr>
              <w:pStyle w:val="Paragraphedeliste"/>
              <w:numPr>
                <w:ilvl w:val="0"/>
                <w:numId w:val="74"/>
              </w:numPr>
              <w:jc w:val="center"/>
            </w:pPr>
            <w:r>
              <w:t xml:space="preserve">Utilisateur édite une liste. </w:t>
            </w:r>
          </w:p>
          <w:p w14:paraId="495384CA" w14:textId="77777777" w:rsidR="001B1D23" w:rsidRDefault="001B1D23" w:rsidP="001B1D23">
            <w:pPr>
              <w:pStyle w:val="Paragraphedeliste"/>
              <w:numPr>
                <w:ilvl w:val="0"/>
                <w:numId w:val="74"/>
              </w:numPr>
              <w:jc w:val="center"/>
            </w:pPr>
            <w:r>
              <w:t>Utilisateur enregistre la liste avec un ID.</w:t>
            </w:r>
          </w:p>
          <w:p w14:paraId="241A1240" w14:textId="77777777" w:rsidR="001B1D23" w:rsidRDefault="001B1D23" w:rsidP="001B1D23">
            <w:pPr>
              <w:pStyle w:val="Paragraphedeliste"/>
              <w:numPr>
                <w:ilvl w:val="0"/>
                <w:numId w:val="74"/>
              </w:numPr>
              <w:jc w:val="center"/>
            </w:pPr>
            <w:r>
              <w:t>Une bibliothèque de listes d’agents est créée.</w:t>
            </w:r>
          </w:p>
          <w:p w14:paraId="173AE510" w14:textId="77777777" w:rsidR="001B1D23" w:rsidRDefault="001B1D23" w:rsidP="001B1D23">
            <w:pPr>
              <w:pStyle w:val="Paragraphedeliste"/>
              <w:numPr>
                <w:ilvl w:val="0"/>
                <w:numId w:val="74"/>
              </w:numPr>
              <w:jc w:val="center"/>
            </w:pPr>
            <w:r>
              <w:t>Les listes d’agents peuvent être alloués à des jours d’un calendrier.</w:t>
            </w:r>
          </w:p>
          <w:p w14:paraId="4972590D" w14:textId="77777777" w:rsidR="001B1D23" w:rsidRPr="00E0059F" w:rsidRDefault="001B1D23" w:rsidP="001B1D23">
            <w:pPr>
              <w:pStyle w:val="Paragraphedeliste"/>
              <w:numPr>
                <w:ilvl w:val="0"/>
                <w:numId w:val="74"/>
              </w:numPr>
              <w:jc w:val="center"/>
            </w:pPr>
            <w:r>
              <w:t>Les actions « enregistrement de liste d’agent » et allocation à un jour du calendrier sont timestampées dans le TD.</w:t>
            </w:r>
          </w:p>
        </w:tc>
      </w:tr>
      <w:tr w:rsidR="000C28DF" w14:paraId="41ED029A" w14:textId="77777777" w:rsidTr="001B1D23">
        <w:tc>
          <w:tcPr>
            <w:tcW w:w="1918" w:type="dxa"/>
          </w:tcPr>
          <w:p w14:paraId="47DE7A79" w14:textId="32EF7FE5" w:rsidR="00BC46B2" w:rsidRDefault="00BC46B2" w:rsidP="001B1D23">
            <w:r>
              <w:t>Séquence</w:t>
            </w:r>
          </w:p>
        </w:tc>
        <w:tc>
          <w:tcPr>
            <w:tcW w:w="7308" w:type="dxa"/>
          </w:tcPr>
          <w:p w14:paraId="3D0D4A6D" w14:textId="06AAB348" w:rsidR="00BC46B2" w:rsidRPr="00BC46B2" w:rsidRDefault="00B54E4E" w:rsidP="00B54E4E">
            <w:pPr>
              <w:pStyle w:val="NormalWeb"/>
            </w:pPr>
            <w:r>
              <w:rPr>
                <w:noProof/>
              </w:rPr>
              <w:drawing>
                <wp:inline distT="0" distB="0" distL="0" distR="0" wp14:anchorId="4BC453F6" wp14:editId="1B1B932D">
                  <wp:extent cx="4985597" cy="1317982"/>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09866" cy="1324398"/>
                          </a:xfrm>
                          <a:prstGeom prst="rect">
                            <a:avLst/>
                          </a:prstGeom>
                          <a:noFill/>
                          <a:ln>
                            <a:noFill/>
                          </a:ln>
                        </pic:spPr>
                      </pic:pic>
                    </a:graphicData>
                  </a:graphic>
                </wp:inline>
              </w:drawing>
            </w:r>
          </w:p>
        </w:tc>
      </w:tr>
    </w:tbl>
    <w:p w14:paraId="7D9453C1" w14:textId="0C5AD0B2" w:rsidR="000565AA" w:rsidRPr="000565AA" w:rsidDel="000565AA" w:rsidRDefault="000565AA" w:rsidP="00C82597">
      <w:pPr>
        <w:jc w:val="both"/>
        <w:rPr>
          <w:del w:id="998" w:author="MAILIER Maxime" w:date="2024-08-14T15:35:00Z"/>
        </w:rPr>
      </w:pPr>
      <w:bookmarkStart w:id="999" w:name="_Toc175057622"/>
      <w:bookmarkStart w:id="1000" w:name="_Toc175148227"/>
      <w:bookmarkStart w:id="1001" w:name="_Toc175154382"/>
      <w:bookmarkStart w:id="1002" w:name="_Toc175326431"/>
      <w:bookmarkStart w:id="1003" w:name="_Toc175927937"/>
      <w:bookmarkStart w:id="1004" w:name="_Toc175930239"/>
      <w:bookmarkStart w:id="1005" w:name="_Toc177652406"/>
      <w:bookmarkStart w:id="1006" w:name="_Toc177655977"/>
      <w:bookmarkStart w:id="1007" w:name="_Toc178859765"/>
      <w:bookmarkStart w:id="1008" w:name="_Toc178859973"/>
      <w:bookmarkStart w:id="1009" w:name="_Toc185856533"/>
      <w:bookmarkStart w:id="1010" w:name="_Toc185861426"/>
      <w:bookmarkStart w:id="1011" w:name="_Toc185862359"/>
      <w:bookmarkStart w:id="1012" w:name="_Toc185862567"/>
      <w:bookmarkStart w:id="1013" w:name="_Toc185863573"/>
      <w:bookmarkStart w:id="1014" w:name="_Toc185863784"/>
      <w:bookmarkStart w:id="1015" w:name="_Toc185863994"/>
      <w:bookmarkStart w:id="1016" w:name="_Toc185864851"/>
      <w:bookmarkStart w:id="1017" w:name="_Toc185865045"/>
      <w:bookmarkStart w:id="1018" w:name="_Toc185867175"/>
      <w:bookmarkStart w:id="1019" w:name="_Toc185867367"/>
      <w:bookmarkStart w:id="1020" w:name="_Toc185867600"/>
      <w:bookmarkStart w:id="1021" w:name="_Toc185867792"/>
      <w:bookmarkStart w:id="1022" w:name="_Toc185867985"/>
      <w:bookmarkStart w:id="1023" w:name="_Toc185868177"/>
      <w:bookmarkStart w:id="1024" w:name="_Toc185868370"/>
      <w:bookmarkStart w:id="1025" w:name="_Toc185868955"/>
      <w:bookmarkStart w:id="1026" w:name="_Toc185920756"/>
      <w:bookmarkStart w:id="1027" w:name="_Toc185920947"/>
      <w:bookmarkStart w:id="1028" w:name="_Toc185921231"/>
      <w:bookmarkStart w:id="1029" w:name="_Toc196744449"/>
      <w:bookmarkStart w:id="1030" w:name="_Toc196744642"/>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p>
    <w:p w14:paraId="710E698C" w14:textId="57BB3A03" w:rsidR="001A2E6E" w:rsidRDefault="00295F35" w:rsidP="00C82597">
      <w:pPr>
        <w:pStyle w:val="Titre3"/>
        <w:keepNext w:val="0"/>
      </w:pPr>
      <w:bookmarkStart w:id="1031" w:name="_Toc174367332"/>
      <w:bookmarkStart w:id="1032" w:name="_Toc196744643"/>
      <w:r>
        <w:t>TM_TA_0</w:t>
      </w:r>
      <w:r w:rsidR="001A2E6E">
        <w:t xml:space="preserve">5 : </w:t>
      </w:r>
      <w:r w:rsidR="001A2E6E" w:rsidRPr="001A2E6E">
        <w:t xml:space="preserve">Gérer </w:t>
      </w:r>
      <w:bookmarkEnd w:id="1031"/>
      <w:r w:rsidR="00506401">
        <w:t>les Référentiels Horaires en phases « d’étude » et en phase « d’exploitation »</w:t>
      </w:r>
      <w:bookmarkEnd w:id="1032"/>
      <w:r w:rsidR="00506401">
        <w:t xml:space="preserve"> </w:t>
      </w:r>
    </w:p>
    <w:p w14:paraId="2E17D569" w14:textId="55E9092A" w:rsidR="00121A15" w:rsidRPr="00121A15" w:rsidRDefault="00121A15" w:rsidP="0044237D">
      <w:pPr>
        <w:jc w:val="both"/>
        <w:rPr>
          <w:i/>
          <w:iCs/>
          <w:u w:val="single"/>
        </w:rPr>
      </w:pPr>
      <w:r w:rsidRPr="00121A15">
        <w:rPr>
          <w:i/>
          <w:iCs/>
          <w:u w:val="single"/>
        </w:rPr>
        <w:t>Introduction : La phase d’étude et la phase d’exploitation.</w:t>
      </w:r>
    </w:p>
    <w:p w14:paraId="1623E37B" w14:textId="6362DD35" w:rsidR="009B292A" w:rsidRDefault="009B292A" w:rsidP="0044237D">
      <w:pPr>
        <w:jc w:val="both"/>
      </w:pPr>
      <w:r>
        <w:t xml:space="preserve">La </w:t>
      </w:r>
      <w:r w:rsidRPr="00121A15">
        <w:rPr>
          <w:b/>
          <w:bCs/>
        </w:rPr>
        <w:t xml:space="preserve">phase </w:t>
      </w:r>
      <w:r w:rsidR="0044237D" w:rsidRPr="00121A15">
        <w:rPr>
          <w:b/>
          <w:bCs/>
        </w:rPr>
        <w:t>d’étude</w:t>
      </w:r>
      <w:r w:rsidR="0044237D">
        <w:t xml:space="preserve"> est une phase </w:t>
      </w:r>
      <w:r>
        <w:t>pré-exploitation</w:t>
      </w:r>
      <w:r w:rsidR="0044237D">
        <w:t xml:space="preserve"> qui</w:t>
      </w:r>
      <w:r>
        <w:t xml:space="preserve"> permet de dimensionner le nombre de plateformes </w:t>
      </w:r>
      <w:r w:rsidR="003B0ACF">
        <w:t xml:space="preserve">de croisements, nombre de points d’arrêt commerciaux et techniques, la taille de la flotte et les niveaux de services de transport qui pourront être </w:t>
      </w:r>
      <w:r w:rsidR="00CA4A20">
        <w:t xml:space="preserve">offert dans un projet d’exploitation d’une ligne ferroviaire avec la solution Ferromobile. </w:t>
      </w:r>
    </w:p>
    <w:p w14:paraId="4451D72A" w14:textId="03E10D57" w:rsidR="006F091B" w:rsidRDefault="006F091B" w:rsidP="0044237D">
      <w:pPr>
        <w:jc w:val="both"/>
      </w:pPr>
      <w:r>
        <w:t xml:space="preserve">Dans cette phase il n’y a pas une notion de TR. </w:t>
      </w:r>
    </w:p>
    <w:p w14:paraId="6EE81833" w14:textId="2680E855" w:rsidR="00B042EF" w:rsidRDefault="0044237D" w:rsidP="0044237D">
      <w:pPr>
        <w:jc w:val="both"/>
      </w:pPr>
      <w:r>
        <w:t xml:space="preserve">L’objectif de cette phase est de dimensionner une ligne, l’objectif final n’est pas de créer un Référentiel Horaire.  </w:t>
      </w:r>
    </w:p>
    <w:p w14:paraId="5515E8CD" w14:textId="2B6E5E65" w:rsidR="00121A15" w:rsidRDefault="00121A15" w:rsidP="0044237D">
      <w:pPr>
        <w:jc w:val="both"/>
      </w:pPr>
      <w:r>
        <w:t xml:space="preserve">La </w:t>
      </w:r>
      <w:r w:rsidRPr="00121A15">
        <w:rPr>
          <w:b/>
          <w:bCs/>
        </w:rPr>
        <w:t>phase d’exploitation</w:t>
      </w:r>
      <w:r>
        <w:t xml:space="preserve"> a pour objectif de créer un Référentiel Horaire exploitable sur une </w:t>
      </w:r>
      <w:r w:rsidR="006F091B">
        <w:t xml:space="preserve">ligne afin d’offrir un service de transport. </w:t>
      </w:r>
    </w:p>
    <w:p w14:paraId="4FADF083" w14:textId="4C290A1E" w:rsidR="006F091B" w:rsidRDefault="006F091B" w:rsidP="0044237D">
      <w:pPr>
        <w:jc w:val="both"/>
      </w:pPr>
      <w:r>
        <w:t>Cette phase permet au backend du TR d’opérer la ligne</w:t>
      </w:r>
      <w:r w:rsidR="008D3049">
        <w:t xml:space="preserve"> et communiquer avec des véhicules réels. </w:t>
      </w:r>
    </w:p>
    <w:p w14:paraId="78092A8B" w14:textId="12B0682F" w:rsidR="008D3049" w:rsidRPr="00966F9C" w:rsidRDefault="00966F9C" w:rsidP="0044237D">
      <w:pPr>
        <w:jc w:val="both"/>
        <w:rPr>
          <w:u w:val="single"/>
        </w:rPr>
      </w:pPr>
      <w:r w:rsidRPr="00966F9C">
        <w:rPr>
          <w:u w:val="single"/>
        </w:rPr>
        <w:t xml:space="preserve">Séquences pour travailler sur un Référentiel Horaire en phase étude ou en phase d’exploitation : </w:t>
      </w:r>
    </w:p>
    <w:tbl>
      <w:tblPr>
        <w:tblStyle w:val="Grilledutableau"/>
        <w:tblW w:w="0" w:type="auto"/>
        <w:jc w:val="center"/>
        <w:tblLook w:val="04A0" w:firstRow="1" w:lastRow="0" w:firstColumn="1" w:lastColumn="0" w:noHBand="0" w:noVBand="1"/>
      </w:tblPr>
      <w:tblGrid>
        <w:gridCol w:w="3096"/>
        <w:gridCol w:w="3096"/>
        <w:gridCol w:w="3096"/>
      </w:tblGrid>
      <w:tr w:rsidR="00C502BE" w14:paraId="75229D01" w14:textId="77777777" w:rsidTr="00292AF7">
        <w:trPr>
          <w:jc w:val="center"/>
        </w:trPr>
        <w:tc>
          <w:tcPr>
            <w:tcW w:w="3096" w:type="dxa"/>
          </w:tcPr>
          <w:p w14:paraId="741B8BF8" w14:textId="13514541" w:rsidR="00C502BE" w:rsidRPr="00C502BE" w:rsidRDefault="00C502BE" w:rsidP="00C502BE">
            <w:pPr>
              <w:jc w:val="right"/>
              <w:rPr>
                <w:i/>
                <w:iCs/>
              </w:rPr>
            </w:pPr>
            <w:r w:rsidRPr="00C502BE">
              <w:rPr>
                <w:i/>
                <w:iCs/>
              </w:rPr>
              <w:t>Phases</w:t>
            </w:r>
          </w:p>
        </w:tc>
        <w:tc>
          <w:tcPr>
            <w:tcW w:w="3096" w:type="dxa"/>
          </w:tcPr>
          <w:p w14:paraId="5FD5A15A" w14:textId="6B039D82" w:rsidR="00C502BE" w:rsidRPr="00C502BE" w:rsidRDefault="00C502BE" w:rsidP="00C502BE">
            <w:pPr>
              <w:jc w:val="center"/>
              <w:rPr>
                <w:b/>
                <w:bCs/>
              </w:rPr>
            </w:pPr>
            <w:r w:rsidRPr="00C502BE">
              <w:rPr>
                <w:b/>
                <w:bCs/>
              </w:rPr>
              <w:t>Etude</w:t>
            </w:r>
          </w:p>
        </w:tc>
        <w:tc>
          <w:tcPr>
            <w:tcW w:w="3096" w:type="dxa"/>
          </w:tcPr>
          <w:p w14:paraId="219BE811" w14:textId="62818CA6" w:rsidR="00C502BE" w:rsidRPr="00C502BE" w:rsidRDefault="00C502BE" w:rsidP="00C502BE">
            <w:pPr>
              <w:jc w:val="center"/>
              <w:rPr>
                <w:b/>
                <w:bCs/>
              </w:rPr>
            </w:pPr>
            <w:r w:rsidRPr="00C502BE">
              <w:rPr>
                <w:b/>
                <w:bCs/>
              </w:rPr>
              <w:t>Exploitation</w:t>
            </w:r>
          </w:p>
        </w:tc>
      </w:tr>
      <w:tr w:rsidR="00C502BE" w14:paraId="65CF6D17" w14:textId="77777777" w:rsidTr="00292AF7">
        <w:trPr>
          <w:jc w:val="center"/>
        </w:trPr>
        <w:tc>
          <w:tcPr>
            <w:tcW w:w="3096" w:type="dxa"/>
          </w:tcPr>
          <w:p w14:paraId="4BEE1E7B" w14:textId="38E6F3F2" w:rsidR="00C502BE" w:rsidRDefault="00C502BE" w:rsidP="00276BD1">
            <w:r>
              <w:t>Ouvrir un projet de planification</w:t>
            </w:r>
          </w:p>
        </w:tc>
        <w:tc>
          <w:tcPr>
            <w:tcW w:w="3096" w:type="dxa"/>
          </w:tcPr>
          <w:p w14:paraId="09143CEA" w14:textId="087B96CA" w:rsidR="00C502BE" w:rsidRPr="00063063" w:rsidRDefault="00063063" w:rsidP="00063063">
            <w:pPr>
              <w:jc w:val="center"/>
              <w:rPr>
                <w:b/>
                <w:bCs/>
                <w:color w:val="45B0E1" w:themeColor="accent1" w:themeTint="99"/>
              </w:rPr>
            </w:pPr>
            <w:r w:rsidRPr="00063063">
              <w:rPr>
                <w:b/>
                <w:bCs/>
                <w:color w:val="45B0E1" w:themeColor="accent1" w:themeTint="99"/>
              </w:rPr>
              <w:t>X</w:t>
            </w:r>
          </w:p>
        </w:tc>
        <w:tc>
          <w:tcPr>
            <w:tcW w:w="3096" w:type="dxa"/>
          </w:tcPr>
          <w:p w14:paraId="68718385" w14:textId="52B4A6AB" w:rsidR="002530EE" w:rsidRPr="00063063" w:rsidRDefault="002530EE" w:rsidP="002530EE">
            <w:pPr>
              <w:jc w:val="center"/>
              <w:rPr>
                <w:b/>
                <w:bCs/>
                <w:color w:val="45B0E1" w:themeColor="accent1" w:themeTint="99"/>
              </w:rPr>
            </w:pPr>
            <w:r>
              <w:rPr>
                <w:b/>
                <w:bCs/>
                <w:color w:val="45B0E1" w:themeColor="accent1" w:themeTint="99"/>
              </w:rPr>
              <w:t>X</w:t>
            </w:r>
          </w:p>
        </w:tc>
      </w:tr>
      <w:tr w:rsidR="00C502BE" w14:paraId="37C690FD" w14:textId="77777777" w:rsidTr="00292AF7">
        <w:trPr>
          <w:jc w:val="center"/>
        </w:trPr>
        <w:tc>
          <w:tcPr>
            <w:tcW w:w="3096" w:type="dxa"/>
          </w:tcPr>
          <w:p w14:paraId="6198FB26" w14:textId="5A8A8218" w:rsidR="00C502BE" w:rsidRDefault="00516C02" w:rsidP="00276BD1">
            <w:r>
              <w:t xml:space="preserve">Importer la liste des </w:t>
            </w:r>
            <w:r w:rsidR="001F6EE4">
              <w:t>mission</w:t>
            </w:r>
            <w:r>
              <w:t>s</w:t>
            </w:r>
          </w:p>
        </w:tc>
        <w:tc>
          <w:tcPr>
            <w:tcW w:w="3096" w:type="dxa"/>
          </w:tcPr>
          <w:p w14:paraId="44E7BAF2" w14:textId="329823D5" w:rsidR="00C502BE" w:rsidRPr="00063063" w:rsidRDefault="002530EE" w:rsidP="00063063">
            <w:pPr>
              <w:jc w:val="center"/>
              <w:rPr>
                <w:b/>
                <w:bCs/>
                <w:color w:val="45B0E1" w:themeColor="accent1" w:themeTint="99"/>
              </w:rPr>
            </w:pPr>
            <w:r>
              <w:rPr>
                <w:b/>
                <w:bCs/>
                <w:color w:val="45B0E1" w:themeColor="accent1" w:themeTint="99"/>
              </w:rPr>
              <w:t>X</w:t>
            </w:r>
          </w:p>
        </w:tc>
        <w:tc>
          <w:tcPr>
            <w:tcW w:w="3096" w:type="dxa"/>
          </w:tcPr>
          <w:p w14:paraId="08FB9D1A" w14:textId="776AE03C" w:rsidR="00C502BE" w:rsidRPr="00063063" w:rsidRDefault="002530EE" w:rsidP="00063063">
            <w:pPr>
              <w:jc w:val="center"/>
              <w:rPr>
                <w:b/>
                <w:bCs/>
                <w:color w:val="45B0E1" w:themeColor="accent1" w:themeTint="99"/>
              </w:rPr>
            </w:pPr>
            <w:r>
              <w:rPr>
                <w:b/>
                <w:bCs/>
                <w:color w:val="45B0E1" w:themeColor="accent1" w:themeTint="99"/>
              </w:rPr>
              <w:t>X</w:t>
            </w:r>
          </w:p>
        </w:tc>
      </w:tr>
      <w:tr w:rsidR="00C502BE" w14:paraId="0E2652FB" w14:textId="77777777" w:rsidTr="00292AF7">
        <w:trPr>
          <w:jc w:val="center"/>
        </w:trPr>
        <w:tc>
          <w:tcPr>
            <w:tcW w:w="3096" w:type="dxa"/>
          </w:tcPr>
          <w:p w14:paraId="57B509A2" w14:textId="12489405" w:rsidR="00C502BE" w:rsidRDefault="00516C02" w:rsidP="00276BD1">
            <w:r>
              <w:t>Importer la table de compatibilités</w:t>
            </w:r>
          </w:p>
        </w:tc>
        <w:tc>
          <w:tcPr>
            <w:tcW w:w="3096" w:type="dxa"/>
          </w:tcPr>
          <w:p w14:paraId="573F6FE1" w14:textId="77777777" w:rsidR="00C502BE" w:rsidRPr="00063063" w:rsidRDefault="00C502BE" w:rsidP="00063063">
            <w:pPr>
              <w:jc w:val="center"/>
              <w:rPr>
                <w:b/>
                <w:bCs/>
                <w:color w:val="45B0E1" w:themeColor="accent1" w:themeTint="99"/>
              </w:rPr>
            </w:pPr>
          </w:p>
        </w:tc>
        <w:tc>
          <w:tcPr>
            <w:tcW w:w="3096" w:type="dxa"/>
          </w:tcPr>
          <w:p w14:paraId="37B3F763" w14:textId="5A295023" w:rsidR="00C502BE" w:rsidRPr="00063063" w:rsidRDefault="002530EE" w:rsidP="00063063">
            <w:pPr>
              <w:jc w:val="center"/>
              <w:rPr>
                <w:b/>
                <w:bCs/>
                <w:color w:val="45B0E1" w:themeColor="accent1" w:themeTint="99"/>
              </w:rPr>
            </w:pPr>
            <w:r>
              <w:rPr>
                <w:b/>
                <w:bCs/>
                <w:color w:val="45B0E1" w:themeColor="accent1" w:themeTint="99"/>
              </w:rPr>
              <w:t>X</w:t>
            </w:r>
          </w:p>
        </w:tc>
      </w:tr>
      <w:tr w:rsidR="00C502BE" w14:paraId="77A1BB68" w14:textId="77777777" w:rsidTr="00292AF7">
        <w:trPr>
          <w:jc w:val="center"/>
        </w:trPr>
        <w:tc>
          <w:tcPr>
            <w:tcW w:w="3096" w:type="dxa"/>
          </w:tcPr>
          <w:p w14:paraId="6F4A1BA1" w14:textId="21BF7429" w:rsidR="00C502BE" w:rsidRDefault="004A6E7F" w:rsidP="00276BD1">
            <w:r>
              <w:t>Importer la liste de sillons</w:t>
            </w:r>
          </w:p>
        </w:tc>
        <w:tc>
          <w:tcPr>
            <w:tcW w:w="3096" w:type="dxa"/>
          </w:tcPr>
          <w:p w14:paraId="0912F564" w14:textId="77777777" w:rsidR="00C502BE" w:rsidRPr="00063063" w:rsidRDefault="00C502BE" w:rsidP="00063063">
            <w:pPr>
              <w:jc w:val="center"/>
              <w:rPr>
                <w:b/>
                <w:bCs/>
                <w:color w:val="45B0E1" w:themeColor="accent1" w:themeTint="99"/>
              </w:rPr>
            </w:pPr>
          </w:p>
        </w:tc>
        <w:tc>
          <w:tcPr>
            <w:tcW w:w="3096" w:type="dxa"/>
          </w:tcPr>
          <w:p w14:paraId="375CA138" w14:textId="7DF42FBE" w:rsidR="00C502BE" w:rsidRPr="00063063" w:rsidRDefault="002530EE" w:rsidP="00063063">
            <w:pPr>
              <w:jc w:val="center"/>
              <w:rPr>
                <w:b/>
                <w:bCs/>
                <w:color w:val="45B0E1" w:themeColor="accent1" w:themeTint="99"/>
              </w:rPr>
            </w:pPr>
            <w:r>
              <w:rPr>
                <w:b/>
                <w:bCs/>
                <w:color w:val="45B0E1" w:themeColor="accent1" w:themeTint="99"/>
              </w:rPr>
              <w:t>X</w:t>
            </w:r>
          </w:p>
        </w:tc>
      </w:tr>
      <w:tr w:rsidR="00C502BE" w14:paraId="4536F911" w14:textId="77777777" w:rsidTr="00292AF7">
        <w:trPr>
          <w:jc w:val="center"/>
        </w:trPr>
        <w:tc>
          <w:tcPr>
            <w:tcW w:w="3096" w:type="dxa"/>
          </w:tcPr>
          <w:p w14:paraId="129F6B5C" w14:textId="21794E3E" w:rsidR="00C502BE" w:rsidRDefault="004A6E7F" w:rsidP="00276BD1">
            <w:r>
              <w:t>Définir les temps d’arrêt minimums</w:t>
            </w:r>
          </w:p>
        </w:tc>
        <w:tc>
          <w:tcPr>
            <w:tcW w:w="3096" w:type="dxa"/>
          </w:tcPr>
          <w:p w14:paraId="08E67587" w14:textId="74DC1A41" w:rsidR="00C502BE" w:rsidRPr="00063063" w:rsidRDefault="002530EE" w:rsidP="00063063">
            <w:pPr>
              <w:jc w:val="center"/>
              <w:rPr>
                <w:b/>
                <w:bCs/>
                <w:color w:val="45B0E1" w:themeColor="accent1" w:themeTint="99"/>
              </w:rPr>
            </w:pPr>
            <w:r>
              <w:rPr>
                <w:b/>
                <w:bCs/>
                <w:color w:val="45B0E1" w:themeColor="accent1" w:themeTint="99"/>
              </w:rPr>
              <w:t>Optionnel</w:t>
            </w:r>
          </w:p>
        </w:tc>
        <w:tc>
          <w:tcPr>
            <w:tcW w:w="3096" w:type="dxa"/>
          </w:tcPr>
          <w:p w14:paraId="0C376C00" w14:textId="1BD894D8" w:rsidR="00C502BE" w:rsidRPr="00063063" w:rsidRDefault="002530EE" w:rsidP="00063063">
            <w:pPr>
              <w:jc w:val="center"/>
              <w:rPr>
                <w:b/>
                <w:bCs/>
                <w:color w:val="45B0E1" w:themeColor="accent1" w:themeTint="99"/>
              </w:rPr>
            </w:pPr>
            <w:r>
              <w:rPr>
                <w:b/>
                <w:bCs/>
                <w:color w:val="45B0E1" w:themeColor="accent1" w:themeTint="99"/>
              </w:rPr>
              <w:t>X</w:t>
            </w:r>
          </w:p>
        </w:tc>
      </w:tr>
      <w:tr w:rsidR="00C502BE" w14:paraId="29339688" w14:textId="77777777" w:rsidTr="00292AF7">
        <w:trPr>
          <w:jc w:val="center"/>
        </w:trPr>
        <w:tc>
          <w:tcPr>
            <w:tcW w:w="3096" w:type="dxa"/>
          </w:tcPr>
          <w:p w14:paraId="68FDDC70" w14:textId="287A8A1D" w:rsidR="00C502BE" w:rsidRDefault="00B81589" w:rsidP="00276BD1">
            <w:r>
              <w:t>Système d’aide à la planification</w:t>
            </w:r>
          </w:p>
        </w:tc>
        <w:tc>
          <w:tcPr>
            <w:tcW w:w="3096" w:type="dxa"/>
          </w:tcPr>
          <w:p w14:paraId="6DFE97AA" w14:textId="2D0B2D16" w:rsidR="00C502BE" w:rsidRPr="00063063" w:rsidRDefault="00E8331B" w:rsidP="00063063">
            <w:pPr>
              <w:jc w:val="center"/>
              <w:rPr>
                <w:b/>
                <w:bCs/>
                <w:color w:val="45B0E1" w:themeColor="accent1" w:themeTint="99"/>
              </w:rPr>
            </w:pPr>
            <w:r>
              <w:rPr>
                <w:b/>
                <w:bCs/>
                <w:color w:val="45B0E1" w:themeColor="accent1" w:themeTint="99"/>
              </w:rPr>
              <w:t>Ne prend pas en compte la contrainte voie unique</w:t>
            </w:r>
          </w:p>
        </w:tc>
        <w:tc>
          <w:tcPr>
            <w:tcW w:w="3096" w:type="dxa"/>
          </w:tcPr>
          <w:p w14:paraId="5B0D52F0" w14:textId="38F3FCEC" w:rsidR="00C502BE" w:rsidRPr="00063063" w:rsidRDefault="00E8331B" w:rsidP="00063063">
            <w:pPr>
              <w:jc w:val="center"/>
              <w:rPr>
                <w:b/>
                <w:bCs/>
                <w:color w:val="45B0E1" w:themeColor="accent1" w:themeTint="99"/>
              </w:rPr>
            </w:pPr>
            <w:r>
              <w:rPr>
                <w:b/>
                <w:bCs/>
                <w:color w:val="45B0E1" w:themeColor="accent1" w:themeTint="99"/>
              </w:rPr>
              <w:t>Prend en compte la contrainte voie unique (table de compatibilités)</w:t>
            </w:r>
          </w:p>
        </w:tc>
      </w:tr>
      <w:tr w:rsidR="00C502BE" w14:paraId="05833647" w14:textId="77777777" w:rsidTr="00292AF7">
        <w:trPr>
          <w:jc w:val="center"/>
        </w:trPr>
        <w:tc>
          <w:tcPr>
            <w:tcW w:w="3096" w:type="dxa"/>
          </w:tcPr>
          <w:p w14:paraId="3B22B4FA" w14:textId="7040CC82" w:rsidR="00C502BE" w:rsidRDefault="008D2FAF" w:rsidP="00276BD1">
            <w:r>
              <w:t>Résultat</w:t>
            </w:r>
          </w:p>
        </w:tc>
        <w:tc>
          <w:tcPr>
            <w:tcW w:w="3096" w:type="dxa"/>
          </w:tcPr>
          <w:p w14:paraId="3D859EEE" w14:textId="20D9AAF8" w:rsidR="00C502BE" w:rsidRPr="00063063" w:rsidRDefault="008D2FAF" w:rsidP="00063063">
            <w:pPr>
              <w:jc w:val="center"/>
              <w:rPr>
                <w:b/>
                <w:bCs/>
                <w:color w:val="45B0E1" w:themeColor="accent1" w:themeTint="99"/>
              </w:rPr>
            </w:pPr>
            <w:r>
              <w:rPr>
                <w:b/>
                <w:bCs/>
                <w:color w:val="45B0E1" w:themeColor="accent1" w:themeTint="99"/>
              </w:rPr>
              <w:t>Etude de dimensionnement d’une ligne</w:t>
            </w:r>
          </w:p>
        </w:tc>
        <w:tc>
          <w:tcPr>
            <w:tcW w:w="3096" w:type="dxa"/>
          </w:tcPr>
          <w:p w14:paraId="4A2EEE92" w14:textId="39BBA6E0" w:rsidR="00C502BE" w:rsidRPr="00063063" w:rsidRDefault="008D2FAF" w:rsidP="00063063">
            <w:pPr>
              <w:jc w:val="center"/>
              <w:rPr>
                <w:b/>
                <w:bCs/>
                <w:color w:val="45B0E1" w:themeColor="accent1" w:themeTint="99"/>
              </w:rPr>
            </w:pPr>
            <w:r>
              <w:rPr>
                <w:b/>
                <w:bCs/>
                <w:color w:val="45B0E1" w:themeColor="accent1" w:themeTint="99"/>
              </w:rPr>
              <w:t>Référentiel Horaire exploitable</w:t>
            </w:r>
          </w:p>
        </w:tc>
      </w:tr>
    </w:tbl>
    <w:p w14:paraId="03885294" w14:textId="77777777" w:rsidR="00966F9C" w:rsidRPr="009B292A" w:rsidRDefault="00966F9C" w:rsidP="0044237D">
      <w:pPr>
        <w:jc w:val="both"/>
      </w:pPr>
    </w:p>
    <w:p w14:paraId="50F40F94" w14:textId="3AE55E09" w:rsidR="001A2E6E" w:rsidRDefault="00295F35" w:rsidP="00C82597">
      <w:pPr>
        <w:pStyle w:val="Titre4"/>
      </w:pPr>
      <w:bookmarkStart w:id="1033" w:name="_Toc174367333"/>
      <w:bookmarkStart w:id="1034" w:name="_Toc196744644"/>
      <w:r>
        <w:t>TM_TA_0</w:t>
      </w:r>
      <w:r w:rsidR="001A2E6E">
        <w:t>5</w:t>
      </w:r>
      <w:r w:rsidR="001A2E6E" w:rsidRPr="001A2E6E">
        <w:t>_</w:t>
      </w:r>
      <w:r w:rsidR="001A2E6E">
        <w:t>01 :</w:t>
      </w:r>
      <w:r w:rsidR="001A2E6E" w:rsidRPr="001A2E6E">
        <w:t xml:space="preserve"> Construire un référentiel horaire en phase </w:t>
      </w:r>
      <w:r w:rsidR="0044237D">
        <w:t xml:space="preserve">« d’étude </w:t>
      </w:r>
      <w:r w:rsidR="00901C00">
        <w:t>»</w:t>
      </w:r>
      <w:bookmarkEnd w:id="1033"/>
      <w:bookmarkEnd w:id="1034"/>
    </w:p>
    <w:tbl>
      <w:tblPr>
        <w:tblStyle w:val="Grilledutableau"/>
        <w:tblW w:w="0" w:type="auto"/>
        <w:tblLook w:val="04A0" w:firstRow="1" w:lastRow="0" w:firstColumn="1" w:lastColumn="0" w:noHBand="0" w:noVBand="1"/>
      </w:tblPr>
      <w:tblGrid>
        <w:gridCol w:w="1715"/>
        <w:gridCol w:w="7516"/>
        <w:gridCol w:w="57"/>
      </w:tblGrid>
      <w:tr w:rsidR="00335853" w14:paraId="52EE3035" w14:textId="77777777" w:rsidTr="00A80977">
        <w:trPr>
          <w:gridAfter w:val="1"/>
          <w:wAfter w:w="62" w:type="dxa"/>
          <w:ins w:id="1035" w:author="TRIANO José" w:date="2024-09-11T11:13:00Z"/>
        </w:trPr>
        <w:tc>
          <w:tcPr>
            <w:tcW w:w="1980" w:type="dxa"/>
          </w:tcPr>
          <w:p w14:paraId="2E208278" w14:textId="77777777" w:rsidR="00716104" w:rsidRDefault="00716104" w:rsidP="00A80977">
            <w:pPr>
              <w:rPr>
                <w:ins w:id="1036" w:author="TRIANO José" w:date="2024-09-11T11:13:00Z"/>
              </w:rPr>
            </w:pPr>
            <w:ins w:id="1037" w:author="TRIANO José" w:date="2024-09-11T11:14:00Z">
              <w:r>
                <w:t>Résultat attendu</w:t>
              </w:r>
            </w:ins>
          </w:p>
        </w:tc>
        <w:tc>
          <w:tcPr>
            <w:tcW w:w="7308" w:type="dxa"/>
          </w:tcPr>
          <w:p w14:paraId="3039F8F5" w14:textId="110BA733" w:rsidR="00716104" w:rsidRDefault="00716104" w:rsidP="00A80977">
            <w:pPr>
              <w:rPr>
                <w:ins w:id="1038" w:author="TRIANO José" w:date="2024-09-11T11:13:00Z"/>
              </w:rPr>
            </w:pPr>
            <w:r>
              <w:t xml:space="preserve">Afficher une planification horaire sur une ligne </w:t>
            </w:r>
            <w:r w:rsidR="00ED47D8">
              <w:t xml:space="preserve">qui permet de réaliser une étude de dimensionnement pour un projet Ferromobile. </w:t>
            </w:r>
            <w:r>
              <w:t xml:space="preserve">  </w:t>
            </w:r>
          </w:p>
        </w:tc>
      </w:tr>
      <w:tr w:rsidR="00335853" w14:paraId="00627B2A" w14:textId="77777777" w:rsidTr="00A80977">
        <w:trPr>
          <w:gridAfter w:val="1"/>
          <w:wAfter w:w="62" w:type="dxa"/>
          <w:ins w:id="1039" w:author="TRIANO José" w:date="2024-09-11T11:13:00Z"/>
        </w:trPr>
        <w:tc>
          <w:tcPr>
            <w:tcW w:w="1980" w:type="dxa"/>
          </w:tcPr>
          <w:p w14:paraId="051C86D5" w14:textId="77777777" w:rsidR="00716104" w:rsidRDefault="00716104" w:rsidP="00A80977">
            <w:pPr>
              <w:rPr>
                <w:ins w:id="1040" w:author="TRIANO José" w:date="2024-09-11T11:13:00Z"/>
              </w:rPr>
            </w:pPr>
            <w:ins w:id="1041" w:author="TRIANO José" w:date="2024-09-11T11:14:00Z">
              <w:r>
                <w:t>Description</w:t>
              </w:r>
            </w:ins>
          </w:p>
        </w:tc>
        <w:tc>
          <w:tcPr>
            <w:tcW w:w="7308" w:type="dxa"/>
          </w:tcPr>
          <w:p w14:paraId="68AE31FB" w14:textId="77777777" w:rsidR="00716104" w:rsidRDefault="000D4874" w:rsidP="00A80977">
            <w:r>
              <w:t xml:space="preserve">Le dimensionnement de la flotte et </w:t>
            </w:r>
            <w:r w:rsidR="005449A1">
              <w:t>l</w:t>
            </w:r>
            <w:r>
              <w:t>es modifications nécessaires sur l’infrastructure (</w:t>
            </w:r>
            <w:r w:rsidR="005449A1">
              <w:t xml:space="preserve">construction de plateformes de croissement, hubs…) sont le résultat d’une planification en mode étude. </w:t>
            </w:r>
          </w:p>
          <w:p w14:paraId="12FE94CB" w14:textId="77777777" w:rsidR="005449A1" w:rsidRDefault="005449A1" w:rsidP="00A80977">
            <w:r>
              <w:t xml:space="preserve">Les contraintes de la voie unique ne sont pas tenues en compte à ce stade. </w:t>
            </w:r>
          </w:p>
          <w:p w14:paraId="22047BA7" w14:textId="21E944DF" w:rsidR="0010565E" w:rsidRDefault="0010565E" w:rsidP="00A80977">
            <w:r>
              <w:t>Un automatisme d’aide à la planification permet d’afficher des plans d’exploitation différents</w:t>
            </w:r>
            <w:r w:rsidR="00BF4E15">
              <w:t xml:space="preserve"> pour une ligne donnée</w:t>
            </w:r>
            <w:r>
              <w:t xml:space="preserve"> </w:t>
            </w:r>
            <w:r w:rsidR="00BF4E15">
              <w:t>à partir de</w:t>
            </w:r>
            <w:r w:rsidR="00B23613">
              <w:t> </w:t>
            </w:r>
            <w:r w:rsidR="00BF4E15">
              <w:t xml:space="preserve">: </w:t>
            </w:r>
          </w:p>
          <w:p w14:paraId="7B77FF1E" w14:textId="36FE446B" w:rsidR="00BF4E15" w:rsidRDefault="00B23613" w:rsidP="00BF4E15">
            <w:pPr>
              <w:pStyle w:val="Paragraphedeliste"/>
              <w:numPr>
                <w:ilvl w:val="0"/>
                <w:numId w:val="86"/>
              </w:numPr>
            </w:pPr>
            <w:r>
              <w:t xml:space="preserve">Fréquences de passage </w:t>
            </w:r>
            <w:r w:rsidR="00D40AB5">
              <w:t xml:space="preserve">du type de </w:t>
            </w:r>
            <w:r w:rsidR="001F6EE4">
              <w:t>mission</w:t>
            </w:r>
            <w:r w:rsidR="00D40AB5">
              <w:t xml:space="preserve"> X </w:t>
            </w:r>
            <w:r>
              <w:t xml:space="preserve">tous les X minutes au </w:t>
            </w:r>
            <w:r w:rsidR="007B2DF2">
              <w:t>hub</w:t>
            </w:r>
            <w:r>
              <w:t xml:space="preserve"> X entre XX :XX h et XX :XX heure. </w:t>
            </w:r>
          </w:p>
          <w:p w14:paraId="375E5389" w14:textId="77777777" w:rsidR="00B23613" w:rsidRDefault="00C64EE8" w:rsidP="00BF4E15">
            <w:pPr>
              <w:pStyle w:val="Paragraphedeliste"/>
              <w:numPr>
                <w:ilvl w:val="0"/>
                <w:numId w:val="86"/>
              </w:numPr>
            </w:pPr>
            <w:r>
              <w:t xml:space="preserve">Taille de la flotte de X véhicules. </w:t>
            </w:r>
          </w:p>
          <w:p w14:paraId="7163B9F3" w14:textId="77777777" w:rsidR="00C64EE8" w:rsidRDefault="00C64EE8" w:rsidP="00BF4E15">
            <w:pPr>
              <w:pStyle w:val="Paragraphedeliste"/>
              <w:numPr>
                <w:ilvl w:val="0"/>
                <w:numId w:val="86"/>
              </w:numPr>
            </w:pPr>
            <w:r>
              <w:t xml:space="preserve">Demande de X voyageurs/heure aux arrêts X, X, X… </w:t>
            </w:r>
            <w:r w:rsidR="008C0362">
              <w:t>avec une flotte de X voyageurs/véhicule</w:t>
            </w:r>
          </w:p>
          <w:p w14:paraId="326D43F0" w14:textId="721586A6" w:rsidR="008C0362" w:rsidRPr="008C0362" w:rsidRDefault="008C0362" w:rsidP="008C0362">
            <w:pPr>
              <w:rPr>
                <w:ins w:id="1042" w:author="TRIANO José" w:date="2024-09-11T11:13:00Z"/>
              </w:rPr>
            </w:pPr>
            <w:r>
              <w:t>Les outputs seront</w:t>
            </w:r>
            <w:r w:rsidR="007B2DF2">
              <w:t xml:space="preserve"> les intervalles de passage à un hub X</w:t>
            </w:r>
            <w:r w:rsidR="00E566FC">
              <w:t xml:space="preserve">, le taille de la flotte et la capacité de transport maximale du système. </w:t>
            </w:r>
          </w:p>
        </w:tc>
      </w:tr>
      <w:tr w:rsidR="00716104" w14:paraId="41980DA8" w14:textId="77777777" w:rsidTr="00A80977">
        <w:trPr>
          <w:gridAfter w:val="1"/>
          <w:wAfter w:w="62" w:type="dxa"/>
        </w:trPr>
        <w:tc>
          <w:tcPr>
            <w:tcW w:w="1980" w:type="dxa"/>
          </w:tcPr>
          <w:p w14:paraId="7B0D5AD5" w14:textId="77777777" w:rsidR="00716104" w:rsidRDefault="00716104" w:rsidP="00A80977">
            <w:r>
              <w:t>Interfaces</w:t>
            </w:r>
          </w:p>
        </w:tc>
        <w:tc>
          <w:tcPr>
            <w:tcW w:w="7308" w:type="dxa"/>
          </w:tcPr>
          <w:p w14:paraId="4A628BBF" w14:textId="1B4243DD" w:rsidR="00716104" w:rsidRDefault="00CB4721" w:rsidP="00A80977">
            <w:r>
              <w:t>Référentiel Topologique, IHM TA</w:t>
            </w:r>
          </w:p>
        </w:tc>
      </w:tr>
      <w:tr w:rsidR="00335853" w14:paraId="1DE8A5E6" w14:textId="77777777" w:rsidTr="00A80977">
        <w:trPr>
          <w:ins w:id="1043" w:author="TRIANO José" w:date="2024-09-11T11:13:00Z"/>
        </w:trPr>
        <w:tc>
          <w:tcPr>
            <w:tcW w:w="1980" w:type="dxa"/>
          </w:tcPr>
          <w:p w14:paraId="0150B5C2" w14:textId="77777777" w:rsidR="00716104" w:rsidRDefault="00716104" w:rsidP="00A80977">
            <w:pPr>
              <w:rPr>
                <w:ins w:id="1044" w:author="TRIANO José" w:date="2024-09-11T11:13:00Z"/>
              </w:rPr>
            </w:pPr>
            <w:ins w:id="1045" w:author="TRIANO José" w:date="2024-09-11T11:18:00Z">
              <w:r>
                <w:t>Inputs</w:t>
              </w:r>
            </w:ins>
          </w:p>
        </w:tc>
        <w:tc>
          <w:tcPr>
            <w:tcW w:w="7308" w:type="dxa"/>
            <w:gridSpan w:val="2"/>
          </w:tcPr>
          <w:p w14:paraId="10599125" w14:textId="5BF9049B" w:rsidR="00716104" w:rsidRPr="009E51E5" w:rsidRDefault="00745325" w:rsidP="00A80977">
            <w:pPr>
              <w:rPr>
                <w:ins w:id="1046" w:author="TRIANO José" w:date="2024-09-11T11:13:00Z"/>
              </w:rPr>
            </w:pPr>
            <w:r>
              <w:t xml:space="preserve">Référentiel Topologique, BDD marches type, BDD </w:t>
            </w:r>
            <w:r w:rsidR="001F6EE4">
              <w:t>mission</w:t>
            </w:r>
            <w:r>
              <w:t>s</w:t>
            </w:r>
          </w:p>
        </w:tc>
      </w:tr>
      <w:tr w:rsidR="00335853" w14:paraId="49D0DFD2" w14:textId="77777777" w:rsidTr="00A80977">
        <w:trPr>
          <w:ins w:id="1047" w:author="TRIANO José" w:date="2024-09-11T11:13:00Z"/>
        </w:trPr>
        <w:tc>
          <w:tcPr>
            <w:tcW w:w="1980" w:type="dxa"/>
          </w:tcPr>
          <w:p w14:paraId="4E35F315" w14:textId="77777777" w:rsidR="00716104" w:rsidRDefault="00716104" w:rsidP="00A80977">
            <w:pPr>
              <w:rPr>
                <w:ins w:id="1048" w:author="TRIANO José" w:date="2024-09-11T11:13:00Z"/>
              </w:rPr>
            </w:pPr>
            <w:ins w:id="1049" w:author="TRIANO José" w:date="2024-09-11T11:18:00Z">
              <w:r>
                <w:t>Outputs</w:t>
              </w:r>
            </w:ins>
          </w:p>
        </w:tc>
        <w:tc>
          <w:tcPr>
            <w:tcW w:w="7308" w:type="dxa"/>
            <w:gridSpan w:val="2"/>
          </w:tcPr>
          <w:p w14:paraId="06BB5622" w14:textId="076EC0AC" w:rsidR="00716104" w:rsidRPr="009E51E5" w:rsidRDefault="00631EB2" w:rsidP="00A80977">
            <w:pPr>
              <w:rPr>
                <w:ins w:id="1050" w:author="TRIANO José" w:date="2024-09-11T11:13:00Z"/>
              </w:rPr>
            </w:pPr>
            <w:r>
              <w:t>Intervalles de passage à un hub X, le taille de la flotte et la capacité de transport maximale du système.</w:t>
            </w:r>
          </w:p>
        </w:tc>
      </w:tr>
      <w:tr w:rsidR="00335853" w14:paraId="39CB6871" w14:textId="77777777" w:rsidTr="00A80977">
        <w:trPr>
          <w:ins w:id="1051" w:author="TRIANO José" w:date="2024-09-11T11:13:00Z"/>
        </w:trPr>
        <w:tc>
          <w:tcPr>
            <w:tcW w:w="1980" w:type="dxa"/>
          </w:tcPr>
          <w:p w14:paraId="54E9EC3D" w14:textId="77777777" w:rsidR="00716104" w:rsidRDefault="00716104" w:rsidP="00A80977">
            <w:pPr>
              <w:rPr>
                <w:ins w:id="1052" w:author="TRIANO José" w:date="2024-09-11T11:13:00Z"/>
              </w:rPr>
            </w:pPr>
            <w:ins w:id="1053" w:author="TRIANO José" w:date="2024-09-11T11:19:00Z">
              <w:r>
                <w:t>Diagr</w:t>
              </w:r>
            </w:ins>
            <w:ins w:id="1054" w:author="TRIANO José" w:date="2024-09-11T11:20:00Z">
              <w:r>
                <w:t>amme</w:t>
              </w:r>
            </w:ins>
            <w:r>
              <w:t xml:space="preserve"> de composants</w:t>
            </w:r>
          </w:p>
        </w:tc>
        <w:tc>
          <w:tcPr>
            <w:tcW w:w="7308" w:type="dxa"/>
            <w:gridSpan w:val="2"/>
          </w:tcPr>
          <w:p w14:paraId="2D18D653" w14:textId="1EB0A47C" w:rsidR="00716104" w:rsidRPr="00D54ADD" w:rsidRDefault="00873875">
            <w:pPr>
              <w:jc w:val="center"/>
              <w:rPr>
                <w:ins w:id="1055" w:author="TRIANO José" w:date="2024-09-11T11:13:00Z"/>
                <w:color w:val="ADADAD" w:themeColor="background2" w:themeShade="BF"/>
              </w:rPr>
              <w:pPrChange w:id="1056" w:author="TRIANO José" w:date="2024-09-11T11:37:00Z">
                <w:pPr/>
              </w:pPrChange>
            </w:pPr>
            <w:r w:rsidRPr="00873875">
              <w:rPr>
                <w:noProof/>
                <w:color w:val="ADADAD" w:themeColor="background2" w:themeShade="BF"/>
              </w:rPr>
              <w:drawing>
                <wp:inline distT="0" distB="0" distL="0" distR="0" wp14:anchorId="79A2E6EF" wp14:editId="59069958">
                  <wp:extent cx="4667412" cy="3072621"/>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2877" cy="3082802"/>
                          </a:xfrm>
                          <a:prstGeom prst="rect">
                            <a:avLst/>
                          </a:prstGeom>
                        </pic:spPr>
                      </pic:pic>
                    </a:graphicData>
                  </a:graphic>
                </wp:inline>
              </w:drawing>
            </w:r>
          </w:p>
        </w:tc>
      </w:tr>
      <w:tr w:rsidR="00716104" w14:paraId="522D1261" w14:textId="77777777" w:rsidTr="00A80977">
        <w:trPr>
          <w:gridAfter w:val="1"/>
          <w:wAfter w:w="62" w:type="dxa"/>
        </w:trPr>
        <w:tc>
          <w:tcPr>
            <w:tcW w:w="1980" w:type="dxa"/>
          </w:tcPr>
          <w:p w14:paraId="1988F18C" w14:textId="77777777" w:rsidR="00716104" w:rsidRDefault="00716104" w:rsidP="00A80977">
            <w:r>
              <w:t>Diagramme de séquences</w:t>
            </w:r>
          </w:p>
        </w:tc>
        <w:tc>
          <w:tcPr>
            <w:tcW w:w="7308" w:type="dxa"/>
          </w:tcPr>
          <w:p w14:paraId="35A74A3F" w14:textId="00B0EDDA" w:rsidR="00716104" w:rsidRDefault="00716104" w:rsidP="00716104">
            <w:pPr>
              <w:pStyle w:val="Paragraphedeliste"/>
              <w:numPr>
                <w:ilvl w:val="0"/>
                <w:numId w:val="85"/>
              </w:numPr>
              <w:jc w:val="center"/>
            </w:pPr>
            <w:r>
              <w:t>Utilisateur</w:t>
            </w:r>
            <w:r w:rsidRPr="003F0EF2">
              <w:t xml:space="preserve"> IHM TA accède à l’éditeur </w:t>
            </w:r>
            <w:r>
              <w:t>de</w:t>
            </w:r>
            <w:r w:rsidR="00873875">
              <w:t xml:space="preserve"> planifications. </w:t>
            </w:r>
          </w:p>
          <w:p w14:paraId="0F485CD9" w14:textId="771989C3" w:rsidR="000E26E5" w:rsidRDefault="000E26E5" w:rsidP="000E26E5">
            <w:pPr>
              <w:pStyle w:val="Paragraphedeliste"/>
              <w:numPr>
                <w:ilvl w:val="0"/>
                <w:numId w:val="85"/>
              </w:numPr>
              <w:jc w:val="center"/>
            </w:pPr>
            <w:r>
              <w:t xml:space="preserve">L’utilisateur importe un Réf Topo d’une bibliothèque. </w:t>
            </w:r>
          </w:p>
          <w:p w14:paraId="341B1D86" w14:textId="2ACC0B81" w:rsidR="000E26E5" w:rsidRPr="00CE711C" w:rsidRDefault="005145D0" w:rsidP="00CE711C">
            <w:pPr>
              <w:pStyle w:val="Paragraphedeliste"/>
              <w:numPr>
                <w:ilvl w:val="0"/>
                <w:numId w:val="85"/>
              </w:numPr>
              <w:jc w:val="center"/>
            </w:pPr>
            <w:r>
              <w:t>Le système a</w:t>
            </w:r>
            <w:r w:rsidR="000E26E5">
              <w:t>ppel</w:t>
            </w:r>
            <w:r>
              <w:t>le</w:t>
            </w:r>
            <w:r w:rsidR="000E26E5">
              <w:t xml:space="preserve"> à la liste de Réfs Topos choisit.</w:t>
            </w:r>
          </w:p>
          <w:p w14:paraId="6DD82A2D" w14:textId="5E744FC5" w:rsidR="00716104" w:rsidRDefault="00716104" w:rsidP="00716104">
            <w:pPr>
              <w:pStyle w:val="Paragraphedeliste"/>
              <w:numPr>
                <w:ilvl w:val="0"/>
                <w:numId w:val="85"/>
              </w:numPr>
              <w:jc w:val="center"/>
            </w:pPr>
            <w:r>
              <w:t xml:space="preserve">Utilisateur </w:t>
            </w:r>
            <w:r w:rsidR="00173089">
              <w:t xml:space="preserve">« enregistre sous… » un projet de planification et choisit s’il s’agit d’un projet « étude » ou « exploitation ». </w:t>
            </w:r>
          </w:p>
          <w:p w14:paraId="18D6F1A4" w14:textId="08EAB9BB" w:rsidR="00716104" w:rsidRDefault="00173089" w:rsidP="00716104">
            <w:pPr>
              <w:pStyle w:val="Paragraphedeliste"/>
              <w:numPr>
                <w:ilvl w:val="0"/>
                <w:numId w:val="85"/>
              </w:numPr>
              <w:jc w:val="center"/>
            </w:pPr>
            <w:r>
              <w:t>Le projet est enregistré dans la bibliothèque de projets de planification.</w:t>
            </w:r>
          </w:p>
          <w:p w14:paraId="08E208C2" w14:textId="5BE5F3C1" w:rsidR="00716104" w:rsidRDefault="000E26E5" w:rsidP="00716104">
            <w:pPr>
              <w:pStyle w:val="Paragraphedeliste"/>
              <w:numPr>
                <w:ilvl w:val="0"/>
                <w:numId w:val="85"/>
              </w:numPr>
              <w:jc w:val="center"/>
            </w:pPr>
            <w:r>
              <w:t xml:space="preserve">L’utilisateur importe la liste de </w:t>
            </w:r>
            <w:r w:rsidR="001F6EE4">
              <w:t>mission</w:t>
            </w:r>
            <w:r>
              <w:t xml:space="preserve">s d’une bibliothèque. </w:t>
            </w:r>
          </w:p>
          <w:p w14:paraId="74FF1970" w14:textId="64CB471B" w:rsidR="000E26E5" w:rsidRDefault="005145D0" w:rsidP="00716104">
            <w:pPr>
              <w:pStyle w:val="Paragraphedeliste"/>
              <w:numPr>
                <w:ilvl w:val="0"/>
                <w:numId w:val="85"/>
              </w:numPr>
              <w:jc w:val="center"/>
            </w:pPr>
            <w:r>
              <w:t>Le système a</w:t>
            </w:r>
            <w:r w:rsidR="000E26E5">
              <w:t>ppel</w:t>
            </w:r>
            <w:r>
              <w:t>le</w:t>
            </w:r>
            <w:r w:rsidR="000E26E5">
              <w:t xml:space="preserve"> à la liste de </w:t>
            </w:r>
            <w:r w:rsidR="001F6EE4">
              <w:t>mission</w:t>
            </w:r>
            <w:r w:rsidR="000E26E5">
              <w:t xml:space="preserve"> du projet choisit.</w:t>
            </w:r>
          </w:p>
          <w:p w14:paraId="66C2543E" w14:textId="23FBCE94" w:rsidR="000E26E5" w:rsidRDefault="000E26E5" w:rsidP="00716104">
            <w:pPr>
              <w:pStyle w:val="Paragraphedeliste"/>
              <w:numPr>
                <w:ilvl w:val="0"/>
                <w:numId w:val="85"/>
              </w:numPr>
              <w:jc w:val="center"/>
            </w:pPr>
            <w:r>
              <w:t xml:space="preserve">L’utilisateur peut placer des </w:t>
            </w:r>
            <w:r w:rsidR="001F6EE4">
              <w:t>mission</w:t>
            </w:r>
            <w:r>
              <w:t xml:space="preserve">s sur le </w:t>
            </w:r>
            <w:r w:rsidR="00CE711C">
              <w:t xml:space="preserve">graphique espace/temps. </w:t>
            </w:r>
          </w:p>
          <w:p w14:paraId="4AB30E01" w14:textId="2001B9D9" w:rsidR="00CE711C" w:rsidRPr="00E0059F" w:rsidRDefault="00CE711C" w:rsidP="00716104">
            <w:pPr>
              <w:pStyle w:val="Paragraphedeliste"/>
              <w:numPr>
                <w:ilvl w:val="0"/>
                <w:numId w:val="85"/>
              </w:numPr>
              <w:jc w:val="center"/>
            </w:pPr>
            <w:r>
              <w:t xml:space="preserve">L’utilisateur peut activer les fonctions d’automatisme pour compléter un projet de planification. </w:t>
            </w:r>
          </w:p>
        </w:tc>
      </w:tr>
      <w:tr w:rsidR="00EA5414" w14:paraId="25B5B31F" w14:textId="77777777" w:rsidTr="00A80977">
        <w:trPr>
          <w:gridAfter w:val="1"/>
          <w:wAfter w:w="62" w:type="dxa"/>
        </w:trPr>
        <w:tc>
          <w:tcPr>
            <w:tcW w:w="1980" w:type="dxa"/>
          </w:tcPr>
          <w:p w14:paraId="23B0754D" w14:textId="41B649AF" w:rsidR="00EA5414" w:rsidRDefault="00EA5414" w:rsidP="00A80977">
            <w:r>
              <w:t>Séquence</w:t>
            </w:r>
          </w:p>
        </w:tc>
        <w:tc>
          <w:tcPr>
            <w:tcW w:w="7308" w:type="dxa"/>
          </w:tcPr>
          <w:p w14:paraId="4390D12E" w14:textId="4EFADBE9" w:rsidR="00EA5414" w:rsidRPr="002458B1" w:rsidRDefault="002458B1" w:rsidP="002458B1">
            <w:r>
              <w:t xml:space="preserve">voir à continuation… </w:t>
            </w:r>
          </w:p>
        </w:tc>
      </w:tr>
    </w:tbl>
    <w:p w14:paraId="6B3261BD" w14:textId="177B05D1" w:rsidR="002458B1" w:rsidRDefault="002458B1" w:rsidP="00B042EF"/>
    <w:p w14:paraId="659ACFA8" w14:textId="77777777" w:rsidR="002458B1" w:rsidRDefault="002458B1">
      <w:pPr>
        <w:spacing w:after="160"/>
      </w:pPr>
      <w:r>
        <w:br w:type="page"/>
      </w:r>
    </w:p>
    <w:p w14:paraId="7E7CFAAB" w14:textId="77777777" w:rsidR="002458B1" w:rsidRDefault="002458B1">
      <w:pPr>
        <w:spacing w:after="160"/>
        <w:sectPr w:rsidR="002458B1" w:rsidSect="00857845">
          <w:pgSz w:w="11906" w:h="16838"/>
          <w:pgMar w:top="1701" w:right="1304" w:bottom="1418" w:left="1304" w:header="709" w:footer="709" w:gutter="0"/>
          <w:cols w:space="708"/>
          <w:docGrid w:linePitch="360"/>
        </w:sectPr>
      </w:pPr>
    </w:p>
    <w:p w14:paraId="1BA96A9C" w14:textId="4D6B9925" w:rsidR="002458B1" w:rsidRDefault="002458B1">
      <w:pPr>
        <w:spacing w:after="160"/>
        <w:sectPr w:rsidR="002458B1" w:rsidSect="002458B1">
          <w:pgSz w:w="16838" w:h="11906" w:orient="landscape"/>
          <w:pgMar w:top="1304" w:right="1701" w:bottom="1304" w:left="1418" w:header="709" w:footer="709" w:gutter="0"/>
          <w:cols w:space="708"/>
          <w:docGrid w:linePitch="360"/>
        </w:sectPr>
      </w:pPr>
      <w:r>
        <w:rPr>
          <w:noProof/>
        </w:rPr>
        <w:drawing>
          <wp:inline distT="0" distB="0" distL="0" distR="0" wp14:anchorId="33DEFC4E" wp14:editId="6B493CC7">
            <wp:extent cx="9383953" cy="3111500"/>
            <wp:effectExtent l="0" t="0" r="825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390663" cy="3113725"/>
                    </a:xfrm>
                    <a:prstGeom prst="rect">
                      <a:avLst/>
                    </a:prstGeom>
                    <a:noFill/>
                    <a:ln>
                      <a:noFill/>
                    </a:ln>
                  </pic:spPr>
                </pic:pic>
              </a:graphicData>
            </a:graphic>
          </wp:inline>
        </w:drawing>
      </w:r>
    </w:p>
    <w:p w14:paraId="7A95B386" w14:textId="464C3FA3" w:rsidR="00892619" w:rsidRDefault="00892619" w:rsidP="005A22B2">
      <w:pPr>
        <w:pStyle w:val="Titre4"/>
        <w:numPr>
          <w:ilvl w:val="0"/>
          <w:numId w:val="0"/>
        </w:numPr>
      </w:pPr>
      <w:bookmarkStart w:id="1057" w:name="_Toc174367334"/>
      <w:bookmarkStart w:id="1058" w:name="_Toc196744645"/>
      <w:r>
        <w:t>TM_TA_05</w:t>
      </w:r>
      <w:r w:rsidRPr="001A2E6E">
        <w:t>_</w:t>
      </w:r>
      <w:r>
        <w:t>01 :</w:t>
      </w:r>
      <w:r w:rsidRPr="001A2E6E">
        <w:t xml:space="preserve"> </w:t>
      </w:r>
      <w:r>
        <w:t>Gérer des automatismes dans le processus de construction d’un Référentiel Horaire en phase d’étude</w:t>
      </w:r>
      <w:bookmarkEnd w:id="1058"/>
      <w:r>
        <w:t xml:space="preserve"> </w:t>
      </w:r>
    </w:p>
    <w:tbl>
      <w:tblPr>
        <w:tblStyle w:val="Grilledutableau"/>
        <w:tblW w:w="0" w:type="auto"/>
        <w:tblLook w:val="04A0" w:firstRow="1" w:lastRow="0" w:firstColumn="1" w:lastColumn="0" w:noHBand="0" w:noVBand="1"/>
      </w:tblPr>
      <w:tblGrid>
        <w:gridCol w:w="1715"/>
        <w:gridCol w:w="7516"/>
        <w:gridCol w:w="57"/>
      </w:tblGrid>
      <w:tr w:rsidR="00534928" w14:paraId="045ACFDC" w14:textId="77777777" w:rsidTr="00A80977">
        <w:trPr>
          <w:gridAfter w:val="1"/>
          <w:wAfter w:w="62" w:type="dxa"/>
          <w:ins w:id="1059" w:author="TRIANO José" w:date="2024-09-11T11:13:00Z"/>
        </w:trPr>
        <w:tc>
          <w:tcPr>
            <w:tcW w:w="1980" w:type="dxa"/>
          </w:tcPr>
          <w:p w14:paraId="00521451" w14:textId="77777777" w:rsidR="00892619" w:rsidRDefault="00892619" w:rsidP="00A80977">
            <w:pPr>
              <w:rPr>
                <w:ins w:id="1060" w:author="TRIANO José" w:date="2024-09-11T11:13:00Z"/>
              </w:rPr>
            </w:pPr>
            <w:ins w:id="1061" w:author="TRIANO José" w:date="2024-09-11T11:14:00Z">
              <w:r>
                <w:t>Résultat attendu</w:t>
              </w:r>
            </w:ins>
          </w:p>
        </w:tc>
        <w:tc>
          <w:tcPr>
            <w:tcW w:w="7308" w:type="dxa"/>
          </w:tcPr>
          <w:p w14:paraId="67E21AAD" w14:textId="02FA5D43" w:rsidR="00892619" w:rsidRDefault="00892619" w:rsidP="00A80977">
            <w:pPr>
              <w:rPr>
                <w:ins w:id="1062" w:author="TRIANO José" w:date="2024-09-11T11:13:00Z"/>
              </w:rPr>
            </w:pPr>
            <w:r>
              <w:t xml:space="preserve">Aide au remplissage d’un graphique espace/temps avec des </w:t>
            </w:r>
            <w:r w:rsidR="001F6EE4">
              <w:t>mission</w:t>
            </w:r>
            <w:r>
              <w:t xml:space="preserve">s en fonction de certains paramètres. </w:t>
            </w:r>
          </w:p>
        </w:tc>
      </w:tr>
      <w:tr w:rsidR="00534928" w14:paraId="530583FD" w14:textId="77777777" w:rsidTr="00A80977">
        <w:trPr>
          <w:gridAfter w:val="1"/>
          <w:wAfter w:w="62" w:type="dxa"/>
          <w:ins w:id="1063" w:author="TRIANO José" w:date="2024-09-11T11:13:00Z"/>
        </w:trPr>
        <w:tc>
          <w:tcPr>
            <w:tcW w:w="1980" w:type="dxa"/>
          </w:tcPr>
          <w:p w14:paraId="1EBE07F6" w14:textId="77777777" w:rsidR="00892619" w:rsidRDefault="00892619" w:rsidP="00A80977">
            <w:pPr>
              <w:rPr>
                <w:ins w:id="1064" w:author="TRIANO José" w:date="2024-09-11T11:13:00Z"/>
              </w:rPr>
            </w:pPr>
            <w:ins w:id="1065" w:author="TRIANO José" w:date="2024-09-11T11:14:00Z">
              <w:r>
                <w:t>Description</w:t>
              </w:r>
            </w:ins>
          </w:p>
        </w:tc>
        <w:tc>
          <w:tcPr>
            <w:tcW w:w="7308" w:type="dxa"/>
          </w:tcPr>
          <w:p w14:paraId="5E6DFA9E" w14:textId="77777777" w:rsidR="00892619" w:rsidRDefault="00892619" w:rsidP="00A80977">
            <w:r>
              <w:t xml:space="preserve">Un projet de </w:t>
            </w:r>
            <w:r w:rsidR="00321488">
              <w:t>planification montre les circulations potentielles sur une ligne</w:t>
            </w:r>
            <w:r w:rsidR="006544D0">
              <w:t xml:space="preserve">. </w:t>
            </w:r>
            <w:r w:rsidR="00A26FF1">
              <w:t xml:space="preserve">Afin de créer différents scénarios, </w:t>
            </w:r>
            <w:r w:rsidR="00467FDA">
              <w:t xml:space="preserve">le système peut </w:t>
            </w:r>
            <w:r w:rsidR="00936432">
              <w:t xml:space="preserve">être alimenté par </w:t>
            </w:r>
            <w:r w:rsidR="00A26FF1">
              <w:t>de</w:t>
            </w:r>
            <w:r w:rsidR="00936432">
              <w:t>s</w:t>
            </w:r>
            <w:r w:rsidR="00A26FF1">
              <w:t xml:space="preserve"> données d’entrée </w:t>
            </w:r>
            <w:r w:rsidR="00936432">
              <w:t xml:space="preserve">différentes : </w:t>
            </w:r>
          </w:p>
          <w:p w14:paraId="42CAFB4B" w14:textId="61EF9AA7" w:rsidR="00D40AB5" w:rsidRDefault="00D40AB5" w:rsidP="00D40AB5">
            <w:pPr>
              <w:pStyle w:val="Paragraphedeliste"/>
              <w:numPr>
                <w:ilvl w:val="0"/>
                <w:numId w:val="87"/>
              </w:numPr>
            </w:pPr>
            <w:r>
              <w:t xml:space="preserve">Fréquences de passage du type de </w:t>
            </w:r>
            <w:r w:rsidR="001F6EE4">
              <w:t>mission</w:t>
            </w:r>
            <w:r>
              <w:t xml:space="preserve"> X tous les X minutes au hub X entre XX :XX h et XX :XX heure. </w:t>
            </w:r>
          </w:p>
          <w:p w14:paraId="02F0B4DA" w14:textId="25C3E757" w:rsidR="00D40AB5" w:rsidRPr="00D40AB5" w:rsidRDefault="00D40AB5" w:rsidP="00D40AB5">
            <w:pPr>
              <w:pStyle w:val="Paragraphedeliste"/>
              <w:numPr>
                <w:ilvl w:val="0"/>
                <w:numId w:val="87"/>
              </w:numPr>
            </w:pPr>
            <w:r>
              <w:t xml:space="preserve">Taille de la flotte de X véhicules. </w:t>
            </w:r>
          </w:p>
          <w:p w14:paraId="0A4AE7B7" w14:textId="226B4F74" w:rsidR="00936432" w:rsidRPr="00D40AB5" w:rsidRDefault="00D40AB5" w:rsidP="00D40AB5">
            <w:pPr>
              <w:pStyle w:val="Paragraphedeliste"/>
              <w:numPr>
                <w:ilvl w:val="0"/>
                <w:numId w:val="87"/>
              </w:numPr>
              <w:rPr>
                <w:ins w:id="1066" w:author="TRIANO José" w:date="2024-09-11T11:13:00Z"/>
              </w:rPr>
            </w:pPr>
            <w:r>
              <w:t>Demande de X voyageurs/heure aux arrêts X, X, X… avec une flotte de X voyageurs/véhicule</w:t>
            </w:r>
          </w:p>
        </w:tc>
      </w:tr>
      <w:tr w:rsidR="00892619" w14:paraId="2DE5D58F" w14:textId="77777777" w:rsidTr="00A80977">
        <w:trPr>
          <w:gridAfter w:val="1"/>
          <w:wAfter w:w="62" w:type="dxa"/>
        </w:trPr>
        <w:tc>
          <w:tcPr>
            <w:tcW w:w="1980" w:type="dxa"/>
          </w:tcPr>
          <w:p w14:paraId="293A5959" w14:textId="77777777" w:rsidR="00892619" w:rsidRDefault="00892619" w:rsidP="00A80977">
            <w:r>
              <w:t>Interfaces</w:t>
            </w:r>
          </w:p>
        </w:tc>
        <w:tc>
          <w:tcPr>
            <w:tcW w:w="7308" w:type="dxa"/>
          </w:tcPr>
          <w:p w14:paraId="3E827596" w14:textId="77777777" w:rsidR="00892619" w:rsidRDefault="00892619" w:rsidP="00A80977">
            <w:r>
              <w:t>Référentiel Topologique, IHM TA</w:t>
            </w:r>
          </w:p>
        </w:tc>
      </w:tr>
      <w:tr w:rsidR="00335853" w14:paraId="3613EFF3" w14:textId="77777777" w:rsidTr="00A80977">
        <w:trPr>
          <w:ins w:id="1067" w:author="TRIANO José" w:date="2024-09-11T11:13:00Z"/>
        </w:trPr>
        <w:tc>
          <w:tcPr>
            <w:tcW w:w="1980" w:type="dxa"/>
          </w:tcPr>
          <w:p w14:paraId="653E8F29" w14:textId="77777777" w:rsidR="00892619" w:rsidRDefault="00892619" w:rsidP="00A80977">
            <w:pPr>
              <w:rPr>
                <w:ins w:id="1068" w:author="TRIANO José" w:date="2024-09-11T11:13:00Z"/>
              </w:rPr>
            </w:pPr>
            <w:ins w:id="1069" w:author="TRIANO José" w:date="2024-09-11T11:18:00Z">
              <w:r>
                <w:t>Inputs</w:t>
              </w:r>
            </w:ins>
          </w:p>
        </w:tc>
        <w:tc>
          <w:tcPr>
            <w:tcW w:w="7308" w:type="dxa"/>
            <w:gridSpan w:val="2"/>
          </w:tcPr>
          <w:p w14:paraId="2C070B49" w14:textId="4792AFC9" w:rsidR="00892619" w:rsidRPr="009E51E5" w:rsidRDefault="00892619" w:rsidP="00A80977">
            <w:pPr>
              <w:rPr>
                <w:ins w:id="1070" w:author="TRIANO José" w:date="2024-09-11T11:13:00Z"/>
              </w:rPr>
            </w:pPr>
            <w:r>
              <w:t xml:space="preserve">Référentiel Topologique, BDD marches type, BDD </w:t>
            </w:r>
            <w:r w:rsidR="001F6EE4">
              <w:t>mission</w:t>
            </w:r>
            <w:r>
              <w:t>s</w:t>
            </w:r>
          </w:p>
        </w:tc>
      </w:tr>
      <w:tr w:rsidR="00335853" w14:paraId="4A96B8DD" w14:textId="77777777" w:rsidTr="00A80977">
        <w:trPr>
          <w:ins w:id="1071" w:author="TRIANO José" w:date="2024-09-11T11:13:00Z"/>
        </w:trPr>
        <w:tc>
          <w:tcPr>
            <w:tcW w:w="1980" w:type="dxa"/>
          </w:tcPr>
          <w:p w14:paraId="72CF3232" w14:textId="77777777" w:rsidR="00892619" w:rsidRDefault="00892619" w:rsidP="00A80977">
            <w:pPr>
              <w:rPr>
                <w:ins w:id="1072" w:author="TRIANO José" w:date="2024-09-11T11:13:00Z"/>
              </w:rPr>
            </w:pPr>
            <w:ins w:id="1073" w:author="TRIANO José" w:date="2024-09-11T11:18:00Z">
              <w:r>
                <w:t>Outputs</w:t>
              </w:r>
            </w:ins>
          </w:p>
        </w:tc>
        <w:tc>
          <w:tcPr>
            <w:tcW w:w="7308" w:type="dxa"/>
            <w:gridSpan w:val="2"/>
          </w:tcPr>
          <w:p w14:paraId="11C5A96B" w14:textId="77777777" w:rsidR="00892619" w:rsidRPr="009E51E5" w:rsidRDefault="00892619" w:rsidP="00A80977">
            <w:pPr>
              <w:rPr>
                <w:ins w:id="1074" w:author="TRIANO José" w:date="2024-09-11T11:13:00Z"/>
              </w:rPr>
            </w:pPr>
            <w:r>
              <w:t>Intervalles de passage à un hub X, le taille de la flotte et la capacité de transport maximale du système.</w:t>
            </w:r>
          </w:p>
        </w:tc>
      </w:tr>
      <w:tr w:rsidR="00335853" w14:paraId="36DCFEBD" w14:textId="77777777" w:rsidTr="00A80977">
        <w:trPr>
          <w:ins w:id="1075" w:author="TRIANO José" w:date="2024-09-11T11:13:00Z"/>
        </w:trPr>
        <w:tc>
          <w:tcPr>
            <w:tcW w:w="1980" w:type="dxa"/>
          </w:tcPr>
          <w:p w14:paraId="3351CF05" w14:textId="77777777" w:rsidR="00892619" w:rsidRDefault="00892619" w:rsidP="00A80977">
            <w:pPr>
              <w:rPr>
                <w:ins w:id="1076" w:author="TRIANO José" w:date="2024-09-11T11:13:00Z"/>
              </w:rPr>
            </w:pPr>
            <w:ins w:id="1077" w:author="TRIANO José" w:date="2024-09-11T11:19:00Z">
              <w:r>
                <w:t>Diagr</w:t>
              </w:r>
            </w:ins>
            <w:ins w:id="1078" w:author="TRIANO José" w:date="2024-09-11T11:20:00Z">
              <w:r>
                <w:t>amme</w:t>
              </w:r>
            </w:ins>
            <w:r>
              <w:t xml:space="preserve"> de composants</w:t>
            </w:r>
          </w:p>
        </w:tc>
        <w:tc>
          <w:tcPr>
            <w:tcW w:w="7308" w:type="dxa"/>
            <w:gridSpan w:val="2"/>
          </w:tcPr>
          <w:p w14:paraId="647FC22A" w14:textId="77777777" w:rsidR="00892619" w:rsidRPr="00D54ADD" w:rsidRDefault="00892619">
            <w:pPr>
              <w:jc w:val="center"/>
              <w:rPr>
                <w:ins w:id="1079" w:author="TRIANO José" w:date="2024-09-11T11:13:00Z"/>
                <w:color w:val="ADADAD" w:themeColor="background2" w:themeShade="BF"/>
              </w:rPr>
              <w:pPrChange w:id="1080" w:author="TRIANO José" w:date="2024-09-11T11:37:00Z">
                <w:pPr/>
              </w:pPrChange>
            </w:pPr>
            <w:r w:rsidRPr="00873875">
              <w:rPr>
                <w:noProof/>
                <w:color w:val="ADADAD" w:themeColor="background2" w:themeShade="BF"/>
              </w:rPr>
              <w:drawing>
                <wp:inline distT="0" distB="0" distL="0" distR="0" wp14:anchorId="5981CC64" wp14:editId="638B01AD">
                  <wp:extent cx="4667412" cy="3072621"/>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2877" cy="3082802"/>
                          </a:xfrm>
                          <a:prstGeom prst="rect">
                            <a:avLst/>
                          </a:prstGeom>
                        </pic:spPr>
                      </pic:pic>
                    </a:graphicData>
                  </a:graphic>
                </wp:inline>
              </w:drawing>
            </w:r>
          </w:p>
        </w:tc>
      </w:tr>
      <w:tr w:rsidR="00892619" w14:paraId="080240EF" w14:textId="77777777" w:rsidTr="00A80977">
        <w:trPr>
          <w:gridAfter w:val="1"/>
          <w:wAfter w:w="62" w:type="dxa"/>
        </w:trPr>
        <w:tc>
          <w:tcPr>
            <w:tcW w:w="1980" w:type="dxa"/>
          </w:tcPr>
          <w:p w14:paraId="431A5C16" w14:textId="77777777" w:rsidR="00892619" w:rsidRDefault="00892619" w:rsidP="00A80977">
            <w:r>
              <w:t>Diagramme de séquences</w:t>
            </w:r>
          </w:p>
        </w:tc>
        <w:tc>
          <w:tcPr>
            <w:tcW w:w="7308" w:type="dxa"/>
          </w:tcPr>
          <w:p w14:paraId="654B9E7E" w14:textId="4638DEB4" w:rsidR="00892619" w:rsidRDefault="00892619" w:rsidP="0006283F">
            <w:pPr>
              <w:pStyle w:val="Paragraphedeliste"/>
              <w:numPr>
                <w:ilvl w:val="0"/>
                <w:numId w:val="88"/>
              </w:numPr>
              <w:jc w:val="center"/>
            </w:pPr>
            <w:r w:rsidRPr="00D0137A">
              <w:t xml:space="preserve">Utilisateur </w:t>
            </w:r>
            <w:r w:rsidR="00D0137A">
              <w:t xml:space="preserve">est dans l’environnement de travail </w:t>
            </w:r>
            <w:r w:rsidR="0006283F">
              <w:t>« </w:t>
            </w:r>
            <w:r w:rsidRPr="00D0137A">
              <w:t>éditeur de planifications</w:t>
            </w:r>
            <w:r w:rsidR="0006283F">
              <w:t> ».</w:t>
            </w:r>
            <w:r w:rsidRPr="00D0137A">
              <w:t xml:space="preserve"> </w:t>
            </w:r>
          </w:p>
          <w:p w14:paraId="78FBFD79" w14:textId="696E234A" w:rsidR="007B6FCE" w:rsidRDefault="007B6FCE" w:rsidP="007B6FCE">
            <w:pPr>
              <w:pStyle w:val="Paragraphedeliste"/>
              <w:numPr>
                <w:ilvl w:val="0"/>
                <w:numId w:val="88"/>
              </w:numPr>
              <w:jc w:val="center"/>
            </w:pPr>
            <w:r>
              <w:t xml:space="preserve">L’utilisateur peut saisir des </w:t>
            </w:r>
            <w:r w:rsidR="001F6EE4">
              <w:t>mission</w:t>
            </w:r>
            <w:r>
              <w:t xml:space="preserve">s manuellement sur le graphique espace/temps. </w:t>
            </w:r>
          </w:p>
          <w:p w14:paraId="2BADB1DA" w14:textId="24A67FD3" w:rsidR="001728D5" w:rsidRPr="006B4C4D" w:rsidRDefault="001728D5" w:rsidP="007B6FCE">
            <w:pPr>
              <w:pStyle w:val="Paragraphedeliste"/>
              <w:numPr>
                <w:ilvl w:val="0"/>
                <w:numId w:val="88"/>
              </w:numPr>
              <w:jc w:val="center"/>
              <w:rPr>
                <w:highlight w:val="green"/>
              </w:rPr>
            </w:pPr>
            <w:r w:rsidRPr="006B4C4D">
              <w:rPr>
                <w:highlight w:val="green"/>
              </w:rPr>
              <w:t>L’utilisateur peut saisir les temps minimu</w:t>
            </w:r>
            <w:r w:rsidR="006B4C4D" w:rsidRPr="006B4C4D">
              <w:rPr>
                <w:highlight w:val="green"/>
              </w:rPr>
              <w:t>ms d’arrêt sur chaque point d’arrêt.</w:t>
            </w:r>
          </w:p>
          <w:p w14:paraId="2B45048A" w14:textId="3B6A3891" w:rsidR="00D0137A" w:rsidRDefault="0006283F" w:rsidP="0006283F">
            <w:pPr>
              <w:pStyle w:val="Paragraphedeliste"/>
              <w:numPr>
                <w:ilvl w:val="0"/>
                <w:numId w:val="88"/>
              </w:numPr>
              <w:jc w:val="center"/>
            </w:pPr>
            <w:r>
              <w:t>Les champs des automatismes sont disponibles. L’utilisateur peut saisir les champs marqués en X </w:t>
            </w:r>
            <w:r w:rsidR="002E307B">
              <w:t xml:space="preserve">sur un des critères suivants </w:t>
            </w:r>
            <w:r>
              <w:t xml:space="preserve">: </w:t>
            </w:r>
          </w:p>
          <w:p w14:paraId="5CF97BE3" w14:textId="3826AF36" w:rsidR="0006283F" w:rsidRPr="0006283F" w:rsidRDefault="0006283F" w:rsidP="0006283F">
            <w:pPr>
              <w:pStyle w:val="Paragraphedeliste"/>
              <w:numPr>
                <w:ilvl w:val="0"/>
                <w:numId w:val="89"/>
              </w:numPr>
            </w:pPr>
            <w:r w:rsidRPr="0006283F">
              <w:t xml:space="preserve">Fréquences de passage du type de </w:t>
            </w:r>
            <w:r w:rsidR="001F6EE4">
              <w:t>mission</w:t>
            </w:r>
            <w:r w:rsidRPr="0006283F">
              <w:t xml:space="preserve"> X tous les X minutes au hub X entre XX :XX h et XX :XX heure. </w:t>
            </w:r>
          </w:p>
          <w:p w14:paraId="6A12929F" w14:textId="77777777" w:rsidR="0006283F" w:rsidRPr="0006283F" w:rsidRDefault="0006283F" w:rsidP="0006283F">
            <w:pPr>
              <w:pStyle w:val="Paragraphedeliste"/>
              <w:numPr>
                <w:ilvl w:val="0"/>
                <w:numId w:val="89"/>
              </w:numPr>
            </w:pPr>
            <w:r w:rsidRPr="0006283F">
              <w:t xml:space="preserve">Taille de la flotte de X véhicules. </w:t>
            </w:r>
          </w:p>
          <w:p w14:paraId="6964D984" w14:textId="1A579675" w:rsidR="0006283F" w:rsidRDefault="0006283F" w:rsidP="0006283F">
            <w:pPr>
              <w:pStyle w:val="Paragraphedeliste"/>
              <w:numPr>
                <w:ilvl w:val="0"/>
                <w:numId w:val="89"/>
              </w:numPr>
            </w:pPr>
            <w:r w:rsidRPr="0006283F">
              <w:t>Demande de X voyageurs/heure aux arrêts X, X, X… avec une flotte de X voyageurs/véhicule</w:t>
            </w:r>
            <w:r>
              <w:t>.</w:t>
            </w:r>
          </w:p>
          <w:p w14:paraId="7F9EBE94" w14:textId="4351B6D7" w:rsidR="00892619" w:rsidRPr="00E0059F" w:rsidRDefault="00AE3133" w:rsidP="0010552B">
            <w:pPr>
              <w:pStyle w:val="Paragraphedeliste"/>
              <w:numPr>
                <w:ilvl w:val="0"/>
                <w:numId w:val="88"/>
              </w:numPr>
            </w:pPr>
            <w:r>
              <w:t xml:space="preserve">Le système affiche les </w:t>
            </w:r>
            <w:r w:rsidR="001F6EE4">
              <w:t>mission</w:t>
            </w:r>
            <w:r>
              <w:t>s calculé</w:t>
            </w:r>
            <w:r w:rsidR="002E307B">
              <w:t>e</w:t>
            </w:r>
            <w:r>
              <w:t xml:space="preserve">s </w:t>
            </w:r>
            <w:r w:rsidR="002E307B">
              <w:t xml:space="preserve">et nécessaires pour </w:t>
            </w:r>
            <w:r w:rsidR="0010552B">
              <w:t xml:space="preserve">couvrir les critères saisis. </w:t>
            </w:r>
          </w:p>
        </w:tc>
      </w:tr>
      <w:tr w:rsidR="005A279D" w14:paraId="6C3D4792" w14:textId="77777777" w:rsidTr="00A80977">
        <w:trPr>
          <w:gridAfter w:val="1"/>
          <w:wAfter w:w="62" w:type="dxa"/>
        </w:trPr>
        <w:tc>
          <w:tcPr>
            <w:tcW w:w="1980" w:type="dxa"/>
          </w:tcPr>
          <w:p w14:paraId="688480A4" w14:textId="1DF5A2B9" w:rsidR="005A279D" w:rsidRDefault="007A6F12" w:rsidP="00A80977">
            <w:r>
              <w:t>Séquence</w:t>
            </w:r>
          </w:p>
        </w:tc>
        <w:tc>
          <w:tcPr>
            <w:tcW w:w="7308" w:type="dxa"/>
          </w:tcPr>
          <w:p w14:paraId="3E4806E5" w14:textId="07064418" w:rsidR="005A279D" w:rsidRPr="00DD777C" w:rsidRDefault="00EB6ADC" w:rsidP="00DD777C">
            <w:r>
              <w:t>voir schéma antérieur…</w:t>
            </w:r>
          </w:p>
        </w:tc>
      </w:tr>
    </w:tbl>
    <w:p w14:paraId="7206F08A" w14:textId="77777777" w:rsidR="00892619" w:rsidRPr="00892619" w:rsidRDefault="00892619" w:rsidP="00892619"/>
    <w:p w14:paraId="3A713BF9" w14:textId="798EE936" w:rsidR="003D4566" w:rsidRPr="001A2E6E" w:rsidRDefault="003D4566" w:rsidP="00C82597">
      <w:pPr>
        <w:pStyle w:val="Titre4"/>
      </w:pPr>
      <w:bookmarkStart w:id="1081" w:name="_Toc196744646"/>
      <w:r>
        <w:t>TM_TA_05</w:t>
      </w:r>
      <w:r w:rsidRPr="001A2E6E">
        <w:t>_</w:t>
      </w:r>
      <w:r>
        <w:t>02 :</w:t>
      </w:r>
      <w:r w:rsidRPr="001A2E6E">
        <w:t xml:space="preserve"> </w:t>
      </w:r>
      <w:r>
        <w:t>Gérer une bibliothèque de référentiels horaires</w:t>
      </w:r>
      <w:bookmarkEnd w:id="1057"/>
      <w:bookmarkEnd w:id="1081"/>
    </w:p>
    <w:p w14:paraId="132461A2" w14:textId="239EB64B" w:rsidR="00506401" w:rsidRPr="00506401" w:rsidRDefault="00295F35" w:rsidP="00506401">
      <w:pPr>
        <w:pStyle w:val="Titre4"/>
      </w:pPr>
      <w:bookmarkStart w:id="1082" w:name="_Toc174367335"/>
      <w:bookmarkStart w:id="1083" w:name="_Toc196744647"/>
      <w:r>
        <w:t>TM_TA_0</w:t>
      </w:r>
      <w:r w:rsidR="001A2E6E">
        <w:t>5</w:t>
      </w:r>
      <w:r w:rsidR="001A2E6E" w:rsidRPr="001A2E6E">
        <w:t>_</w:t>
      </w:r>
      <w:r w:rsidR="001A2E6E">
        <w:t>0</w:t>
      </w:r>
      <w:r w:rsidR="003D4566">
        <w:t>3</w:t>
      </w:r>
      <w:r w:rsidR="001A2E6E">
        <w:t> :</w:t>
      </w:r>
      <w:r w:rsidR="001A2E6E" w:rsidRPr="001A2E6E">
        <w:t xml:space="preserve"> Afficher les données du référentiel horaire</w:t>
      </w:r>
      <w:bookmarkEnd w:id="1082"/>
      <w:bookmarkEnd w:id="1083"/>
    </w:p>
    <w:p w14:paraId="61108B17" w14:textId="521455E2" w:rsidR="00470669" w:rsidRDefault="00295F35" w:rsidP="00C82597">
      <w:pPr>
        <w:pStyle w:val="Titre4"/>
        <w:keepNext w:val="0"/>
      </w:pPr>
      <w:bookmarkStart w:id="1084" w:name="_Toc174367337"/>
      <w:bookmarkStart w:id="1085" w:name="_Toc196744648"/>
      <w:r>
        <w:t>TM_TA_0</w:t>
      </w:r>
      <w:r w:rsidR="001A2E6E">
        <w:t>6</w:t>
      </w:r>
      <w:r w:rsidR="001A2E6E" w:rsidRPr="001A2E6E">
        <w:t>_</w:t>
      </w:r>
      <w:r w:rsidR="001A2E6E">
        <w:t>01 :</w:t>
      </w:r>
      <w:r w:rsidR="001A2E6E" w:rsidRPr="001A2E6E">
        <w:t xml:space="preserve"> Construire </w:t>
      </w:r>
      <w:r w:rsidR="001A2E6E">
        <w:t>le</w:t>
      </w:r>
      <w:r w:rsidR="001A2E6E" w:rsidRPr="001A2E6E">
        <w:t xml:space="preserve"> référentiel horaire </w:t>
      </w:r>
      <w:r w:rsidR="000E02C0">
        <w:t>d’</w:t>
      </w:r>
      <w:r w:rsidR="000E02C0" w:rsidRPr="001A2E6E">
        <w:t>«</w:t>
      </w:r>
      <w:r w:rsidR="001A2E6E" w:rsidRPr="001A2E6E">
        <w:t> </w:t>
      </w:r>
      <w:r w:rsidR="001A2E6E">
        <w:t>Exploitation</w:t>
      </w:r>
      <w:r w:rsidR="00901C00">
        <w:t>»</w:t>
      </w:r>
      <w:bookmarkEnd w:id="1084"/>
      <w:bookmarkEnd w:id="1085"/>
    </w:p>
    <w:tbl>
      <w:tblPr>
        <w:tblStyle w:val="Grilledutableau"/>
        <w:tblW w:w="0" w:type="auto"/>
        <w:tblLook w:val="04A0" w:firstRow="1" w:lastRow="0" w:firstColumn="1" w:lastColumn="0" w:noHBand="0" w:noVBand="1"/>
      </w:tblPr>
      <w:tblGrid>
        <w:gridCol w:w="1716"/>
        <w:gridCol w:w="7514"/>
        <w:gridCol w:w="58"/>
      </w:tblGrid>
      <w:tr w:rsidR="00526C48" w14:paraId="712EF668" w14:textId="77777777" w:rsidTr="00A80977">
        <w:trPr>
          <w:gridAfter w:val="1"/>
          <w:wAfter w:w="62" w:type="dxa"/>
          <w:ins w:id="1086" w:author="TRIANO José" w:date="2024-09-11T11:13:00Z"/>
        </w:trPr>
        <w:tc>
          <w:tcPr>
            <w:tcW w:w="1980" w:type="dxa"/>
          </w:tcPr>
          <w:p w14:paraId="03DA44D8" w14:textId="77777777" w:rsidR="00944F9E" w:rsidRDefault="00944F9E" w:rsidP="00A80977">
            <w:pPr>
              <w:rPr>
                <w:ins w:id="1087" w:author="TRIANO José" w:date="2024-09-11T11:13:00Z"/>
              </w:rPr>
            </w:pPr>
            <w:ins w:id="1088" w:author="TRIANO José" w:date="2024-09-11T11:14:00Z">
              <w:r>
                <w:t>Résultat attendu</w:t>
              </w:r>
            </w:ins>
          </w:p>
        </w:tc>
        <w:tc>
          <w:tcPr>
            <w:tcW w:w="7308" w:type="dxa"/>
          </w:tcPr>
          <w:p w14:paraId="678FD587" w14:textId="53505EFD" w:rsidR="00944F9E" w:rsidRDefault="00944F9E" w:rsidP="00A80977">
            <w:pPr>
              <w:rPr>
                <w:ins w:id="1089" w:author="TRIANO José" w:date="2024-09-11T11:13:00Z"/>
              </w:rPr>
            </w:pPr>
            <w:r>
              <w:t xml:space="preserve">Afficher une planification horaire sur une ligne </w:t>
            </w:r>
            <w:r w:rsidR="00614199">
              <w:t>en forme de Référentiel Horaire exportable dans le système de systèmes afin</w:t>
            </w:r>
            <w:r>
              <w:t xml:space="preserve"> d’opérer un service de transport.    </w:t>
            </w:r>
          </w:p>
        </w:tc>
      </w:tr>
      <w:tr w:rsidR="00526C48" w14:paraId="2A32E260" w14:textId="77777777" w:rsidTr="00A80977">
        <w:trPr>
          <w:gridAfter w:val="1"/>
          <w:wAfter w:w="62" w:type="dxa"/>
          <w:ins w:id="1090" w:author="TRIANO José" w:date="2024-09-11T11:13:00Z"/>
        </w:trPr>
        <w:tc>
          <w:tcPr>
            <w:tcW w:w="1980" w:type="dxa"/>
          </w:tcPr>
          <w:p w14:paraId="4D9EAB24" w14:textId="77777777" w:rsidR="00944F9E" w:rsidRDefault="00944F9E" w:rsidP="00A80977">
            <w:pPr>
              <w:rPr>
                <w:ins w:id="1091" w:author="TRIANO José" w:date="2024-09-11T11:13:00Z"/>
              </w:rPr>
            </w:pPr>
            <w:ins w:id="1092" w:author="TRIANO José" w:date="2024-09-11T11:14:00Z">
              <w:r>
                <w:t>Description</w:t>
              </w:r>
            </w:ins>
          </w:p>
        </w:tc>
        <w:tc>
          <w:tcPr>
            <w:tcW w:w="7308" w:type="dxa"/>
          </w:tcPr>
          <w:p w14:paraId="4BCBB283" w14:textId="05B7D32F" w:rsidR="00944F9E" w:rsidRDefault="00944F9E" w:rsidP="00944F9E">
            <w:pPr>
              <w:jc w:val="both"/>
            </w:pPr>
            <w:r>
              <w:t xml:space="preserve">La </w:t>
            </w:r>
            <w:r w:rsidRPr="00121A15">
              <w:rPr>
                <w:b/>
                <w:bCs/>
              </w:rPr>
              <w:t>phase d’exploitation</w:t>
            </w:r>
            <w:r>
              <w:t xml:space="preserve"> a pour objectif de créer un Référentiel Horaire exploitable sur une ligne afin d’offrir un service de transport. </w:t>
            </w:r>
          </w:p>
          <w:p w14:paraId="10D1745F" w14:textId="5C1F6481" w:rsidR="000F3B74" w:rsidRDefault="000F3B74" w:rsidP="00944F9E">
            <w:pPr>
              <w:jc w:val="both"/>
            </w:pPr>
            <w:r>
              <w:t>Le Référentiel Horaire est exporté et consommé par les sous-systèmes ayant besoin.</w:t>
            </w:r>
          </w:p>
          <w:p w14:paraId="1855CECE" w14:textId="2811A6FA" w:rsidR="00944F9E" w:rsidRPr="008C0362" w:rsidRDefault="00944F9E" w:rsidP="00944F9E">
            <w:pPr>
              <w:jc w:val="both"/>
              <w:rPr>
                <w:ins w:id="1093" w:author="TRIANO José" w:date="2024-09-11T11:13:00Z"/>
              </w:rPr>
            </w:pPr>
            <w:r>
              <w:t xml:space="preserve">Cette phase permet au backend du TR d’opérer la ligne et communiquer avec des véhicules réels. </w:t>
            </w:r>
          </w:p>
        </w:tc>
      </w:tr>
      <w:tr w:rsidR="009A487A" w14:paraId="590F64BD" w14:textId="77777777" w:rsidTr="00A80977">
        <w:trPr>
          <w:gridAfter w:val="1"/>
          <w:wAfter w:w="62" w:type="dxa"/>
        </w:trPr>
        <w:tc>
          <w:tcPr>
            <w:tcW w:w="1980" w:type="dxa"/>
          </w:tcPr>
          <w:p w14:paraId="1724C136" w14:textId="77777777" w:rsidR="00944F9E" w:rsidRDefault="00944F9E" w:rsidP="00A80977">
            <w:r>
              <w:t>Interfaces</w:t>
            </w:r>
          </w:p>
        </w:tc>
        <w:tc>
          <w:tcPr>
            <w:tcW w:w="7308" w:type="dxa"/>
          </w:tcPr>
          <w:p w14:paraId="7815028A" w14:textId="155612A2" w:rsidR="00944F9E" w:rsidRDefault="006A00E5" w:rsidP="00A80977">
            <w:r>
              <w:t xml:space="preserve">Serveur horaire, </w:t>
            </w:r>
            <w:r w:rsidR="00944F9E">
              <w:t>Référentiel Topologique, IHM TA</w:t>
            </w:r>
            <w:r>
              <w:t>, export du Réf Horaire</w:t>
            </w:r>
          </w:p>
        </w:tc>
      </w:tr>
      <w:tr w:rsidR="009A487A" w14:paraId="5C127D62" w14:textId="77777777" w:rsidTr="00A80977">
        <w:trPr>
          <w:ins w:id="1094" w:author="TRIANO José" w:date="2024-09-11T11:13:00Z"/>
        </w:trPr>
        <w:tc>
          <w:tcPr>
            <w:tcW w:w="1980" w:type="dxa"/>
          </w:tcPr>
          <w:p w14:paraId="3E988332" w14:textId="77777777" w:rsidR="00944F9E" w:rsidRDefault="00944F9E" w:rsidP="00A80977">
            <w:pPr>
              <w:rPr>
                <w:ins w:id="1095" w:author="TRIANO José" w:date="2024-09-11T11:13:00Z"/>
              </w:rPr>
            </w:pPr>
            <w:ins w:id="1096" w:author="TRIANO José" w:date="2024-09-11T11:18:00Z">
              <w:r>
                <w:t>Inputs</w:t>
              </w:r>
            </w:ins>
          </w:p>
        </w:tc>
        <w:tc>
          <w:tcPr>
            <w:tcW w:w="7308" w:type="dxa"/>
            <w:gridSpan w:val="2"/>
          </w:tcPr>
          <w:p w14:paraId="7BEDFB83" w14:textId="0619A58E" w:rsidR="00944F9E" w:rsidRPr="009E51E5" w:rsidRDefault="00944F9E" w:rsidP="00A80977">
            <w:pPr>
              <w:rPr>
                <w:ins w:id="1097" w:author="TRIANO José" w:date="2024-09-11T11:13:00Z"/>
              </w:rPr>
            </w:pPr>
            <w:r>
              <w:t xml:space="preserve">Référentiel Topologique, BDD marches type, BDD </w:t>
            </w:r>
            <w:r w:rsidR="001F6EE4">
              <w:t>mission</w:t>
            </w:r>
            <w:r>
              <w:t>s</w:t>
            </w:r>
          </w:p>
        </w:tc>
      </w:tr>
      <w:tr w:rsidR="009A487A" w14:paraId="52D8D1A6" w14:textId="77777777" w:rsidTr="00A80977">
        <w:trPr>
          <w:ins w:id="1098" w:author="TRIANO José" w:date="2024-09-11T11:13:00Z"/>
        </w:trPr>
        <w:tc>
          <w:tcPr>
            <w:tcW w:w="1980" w:type="dxa"/>
          </w:tcPr>
          <w:p w14:paraId="13C7057A" w14:textId="77777777" w:rsidR="00944F9E" w:rsidRDefault="00944F9E" w:rsidP="00A80977">
            <w:pPr>
              <w:rPr>
                <w:ins w:id="1099" w:author="TRIANO José" w:date="2024-09-11T11:13:00Z"/>
              </w:rPr>
            </w:pPr>
            <w:ins w:id="1100" w:author="TRIANO José" w:date="2024-09-11T11:18:00Z">
              <w:r>
                <w:t>Outputs</w:t>
              </w:r>
            </w:ins>
          </w:p>
        </w:tc>
        <w:tc>
          <w:tcPr>
            <w:tcW w:w="7308" w:type="dxa"/>
            <w:gridSpan w:val="2"/>
          </w:tcPr>
          <w:p w14:paraId="23FE30D8" w14:textId="77777777" w:rsidR="00944F9E" w:rsidRDefault="00944F9E" w:rsidP="00A80977">
            <w:r>
              <w:t>Intervalles de passage à un hub X, le taille de la flotte et la capacité de transport maximale du système.</w:t>
            </w:r>
          </w:p>
          <w:p w14:paraId="5529E06D" w14:textId="0F49960C" w:rsidR="00D50679" w:rsidRPr="009E51E5" w:rsidRDefault="00D50679" w:rsidP="00A80977">
            <w:pPr>
              <w:rPr>
                <w:ins w:id="1101" w:author="TRIANO José" w:date="2024-09-11T11:13:00Z"/>
              </w:rPr>
            </w:pPr>
            <w:r>
              <w:t xml:space="preserve">Référentiel Horaire exportable et partageable. </w:t>
            </w:r>
          </w:p>
        </w:tc>
      </w:tr>
      <w:tr w:rsidR="009A487A" w14:paraId="361D92E0" w14:textId="77777777" w:rsidTr="00A80977">
        <w:trPr>
          <w:ins w:id="1102" w:author="TRIANO José" w:date="2024-09-11T11:13:00Z"/>
        </w:trPr>
        <w:tc>
          <w:tcPr>
            <w:tcW w:w="1980" w:type="dxa"/>
          </w:tcPr>
          <w:p w14:paraId="341D5467" w14:textId="77777777" w:rsidR="00944F9E" w:rsidRDefault="00944F9E" w:rsidP="00A80977">
            <w:pPr>
              <w:rPr>
                <w:ins w:id="1103" w:author="TRIANO José" w:date="2024-09-11T11:13:00Z"/>
              </w:rPr>
            </w:pPr>
            <w:ins w:id="1104" w:author="TRIANO José" w:date="2024-09-11T11:19:00Z">
              <w:r>
                <w:t>Diagr</w:t>
              </w:r>
            </w:ins>
            <w:ins w:id="1105" w:author="TRIANO José" w:date="2024-09-11T11:20:00Z">
              <w:r>
                <w:t>amme</w:t>
              </w:r>
            </w:ins>
            <w:r>
              <w:t xml:space="preserve"> de composants</w:t>
            </w:r>
          </w:p>
        </w:tc>
        <w:tc>
          <w:tcPr>
            <w:tcW w:w="7308" w:type="dxa"/>
            <w:gridSpan w:val="2"/>
          </w:tcPr>
          <w:p w14:paraId="643BB0B5" w14:textId="77777777" w:rsidR="00944F9E" w:rsidRPr="00D54ADD" w:rsidRDefault="00944F9E">
            <w:pPr>
              <w:jc w:val="center"/>
              <w:rPr>
                <w:ins w:id="1106" w:author="TRIANO José" w:date="2024-09-11T11:13:00Z"/>
                <w:color w:val="ADADAD" w:themeColor="background2" w:themeShade="BF"/>
              </w:rPr>
              <w:pPrChange w:id="1107" w:author="TRIANO José" w:date="2024-09-11T11:37:00Z">
                <w:pPr/>
              </w:pPrChange>
            </w:pPr>
            <w:r w:rsidRPr="00873875">
              <w:rPr>
                <w:noProof/>
                <w:color w:val="ADADAD" w:themeColor="background2" w:themeShade="BF"/>
              </w:rPr>
              <w:drawing>
                <wp:inline distT="0" distB="0" distL="0" distR="0" wp14:anchorId="39133384" wp14:editId="30AC1384">
                  <wp:extent cx="4667412" cy="3072621"/>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2877" cy="3082802"/>
                          </a:xfrm>
                          <a:prstGeom prst="rect">
                            <a:avLst/>
                          </a:prstGeom>
                        </pic:spPr>
                      </pic:pic>
                    </a:graphicData>
                  </a:graphic>
                </wp:inline>
              </w:drawing>
            </w:r>
          </w:p>
        </w:tc>
      </w:tr>
      <w:tr w:rsidR="009A487A" w14:paraId="15DF7835" w14:textId="77777777" w:rsidTr="00A80977">
        <w:trPr>
          <w:gridAfter w:val="1"/>
          <w:wAfter w:w="62" w:type="dxa"/>
        </w:trPr>
        <w:tc>
          <w:tcPr>
            <w:tcW w:w="1980" w:type="dxa"/>
          </w:tcPr>
          <w:p w14:paraId="7EC4D759" w14:textId="77777777" w:rsidR="00944F9E" w:rsidRDefault="00944F9E" w:rsidP="00A80977">
            <w:r>
              <w:t>Diagramme de séquences</w:t>
            </w:r>
          </w:p>
        </w:tc>
        <w:tc>
          <w:tcPr>
            <w:tcW w:w="7308" w:type="dxa"/>
          </w:tcPr>
          <w:p w14:paraId="608670A2" w14:textId="299F6DCB" w:rsidR="00944F9E" w:rsidRPr="00081664" w:rsidRDefault="00944F9E" w:rsidP="00081664">
            <w:pPr>
              <w:pStyle w:val="Paragraphedeliste"/>
              <w:numPr>
                <w:ilvl w:val="0"/>
                <w:numId w:val="96"/>
              </w:numPr>
            </w:pPr>
            <w:r w:rsidRPr="00081664">
              <w:t xml:space="preserve">Utilisateur IHM TA accède à l’éditeur de planifications. </w:t>
            </w:r>
          </w:p>
          <w:p w14:paraId="209BE812" w14:textId="77777777" w:rsidR="00944F9E" w:rsidRPr="00081664" w:rsidRDefault="00944F9E" w:rsidP="00081664">
            <w:pPr>
              <w:pStyle w:val="Paragraphedeliste"/>
              <w:numPr>
                <w:ilvl w:val="0"/>
                <w:numId w:val="96"/>
              </w:numPr>
            </w:pPr>
            <w:r w:rsidRPr="00081664">
              <w:t xml:space="preserve">L’utilisateur importe un Réf Topo d’une bibliothèque. </w:t>
            </w:r>
          </w:p>
          <w:p w14:paraId="1822BFA0" w14:textId="77777777" w:rsidR="00944F9E" w:rsidRPr="00081664" w:rsidRDefault="00944F9E" w:rsidP="00081664">
            <w:pPr>
              <w:pStyle w:val="Paragraphedeliste"/>
              <w:numPr>
                <w:ilvl w:val="0"/>
                <w:numId w:val="96"/>
              </w:numPr>
            </w:pPr>
            <w:r w:rsidRPr="00081664">
              <w:t>Le système appelle à la liste de Réfs Topos choisit.</w:t>
            </w:r>
          </w:p>
          <w:p w14:paraId="081E22BD" w14:textId="77777777" w:rsidR="00944F9E" w:rsidRPr="00081664" w:rsidRDefault="00944F9E" w:rsidP="00081664">
            <w:pPr>
              <w:pStyle w:val="Paragraphedeliste"/>
              <w:numPr>
                <w:ilvl w:val="0"/>
                <w:numId w:val="96"/>
              </w:numPr>
            </w:pPr>
            <w:r w:rsidRPr="00081664">
              <w:t xml:space="preserve">Utilisateur « enregistre sous… » un projet de planification et choisit s’il s’agit d’un projet « étude » ou « exploitation ». </w:t>
            </w:r>
          </w:p>
          <w:p w14:paraId="07275653" w14:textId="77777777" w:rsidR="00944F9E" w:rsidRPr="00081664" w:rsidRDefault="00944F9E" w:rsidP="00081664">
            <w:pPr>
              <w:pStyle w:val="Paragraphedeliste"/>
              <w:numPr>
                <w:ilvl w:val="0"/>
                <w:numId w:val="96"/>
              </w:numPr>
            </w:pPr>
            <w:r w:rsidRPr="00081664">
              <w:t>Le projet est enregistré dans la bibliothèque de projets de planification.</w:t>
            </w:r>
          </w:p>
          <w:p w14:paraId="0B276155" w14:textId="5718626A" w:rsidR="00944F9E" w:rsidRPr="00081664" w:rsidRDefault="00944F9E" w:rsidP="00081664">
            <w:pPr>
              <w:pStyle w:val="Paragraphedeliste"/>
              <w:numPr>
                <w:ilvl w:val="0"/>
                <w:numId w:val="96"/>
              </w:numPr>
            </w:pPr>
            <w:r w:rsidRPr="00081664">
              <w:t xml:space="preserve">L’utilisateur importe la liste de </w:t>
            </w:r>
            <w:r w:rsidR="001F6EE4">
              <w:t>mission</w:t>
            </w:r>
            <w:r w:rsidRPr="00081664">
              <w:t xml:space="preserve">s d’une bibliothèque. </w:t>
            </w:r>
          </w:p>
          <w:p w14:paraId="00CDAFAE" w14:textId="37D7B2AE" w:rsidR="00944F9E" w:rsidRPr="00081664" w:rsidRDefault="00944F9E" w:rsidP="00081664">
            <w:pPr>
              <w:pStyle w:val="Paragraphedeliste"/>
              <w:numPr>
                <w:ilvl w:val="0"/>
                <w:numId w:val="96"/>
              </w:numPr>
            </w:pPr>
            <w:r w:rsidRPr="00081664">
              <w:t xml:space="preserve">Le système appelle à la liste de </w:t>
            </w:r>
            <w:r w:rsidR="001F6EE4">
              <w:t>mission</w:t>
            </w:r>
            <w:r w:rsidRPr="00081664">
              <w:t xml:space="preserve"> du projet choisit.</w:t>
            </w:r>
          </w:p>
          <w:p w14:paraId="3D8F8CFE" w14:textId="034BCB2D" w:rsidR="00D50679" w:rsidRPr="00081664" w:rsidRDefault="00D50679" w:rsidP="00081664">
            <w:pPr>
              <w:pStyle w:val="Paragraphedeliste"/>
              <w:numPr>
                <w:ilvl w:val="0"/>
                <w:numId w:val="96"/>
              </w:numPr>
            </w:pPr>
            <w:r w:rsidRPr="00081664">
              <w:t xml:space="preserve">L’utilisateur importe une table de compatibilités. </w:t>
            </w:r>
          </w:p>
          <w:p w14:paraId="532A8E6C" w14:textId="215CBF78" w:rsidR="00D50679" w:rsidRPr="00081664" w:rsidRDefault="00D50679" w:rsidP="00081664">
            <w:pPr>
              <w:pStyle w:val="Paragraphedeliste"/>
              <w:numPr>
                <w:ilvl w:val="0"/>
                <w:numId w:val="96"/>
              </w:numPr>
            </w:pPr>
            <w:r w:rsidRPr="00081664">
              <w:t xml:space="preserve">Le système appelle à la liste de </w:t>
            </w:r>
            <w:r w:rsidR="001F6EE4">
              <w:t>mission</w:t>
            </w:r>
            <w:r w:rsidRPr="00081664">
              <w:t xml:space="preserve"> du projet choisit.</w:t>
            </w:r>
          </w:p>
          <w:p w14:paraId="6DD969B8" w14:textId="32A1A492" w:rsidR="00944F9E" w:rsidRPr="00081664" w:rsidRDefault="00944F9E" w:rsidP="00081664">
            <w:pPr>
              <w:pStyle w:val="Paragraphedeliste"/>
              <w:numPr>
                <w:ilvl w:val="0"/>
                <w:numId w:val="96"/>
              </w:numPr>
            </w:pPr>
            <w:r w:rsidRPr="00081664">
              <w:t xml:space="preserve">L’utilisateur peut placer des </w:t>
            </w:r>
            <w:r w:rsidR="001F6EE4">
              <w:t>mission</w:t>
            </w:r>
            <w:r w:rsidRPr="00081664">
              <w:t xml:space="preserve">s sur le graphique espace/temps. </w:t>
            </w:r>
          </w:p>
          <w:p w14:paraId="48B9AAEF" w14:textId="77777777" w:rsidR="00944F9E" w:rsidRPr="00081664" w:rsidRDefault="00944F9E" w:rsidP="00081664">
            <w:pPr>
              <w:pStyle w:val="Paragraphedeliste"/>
              <w:numPr>
                <w:ilvl w:val="0"/>
                <w:numId w:val="96"/>
              </w:numPr>
            </w:pPr>
            <w:r w:rsidRPr="00081664">
              <w:t xml:space="preserve">L’utilisateur peut activer les fonctions d’automatisme pour compléter un projet de planification. </w:t>
            </w:r>
          </w:p>
        </w:tc>
      </w:tr>
      <w:tr w:rsidR="009A487A" w14:paraId="784B3216" w14:textId="77777777" w:rsidTr="00A80977">
        <w:trPr>
          <w:gridAfter w:val="1"/>
          <w:wAfter w:w="62" w:type="dxa"/>
        </w:trPr>
        <w:tc>
          <w:tcPr>
            <w:tcW w:w="1980" w:type="dxa"/>
          </w:tcPr>
          <w:p w14:paraId="32CE304C" w14:textId="62794823" w:rsidR="00081664" w:rsidRDefault="009574A2" w:rsidP="00A80977">
            <w:r>
              <w:t xml:space="preserve">Séquence </w:t>
            </w:r>
          </w:p>
        </w:tc>
        <w:tc>
          <w:tcPr>
            <w:tcW w:w="7308" w:type="dxa"/>
          </w:tcPr>
          <w:p w14:paraId="2B1FA6B5" w14:textId="77777777" w:rsidR="00081664" w:rsidRPr="00081664" w:rsidRDefault="00081664" w:rsidP="00081664"/>
        </w:tc>
      </w:tr>
    </w:tbl>
    <w:p w14:paraId="7191DD0E" w14:textId="77777777" w:rsidR="00944F9E" w:rsidRPr="00944F9E" w:rsidRDefault="00944F9E" w:rsidP="00944F9E"/>
    <w:p w14:paraId="71E05B97" w14:textId="60CE2465" w:rsidR="001A7A91" w:rsidRDefault="001A7A91" w:rsidP="001A7A91">
      <w:pPr>
        <w:pStyle w:val="Titre4"/>
        <w:keepNext w:val="0"/>
      </w:pPr>
      <w:bookmarkStart w:id="1108" w:name="_Toc174367338"/>
      <w:bookmarkStart w:id="1109" w:name="_Toc196744649"/>
      <w:r>
        <w:t>TM_TA_06</w:t>
      </w:r>
      <w:r w:rsidRPr="001A2E6E">
        <w:t>_</w:t>
      </w:r>
      <w:r>
        <w:t>02 :</w:t>
      </w:r>
      <w:r w:rsidRPr="001A2E6E">
        <w:t xml:space="preserve"> </w:t>
      </w:r>
      <w:r>
        <w:t>Création des services matériels</w:t>
      </w:r>
      <w:bookmarkEnd w:id="1109"/>
    </w:p>
    <w:tbl>
      <w:tblPr>
        <w:tblStyle w:val="Grilledutableau"/>
        <w:tblW w:w="0" w:type="auto"/>
        <w:tblLook w:val="04A0" w:firstRow="1" w:lastRow="0" w:firstColumn="1" w:lastColumn="0" w:noHBand="0" w:noVBand="1"/>
      </w:tblPr>
      <w:tblGrid>
        <w:gridCol w:w="1286"/>
        <w:gridCol w:w="8002"/>
      </w:tblGrid>
      <w:tr w:rsidR="006910DA" w14:paraId="55C4E852" w14:textId="77777777" w:rsidTr="00A80977">
        <w:trPr>
          <w:ins w:id="1110" w:author="TRIANO José" w:date="2024-09-11T11:13:00Z"/>
        </w:trPr>
        <w:tc>
          <w:tcPr>
            <w:tcW w:w="1980" w:type="dxa"/>
          </w:tcPr>
          <w:p w14:paraId="7FA233A4" w14:textId="77777777" w:rsidR="00607E90" w:rsidRDefault="00607E90" w:rsidP="00A80977">
            <w:pPr>
              <w:rPr>
                <w:ins w:id="1111" w:author="TRIANO José" w:date="2024-09-11T11:13:00Z"/>
              </w:rPr>
            </w:pPr>
            <w:ins w:id="1112" w:author="TRIANO José" w:date="2024-09-11T11:14:00Z">
              <w:r>
                <w:t>Résultat attendu</w:t>
              </w:r>
            </w:ins>
          </w:p>
        </w:tc>
        <w:tc>
          <w:tcPr>
            <w:tcW w:w="7308" w:type="dxa"/>
          </w:tcPr>
          <w:p w14:paraId="0CA407D4" w14:textId="0DF0873F" w:rsidR="00607E90" w:rsidRDefault="00607E90" w:rsidP="00A80977">
            <w:pPr>
              <w:rPr>
                <w:ins w:id="1113" w:author="TRIANO José" w:date="2024-09-11T11:13:00Z"/>
              </w:rPr>
            </w:pPr>
            <w:r>
              <w:t xml:space="preserve">La totalité des </w:t>
            </w:r>
            <w:r w:rsidR="001F6EE4">
              <w:t>mission</w:t>
            </w:r>
            <w:r>
              <w:t xml:space="preserve">s d’un projet de Référentiel Horaire sont enchaînées </w:t>
            </w:r>
            <w:r w:rsidR="00604B75">
              <w:t xml:space="preserve">et font partie d’un Service Matériel. </w:t>
            </w:r>
          </w:p>
        </w:tc>
      </w:tr>
      <w:tr w:rsidR="006910DA" w14:paraId="7E106152" w14:textId="77777777" w:rsidTr="00A80977">
        <w:trPr>
          <w:ins w:id="1114" w:author="TRIANO José" w:date="2024-09-11T11:13:00Z"/>
        </w:trPr>
        <w:tc>
          <w:tcPr>
            <w:tcW w:w="1980" w:type="dxa"/>
          </w:tcPr>
          <w:p w14:paraId="521A554F" w14:textId="77777777" w:rsidR="00607E90" w:rsidRDefault="00607E90" w:rsidP="00A80977">
            <w:pPr>
              <w:rPr>
                <w:ins w:id="1115" w:author="TRIANO José" w:date="2024-09-11T11:13:00Z"/>
              </w:rPr>
            </w:pPr>
            <w:ins w:id="1116" w:author="TRIANO José" w:date="2024-09-11T11:14:00Z">
              <w:r>
                <w:t>Description</w:t>
              </w:r>
            </w:ins>
          </w:p>
        </w:tc>
        <w:tc>
          <w:tcPr>
            <w:tcW w:w="7308" w:type="dxa"/>
          </w:tcPr>
          <w:p w14:paraId="3C3978D0" w14:textId="7A75CF48" w:rsidR="00607E90" w:rsidRDefault="00604B75" w:rsidP="00A80977">
            <w:pPr>
              <w:jc w:val="both"/>
            </w:pPr>
            <w:r>
              <w:t>Les Service Matériel</w:t>
            </w:r>
            <w:r w:rsidR="00BE3DCB">
              <w:t>s</w:t>
            </w:r>
            <w:r>
              <w:t xml:space="preserve"> sont l’unité à laquelle </w:t>
            </w:r>
            <w:r w:rsidR="00BE3DCB">
              <w:t>sont</w:t>
            </w:r>
            <w:r>
              <w:t xml:space="preserve"> allou</w:t>
            </w:r>
            <w:r w:rsidR="00BE3DCB">
              <w:t>ées</w:t>
            </w:r>
            <w:r>
              <w:t xml:space="preserve"> les </w:t>
            </w:r>
            <w:r w:rsidR="001F6EE4">
              <w:t>mission</w:t>
            </w:r>
            <w:r>
              <w:t>s que potentiellement peuvent être</w:t>
            </w:r>
            <w:r w:rsidR="00BE3DCB">
              <w:t xml:space="preserve"> </w:t>
            </w:r>
            <w:r w:rsidR="00745E4D">
              <w:t xml:space="preserve">parcourues par un même véhicule. C’est l’unité qui permet aussi la gestion du personnel accompagnateur des véhicules. </w:t>
            </w:r>
          </w:p>
          <w:p w14:paraId="77FDB4A0" w14:textId="3333F840" w:rsidR="00745E4D" w:rsidRDefault="00FE7E51" w:rsidP="00A80977">
            <w:pPr>
              <w:jc w:val="both"/>
            </w:pPr>
            <w:r>
              <w:t xml:space="preserve">En modalité de transport « horaire fixe », les SM contiennent de </w:t>
            </w:r>
            <w:r w:rsidR="001F6EE4">
              <w:t>mission</w:t>
            </w:r>
            <w:r>
              <w:t xml:space="preserve">s qui doivent être parcourues obligatoirement. En modalité « à demande », les </w:t>
            </w:r>
            <w:r w:rsidR="001F6EE4">
              <w:t>mission</w:t>
            </w:r>
            <w:r>
              <w:t xml:space="preserve">s sont </w:t>
            </w:r>
            <w:r w:rsidR="0033417E">
              <w:t>saisies</w:t>
            </w:r>
            <w:r w:rsidR="007A50AE">
              <w:t xml:space="preserve"> au fur et mesure qu’il y a des réservations de voyageurs. </w:t>
            </w:r>
          </w:p>
          <w:p w14:paraId="422A567F" w14:textId="77777777" w:rsidR="00FF0941" w:rsidRDefault="00FF0941" w:rsidP="00A80977">
            <w:pPr>
              <w:jc w:val="both"/>
            </w:pPr>
            <w:r>
              <w:t xml:space="preserve">L’utilisateur peut saisir des critères de création des SMs : </w:t>
            </w:r>
          </w:p>
          <w:p w14:paraId="3E1C1010" w14:textId="77777777" w:rsidR="00FF0941" w:rsidRDefault="00FF0941" w:rsidP="00FF0941">
            <w:pPr>
              <w:pStyle w:val="Paragraphedeliste"/>
              <w:numPr>
                <w:ilvl w:val="0"/>
                <w:numId w:val="97"/>
              </w:numPr>
              <w:jc w:val="both"/>
            </w:pPr>
            <w:r>
              <w:t xml:space="preserve">Temps de battement minimum dans un </w:t>
            </w:r>
            <w:r w:rsidR="0014047F">
              <w:t>hub (intermédiaire ou hub).</w:t>
            </w:r>
          </w:p>
          <w:p w14:paraId="11152F93" w14:textId="365B1A61" w:rsidR="0014047F" w:rsidRPr="00FF0941" w:rsidRDefault="0014047F" w:rsidP="00FF0941">
            <w:pPr>
              <w:pStyle w:val="Paragraphedeliste"/>
              <w:numPr>
                <w:ilvl w:val="0"/>
                <w:numId w:val="97"/>
              </w:numPr>
              <w:jc w:val="both"/>
              <w:rPr>
                <w:ins w:id="1117" w:author="TRIANO José" w:date="2024-09-11T11:13:00Z"/>
              </w:rPr>
            </w:pPr>
            <w:r>
              <w:t xml:space="preserve">Taille de la flotte. </w:t>
            </w:r>
          </w:p>
        </w:tc>
      </w:tr>
      <w:tr w:rsidR="000C28DF" w14:paraId="5290EF98" w14:textId="77777777" w:rsidTr="00A80977">
        <w:tc>
          <w:tcPr>
            <w:tcW w:w="1980" w:type="dxa"/>
          </w:tcPr>
          <w:p w14:paraId="3B589272" w14:textId="77777777" w:rsidR="00607E90" w:rsidRDefault="00607E90" w:rsidP="00A80977">
            <w:r>
              <w:t>Interfaces</w:t>
            </w:r>
          </w:p>
        </w:tc>
        <w:tc>
          <w:tcPr>
            <w:tcW w:w="7308" w:type="dxa"/>
          </w:tcPr>
          <w:p w14:paraId="4FF7053E" w14:textId="56D170AD" w:rsidR="00607E90" w:rsidRDefault="00607E90" w:rsidP="00A80977">
            <w:r>
              <w:t xml:space="preserve">Serveur horaire, Référentiel Topologique, IHM TA, </w:t>
            </w:r>
            <w:r w:rsidR="007A50AE">
              <w:t>projet de</w:t>
            </w:r>
            <w:r>
              <w:t xml:space="preserve"> Réf Horaire</w:t>
            </w:r>
          </w:p>
        </w:tc>
      </w:tr>
      <w:tr w:rsidR="00335853" w14:paraId="56258899" w14:textId="77777777" w:rsidTr="00A80977">
        <w:trPr>
          <w:ins w:id="1118" w:author="TRIANO José" w:date="2024-09-11T11:13:00Z"/>
        </w:trPr>
        <w:tc>
          <w:tcPr>
            <w:tcW w:w="1980" w:type="dxa"/>
          </w:tcPr>
          <w:p w14:paraId="1D446C6B" w14:textId="77777777" w:rsidR="00607E90" w:rsidRDefault="00607E90" w:rsidP="00A80977">
            <w:pPr>
              <w:rPr>
                <w:ins w:id="1119" w:author="TRIANO José" w:date="2024-09-11T11:13:00Z"/>
              </w:rPr>
            </w:pPr>
            <w:ins w:id="1120" w:author="TRIANO José" w:date="2024-09-11T11:18:00Z">
              <w:r>
                <w:t>Inputs</w:t>
              </w:r>
            </w:ins>
          </w:p>
        </w:tc>
        <w:tc>
          <w:tcPr>
            <w:tcW w:w="7308" w:type="dxa"/>
          </w:tcPr>
          <w:p w14:paraId="6500024F" w14:textId="03163867" w:rsidR="00607E90" w:rsidRPr="009E51E5" w:rsidRDefault="00607E90" w:rsidP="00A80977">
            <w:pPr>
              <w:rPr>
                <w:ins w:id="1121" w:author="TRIANO José" w:date="2024-09-11T11:13:00Z"/>
              </w:rPr>
            </w:pPr>
            <w:r>
              <w:t xml:space="preserve">Référentiel Topologique, BDD </w:t>
            </w:r>
            <w:r w:rsidR="0033417E">
              <w:t>projets de planification</w:t>
            </w:r>
          </w:p>
        </w:tc>
      </w:tr>
      <w:tr w:rsidR="00335853" w14:paraId="547DC013" w14:textId="77777777" w:rsidTr="00A80977">
        <w:trPr>
          <w:ins w:id="1122" w:author="TRIANO José" w:date="2024-09-11T11:13:00Z"/>
        </w:trPr>
        <w:tc>
          <w:tcPr>
            <w:tcW w:w="1980" w:type="dxa"/>
          </w:tcPr>
          <w:p w14:paraId="6F244335" w14:textId="77777777" w:rsidR="00607E90" w:rsidRDefault="00607E90" w:rsidP="00A80977">
            <w:pPr>
              <w:rPr>
                <w:ins w:id="1123" w:author="TRIANO José" w:date="2024-09-11T11:13:00Z"/>
              </w:rPr>
            </w:pPr>
            <w:ins w:id="1124" w:author="TRIANO José" w:date="2024-09-11T11:18:00Z">
              <w:r>
                <w:t>Outputs</w:t>
              </w:r>
            </w:ins>
          </w:p>
        </w:tc>
        <w:tc>
          <w:tcPr>
            <w:tcW w:w="7308" w:type="dxa"/>
          </w:tcPr>
          <w:p w14:paraId="1369C283" w14:textId="18743D2F" w:rsidR="00607E90" w:rsidRPr="009E51E5" w:rsidRDefault="0033417E" w:rsidP="00A80977">
            <w:pPr>
              <w:rPr>
                <w:ins w:id="1125" w:author="TRIANO José" w:date="2024-09-11T11:13:00Z"/>
              </w:rPr>
            </w:pPr>
            <w:r>
              <w:t xml:space="preserve">SM pour un projet de planification donné. </w:t>
            </w:r>
            <w:r w:rsidR="00607E90">
              <w:t xml:space="preserve"> </w:t>
            </w:r>
          </w:p>
        </w:tc>
      </w:tr>
      <w:tr w:rsidR="00335853" w14:paraId="0F2B6D90" w14:textId="77777777" w:rsidTr="00A80977">
        <w:trPr>
          <w:ins w:id="1126" w:author="TRIANO José" w:date="2024-09-11T11:13:00Z"/>
        </w:trPr>
        <w:tc>
          <w:tcPr>
            <w:tcW w:w="1980" w:type="dxa"/>
          </w:tcPr>
          <w:p w14:paraId="54E5D75F" w14:textId="77777777" w:rsidR="00607E90" w:rsidRDefault="00607E90" w:rsidP="00A80977">
            <w:pPr>
              <w:rPr>
                <w:ins w:id="1127" w:author="TRIANO José" w:date="2024-09-11T11:13:00Z"/>
              </w:rPr>
            </w:pPr>
            <w:ins w:id="1128" w:author="TRIANO José" w:date="2024-09-11T11:19:00Z">
              <w:r>
                <w:t>Diagr</w:t>
              </w:r>
            </w:ins>
            <w:ins w:id="1129" w:author="TRIANO José" w:date="2024-09-11T11:20:00Z">
              <w:r>
                <w:t>amme</w:t>
              </w:r>
            </w:ins>
            <w:r>
              <w:t xml:space="preserve"> de composants</w:t>
            </w:r>
          </w:p>
        </w:tc>
        <w:tc>
          <w:tcPr>
            <w:tcW w:w="7308" w:type="dxa"/>
          </w:tcPr>
          <w:p w14:paraId="10842AAF" w14:textId="0186865D" w:rsidR="00607E90" w:rsidRPr="00D54ADD" w:rsidRDefault="006E14AE">
            <w:pPr>
              <w:jc w:val="center"/>
              <w:rPr>
                <w:ins w:id="1130" w:author="TRIANO José" w:date="2024-09-11T11:13:00Z"/>
                <w:color w:val="ADADAD" w:themeColor="background2" w:themeShade="BF"/>
              </w:rPr>
              <w:pPrChange w:id="1131" w:author="TRIANO José" w:date="2024-09-11T11:37:00Z">
                <w:pPr/>
              </w:pPrChange>
            </w:pPr>
            <w:r w:rsidRPr="006E14AE">
              <w:rPr>
                <w:noProof/>
                <w:color w:val="ADADAD" w:themeColor="background2" w:themeShade="BF"/>
              </w:rPr>
              <w:drawing>
                <wp:inline distT="0" distB="0" distL="0" distR="0" wp14:anchorId="20DD3E4E" wp14:editId="0D49A549">
                  <wp:extent cx="4187792" cy="3069032"/>
                  <wp:effectExtent l="0" t="0" r="381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5861" cy="3074946"/>
                          </a:xfrm>
                          <a:prstGeom prst="rect">
                            <a:avLst/>
                          </a:prstGeom>
                        </pic:spPr>
                      </pic:pic>
                    </a:graphicData>
                  </a:graphic>
                </wp:inline>
              </w:drawing>
            </w:r>
          </w:p>
        </w:tc>
      </w:tr>
      <w:tr w:rsidR="000C28DF" w14:paraId="58F56459" w14:textId="77777777" w:rsidTr="00A80977">
        <w:tc>
          <w:tcPr>
            <w:tcW w:w="1980" w:type="dxa"/>
          </w:tcPr>
          <w:p w14:paraId="23B9EE45" w14:textId="77777777" w:rsidR="00607E90" w:rsidRDefault="00607E90" w:rsidP="00A80977">
            <w:r>
              <w:t>Diagramme de séquences</w:t>
            </w:r>
          </w:p>
        </w:tc>
        <w:tc>
          <w:tcPr>
            <w:tcW w:w="7308" w:type="dxa"/>
          </w:tcPr>
          <w:p w14:paraId="006CC8F3" w14:textId="77777777" w:rsidR="00607E90" w:rsidRDefault="0014047F" w:rsidP="008176EC">
            <w:pPr>
              <w:pStyle w:val="Paragraphedeliste"/>
              <w:numPr>
                <w:ilvl w:val="1"/>
                <w:numId w:val="98"/>
              </w:numPr>
            </w:pPr>
            <w:r>
              <w:t>L’utilisateur initialise l’environnement d’édition des SM.</w:t>
            </w:r>
          </w:p>
          <w:p w14:paraId="14D6ED4B" w14:textId="77777777" w:rsidR="0014047F" w:rsidRDefault="00B95715" w:rsidP="008176EC">
            <w:pPr>
              <w:pStyle w:val="Paragraphedeliste"/>
              <w:numPr>
                <w:ilvl w:val="1"/>
                <w:numId w:val="98"/>
              </w:numPr>
            </w:pPr>
            <w:r>
              <w:t>L’utilisateur importe un projet de planification d’une bibliothèque de projets.</w:t>
            </w:r>
          </w:p>
          <w:p w14:paraId="0829B291" w14:textId="77777777" w:rsidR="008176EC" w:rsidRDefault="005551EA" w:rsidP="008176EC">
            <w:pPr>
              <w:pStyle w:val="Paragraphedeliste"/>
              <w:numPr>
                <w:ilvl w:val="1"/>
                <w:numId w:val="98"/>
              </w:numPr>
            </w:pPr>
            <w:r>
              <w:t>Le système appelle la bibliothèque de projets.</w:t>
            </w:r>
          </w:p>
          <w:p w14:paraId="0BCF1BCA" w14:textId="0B3194E4" w:rsidR="008176EC" w:rsidRDefault="008176EC" w:rsidP="008176EC">
            <w:pPr>
              <w:pStyle w:val="Paragraphedeliste"/>
              <w:numPr>
                <w:ilvl w:val="1"/>
                <w:numId w:val="98"/>
              </w:numPr>
            </w:pPr>
            <w:r w:rsidRPr="008176EC">
              <w:t xml:space="preserve">L’utilisateur peut saisir des critères de création des SMs : </w:t>
            </w:r>
          </w:p>
          <w:p w14:paraId="5A641F81" w14:textId="77777777" w:rsidR="008176EC" w:rsidRDefault="008176EC" w:rsidP="004F59CD">
            <w:pPr>
              <w:pStyle w:val="Paragraphedeliste"/>
              <w:numPr>
                <w:ilvl w:val="2"/>
                <w:numId w:val="98"/>
              </w:numPr>
              <w:jc w:val="both"/>
            </w:pPr>
            <w:r>
              <w:t>Temps de battement minimum dans un hub (intermédiaire ou hub).</w:t>
            </w:r>
          </w:p>
          <w:p w14:paraId="45E041E0" w14:textId="77777777" w:rsidR="00B95715" w:rsidRDefault="008176EC" w:rsidP="004F59CD">
            <w:pPr>
              <w:pStyle w:val="Paragraphedeliste"/>
              <w:numPr>
                <w:ilvl w:val="2"/>
                <w:numId w:val="98"/>
              </w:numPr>
              <w:jc w:val="both"/>
            </w:pPr>
            <w:r w:rsidRPr="008176EC">
              <w:t>Taille de la flotte.</w:t>
            </w:r>
          </w:p>
          <w:p w14:paraId="7A6F22D4" w14:textId="26BD21FA" w:rsidR="00F1344E" w:rsidRDefault="00F1344E" w:rsidP="004F59CD">
            <w:pPr>
              <w:pStyle w:val="Paragraphedeliste"/>
              <w:numPr>
                <w:ilvl w:val="1"/>
                <w:numId w:val="98"/>
              </w:numPr>
            </w:pPr>
            <w:r w:rsidRPr="00F1344E">
              <w:t>L’utilisateur active la création de SMs</w:t>
            </w:r>
          </w:p>
          <w:p w14:paraId="50A28C23" w14:textId="14BFC2B8" w:rsidR="004F59CD" w:rsidRDefault="00B23E02" w:rsidP="004F59CD">
            <w:pPr>
              <w:pStyle w:val="Paragraphedeliste"/>
              <w:numPr>
                <w:ilvl w:val="1"/>
                <w:numId w:val="98"/>
              </w:numPr>
            </w:pPr>
            <w:r>
              <w:t xml:space="preserve">Activation de l’algorithme de création des SMs. </w:t>
            </w:r>
          </w:p>
          <w:p w14:paraId="3729C849" w14:textId="400811FE" w:rsidR="008176EC" w:rsidRPr="00F1344E" w:rsidRDefault="00B23E02" w:rsidP="00B23E02">
            <w:pPr>
              <w:pStyle w:val="Paragraphedeliste"/>
              <w:numPr>
                <w:ilvl w:val="1"/>
                <w:numId w:val="98"/>
              </w:numPr>
            </w:pPr>
            <w:r>
              <w:t xml:space="preserve">Affichage du résultat. </w:t>
            </w:r>
          </w:p>
        </w:tc>
      </w:tr>
      <w:tr w:rsidR="000C28DF" w14:paraId="7D65C17A" w14:textId="77777777" w:rsidTr="00A80977">
        <w:tc>
          <w:tcPr>
            <w:tcW w:w="1980" w:type="dxa"/>
          </w:tcPr>
          <w:p w14:paraId="59177D47" w14:textId="7DEB291C" w:rsidR="00607E90" w:rsidRDefault="009574A2" w:rsidP="00A80977">
            <w:r>
              <w:t>Séquence</w:t>
            </w:r>
          </w:p>
        </w:tc>
        <w:tc>
          <w:tcPr>
            <w:tcW w:w="7308" w:type="dxa"/>
          </w:tcPr>
          <w:p w14:paraId="752DE98D" w14:textId="537F1096" w:rsidR="00607E90" w:rsidRPr="00081664" w:rsidRDefault="00762543" w:rsidP="00A80977">
            <w:r w:rsidRPr="00762543">
              <w:rPr>
                <w:noProof/>
              </w:rPr>
              <w:drawing>
                <wp:inline distT="0" distB="0" distL="0" distR="0" wp14:anchorId="4CAC32DE" wp14:editId="30052DC9">
                  <wp:extent cx="5004452" cy="1234697"/>
                  <wp:effectExtent l="0" t="0" r="5715"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7663" cy="1242891"/>
                          </a:xfrm>
                          <a:prstGeom prst="rect">
                            <a:avLst/>
                          </a:prstGeom>
                        </pic:spPr>
                      </pic:pic>
                    </a:graphicData>
                  </a:graphic>
                </wp:inline>
              </w:drawing>
            </w:r>
          </w:p>
        </w:tc>
      </w:tr>
    </w:tbl>
    <w:p w14:paraId="53C83A89" w14:textId="77777777" w:rsidR="00607E90" w:rsidRPr="00607E90" w:rsidRDefault="00607E90" w:rsidP="00607E90"/>
    <w:p w14:paraId="6BAD9E2D" w14:textId="6C1161C3" w:rsidR="001A2E6E" w:rsidRDefault="00295F35" w:rsidP="00C82597">
      <w:pPr>
        <w:pStyle w:val="Titre4"/>
        <w:keepNext w:val="0"/>
      </w:pPr>
      <w:bookmarkStart w:id="1132" w:name="_Toc196744650"/>
      <w:r>
        <w:t>TM_TA_0</w:t>
      </w:r>
      <w:r w:rsidR="001A2E6E">
        <w:t>6</w:t>
      </w:r>
      <w:r w:rsidR="001A2E6E" w:rsidRPr="001A2E6E">
        <w:t>_</w:t>
      </w:r>
      <w:r w:rsidR="001A2E6E">
        <w:t>02 :</w:t>
      </w:r>
      <w:r w:rsidR="001A2E6E" w:rsidRPr="001A2E6E">
        <w:t xml:space="preserve"> </w:t>
      </w:r>
      <w:r w:rsidR="001A2E6E">
        <w:t>Affecter des ressources humaines et des véhicules aux services matériels</w:t>
      </w:r>
      <w:bookmarkEnd w:id="1108"/>
      <w:bookmarkEnd w:id="1132"/>
    </w:p>
    <w:p w14:paraId="2849FEA4" w14:textId="2C411F55" w:rsidR="001A2E6E" w:rsidRDefault="00295F35" w:rsidP="00C82597">
      <w:pPr>
        <w:pStyle w:val="Titre4"/>
        <w:keepNext w:val="0"/>
      </w:pPr>
      <w:bookmarkStart w:id="1133" w:name="_Toc174367340"/>
      <w:bookmarkStart w:id="1134" w:name="_Toc196744651"/>
      <w:r>
        <w:t>TM_TA_0</w:t>
      </w:r>
      <w:r w:rsidR="001A2E6E">
        <w:t>6</w:t>
      </w:r>
      <w:r w:rsidR="001A2E6E" w:rsidRPr="001A2E6E">
        <w:t>_</w:t>
      </w:r>
      <w:r w:rsidR="001A2E6E">
        <w:t>04 :</w:t>
      </w:r>
      <w:r w:rsidR="001A2E6E" w:rsidRPr="001A2E6E">
        <w:t xml:space="preserve"> </w:t>
      </w:r>
      <w:r w:rsidR="001A2E6E">
        <w:t>Gérer le calendrier d’exploitation</w:t>
      </w:r>
      <w:bookmarkEnd w:id="1133"/>
      <w:bookmarkEnd w:id="1134"/>
    </w:p>
    <w:tbl>
      <w:tblPr>
        <w:tblStyle w:val="Grilledutableau"/>
        <w:tblW w:w="0" w:type="auto"/>
        <w:tblLook w:val="04A0" w:firstRow="1" w:lastRow="0" w:firstColumn="1" w:lastColumn="0" w:noHBand="0" w:noVBand="1"/>
      </w:tblPr>
      <w:tblGrid>
        <w:gridCol w:w="1980"/>
        <w:gridCol w:w="7308"/>
      </w:tblGrid>
      <w:tr w:rsidR="00FD0748" w14:paraId="67B3F6D6" w14:textId="77777777" w:rsidTr="00A80977">
        <w:trPr>
          <w:ins w:id="1135" w:author="TRIANO José" w:date="2024-09-11T11:13:00Z"/>
        </w:trPr>
        <w:tc>
          <w:tcPr>
            <w:tcW w:w="1980" w:type="dxa"/>
          </w:tcPr>
          <w:p w14:paraId="702820DE" w14:textId="77777777" w:rsidR="00FD0748" w:rsidRDefault="00FD0748" w:rsidP="00A80977">
            <w:pPr>
              <w:rPr>
                <w:ins w:id="1136" w:author="TRIANO José" w:date="2024-09-11T11:13:00Z"/>
              </w:rPr>
            </w:pPr>
            <w:ins w:id="1137" w:author="TRIANO José" w:date="2024-09-11T11:14:00Z">
              <w:r>
                <w:t>Résultat attendu</w:t>
              </w:r>
            </w:ins>
          </w:p>
        </w:tc>
        <w:tc>
          <w:tcPr>
            <w:tcW w:w="7308" w:type="dxa"/>
          </w:tcPr>
          <w:p w14:paraId="4E81E17A" w14:textId="773A76BC" w:rsidR="00FD0748" w:rsidRDefault="00960516" w:rsidP="00A80977">
            <w:pPr>
              <w:rPr>
                <w:ins w:id="1138" w:author="TRIANO José" w:date="2024-09-11T11:13:00Z"/>
              </w:rPr>
            </w:pPr>
            <w:r>
              <w:t xml:space="preserve">Les projets de planification sont organisés en types de jour. </w:t>
            </w:r>
            <w:r w:rsidR="0049380D">
              <w:t xml:space="preserve">Les types de jours sont saisis dans un calendrier d’exploitation. </w:t>
            </w:r>
          </w:p>
        </w:tc>
      </w:tr>
      <w:tr w:rsidR="00FD0748" w14:paraId="3455BE0B" w14:textId="77777777" w:rsidTr="00A80977">
        <w:trPr>
          <w:ins w:id="1139" w:author="TRIANO José" w:date="2024-09-11T11:13:00Z"/>
        </w:trPr>
        <w:tc>
          <w:tcPr>
            <w:tcW w:w="1980" w:type="dxa"/>
          </w:tcPr>
          <w:p w14:paraId="7E1150B2" w14:textId="77777777" w:rsidR="00FD0748" w:rsidRDefault="00FD0748" w:rsidP="00A80977">
            <w:pPr>
              <w:rPr>
                <w:ins w:id="1140" w:author="TRIANO José" w:date="2024-09-11T11:13:00Z"/>
              </w:rPr>
            </w:pPr>
            <w:ins w:id="1141" w:author="TRIANO José" w:date="2024-09-11T11:14:00Z">
              <w:r>
                <w:t>Description</w:t>
              </w:r>
            </w:ins>
          </w:p>
        </w:tc>
        <w:tc>
          <w:tcPr>
            <w:tcW w:w="7308" w:type="dxa"/>
          </w:tcPr>
          <w:p w14:paraId="6D320E26" w14:textId="2955EE06" w:rsidR="00FD0748" w:rsidRPr="0049380D" w:rsidRDefault="0049380D" w:rsidP="0049380D">
            <w:pPr>
              <w:jc w:val="both"/>
              <w:rPr>
                <w:ins w:id="1142" w:author="TRIANO José" w:date="2024-09-11T11:13:00Z"/>
              </w:rPr>
            </w:pPr>
            <w:r>
              <w:t xml:space="preserve">Le Calendrier d’exploitation est une partie obligatoire du Référentiel Horaire en production. </w:t>
            </w:r>
          </w:p>
        </w:tc>
      </w:tr>
      <w:tr w:rsidR="00FD0748" w14:paraId="77A8DC73" w14:textId="77777777" w:rsidTr="00A80977">
        <w:tc>
          <w:tcPr>
            <w:tcW w:w="1980" w:type="dxa"/>
          </w:tcPr>
          <w:p w14:paraId="586877BF" w14:textId="77777777" w:rsidR="00FD0748" w:rsidRDefault="00FD0748" w:rsidP="00A80977">
            <w:r>
              <w:t>Interfaces</w:t>
            </w:r>
          </w:p>
        </w:tc>
        <w:tc>
          <w:tcPr>
            <w:tcW w:w="7308" w:type="dxa"/>
          </w:tcPr>
          <w:p w14:paraId="3AC6CCBA" w14:textId="6069E295" w:rsidR="00FD0748" w:rsidRDefault="00FD0748" w:rsidP="00A80977">
            <w:r>
              <w:t xml:space="preserve">Serveur horaire, </w:t>
            </w:r>
            <w:r w:rsidR="002A55FB">
              <w:t xml:space="preserve">BDD projets de </w:t>
            </w:r>
            <w:r w:rsidR="00D52779">
              <w:t>types de jours</w:t>
            </w:r>
            <w:r>
              <w:t>, IHM TA</w:t>
            </w:r>
            <w:r w:rsidR="002A55FB">
              <w:t xml:space="preserve">, </w:t>
            </w:r>
            <w:r w:rsidR="007D0762">
              <w:t>export Réf Horaire</w:t>
            </w:r>
          </w:p>
        </w:tc>
      </w:tr>
      <w:tr w:rsidR="00FD0748" w14:paraId="1AC3E1B7" w14:textId="77777777" w:rsidTr="00A80977">
        <w:trPr>
          <w:ins w:id="1143" w:author="TRIANO José" w:date="2024-09-11T11:13:00Z"/>
        </w:trPr>
        <w:tc>
          <w:tcPr>
            <w:tcW w:w="1980" w:type="dxa"/>
          </w:tcPr>
          <w:p w14:paraId="241E22A9" w14:textId="77777777" w:rsidR="00FD0748" w:rsidRDefault="00FD0748" w:rsidP="00A80977">
            <w:pPr>
              <w:rPr>
                <w:ins w:id="1144" w:author="TRIANO José" w:date="2024-09-11T11:13:00Z"/>
              </w:rPr>
            </w:pPr>
            <w:ins w:id="1145" w:author="TRIANO José" w:date="2024-09-11T11:18:00Z">
              <w:r>
                <w:t>Inputs</w:t>
              </w:r>
            </w:ins>
          </w:p>
        </w:tc>
        <w:tc>
          <w:tcPr>
            <w:tcW w:w="7308" w:type="dxa"/>
          </w:tcPr>
          <w:p w14:paraId="3324830A" w14:textId="78CA4781" w:rsidR="00FD0748" w:rsidRPr="009E51E5" w:rsidRDefault="00FD0748" w:rsidP="00A80977">
            <w:pPr>
              <w:rPr>
                <w:ins w:id="1146" w:author="TRIANO José" w:date="2024-09-11T11:13:00Z"/>
              </w:rPr>
            </w:pPr>
            <w:r>
              <w:t xml:space="preserve">BDD projets de </w:t>
            </w:r>
            <w:r w:rsidR="00D52779">
              <w:t>types de jours</w:t>
            </w:r>
          </w:p>
        </w:tc>
      </w:tr>
      <w:tr w:rsidR="00FD0748" w14:paraId="45E0BE05" w14:textId="77777777" w:rsidTr="00A80977">
        <w:trPr>
          <w:ins w:id="1147" w:author="TRIANO José" w:date="2024-09-11T11:13:00Z"/>
        </w:trPr>
        <w:tc>
          <w:tcPr>
            <w:tcW w:w="1980" w:type="dxa"/>
          </w:tcPr>
          <w:p w14:paraId="67B6DD1B" w14:textId="77777777" w:rsidR="00FD0748" w:rsidRDefault="00FD0748" w:rsidP="00A80977">
            <w:pPr>
              <w:rPr>
                <w:ins w:id="1148" w:author="TRIANO José" w:date="2024-09-11T11:13:00Z"/>
              </w:rPr>
            </w:pPr>
            <w:ins w:id="1149" w:author="TRIANO José" w:date="2024-09-11T11:18:00Z">
              <w:r>
                <w:t>Outputs</w:t>
              </w:r>
            </w:ins>
          </w:p>
        </w:tc>
        <w:tc>
          <w:tcPr>
            <w:tcW w:w="7308" w:type="dxa"/>
          </w:tcPr>
          <w:p w14:paraId="6D4D346A" w14:textId="66748C7B" w:rsidR="00FD0748" w:rsidRPr="009E51E5" w:rsidRDefault="00133EC4" w:rsidP="00A80977">
            <w:pPr>
              <w:rPr>
                <w:ins w:id="1150" w:author="TRIANO José" w:date="2024-09-11T11:13:00Z"/>
              </w:rPr>
            </w:pPr>
            <w:r>
              <w:t>Saisie d’un calendrier d’exploitation</w:t>
            </w:r>
            <w:r w:rsidR="00FD0748">
              <w:t xml:space="preserve">  </w:t>
            </w:r>
          </w:p>
        </w:tc>
      </w:tr>
      <w:tr w:rsidR="00FD0748" w14:paraId="0E835F87" w14:textId="77777777" w:rsidTr="00A80977">
        <w:trPr>
          <w:ins w:id="1151" w:author="TRIANO José" w:date="2024-09-11T11:13:00Z"/>
        </w:trPr>
        <w:tc>
          <w:tcPr>
            <w:tcW w:w="1980" w:type="dxa"/>
          </w:tcPr>
          <w:p w14:paraId="59E694DD" w14:textId="77777777" w:rsidR="00FD0748" w:rsidRDefault="00FD0748" w:rsidP="00A80977">
            <w:pPr>
              <w:rPr>
                <w:ins w:id="1152" w:author="TRIANO José" w:date="2024-09-11T11:13:00Z"/>
              </w:rPr>
            </w:pPr>
            <w:ins w:id="1153" w:author="TRIANO José" w:date="2024-09-11T11:19:00Z">
              <w:r>
                <w:t>Diagr</w:t>
              </w:r>
            </w:ins>
            <w:ins w:id="1154" w:author="TRIANO José" w:date="2024-09-11T11:20:00Z">
              <w:r>
                <w:t>amme</w:t>
              </w:r>
            </w:ins>
            <w:r>
              <w:t xml:space="preserve"> de composants</w:t>
            </w:r>
          </w:p>
        </w:tc>
        <w:tc>
          <w:tcPr>
            <w:tcW w:w="7308" w:type="dxa"/>
          </w:tcPr>
          <w:p w14:paraId="7DE9D453" w14:textId="6B009F91" w:rsidR="00FD0748" w:rsidRPr="00D54ADD" w:rsidRDefault="00FD0748">
            <w:pPr>
              <w:jc w:val="center"/>
              <w:rPr>
                <w:ins w:id="1155" w:author="TRIANO José" w:date="2024-09-11T11:13:00Z"/>
                <w:color w:val="ADADAD" w:themeColor="background2" w:themeShade="BF"/>
              </w:rPr>
              <w:pPrChange w:id="1156" w:author="TRIANO José" w:date="2024-09-11T11:37:00Z">
                <w:pPr/>
              </w:pPrChange>
            </w:pPr>
          </w:p>
        </w:tc>
      </w:tr>
      <w:tr w:rsidR="00FD0748" w14:paraId="6D08AADC" w14:textId="77777777" w:rsidTr="00A80977">
        <w:tc>
          <w:tcPr>
            <w:tcW w:w="1980" w:type="dxa"/>
          </w:tcPr>
          <w:p w14:paraId="60F47CC2" w14:textId="73BA2111" w:rsidR="00FD0748" w:rsidRDefault="004417DD" w:rsidP="00A80977">
            <w:r>
              <w:t>S</w:t>
            </w:r>
            <w:r w:rsidR="00FD0748">
              <w:t>équences</w:t>
            </w:r>
          </w:p>
        </w:tc>
        <w:tc>
          <w:tcPr>
            <w:tcW w:w="7308" w:type="dxa"/>
          </w:tcPr>
          <w:p w14:paraId="45551B64" w14:textId="2FCF440D" w:rsidR="00FD0748" w:rsidRPr="00133EC4" w:rsidRDefault="00FD0748" w:rsidP="00FA1373">
            <w:pPr>
              <w:pStyle w:val="NormalWeb"/>
            </w:pPr>
            <w:r w:rsidRPr="00133EC4">
              <w:t xml:space="preserve"> </w:t>
            </w:r>
            <w:r w:rsidR="00FA1373">
              <w:rPr>
                <w:noProof/>
              </w:rPr>
              <w:drawing>
                <wp:inline distT="0" distB="0" distL="0" distR="0" wp14:anchorId="457876DE" wp14:editId="51637F0E">
                  <wp:extent cx="4492717" cy="1917305"/>
                  <wp:effectExtent l="0" t="0" r="3175"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43068" cy="1938793"/>
                          </a:xfrm>
                          <a:prstGeom prst="rect">
                            <a:avLst/>
                          </a:prstGeom>
                          <a:noFill/>
                          <a:ln>
                            <a:noFill/>
                          </a:ln>
                        </pic:spPr>
                      </pic:pic>
                    </a:graphicData>
                  </a:graphic>
                </wp:inline>
              </w:drawing>
            </w:r>
          </w:p>
        </w:tc>
      </w:tr>
    </w:tbl>
    <w:p w14:paraId="147CFDE1" w14:textId="77777777" w:rsidR="00FD0748" w:rsidRPr="00FD0748" w:rsidRDefault="00FD0748" w:rsidP="00FD0748"/>
    <w:p w14:paraId="402533DF" w14:textId="696E759C" w:rsidR="001A2E6E" w:rsidRDefault="00295F35" w:rsidP="00C82597">
      <w:pPr>
        <w:pStyle w:val="Titre4"/>
        <w:keepNext w:val="0"/>
      </w:pPr>
      <w:bookmarkStart w:id="1157" w:name="_Toc174367342"/>
      <w:bookmarkStart w:id="1158" w:name="_Toc196744652"/>
      <w:r>
        <w:t>TM_TA_0</w:t>
      </w:r>
      <w:r w:rsidR="001A2E6E">
        <w:t>6</w:t>
      </w:r>
      <w:r w:rsidR="001A2E6E" w:rsidRPr="001A2E6E">
        <w:t>_</w:t>
      </w:r>
      <w:r w:rsidR="001A2E6E">
        <w:t xml:space="preserve">06 : Permettre l’export des données </w:t>
      </w:r>
      <w:r w:rsidR="001A2E6E" w:rsidRPr="001A2E6E">
        <w:t>du référentiel horaire</w:t>
      </w:r>
      <w:bookmarkEnd w:id="1157"/>
      <w:bookmarkEnd w:id="1158"/>
    </w:p>
    <w:tbl>
      <w:tblPr>
        <w:tblStyle w:val="Grilledutableau"/>
        <w:tblW w:w="0" w:type="auto"/>
        <w:tblLook w:val="04A0" w:firstRow="1" w:lastRow="0" w:firstColumn="1" w:lastColumn="0" w:noHBand="0" w:noVBand="1"/>
      </w:tblPr>
      <w:tblGrid>
        <w:gridCol w:w="1374"/>
        <w:gridCol w:w="7864"/>
        <w:gridCol w:w="50"/>
      </w:tblGrid>
      <w:tr w:rsidR="002B63BA" w14:paraId="5CC591E2" w14:textId="77777777" w:rsidTr="00E02B4E">
        <w:trPr>
          <w:gridAfter w:val="1"/>
          <w:wAfter w:w="57" w:type="dxa"/>
          <w:ins w:id="1159" w:author="TRIANO José" w:date="2024-09-11T11:13:00Z"/>
        </w:trPr>
        <w:tc>
          <w:tcPr>
            <w:tcW w:w="1414" w:type="dxa"/>
          </w:tcPr>
          <w:p w14:paraId="13CF2261" w14:textId="77777777" w:rsidR="00133EC4" w:rsidRDefault="00133EC4" w:rsidP="00A80977">
            <w:pPr>
              <w:rPr>
                <w:ins w:id="1160" w:author="TRIANO José" w:date="2024-09-11T11:13:00Z"/>
              </w:rPr>
            </w:pPr>
            <w:ins w:id="1161" w:author="TRIANO José" w:date="2024-09-11T11:14:00Z">
              <w:r>
                <w:t>Résultat attendu</w:t>
              </w:r>
            </w:ins>
          </w:p>
        </w:tc>
        <w:tc>
          <w:tcPr>
            <w:tcW w:w="7874" w:type="dxa"/>
          </w:tcPr>
          <w:p w14:paraId="0C669B23" w14:textId="278B3969" w:rsidR="00133EC4" w:rsidRDefault="001C5F94" w:rsidP="00A80977">
            <w:pPr>
              <w:rPr>
                <w:ins w:id="1162" w:author="TRIANO José" w:date="2024-09-11T11:13:00Z"/>
              </w:rPr>
            </w:pPr>
            <w:r>
              <w:t>Un fichier de données exploitable par d’autres sous-systèmes.</w:t>
            </w:r>
          </w:p>
        </w:tc>
      </w:tr>
      <w:tr w:rsidR="002B63BA" w14:paraId="38B55A69" w14:textId="77777777" w:rsidTr="00E02B4E">
        <w:trPr>
          <w:gridAfter w:val="1"/>
          <w:wAfter w:w="57" w:type="dxa"/>
          <w:ins w:id="1163" w:author="TRIANO José" w:date="2024-09-11T11:13:00Z"/>
        </w:trPr>
        <w:tc>
          <w:tcPr>
            <w:tcW w:w="1414" w:type="dxa"/>
          </w:tcPr>
          <w:p w14:paraId="3F69651B" w14:textId="77777777" w:rsidR="00133EC4" w:rsidRDefault="00133EC4" w:rsidP="00A80977">
            <w:pPr>
              <w:rPr>
                <w:ins w:id="1164" w:author="TRIANO José" w:date="2024-09-11T11:13:00Z"/>
              </w:rPr>
            </w:pPr>
            <w:ins w:id="1165" w:author="TRIANO José" w:date="2024-09-11T11:14:00Z">
              <w:r>
                <w:t>Description</w:t>
              </w:r>
            </w:ins>
          </w:p>
        </w:tc>
        <w:tc>
          <w:tcPr>
            <w:tcW w:w="7874" w:type="dxa"/>
          </w:tcPr>
          <w:p w14:paraId="4958A123" w14:textId="50E2AE71" w:rsidR="00133EC4" w:rsidRPr="0049380D" w:rsidRDefault="001C5F94" w:rsidP="00A80977">
            <w:pPr>
              <w:jc w:val="both"/>
              <w:rPr>
                <w:ins w:id="1166" w:author="TRIANO José" w:date="2024-09-11T11:13:00Z"/>
              </w:rPr>
            </w:pPr>
            <w:r>
              <w:t>Le référentiel horaire d’exploitation est exportable en format fichier de données. Le TR, le SIV et d’autres sous-sytèmes peuvent interpréter les missions planifiées, les sillons circulables, horaires de passage et d’occupation des points d’arrêt.</w:t>
            </w:r>
          </w:p>
        </w:tc>
      </w:tr>
      <w:tr w:rsidR="00133EC4" w14:paraId="7DF9DDE1" w14:textId="77777777" w:rsidTr="00E02B4E">
        <w:trPr>
          <w:gridAfter w:val="1"/>
          <w:wAfter w:w="62" w:type="dxa"/>
        </w:trPr>
        <w:tc>
          <w:tcPr>
            <w:tcW w:w="1414" w:type="dxa"/>
          </w:tcPr>
          <w:p w14:paraId="45F74BE7" w14:textId="77777777" w:rsidR="00133EC4" w:rsidRDefault="00133EC4" w:rsidP="00A80977">
            <w:r>
              <w:t>Interfaces</w:t>
            </w:r>
          </w:p>
        </w:tc>
        <w:tc>
          <w:tcPr>
            <w:tcW w:w="7874" w:type="dxa"/>
          </w:tcPr>
          <w:p w14:paraId="3B27B93B" w14:textId="79846DE1" w:rsidR="00133EC4" w:rsidRDefault="00133EC4" w:rsidP="00A80977"/>
        </w:tc>
      </w:tr>
      <w:tr w:rsidR="002B63BA" w14:paraId="3389C55A" w14:textId="77777777" w:rsidTr="00E02B4E">
        <w:trPr>
          <w:ins w:id="1167" w:author="TRIANO José" w:date="2024-09-11T11:13:00Z"/>
        </w:trPr>
        <w:tc>
          <w:tcPr>
            <w:tcW w:w="1414" w:type="dxa"/>
          </w:tcPr>
          <w:p w14:paraId="75C1EB95" w14:textId="77777777" w:rsidR="00133EC4" w:rsidRDefault="00133EC4" w:rsidP="00A80977">
            <w:pPr>
              <w:rPr>
                <w:ins w:id="1168" w:author="TRIANO José" w:date="2024-09-11T11:13:00Z"/>
              </w:rPr>
            </w:pPr>
            <w:ins w:id="1169" w:author="TRIANO José" w:date="2024-09-11T11:18:00Z">
              <w:r>
                <w:t>Inputs</w:t>
              </w:r>
            </w:ins>
          </w:p>
        </w:tc>
        <w:tc>
          <w:tcPr>
            <w:tcW w:w="7874" w:type="dxa"/>
            <w:gridSpan w:val="2"/>
          </w:tcPr>
          <w:p w14:paraId="2B77B43B" w14:textId="4C304D9A" w:rsidR="00133EC4" w:rsidRPr="009E51E5" w:rsidRDefault="00C9748B" w:rsidP="00A80977">
            <w:pPr>
              <w:rPr>
                <w:ins w:id="1170" w:author="TRIANO José" w:date="2024-09-11T11:13:00Z"/>
              </w:rPr>
            </w:pPr>
            <w:r>
              <w:t xml:space="preserve">Sillons, mission et horaires planifiés. </w:t>
            </w:r>
          </w:p>
        </w:tc>
      </w:tr>
      <w:tr w:rsidR="002B63BA" w14:paraId="3F62CA65" w14:textId="77777777" w:rsidTr="00E02B4E">
        <w:trPr>
          <w:ins w:id="1171" w:author="TRIANO José" w:date="2024-09-11T11:13:00Z"/>
        </w:trPr>
        <w:tc>
          <w:tcPr>
            <w:tcW w:w="1414" w:type="dxa"/>
          </w:tcPr>
          <w:p w14:paraId="76F0F22B" w14:textId="77777777" w:rsidR="00133EC4" w:rsidRDefault="00133EC4" w:rsidP="00A80977">
            <w:pPr>
              <w:rPr>
                <w:ins w:id="1172" w:author="TRIANO José" w:date="2024-09-11T11:13:00Z"/>
              </w:rPr>
            </w:pPr>
            <w:ins w:id="1173" w:author="TRIANO José" w:date="2024-09-11T11:18:00Z">
              <w:r>
                <w:t>Outputs</w:t>
              </w:r>
            </w:ins>
          </w:p>
        </w:tc>
        <w:tc>
          <w:tcPr>
            <w:tcW w:w="7874" w:type="dxa"/>
            <w:gridSpan w:val="2"/>
          </w:tcPr>
          <w:p w14:paraId="14875096" w14:textId="09683510" w:rsidR="00133EC4" w:rsidRPr="009E51E5" w:rsidRDefault="00C9748B" w:rsidP="00A80977">
            <w:pPr>
              <w:rPr>
                <w:ins w:id="1174" w:author="TRIANO José" w:date="2024-09-11T11:13:00Z"/>
              </w:rPr>
            </w:pPr>
            <w:r>
              <w:t>Fichier de données.</w:t>
            </w:r>
          </w:p>
        </w:tc>
      </w:tr>
      <w:tr w:rsidR="002B63BA" w14:paraId="55C3C20B" w14:textId="77777777" w:rsidTr="00E02B4E">
        <w:trPr>
          <w:ins w:id="1175" w:author="TRIANO José" w:date="2024-09-11T11:13:00Z"/>
        </w:trPr>
        <w:tc>
          <w:tcPr>
            <w:tcW w:w="1414" w:type="dxa"/>
          </w:tcPr>
          <w:p w14:paraId="671440D0" w14:textId="77777777" w:rsidR="00133EC4" w:rsidRDefault="00133EC4" w:rsidP="00A80977">
            <w:pPr>
              <w:rPr>
                <w:ins w:id="1176" w:author="TRIANO José" w:date="2024-09-11T11:13:00Z"/>
              </w:rPr>
            </w:pPr>
            <w:ins w:id="1177" w:author="TRIANO José" w:date="2024-09-11T11:19:00Z">
              <w:r>
                <w:t>Diagr</w:t>
              </w:r>
            </w:ins>
            <w:ins w:id="1178" w:author="TRIANO José" w:date="2024-09-11T11:20:00Z">
              <w:r>
                <w:t>amme</w:t>
              </w:r>
            </w:ins>
            <w:r>
              <w:t xml:space="preserve"> de composants</w:t>
            </w:r>
          </w:p>
        </w:tc>
        <w:tc>
          <w:tcPr>
            <w:tcW w:w="7874" w:type="dxa"/>
            <w:gridSpan w:val="2"/>
          </w:tcPr>
          <w:p w14:paraId="0F074A33" w14:textId="43CAFAE0" w:rsidR="00133EC4" w:rsidRPr="00D54ADD" w:rsidRDefault="00E02B4E">
            <w:pPr>
              <w:jc w:val="center"/>
              <w:rPr>
                <w:ins w:id="1179" w:author="TRIANO José" w:date="2024-09-11T11:13:00Z"/>
                <w:color w:val="ADADAD" w:themeColor="background2" w:themeShade="BF"/>
              </w:rPr>
              <w:pPrChange w:id="1180" w:author="TRIANO José" w:date="2024-09-11T11:37:00Z">
                <w:pPr/>
              </w:pPrChange>
            </w:pPr>
            <w:r w:rsidRPr="00E02B4E">
              <w:rPr>
                <w:noProof/>
                <w:color w:val="ADADAD" w:themeColor="background2" w:themeShade="BF"/>
              </w:rPr>
              <w:drawing>
                <wp:inline distT="0" distB="0" distL="0" distR="0" wp14:anchorId="5D073F3C" wp14:editId="36C10471">
                  <wp:extent cx="4862977" cy="3224377"/>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9913" cy="3228976"/>
                          </a:xfrm>
                          <a:prstGeom prst="rect">
                            <a:avLst/>
                          </a:prstGeom>
                        </pic:spPr>
                      </pic:pic>
                    </a:graphicData>
                  </a:graphic>
                </wp:inline>
              </w:drawing>
            </w:r>
          </w:p>
        </w:tc>
      </w:tr>
      <w:tr w:rsidR="00133EC4" w14:paraId="02C64068" w14:textId="77777777" w:rsidTr="00E02B4E">
        <w:trPr>
          <w:gridAfter w:val="1"/>
          <w:wAfter w:w="62" w:type="dxa"/>
        </w:trPr>
        <w:tc>
          <w:tcPr>
            <w:tcW w:w="1414" w:type="dxa"/>
          </w:tcPr>
          <w:p w14:paraId="5D3A8EBF" w14:textId="576A1E68" w:rsidR="00133EC4" w:rsidRDefault="00E02B4E" w:rsidP="00A80977">
            <w:r>
              <w:t>S</w:t>
            </w:r>
            <w:r w:rsidR="00133EC4">
              <w:t>équences</w:t>
            </w:r>
          </w:p>
        </w:tc>
        <w:tc>
          <w:tcPr>
            <w:tcW w:w="7874" w:type="dxa"/>
          </w:tcPr>
          <w:p w14:paraId="2A831B97" w14:textId="77777777" w:rsidR="00133EC4" w:rsidRPr="00133EC4" w:rsidRDefault="00133EC4" w:rsidP="00A80977">
            <w:r w:rsidRPr="00133EC4">
              <w:t xml:space="preserve"> </w:t>
            </w:r>
          </w:p>
        </w:tc>
      </w:tr>
    </w:tbl>
    <w:p w14:paraId="097CCCF2" w14:textId="77777777" w:rsidR="00133EC4" w:rsidRPr="00133EC4" w:rsidRDefault="00133EC4" w:rsidP="00133EC4"/>
    <w:p w14:paraId="7BBB941E" w14:textId="77777777" w:rsidR="009B292A" w:rsidRDefault="009B292A" w:rsidP="009B292A">
      <w:pPr>
        <w:pStyle w:val="Titre3"/>
        <w:keepNext w:val="0"/>
        <w:rPr>
          <w:rFonts w:cs="Calibri"/>
        </w:rPr>
      </w:pPr>
      <w:bookmarkStart w:id="1181" w:name="_Toc174367323"/>
      <w:bookmarkStart w:id="1182" w:name="_Toc196744653"/>
      <w:r>
        <w:t xml:space="preserve">TM_TA_02 : </w:t>
      </w:r>
      <w:r>
        <w:rPr>
          <w:rFonts w:cs="Calibri"/>
        </w:rPr>
        <w:t>Gérer le paramétrage</w:t>
      </w:r>
      <w:bookmarkEnd w:id="1181"/>
      <w:bookmarkEnd w:id="1182"/>
    </w:p>
    <w:p w14:paraId="0AF3ED60" w14:textId="77777777" w:rsidR="00D274AC" w:rsidRDefault="009B292A">
      <w:pPr>
        <w:pStyle w:val="Titre4"/>
        <w:keepNext w:val="0"/>
      </w:pPr>
      <w:bookmarkStart w:id="1183" w:name="_Toc174367324"/>
      <w:bookmarkStart w:id="1184" w:name="_Toc196744654"/>
      <w:r>
        <w:t>TM_TA_02</w:t>
      </w:r>
      <w:r w:rsidRPr="00862A68">
        <w:t xml:space="preserve">_01 : </w:t>
      </w:r>
      <w:r>
        <w:t>Paramétrer les alertes</w:t>
      </w:r>
      <w:bookmarkEnd w:id="1183"/>
      <w:bookmarkEnd w:id="1184"/>
    </w:p>
    <w:p w14:paraId="127574B0" w14:textId="4159F0EA" w:rsidR="00D274AC" w:rsidRDefault="00D274AC" w:rsidP="00D274AC">
      <w:pPr>
        <w:pStyle w:val="Titre4"/>
        <w:keepNext w:val="0"/>
      </w:pPr>
      <w:bookmarkStart w:id="1185" w:name="_Toc196744655"/>
      <w:r>
        <w:t>TM_TA_02</w:t>
      </w:r>
      <w:r w:rsidRPr="00862A68">
        <w:t xml:space="preserve">_01 : </w:t>
      </w:r>
      <w:r>
        <w:t>Paramétrer les manœuvres de régulation du trafic automatiques</w:t>
      </w:r>
      <w:bookmarkEnd w:id="1185"/>
    </w:p>
    <w:tbl>
      <w:tblPr>
        <w:tblStyle w:val="Grilledutableau"/>
        <w:tblW w:w="0" w:type="auto"/>
        <w:tblLook w:val="04A0" w:firstRow="1" w:lastRow="0" w:firstColumn="1" w:lastColumn="0" w:noHBand="0" w:noVBand="1"/>
      </w:tblPr>
      <w:tblGrid>
        <w:gridCol w:w="1413"/>
        <w:gridCol w:w="7814"/>
        <w:gridCol w:w="61"/>
      </w:tblGrid>
      <w:tr w:rsidR="00D274AC" w14:paraId="282AF23D" w14:textId="77777777" w:rsidTr="0002791B">
        <w:trPr>
          <w:gridAfter w:val="1"/>
          <w:wAfter w:w="57" w:type="dxa"/>
          <w:ins w:id="1186" w:author="TRIANO José" w:date="2024-09-11T11:13:00Z"/>
        </w:trPr>
        <w:tc>
          <w:tcPr>
            <w:tcW w:w="1414" w:type="dxa"/>
          </w:tcPr>
          <w:p w14:paraId="0E00E219" w14:textId="77777777" w:rsidR="00D274AC" w:rsidRDefault="00D274AC" w:rsidP="0002791B">
            <w:pPr>
              <w:rPr>
                <w:ins w:id="1187" w:author="TRIANO José" w:date="2024-09-11T11:13:00Z"/>
              </w:rPr>
            </w:pPr>
            <w:ins w:id="1188" w:author="TRIANO José" w:date="2024-09-11T11:14:00Z">
              <w:r>
                <w:t>Résultat attendu</w:t>
              </w:r>
            </w:ins>
          </w:p>
        </w:tc>
        <w:tc>
          <w:tcPr>
            <w:tcW w:w="7874" w:type="dxa"/>
          </w:tcPr>
          <w:p w14:paraId="52EEA489" w14:textId="2B95991E" w:rsidR="00D274AC" w:rsidRDefault="00D274AC" w:rsidP="0002791B">
            <w:pPr>
              <w:rPr>
                <w:ins w:id="1189" w:author="TRIANO José" w:date="2024-09-11T11:13:00Z"/>
              </w:rPr>
            </w:pPr>
            <w:r>
              <w:t xml:space="preserve">Le système doit permettre le paramétrage des manœuvres automatiques de régulation du trafic. </w:t>
            </w:r>
          </w:p>
        </w:tc>
      </w:tr>
      <w:tr w:rsidR="00D274AC" w14:paraId="5A0FCE85" w14:textId="77777777" w:rsidTr="0002791B">
        <w:trPr>
          <w:gridAfter w:val="1"/>
          <w:wAfter w:w="57" w:type="dxa"/>
          <w:ins w:id="1190" w:author="TRIANO José" w:date="2024-09-11T11:13:00Z"/>
        </w:trPr>
        <w:tc>
          <w:tcPr>
            <w:tcW w:w="1414" w:type="dxa"/>
          </w:tcPr>
          <w:p w14:paraId="129BD92B" w14:textId="77777777" w:rsidR="00D274AC" w:rsidRDefault="00D274AC" w:rsidP="0002791B">
            <w:pPr>
              <w:rPr>
                <w:ins w:id="1191" w:author="TRIANO José" w:date="2024-09-11T11:13:00Z"/>
              </w:rPr>
            </w:pPr>
            <w:ins w:id="1192" w:author="TRIANO José" w:date="2024-09-11T11:14:00Z">
              <w:r>
                <w:t>Description</w:t>
              </w:r>
            </w:ins>
          </w:p>
        </w:tc>
        <w:tc>
          <w:tcPr>
            <w:tcW w:w="7874" w:type="dxa"/>
          </w:tcPr>
          <w:p w14:paraId="7FE6F346" w14:textId="4D9EB13B" w:rsidR="00D274AC" w:rsidRPr="0049380D" w:rsidRDefault="00D274AC" w:rsidP="0002791B">
            <w:pPr>
              <w:jc w:val="both"/>
              <w:rPr>
                <w:ins w:id="1193" w:author="TRIANO José" w:date="2024-09-11T11:13:00Z"/>
              </w:rPr>
            </w:pPr>
            <w:r>
              <w:t xml:space="preserve">Lors de l’opération d’une exploitation en temps réel, les systèmes peuvent réguler automatiquement les écarts entre les horaires prévus et les réels si cela a été paramétré dans le module de temps avancé. </w:t>
            </w:r>
          </w:p>
        </w:tc>
      </w:tr>
      <w:tr w:rsidR="00D274AC" w14:paraId="3540676C" w14:textId="77777777" w:rsidTr="0002791B">
        <w:trPr>
          <w:gridAfter w:val="1"/>
          <w:wAfter w:w="62" w:type="dxa"/>
        </w:trPr>
        <w:tc>
          <w:tcPr>
            <w:tcW w:w="1414" w:type="dxa"/>
          </w:tcPr>
          <w:p w14:paraId="2B72BB87" w14:textId="77777777" w:rsidR="00D274AC" w:rsidRDefault="00D274AC" w:rsidP="0002791B">
            <w:r>
              <w:t>Interfaces</w:t>
            </w:r>
          </w:p>
        </w:tc>
        <w:tc>
          <w:tcPr>
            <w:tcW w:w="7874" w:type="dxa"/>
          </w:tcPr>
          <w:p w14:paraId="6B910381" w14:textId="4F68CCFC" w:rsidR="00D274AC" w:rsidRDefault="00D274AC" w:rsidP="0002791B"/>
        </w:tc>
      </w:tr>
      <w:tr w:rsidR="00D274AC" w14:paraId="34AA9D41" w14:textId="77777777" w:rsidTr="0002791B">
        <w:trPr>
          <w:ins w:id="1194" w:author="TRIANO José" w:date="2024-09-11T11:13:00Z"/>
        </w:trPr>
        <w:tc>
          <w:tcPr>
            <w:tcW w:w="1414" w:type="dxa"/>
          </w:tcPr>
          <w:p w14:paraId="02CC61F2" w14:textId="77777777" w:rsidR="00D274AC" w:rsidRDefault="00D274AC" w:rsidP="0002791B">
            <w:pPr>
              <w:rPr>
                <w:ins w:id="1195" w:author="TRIANO José" w:date="2024-09-11T11:13:00Z"/>
              </w:rPr>
            </w:pPr>
            <w:ins w:id="1196" w:author="TRIANO José" w:date="2024-09-11T11:18:00Z">
              <w:r>
                <w:t>Inputs</w:t>
              </w:r>
            </w:ins>
          </w:p>
        </w:tc>
        <w:tc>
          <w:tcPr>
            <w:tcW w:w="7874" w:type="dxa"/>
            <w:gridSpan w:val="2"/>
          </w:tcPr>
          <w:p w14:paraId="75D62DDE" w14:textId="71473C8F" w:rsidR="00D274AC" w:rsidRPr="009E51E5" w:rsidRDefault="00D274AC" w:rsidP="0002791B">
            <w:pPr>
              <w:rPr>
                <w:ins w:id="1197" w:author="TRIANO José" w:date="2024-09-11T11:13:00Z"/>
              </w:rPr>
            </w:pPr>
            <w:r>
              <w:t>Sillons, mission et horaires planifiés</w:t>
            </w:r>
          </w:p>
        </w:tc>
      </w:tr>
      <w:tr w:rsidR="00D274AC" w14:paraId="1F911BAC" w14:textId="77777777" w:rsidTr="0002791B">
        <w:trPr>
          <w:ins w:id="1198" w:author="TRIANO José" w:date="2024-09-11T11:13:00Z"/>
        </w:trPr>
        <w:tc>
          <w:tcPr>
            <w:tcW w:w="1414" w:type="dxa"/>
          </w:tcPr>
          <w:p w14:paraId="105F9DE8" w14:textId="77777777" w:rsidR="00D274AC" w:rsidRDefault="00D274AC" w:rsidP="0002791B">
            <w:pPr>
              <w:rPr>
                <w:ins w:id="1199" w:author="TRIANO José" w:date="2024-09-11T11:13:00Z"/>
              </w:rPr>
            </w:pPr>
            <w:ins w:id="1200" w:author="TRIANO José" w:date="2024-09-11T11:18:00Z">
              <w:r>
                <w:t>Outputs</w:t>
              </w:r>
            </w:ins>
          </w:p>
        </w:tc>
        <w:tc>
          <w:tcPr>
            <w:tcW w:w="7874" w:type="dxa"/>
            <w:gridSpan w:val="2"/>
          </w:tcPr>
          <w:p w14:paraId="4B62C8CA" w14:textId="77777777" w:rsidR="00D274AC" w:rsidRDefault="00D274AC" w:rsidP="0002791B">
            <w:r>
              <w:t xml:space="preserve">Ensemble de manœuvres de régulation à exécuter de façon automatique lors de l’opération d’une exploitation </w:t>
            </w:r>
            <w:r w:rsidR="004E55B0">
              <w:t xml:space="preserve">en temps réel. </w:t>
            </w:r>
          </w:p>
          <w:p w14:paraId="1500082B" w14:textId="3181293C" w:rsidR="004E55B0" w:rsidRDefault="004E55B0" w:rsidP="0002791B">
            <w:r>
              <w:t xml:space="preserve">Les manœuvres de régulation consistent à : </w:t>
            </w:r>
          </w:p>
          <w:p w14:paraId="4317A5A2" w14:textId="068A738C" w:rsidR="004E55B0" w:rsidRDefault="004E55B0" w:rsidP="0002791B">
            <w:r>
              <w:t xml:space="preserve">En mode « horaire fixe » et « transition » </w:t>
            </w:r>
          </w:p>
          <w:p w14:paraId="76F686F2" w14:textId="77777777" w:rsidR="004E55B0" w:rsidRDefault="004E55B0" w:rsidP="004E55B0">
            <w:pPr>
              <w:pStyle w:val="Paragraphedeliste"/>
              <w:numPr>
                <w:ilvl w:val="0"/>
                <w:numId w:val="122"/>
              </w:numPr>
            </w:pPr>
            <w:r>
              <w:t xml:space="preserve">Réduire les temps d’arrêt commerciale ou arrêt technique au minimum possible. </w:t>
            </w:r>
          </w:p>
          <w:p w14:paraId="670CB4EE" w14:textId="77777777" w:rsidR="004E55B0" w:rsidRDefault="004E55B0" w:rsidP="004E55B0">
            <w:pPr>
              <w:pStyle w:val="Paragraphedeliste"/>
              <w:numPr>
                <w:ilvl w:val="0"/>
                <w:numId w:val="122"/>
              </w:numPr>
            </w:pPr>
            <w:r>
              <w:t xml:space="preserve">Réduire le temps de rabattement au terminus au minimum possible. </w:t>
            </w:r>
          </w:p>
          <w:p w14:paraId="4449EB42" w14:textId="77777777" w:rsidR="004E55B0" w:rsidRDefault="004E55B0" w:rsidP="004E55B0">
            <w:pPr>
              <w:pStyle w:val="Paragraphedeliste"/>
              <w:numPr>
                <w:ilvl w:val="0"/>
                <w:numId w:val="122"/>
              </w:numPr>
            </w:pPr>
            <w:r>
              <w:t xml:space="preserve">Réaliser une mission partielle pour récupérer une course dans le sens contraire à l’heure. </w:t>
            </w:r>
          </w:p>
          <w:p w14:paraId="6CC811F4" w14:textId="77777777" w:rsidR="004E55B0" w:rsidRDefault="004E55B0" w:rsidP="004E55B0">
            <w:pPr>
              <w:pStyle w:val="Paragraphedeliste"/>
              <w:numPr>
                <w:ilvl w:val="0"/>
                <w:numId w:val="122"/>
              </w:numPr>
            </w:pPr>
            <w:r>
              <w:t xml:space="preserve">Supprimer une course. </w:t>
            </w:r>
          </w:p>
          <w:p w14:paraId="62D61725" w14:textId="42227547" w:rsidR="004E55B0" w:rsidRDefault="004E55B0" w:rsidP="004E55B0">
            <w:pPr>
              <w:pStyle w:val="Paragraphedeliste"/>
              <w:numPr>
                <w:ilvl w:val="0"/>
                <w:numId w:val="122"/>
              </w:numPr>
            </w:pPr>
            <w:r>
              <w:t>Décaler un blo</w:t>
            </w:r>
            <w:r w:rsidR="00385DFF">
              <w:t>c</w:t>
            </w:r>
            <w:r>
              <w:t xml:space="preserve"> de missions d’un créneau horaire de XX minutes (paramétr</w:t>
            </w:r>
            <w:r w:rsidR="008659AD">
              <w:t>a</w:t>
            </w:r>
            <w:r>
              <w:t xml:space="preserve">ble). </w:t>
            </w:r>
          </w:p>
          <w:p w14:paraId="0CE1C829" w14:textId="06F08C49" w:rsidR="008659AD" w:rsidRDefault="008659AD" w:rsidP="004E55B0">
            <w:pPr>
              <w:pStyle w:val="Paragraphedeliste"/>
              <w:numPr>
                <w:ilvl w:val="0"/>
                <w:numId w:val="122"/>
              </w:numPr>
            </w:pPr>
            <w:r>
              <w:t xml:space="preserve">Associer des véhicules et des personnes à la suivante circulation disponible. </w:t>
            </w:r>
          </w:p>
          <w:p w14:paraId="55429041" w14:textId="67C884ED" w:rsidR="008659AD" w:rsidRDefault="008659AD" w:rsidP="004E55B0">
            <w:pPr>
              <w:pStyle w:val="Paragraphedeliste"/>
              <w:numPr>
                <w:ilvl w:val="0"/>
                <w:numId w:val="122"/>
              </w:numPr>
            </w:pPr>
            <w:r>
              <w:t xml:space="preserve">Créer des nouveaux services matériels à partir des sillons de circulation possibles. Allouer des véhicules et des personnes aux nouveaux services matériels. </w:t>
            </w:r>
          </w:p>
          <w:p w14:paraId="6255C225" w14:textId="469768C9" w:rsidR="008659AD" w:rsidRDefault="008659AD" w:rsidP="004E55B0">
            <w:pPr>
              <w:pStyle w:val="Paragraphedeliste"/>
              <w:numPr>
                <w:ilvl w:val="0"/>
                <w:numId w:val="122"/>
              </w:numPr>
            </w:pPr>
            <w:r>
              <w:t xml:space="preserve">Interrompre la circulation totale de la ligne sans horaire de fin ou pendant XX minutes. Recalcule des horaires à partir de l’heure de fin de l’interruption. </w:t>
            </w:r>
          </w:p>
          <w:p w14:paraId="386CE4F2" w14:textId="77777777" w:rsidR="008659AD" w:rsidRDefault="008659AD" w:rsidP="008659AD">
            <w:pPr>
              <w:pStyle w:val="Paragraphedeliste"/>
              <w:numPr>
                <w:ilvl w:val="0"/>
                <w:numId w:val="122"/>
              </w:numPr>
            </w:pPr>
            <w:r>
              <w:t xml:space="preserve">Interrompre la circulation partielle de la ligne sans horaire de fin ou pendant XX minutes. Recalcule des horaires à partir de l’heure de fin des services partiels. </w:t>
            </w:r>
          </w:p>
          <w:p w14:paraId="3F399836" w14:textId="27E22C42" w:rsidR="008659AD" w:rsidRPr="008659AD" w:rsidRDefault="008659AD" w:rsidP="008659AD">
            <w:pPr>
              <w:pStyle w:val="Paragraphedeliste"/>
              <w:numPr>
                <w:ilvl w:val="0"/>
                <w:numId w:val="122"/>
              </w:numPr>
              <w:rPr>
                <w:ins w:id="1201" w:author="TRIANO José" w:date="2024-09-11T11:13:00Z"/>
              </w:rPr>
            </w:pPr>
            <w:r>
              <w:t xml:space="preserve">Recalculer les horaires si une section de voie ou point d’arrêt est déclaré comme non circulable. </w:t>
            </w:r>
          </w:p>
        </w:tc>
      </w:tr>
      <w:tr w:rsidR="00D274AC" w14:paraId="24FBCD94" w14:textId="77777777" w:rsidTr="0002791B">
        <w:trPr>
          <w:ins w:id="1202" w:author="TRIANO José" w:date="2024-09-11T11:13:00Z"/>
        </w:trPr>
        <w:tc>
          <w:tcPr>
            <w:tcW w:w="1414" w:type="dxa"/>
          </w:tcPr>
          <w:p w14:paraId="1CDF56F9" w14:textId="77777777" w:rsidR="00D274AC" w:rsidRDefault="00D274AC" w:rsidP="0002791B">
            <w:pPr>
              <w:rPr>
                <w:ins w:id="1203" w:author="TRIANO José" w:date="2024-09-11T11:13:00Z"/>
              </w:rPr>
            </w:pPr>
            <w:ins w:id="1204" w:author="TRIANO José" w:date="2024-09-11T11:19:00Z">
              <w:r>
                <w:t>Diagr</w:t>
              </w:r>
            </w:ins>
            <w:ins w:id="1205" w:author="TRIANO José" w:date="2024-09-11T11:20:00Z">
              <w:r>
                <w:t>amme</w:t>
              </w:r>
            </w:ins>
            <w:r>
              <w:t xml:space="preserve"> de composants</w:t>
            </w:r>
          </w:p>
        </w:tc>
        <w:tc>
          <w:tcPr>
            <w:tcW w:w="7874" w:type="dxa"/>
            <w:gridSpan w:val="2"/>
          </w:tcPr>
          <w:p w14:paraId="3F185EDB" w14:textId="7601BF32" w:rsidR="00D274AC" w:rsidRPr="00D54ADD" w:rsidRDefault="00D274AC">
            <w:pPr>
              <w:jc w:val="center"/>
              <w:rPr>
                <w:ins w:id="1206" w:author="TRIANO José" w:date="2024-09-11T11:13:00Z"/>
                <w:color w:val="ADADAD" w:themeColor="background2" w:themeShade="BF"/>
              </w:rPr>
              <w:pPrChange w:id="1207" w:author="TRIANO José" w:date="2024-09-11T11:37:00Z">
                <w:pPr/>
              </w:pPrChange>
            </w:pPr>
          </w:p>
        </w:tc>
      </w:tr>
      <w:tr w:rsidR="00D274AC" w14:paraId="018E0868" w14:textId="77777777" w:rsidTr="0002791B">
        <w:trPr>
          <w:gridAfter w:val="1"/>
          <w:wAfter w:w="62" w:type="dxa"/>
        </w:trPr>
        <w:tc>
          <w:tcPr>
            <w:tcW w:w="1414" w:type="dxa"/>
          </w:tcPr>
          <w:p w14:paraId="6B0A6E52" w14:textId="77777777" w:rsidR="00D274AC" w:rsidRDefault="00D274AC" w:rsidP="0002791B">
            <w:r>
              <w:t>Séquences</w:t>
            </w:r>
          </w:p>
        </w:tc>
        <w:tc>
          <w:tcPr>
            <w:tcW w:w="7874" w:type="dxa"/>
          </w:tcPr>
          <w:p w14:paraId="0A372B8A" w14:textId="77777777" w:rsidR="00D274AC" w:rsidRPr="00133EC4" w:rsidRDefault="00D274AC" w:rsidP="0002791B">
            <w:r w:rsidRPr="00133EC4">
              <w:t xml:space="preserve"> </w:t>
            </w:r>
          </w:p>
        </w:tc>
      </w:tr>
    </w:tbl>
    <w:p w14:paraId="7015C3AE" w14:textId="77777777" w:rsidR="00D274AC" w:rsidRPr="00D274AC" w:rsidRDefault="00D274AC" w:rsidP="00D274AC"/>
    <w:p w14:paraId="3CA4C013" w14:textId="6DF54E32" w:rsidR="00D274AC" w:rsidRDefault="00D274AC" w:rsidP="00D274AC">
      <w:pPr>
        <w:pStyle w:val="Titre4"/>
        <w:keepNext w:val="0"/>
      </w:pPr>
      <w:bookmarkStart w:id="1208" w:name="_Toc196744656"/>
      <w:r>
        <w:t>TM_TA_02</w:t>
      </w:r>
      <w:r w:rsidRPr="00862A68">
        <w:t xml:space="preserve">_01 : </w:t>
      </w:r>
      <w:r>
        <w:t>Paramétrer les manœuvres de régulation du trafic manuelles</w:t>
      </w:r>
      <w:bookmarkEnd w:id="1208"/>
    </w:p>
    <w:p w14:paraId="6DD26CCC" w14:textId="77777777" w:rsidR="00D274AC" w:rsidRPr="00D274AC" w:rsidRDefault="00D274AC" w:rsidP="00D274AC"/>
    <w:tbl>
      <w:tblPr>
        <w:tblStyle w:val="Grilledutableau"/>
        <w:tblW w:w="0" w:type="auto"/>
        <w:tblLook w:val="04A0" w:firstRow="1" w:lastRow="0" w:firstColumn="1" w:lastColumn="0" w:noHBand="0" w:noVBand="1"/>
      </w:tblPr>
      <w:tblGrid>
        <w:gridCol w:w="1413"/>
        <w:gridCol w:w="7814"/>
        <w:gridCol w:w="61"/>
      </w:tblGrid>
      <w:tr w:rsidR="009B4655" w14:paraId="127D6979" w14:textId="77777777" w:rsidTr="00480039">
        <w:trPr>
          <w:gridAfter w:val="1"/>
          <w:wAfter w:w="57" w:type="dxa"/>
          <w:ins w:id="1209" w:author="TRIANO José" w:date="2024-09-11T11:13:00Z"/>
        </w:trPr>
        <w:tc>
          <w:tcPr>
            <w:tcW w:w="1414" w:type="dxa"/>
          </w:tcPr>
          <w:p w14:paraId="68466ED5" w14:textId="77777777" w:rsidR="009B4655" w:rsidRDefault="009B4655" w:rsidP="00480039">
            <w:pPr>
              <w:rPr>
                <w:ins w:id="1210" w:author="TRIANO José" w:date="2024-09-11T11:13:00Z"/>
              </w:rPr>
            </w:pPr>
            <w:ins w:id="1211" w:author="TRIANO José" w:date="2024-09-11T11:14:00Z">
              <w:r>
                <w:t>Résultat attendu</w:t>
              </w:r>
            </w:ins>
          </w:p>
        </w:tc>
        <w:tc>
          <w:tcPr>
            <w:tcW w:w="7874" w:type="dxa"/>
          </w:tcPr>
          <w:p w14:paraId="7116CB2D" w14:textId="0851A3D6" w:rsidR="009B4655" w:rsidRDefault="009B4655" w:rsidP="00480039">
            <w:pPr>
              <w:rPr>
                <w:ins w:id="1212" w:author="TRIANO José" w:date="2024-09-11T11:13:00Z"/>
              </w:rPr>
            </w:pPr>
            <w:r>
              <w:t xml:space="preserve">Le système doit permettre le paramétrage des manœuvres </w:t>
            </w:r>
            <w:r>
              <w:t>manuelles</w:t>
            </w:r>
            <w:r>
              <w:t xml:space="preserve"> de régulation du trafic. </w:t>
            </w:r>
          </w:p>
        </w:tc>
      </w:tr>
      <w:tr w:rsidR="009B4655" w14:paraId="4E504B0D" w14:textId="77777777" w:rsidTr="00480039">
        <w:trPr>
          <w:gridAfter w:val="1"/>
          <w:wAfter w:w="57" w:type="dxa"/>
          <w:ins w:id="1213" w:author="TRIANO José" w:date="2024-09-11T11:13:00Z"/>
        </w:trPr>
        <w:tc>
          <w:tcPr>
            <w:tcW w:w="1414" w:type="dxa"/>
          </w:tcPr>
          <w:p w14:paraId="7043FEA0" w14:textId="77777777" w:rsidR="009B4655" w:rsidRDefault="009B4655" w:rsidP="00480039">
            <w:pPr>
              <w:rPr>
                <w:ins w:id="1214" w:author="TRIANO José" w:date="2024-09-11T11:13:00Z"/>
              </w:rPr>
            </w:pPr>
            <w:ins w:id="1215" w:author="TRIANO José" w:date="2024-09-11T11:14:00Z">
              <w:r>
                <w:t>Description</w:t>
              </w:r>
            </w:ins>
          </w:p>
        </w:tc>
        <w:tc>
          <w:tcPr>
            <w:tcW w:w="7874" w:type="dxa"/>
          </w:tcPr>
          <w:p w14:paraId="7B8C3EC0" w14:textId="78CCD94B" w:rsidR="009B4655" w:rsidRPr="0049380D" w:rsidRDefault="009B4655" w:rsidP="00480039">
            <w:pPr>
              <w:jc w:val="both"/>
              <w:rPr>
                <w:ins w:id="1216" w:author="TRIANO José" w:date="2024-09-11T11:13:00Z"/>
              </w:rPr>
            </w:pPr>
            <w:r>
              <w:t xml:space="preserve">Lors de l’opération d’une exploitation en temps réel, </w:t>
            </w:r>
            <w:r w:rsidR="00E562B0">
              <w:t>l’opérateur peut réguler</w:t>
            </w:r>
            <w:r w:rsidR="00385DFF">
              <w:t xml:space="preserve"> de façon manuelle</w:t>
            </w:r>
            <w:r>
              <w:t xml:space="preserve"> les écarts entre les horaires prévus et les réels si cela a été paramétré dans le module de temps avancé</w:t>
            </w:r>
            <w:r w:rsidR="00385DFF">
              <w:t>.</w:t>
            </w:r>
          </w:p>
        </w:tc>
      </w:tr>
      <w:tr w:rsidR="009B4655" w14:paraId="69E3FEF9" w14:textId="77777777" w:rsidTr="00480039">
        <w:trPr>
          <w:gridAfter w:val="1"/>
          <w:wAfter w:w="62" w:type="dxa"/>
        </w:trPr>
        <w:tc>
          <w:tcPr>
            <w:tcW w:w="1414" w:type="dxa"/>
          </w:tcPr>
          <w:p w14:paraId="795C22F0" w14:textId="77777777" w:rsidR="009B4655" w:rsidRDefault="009B4655" w:rsidP="00480039">
            <w:r>
              <w:t>Interfaces</w:t>
            </w:r>
          </w:p>
        </w:tc>
        <w:tc>
          <w:tcPr>
            <w:tcW w:w="7874" w:type="dxa"/>
          </w:tcPr>
          <w:p w14:paraId="5EB53CA2" w14:textId="77777777" w:rsidR="009B4655" w:rsidRDefault="009B4655" w:rsidP="00480039"/>
        </w:tc>
      </w:tr>
      <w:tr w:rsidR="009B4655" w14:paraId="7F2A9487" w14:textId="77777777" w:rsidTr="00480039">
        <w:trPr>
          <w:ins w:id="1217" w:author="TRIANO José" w:date="2024-09-11T11:13:00Z"/>
        </w:trPr>
        <w:tc>
          <w:tcPr>
            <w:tcW w:w="1414" w:type="dxa"/>
          </w:tcPr>
          <w:p w14:paraId="6AB9746A" w14:textId="77777777" w:rsidR="009B4655" w:rsidRDefault="009B4655" w:rsidP="00480039">
            <w:pPr>
              <w:rPr>
                <w:ins w:id="1218" w:author="TRIANO José" w:date="2024-09-11T11:13:00Z"/>
              </w:rPr>
            </w:pPr>
            <w:ins w:id="1219" w:author="TRIANO José" w:date="2024-09-11T11:18:00Z">
              <w:r>
                <w:t>Inputs</w:t>
              </w:r>
            </w:ins>
          </w:p>
        </w:tc>
        <w:tc>
          <w:tcPr>
            <w:tcW w:w="7874" w:type="dxa"/>
            <w:gridSpan w:val="2"/>
          </w:tcPr>
          <w:p w14:paraId="67B3FE2B" w14:textId="77777777" w:rsidR="009B4655" w:rsidRPr="009E51E5" w:rsidRDefault="009B4655" w:rsidP="00480039">
            <w:pPr>
              <w:rPr>
                <w:ins w:id="1220" w:author="TRIANO José" w:date="2024-09-11T11:13:00Z"/>
              </w:rPr>
            </w:pPr>
            <w:r>
              <w:t>Sillons, mission et horaires planifiés</w:t>
            </w:r>
          </w:p>
        </w:tc>
      </w:tr>
      <w:tr w:rsidR="009B4655" w14:paraId="009EF6E0" w14:textId="77777777" w:rsidTr="00480039">
        <w:trPr>
          <w:ins w:id="1221" w:author="TRIANO José" w:date="2024-09-11T11:13:00Z"/>
        </w:trPr>
        <w:tc>
          <w:tcPr>
            <w:tcW w:w="1414" w:type="dxa"/>
          </w:tcPr>
          <w:p w14:paraId="1F91083D" w14:textId="77777777" w:rsidR="009B4655" w:rsidRDefault="009B4655" w:rsidP="00480039">
            <w:pPr>
              <w:rPr>
                <w:ins w:id="1222" w:author="TRIANO José" w:date="2024-09-11T11:13:00Z"/>
              </w:rPr>
            </w:pPr>
            <w:ins w:id="1223" w:author="TRIANO José" w:date="2024-09-11T11:18:00Z">
              <w:r>
                <w:t>Outputs</w:t>
              </w:r>
            </w:ins>
          </w:p>
        </w:tc>
        <w:tc>
          <w:tcPr>
            <w:tcW w:w="7874" w:type="dxa"/>
            <w:gridSpan w:val="2"/>
          </w:tcPr>
          <w:p w14:paraId="19F5D61E" w14:textId="59CF744B" w:rsidR="009B4655" w:rsidRDefault="009B4655" w:rsidP="00480039">
            <w:r>
              <w:t xml:space="preserve">Ensemble de manœuvres de régulation à exécuter de façon </w:t>
            </w:r>
            <w:r w:rsidR="00E562B0">
              <w:t>manuelle</w:t>
            </w:r>
            <w:r>
              <w:t xml:space="preserve"> lors de l’opération d’une exploitation en temps réel. </w:t>
            </w:r>
          </w:p>
          <w:p w14:paraId="0723FB18" w14:textId="77777777" w:rsidR="009B4655" w:rsidRDefault="009B4655" w:rsidP="00480039">
            <w:r>
              <w:t xml:space="preserve">Les manœuvres de régulation consistent à : </w:t>
            </w:r>
          </w:p>
          <w:p w14:paraId="0A64720F" w14:textId="77777777" w:rsidR="009B4655" w:rsidRDefault="009B4655" w:rsidP="00480039">
            <w:r>
              <w:t xml:space="preserve">En mode « horaire fixe » et « transition » </w:t>
            </w:r>
          </w:p>
          <w:p w14:paraId="4A784E9D" w14:textId="77777777" w:rsidR="009B4655" w:rsidRDefault="009B4655" w:rsidP="00480039">
            <w:pPr>
              <w:pStyle w:val="Paragraphedeliste"/>
              <w:numPr>
                <w:ilvl w:val="0"/>
                <w:numId w:val="122"/>
              </w:numPr>
            </w:pPr>
            <w:r>
              <w:t xml:space="preserve">Réduire les temps d’arrêt commerciale ou arrêt technique au minimum possible. </w:t>
            </w:r>
          </w:p>
          <w:p w14:paraId="046CBA7A" w14:textId="77777777" w:rsidR="009B4655" w:rsidRDefault="009B4655" w:rsidP="00480039">
            <w:pPr>
              <w:pStyle w:val="Paragraphedeliste"/>
              <w:numPr>
                <w:ilvl w:val="0"/>
                <w:numId w:val="122"/>
              </w:numPr>
            </w:pPr>
            <w:r>
              <w:t xml:space="preserve">Réduire le temps de rabattement au terminus au minimum possible. </w:t>
            </w:r>
          </w:p>
          <w:p w14:paraId="5A3A7AD7" w14:textId="77777777" w:rsidR="009B4655" w:rsidRDefault="009B4655" w:rsidP="00480039">
            <w:pPr>
              <w:pStyle w:val="Paragraphedeliste"/>
              <w:numPr>
                <w:ilvl w:val="0"/>
                <w:numId w:val="122"/>
              </w:numPr>
            </w:pPr>
            <w:r>
              <w:t xml:space="preserve">Réaliser une mission partielle pour récupérer une course dans le sens contraire à l’heure. </w:t>
            </w:r>
          </w:p>
          <w:p w14:paraId="10875D81" w14:textId="77777777" w:rsidR="009B4655" w:rsidRDefault="009B4655" w:rsidP="00480039">
            <w:pPr>
              <w:pStyle w:val="Paragraphedeliste"/>
              <w:numPr>
                <w:ilvl w:val="0"/>
                <w:numId w:val="122"/>
              </w:numPr>
            </w:pPr>
            <w:r>
              <w:t xml:space="preserve">Supprimer une course. </w:t>
            </w:r>
          </w:p>
          <w:p w14:paraId="341AD7B5" w14:textId="0692C849" w:rsidR="009B4655" w:rsidRDefault="009B4655" w:rsidP="00480039">
            <w:pPr>
              <w:pStyle w:val="Paragraphedeliste"/>
              <w:numPr>
                <w:ilvl w:val="0"/>
                <w:numId w:val="122"/>
              </w:numPr>
            </w:pPr>
            <w:r>
              <w:t xml:space="preserve">Décaler un </w:t>
            </w:r>
            <w:r w:rsidR="00385DFF">
              <w:t>bloc</w:t>
            </w:r>
            <w:r>
              <w:t xml:space="preserve"> de missions d’un créneau horaire de XX minutes (paramétrable). </w:t>
            </w:r>
          </w:p>
          <w:p w14:paraId="04D21D4A" w14:textId="77777777" w:rsidR="009B4655" w:rsidRDefault="009B4655" w:rsidP="00480039">
            <w:pPr>
              <w:pStyle w:val="Paragraphedeliste"/>
              <w:numPr>
                <w:ilvl w:val="0"/>
                <w:numId w:val="122"/>
              </w:numPr>
            </w:pPr>
            <w:r>
              <w:t xml:space="preserve">Associer des véhicules et des personnes à la suivante circulation disponible. </w:t>
            </w:r>
          </w:p>
          <w:p w14:paraId="0BBA4DE4" w14:textId="77777777" w:rsidR="009B4655" w:rsidRDefault="009B4655" w:rsidP="00480039">
            <w:pPr>
              <w:pStyle w:val="Paragraphedeliste"/>
              <w:numPr>
                <w:ilvl w:val="0"/>
                <w:numId w:val="122"/>
              </w:numPr>
            </w:pPr>
            <w:r>
              <w:t xml:space="preserve">Créer des nouveaux services matériels à partir des sillons de circulation possibles. Allouer des véhicules et des personnes aux nouveaux services matériels. </w:t>
            </w:r>
          </w:p>
          <w:p w14:paraId="054AEB8A" w14:textId="77777777" w:rsidR="009B4655" w:rsidRDefault="009B4655" w:rsidP="00480039">
            <w:pPr>
              <w:pStyle w:val="Paragraphedeliste"/>
              <w:numPr>
                <w:ilvl w:val="0"/>
                <w:numId w:val="122"/>
              </w:numPr>
            </w:pPr>
            <w:r>
              <w:t xml:space="preserve">Interrompre la circulation totale de la ligne sans horaire de fin ou pendant XX minutes. Recalcule des horaires à partir de l’heure de fin de l’interruption. </w:t>
            </w:r>
          </w:p>
          <w:p w14:paraId="263ABA17" w14:textId="77777777" w:rsidR="009B4655" w:rsidRDefault="009B4655" w:rsidP="00480039">
            <w:pPr>
              <w:pStyle w:val="Paragraphedeliste"/>
              <w:numPr>
                <w:ilvl w:val="0"/>
                <w:numId w:val="122"/>
              </w:numPr>
            </w:pPr>
            <w:r>
              <w:t xml:space="preserve">Interrompre la circulation partielle de la ligne sans horaire de fin ou pendant XX minutes. Recalcule des horaires à partir de l’heure de fin des services partiels. </w:t>
            </w:r>
          </w:p>
          <w:p w14:paraId="3601DD99" w14:textId="77777777" w:rsidR="009B4655" w:rsidRPr="008659AD" w:rsidRDefault="009B4655" w:rsidP="00480039">
            <w:pPr>
              <w:pStyle w:val="Paragraphedeliste"/>
              <w:numPr>
                <w:ilvl w:val="0"/>
                <w:numId w:val="122"/>
              </w:numPr>
              <w:rPr>
                <w:ins w:id="1224" w:author="TRIANO José" w:date="2024-09-11T11:13:00Z"/>
              </w:rPr>
            </w:pPr>
            <w:r>
              <w:t xml:space="preserve">Recalculer les horaires si une section de voie ou point d’arrêt est déclaré comme non circulable. </w:t>
            </w:r>
          </w:p>
        </w:tc>
      </w:tr>
      <w:tr w:rsidR="009B4655" w14:paraId="527A241B" w14:textId="77777777" w:rsidTr="00480039">
        <w:trPr>
          <w:ins w:id="1225" w:author="TRIANO José" w:date="2024-09-11T11:13:00Z"/>
        </w:trPr>
        <w:tc>
          <w:tcPr>
            <w:tcW w:w="1414" w:type="dxa"/>
          </w:tcPr>
          <w:p w14:paraId="6D719D01" w14:textId="77777777" w:rsidR="009B4655" w:rsidRDefault="009B4655" w:rsidP="00480039">
            <w:pPr>
              <w:rPr>
                <w:ins w:id="1226" w:author="TRIANO José" w:date="2024-09-11T11:13:00Z"/>
              </w:rPr>
            </w:pPr>
            <w:ins w:id="1227" w:author="TRIANO José" w:date="2024-09-11T11:19:00Z">
              <w:r>
                <w:t>Diagr</w:t>
              </w:r>
            </w:ins>
            <w:ins w:id="1228" w:author="TRIANO José" w:date="2024-09-11T11:20:00Z">
              <w:r>
                <w:t>amme</w:t>
              </w:r>
            </w:ins>
            <w:r>
              <w:t xml:space="preserve"> de composants</w:t>
            </w:r>
          </w:p>
        </w:tc>
        <w:tc>
          <w:tcPr>
            <w:tcW w:w="7874" w:type="dxa"/>
            <w:gridSpan w:val="2"/>
          </w:tcPr>
          <w:p w14:paraId="3AA120F5" w14:textId="77777777" w:rsidR="009B4655" w:rsidRPr="00D54ADD" w:rsidRDefault="009B4655" w:rsidP="00480039">
            <w:pPr>
              <w:jc w:val="center"/>
              <w:rPr>
                <w:ins w:id="1229" w:author="TRIANO José" w:date="2024-09-11T11:13:00Z"/>
                <w:color w:val="ADADAD" w:themeColor="background2" w:themeShade="BF"/>
              </w:rPr>
              <w:pPrChange w:id="1230" w:author="TRIANO José" w:date="2024-09-11T11:37:00Z">
                <w:pPr/>
              </w:pPrChange>
            </w:pPr>
          </w:p>
        </w:tc>
      </w:tr>
      <w:tr w:rsidR="009B4655" w14:paraId="1A13AD5A" w14:textId="77777777" w:rsidTr="00480039">
        <w:trPr>
          <w:gridAfter w:val="1"/>
          <w:wAfter w:w="62" w:type="dxa"/>
        </w:trPr>
        <w:tc>
          <w:tcPr>
            <w:tcW w:w="1414" w:type="dxa"/>
          </w:tcPr>
          <w:p w14:paraId="32C7F621" w14:textId="77777777" w:rsidR="009B4655" w:rsidRDefault="009B4655" w:rsidP="00480039">
            <w:r>
              <w:t>Séquences</w:t>
            </w:r>
          </w:p>
        </w:tc>
        <w:tc>
          <w:tcPr>
            <w:tcW w:w="7874" w:type="dxa"/>
          </w:tcPr>
          <w:p w14:paraId="3C3A0D0E" w14:textId="77777777" w:rsidR="009B4655" w:rsidRPr="00133EC4" w:rsidRDefault="009B4655" w:rsidP="00480039">
            <w:r w:rsidRPr="00133EC4">
              <w:t xml:space="preserve"> </w:t>
            </w:r>
          </w:p>
        </w:tc>
      </w:tr>
    </w:tbl>
    <w:p w14:paraId="3C4091E8" w14:textId="376E02FD" w:rsidR="002A1933" w:rsidRPr="00E02B4E" w:rsidRDefault="002A1933" w:rsidP="00D274AC">
      <w:pPr>
        <w:pStyle w:val="Titre4"/>
        <w:keepNext w:val="0"/>
      </w:pPr>
      <w:r>
        <w:br w:type="page"/>
      </w:r>
      <w:bookmarkStart w:id="1231" w:name="_Toc174367343"/>
    </w:p>
    <w:p w14:paraId="50F208B6" w14:textId="308D6AA2" w:rsidR="008B2EB0" w:rsidRDefault="008B2EB0" w:rsidP="00C82597">
      <w:pPr>
        <w:pStyle w:val="Titre2"/>
      </w:pPr>
      <w:bookmarkStart w:id="1232" w:name="_Toc196744657"/>
      <w:r w:rsidRPr="00845D71">
        <w:t xml:space="preserve">Fonctionnalités du temps </w:t>
      </w:r>
      <w:r>
        <w:t>réel</w:t>
      </w:r>
      <w:bookmarkEnd w:id="1231"/>
      <w:bookmarkEnd w:id="1232"/>
    </w:p>
    <w:p w14:paraId="2919F91C" w14:textId="26E4E70B" w:rsidR="00277FE8" w:rsidRDefault="00C035C6" w:rsidP="00277FE8">
      <w:pPr>
        <w:pStyle w:val="Titre3"/>
      </w:pPr>
      <w:bookmarkStart w:id="1233" w:name="_Toc174367344"/>
      <w:bookmarkStart w:id="1234" w:name="_Toc196744658"/>
      <w:ins w:id="1235" w:author="TRIANO José" w:date="2024-09-11T10:59:00Z">
        <w:r>
          <w:t>TM_TR_0</w:t>
        </w:r>
      </w:ins>
      <w:r w:rsidR="009E2160">
        <w:t>0</w:t>
      </w:r>
      <w:ins w:id="1236" w:author="TRIANO José" w:date="2024-09-11T10:59:00Z">
        <w:r>
          <w:t xml:space="preserve"> : </w:t>
        </w:r>
      </w:ins>
      <w:r w:rsidR="00E67E0A">
        <w:t>Initialisation</w:t>
      </w:r>
      <w:ins w:id="1237" w:author="TRIANO José" w:date="2024-09-11T10:59:00Z">
        <w:r w:rsidR="00277FE8" w:rsidRPr="00277FE8">
          <w:t xml:space="preserve"> d</w:t>
        </w:r>
        <w:r w:rsidR="00277FE8">
          <w:t>u</w:t>
        </w:r>
        <w:r w:rsidR="00277FE8" w:rsidRPr="00277FE8">
          <w:t xml:space="preserve"> Backend</w:t>
        </w:r>
        <w:r w:rsidR="00277FE8">
          <w:t xml:space="preserve"> et du </w:t>
        </w:r>
        <w:commentRangeStart w:id="1238"/>
        <w:r w:rsidR="00277FE8">
          <w:t>Frontend</w:t>
        </w:r>
      </w:ins>
      <w:commentRangeEnd w:id="1238"/>
      <w:r w:rsidR="00F05410">
        <w:rPr>
          <w:rStyle w:val="Marquedecommentaire"/>
          <w:rFonts w:asciiTheme="minorHAnsi" w:eastAsiaTheme="minorHAnsi" w:hAnsiTheme="minorHAnsi" w:cstheme="minorBidi"/>
          <w:b w:val="0"/>
          <w:bCs w:val="0"/>
          <w:color w:val="auto"/>
          <w:kern w:val="2"/>
          <w14:ligatures w14:val="standardContextual"/>
        </w:rPr>
        <w:commentReference w:id="1238"/>
      </w:r>
      <w:bookmarkEnd w:id="1234"/>
    </w:p>
    <w:p w14:paraId="2FC5DE4F" w14:textId="1046FA32" w:rsidR="00366C81" w:rsidRPr="00366C81" w:rsidRDefault="00E67E0A">
      <w:pPr>
        <w:pStyle w:val="Titre4"/>
        <w:rPr>
          <w:ins w:id="1239" w:author="TRIANO José" w:date="2024-09-11T11:13:00Z"/>
        </w:rPr>
        <w:pPrChange w:id="1240" w:author="TRIANO José" w:date="2024-09-11T11:38:00Z">
          <w:pPr>
            <w:pStyle w:val="Titre3"/>
          </w:pPr>
        </w:pPrChange>
      </w:pPr>
      <w:bookmarkStart w:id="1241" w:name="_Toc196744659"/>
      <w:r>
        <w:t xml:space="preserve">Initialiser </w:t>
      </w:r>
      <w:ins w:id="1242" w:author="TRIANO José" w:date="2024-09-11T11:38:00Z">
        <w:r w:rsidR="003803AF">
          <w:t>le backend</w:t>
        </w:r>
        <w:bookmarkEnd w:id="1241"/>
        <w:r w:rsidR="003803AF">
          <w:t xml:space="preserve"> </w:t>
        </w:r>
      </w:ins>
    </w:p>
    <w:tbl>
      <w:tblPr>
        <w:tblStyle w:val="Grilledutableau"/>
        <w:tblW w:w="0" w:type="auto"/>
        <w:tblLook w:val="04A0" w:firstRow="1" w:lastRow="0" w:firstColumn="1" w:lastColumn="0" w:noHBand="0" w:noVBand="1"/>
      </w:tblPr>
      <w:tblGrid>
        <w:gridCol w:w="1980"/>
        <w:gridCol w:w="7308"/>
      </w:tblGrid>
      <w:tr w:rsidR="00494E7C" w14:paraId="6FE95886" w14:textId="77777777" w:rsidTr="00431CBB">
        <w:trPr>
          <w:ins w:id="1243" w:author="TRIANO José" w:date="2024-09-11T11:13:00Z"/>
        </w:trPr>
        <w:tc>
          <w:tcPr>
            <w:tcW w:w="1980" w:type="dxa"/>
          </w:tcPr>
          <w:p w14:paraId="628D9DDC" w14:textId="31EC45BF" w:rsidR="00431CBB" w:rsidRDefault="00431CBB" w:rsidP="00AF453D">
            <w:pPr>
              <w:rPr>
                <w:ins w:id="1244" w:author="TRIANO José" w:date="2024-09-11T11:13:00Z"/>
              </w:rPr>
            </w:pPr>
            <w:ins w:id="1245" w:author="TRIANO José" w:date="2024-09-11T11:14:00Z">
              <w:r>
                <w:t>Résultat attendu</w:t>
              </w:r>
            </w:ins>
          </w:p>
        </w:tc>
        <w:tc>
          <w:tcPr>
            <w:tcW w:w="7308" w:type="dxa"/>
          </w:tcPr>
          <w:p w14:paraId="6DEDF941" w14:textId="74929957" w:rsidR="00431CBB" w:rsidRDefault="00431CBB" w:rsidP="00AF453D">
            <w:pPr>
              <w:rPr>
                <w:ins w:id="1246" w:author="TRIANO José" w:date="2024-09-11T11:13:00Z"/>
              </w:rPr>
            </w:pPr>
            <w:ins w:id="1247" w:author="TRIANO José" w:date="2024-09-11T11:14:00Z">
              <w:r>
                <w:t>Le backend du TR démarre</w:t>
              </w:r>
              <w:r w:rsidR="00071F04">
                <w:t xml:space="preserve"> et commencent </w:t>
              </w:r>
              <w:r w:rsidR="00A27A2B">
                <w:t xml:space="preserve">à fonctionner les </w:t>
              </w:r>
            </w:ins>
            <w:ins w:id="1248" w:author="TRIANO José" w:date="2024-09-11T11:15:00Z">
              <w:r w:rsidR="00A27A2B">
                <w:t>calculs</w:t>
              </w:r>
            </w:ins>
            <w:ins w:id="1249" w:author="TRIANO José" w:date="2024-09-11T11:14:00Z">
              <w:r w:rsidR="00A27A2B">
                <w:t xml:space="preserve"> de gestion du traf</w:t>
              </w:r>
            </w:ins>
            <w:ins w:id="1250" w:author="TRIANO José" w:date="2024-09-11T11:15:00Z">
              <w:r w:rsidR="00A27A2B">
                <w:t>ic en TR</w:t>
              </w:r>
            </w:ins>
          </w:p>
        </w:tc>
      </w:tr>
      <w:tr w:rsidR="00494E7C" w14:paraId="63681CD3" w14:textId="77777777" w:rsidTr="00431CBB">
        <w:trPr>
          <w:ins w:id="1251" w:author="TRIANO José" w:date="2024-09-11T11:13:00Z"/>
        </w:trPr>
        <w:tc>
          <w:tcPr>
            <w:tcW w:w="1980" w:type="dxa"/>
          </w:tcPr>
          <w:p w14:paraId="1886A08F" w14:textId="29838F28" w:rsidR="00431CBB" w:rsidRDefault="00071F04" w:rsidP="00AF453D">
            <w:pPr>
              <w:rPr>
                <w:ins w:id="1252" w:author="TRIANO José" w:date="2024-09-11T11:13:00Z"/>
              </w:rPr>
            </w:pPr>
            <w:ins w:id="1253" w:author="TRIANO José" w:date="2024-09-11T11:14:00Z">
              <w:r>
                <w:t>Description</w:t>
              </w:r>
            </w:ins>
          </w:p>
        </w:tc>
        <w:tc>
          <w:tcPr>
            <w:tcW w:w="7308" w:type="dxa"/>
          </w:tcPr>
          <w:p w14:paraId="7FCA3BCD" w14:textId="4A630DD3" w:rsidR="00431CBB" w:rsidRDefault="00A27A2B" w:rsidP="00AF453D">
            <w:pPr>
              <w:rPr>
                <w:ins w:id="1254" w:author="TRIANO José" w:date="2024-09-11T11:13:00Z"/>
              </w:rPr>
            </w:pPr>
            <w:ins w:id="1255" w:author="TRIANO José" w:date="2024-09-11T11:15:00Z">
              <w:r>
                <w:t xml:space="preserve">Le backend du TR </w:t>
              </w:r>
              <w:r w:rsidR="006A35DC">
                <w:t>est en veill</w:t>
              </w:r>
            </w:ins>
            <w:ins w:id="1256" w:author="TRIANO José" w:date="2024-09-11T11:16:00Z">
              <w:r w:rsidR="006A35DC">
                <w:t xml:space="preserve">e en communication avec un </w:t>
              </w:r>
              <w:r w:rsidR="00241C1A">
                <w:t>serveur horaire et un Référentiel Horaire en production</w:t>
              </w:r>
              <w:r w:rsidR="008C635A">
                <w:t xml:space="preserve"> stocké dans le module TA</w:t>
              </w:r>
            </w:ins>
            <w:ins w:id="1257" w:author="TRIANO José" w:date="2024-09-11T11:17:00Z">
              <w:r w:rsidR="008C635A">
                <w:t xml:space="preserve"> du Traffic Mgr. </w:t>
              </w:r>
              <w:r w:rsidR="00E966E8">
                <w:t xml:space="preserve">Au moment de </w:t>
              </w:r>
            </w:ins>
            <w:r w:rsidR="0028305F">
              <w:t xml:space="preserve">l’initialisation </w:t>
            </w:r>
            <w:ins w:id="1258" w:author="TRIANO José" w:date="2024-09-11T11:17:00Z">
              <w:r w:rsidR="00E966E8">
                <w:t xml:space="preserve">de la journée d’exploitation, le backend se met en route et </w:t>
              </w:r>
              <w:r w:rsidR="0063617A">
                <w:t>activ</w:t>
              </w:r>
            </w:ins>
            <w:ins w:id="1259" w:author="TRIANO José" w:date="2024-09-11T11:18:00Z">
              <w:r w:rsidR="0063617A">
                <w:t xml:space="preserve">e ses interfaces et </w:t>
              </w:r>
            </w:ins>
            <w:r w:rsidR="0028305F">
              <w:t>algorithmes</w:t>
            </w:r>
            <w:ins w:id="1260" w:author="TRIANO José" w:date="2024-09-11T11:18:00Z">
              <w:r w:rsidR="0063617A">
                <w:t xml:space="preserve"> internes. </w:t>
              </w:r>
            </w:ins>
          </w:p>
        </w:tc>
      </w:tr>
      <w:tr w:rsidR="00494E7C" w14:paraId="2FC4EF56" w14:textId="77777777" w:rsidTr="00431CBB">
        <w:trPr>
          <w:ins w:id="1261" w:author="TRIANO José" w:date="2024-09-11T11:13:00Z"/>
        </w:trPr>
        <w:tc>
          <w:tcPr>
            <w:tcW w:w="1980" w:type="dxa"/>
          </w:tcPr>
          <w:p w14:paraId="20A15EBC" w14:textId="2464E1B7" w:rsidR="00431CBB" w:rsidRDefault="0063617A" w:rsidP="00AF453D">
            <w:pPr>
              <w:rPr>
                <w:ins w:id="1262" w:author="TRIANO José" w:date="2024-09-11T11:13:00Z"/>
              </w:rPr>
            </w:pPr>
            <w:ins w:id="1263" w:author="TRIANO José" w:date="2024-09-11T11:18:00Z">
              <w:r>
                <w:t>Inputs</w:t>
              </w:r>
            </w:ins>
          </w:p>
        </w:tc>
        <w:tc>
          <w:tcPr>
            <w:tcW w:w="7308" w:type="dxa"/>
          </w:tcPr>
          <w:p w14:paraId="69BC0B64" w14:textId="32E842E8" w:rsidR="00431CBB" w:rsidRDefault="0063617A" w:rsidP="00AF453D">
            <w:pPr>
              <w:rPr>
                <w:ins w:id="1264" w:author="TRIANO José" w:date="2024-09-11T11:13:00Z"/>
              </w:rPr>
            </w:pPr>
            <w:ins w:id="1265" w:author="TRIANO José" w:date="2024-09-11T11:18:00Z">
              <w:r>
                <w:t xml:space="preserve">Serveur horaire, TA, Fleet Mgr </w:t>
              </w:r>
            </w:ins>
          </w:p>
        </w:tc>
      </w:tr>
      <w:tr w:rsidR="00494E7C" w14:paraId="73FB1CF6" w14:textId="77777777" w:rsidTr="00431CBB">
        <w:trPr>
          <w:ins w:id="1266" w:author="TRIANO José" w:date="2024-09-11T11:13:00Z"/>
        </w:trPr>
        <w:tc>
          <w:tcPr>
            <w:tcW w:w="1980" w:type="dxa"/>
          </w:tcPr>
          <w:p w14:paraId="26134923" w14:textId="4DB6C428" w:rsidR="00431CBB" w:rsidRDefault="0063617A" w:rsidP="00AF453D">
            <w:pPr>
              <w:rPr>
                <w:ins w:id="1267" w:author="TRIANO José" w:date="2024-09-11T11:13:00Z"/>
              </w:rPr>
            </w:pPr>
            <w:ins w:id="1268" w:author="TRIANO José" w:date="2024-09-11T11:18:00Z">
              <w:r>
                <w:t>Outputs</w:t>
              </w:r>
            </w:ins>
          </w:p>
        </w:tc>
        <w:tc>
          <w:tcPr>
            <w:tcW w:w="7308" w:type="dxa"/>
          </w:tcPr>
          <w:p w14:paraId="4CE987AD" w14:textId="235BA485" w:rsidR="00431CBB" w:rsidRDefault="00D949EF" w:rsidP="00AF453D">
            <w:pPr>
              <w:rPr>
                <w:ins w:id="1269" w:author="TRIANO José" w:date="2024-09-11T11:13:00Z"/>
              </w:rPr>
            </w:pPr>
            <w:ins w:id="1270" w:author="TRIANO José" w:date="2024-09-11T11:18:00Z">
              <w:r>
                <w:t xml:space="preserve">Recherche de ressources pour </w:t>
              </w:r>
            </w:ins>
            <w:ins w:id="1271" w:author="TRIANO José" w:date="2024-09-11T11:19:00Z">
              <w:r>
                <w:t>l’exploitation</w:t>
              </w:r>
              <w:r w:rsidR="00767447">
                <w:t xml:space="preserve">, affichage des décisions sur le Frontend. </w:t>
              </w:r>
            </w:ins>
          </w:p>
        </w:tc>
      </w:tr>
      <w:tr w:rsidR="00CE75AA" w14:paraId="5A972285" w14:textId="77777777" w:rsidTr="00431CBB">
        <w:tc>
          <w:tcPr>
            <w:tcW w:w="1980" w:type="dxa"/>
          </w:tcPr>
          <w:p w14:paraId="252025F7" w14:textId="4198E9F5" w:rsidR="00CE75AA" w:rsidRDefault="00CE75AA" w:rsidP="00AF453D">
            <w:commentRangeStart w:id="1272"/>
            <w:ins w:id="1273" w:author="TRIANO José" w:date="2024-09-11T11:19:00Z">
              <w:r>
                <w:t>Diagr</w:t>
              </w:r>
            </w:ins>
            <w:ins w:id="1274" w:author="TRIANO José" w:date="2024-09-11T11:20:00Z">
              <w:r>
                <w:t>amme</w:t>
              </w:r>
            </w:ins>
            <w:commentRangeEnd w:id="1272"/>
            <w:r>
              <w:rPr>
                <w:rStyle w:val="Marquedecommentaire"/>
                <w:rFonts w:asciiTheme="minorHAnsi" w:hAnsiTheme="minorHAnsi" w:cstheme="minorBidi"/>
                <w:kern w:val="2"/>
                <w14:ligatures w14:val="standardContextual"/>
              </w:rPr>
              <w:commentReference w:id="1272"/>
            </w:r>
            <w:r>
              <w:t xml:space="preserve"> de composants</w:t>
            </w:r>
          </w:p>
        </w:tc>
        <w:tc>
          <w:tcPr>
            <w:tcW w:w="7308" w:type="dxa"/>
          </w:tcPr>
          <w:p w14:paraId="5D5D2D13" w14:textId="5386F4DB" w:rsidR="00CE75AA" w:rsidRDefault="00CE75AA" w:rsidP="00AF453D">
            <w:r w:rsidRPr="00CE75AA">
              <w:rPr>
                <w:noProof/>
              </w:rPr>
              <w:drawing>
                <wp:inline distT="0" distB="0" distL="0" distR="0" wp14:anchorId="7B6C69EB" wp14:editId="09285FF3">
                  <wp:extent cx="3962604" cy="297195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2604" cy="2971953"/>
                          </a:xfrm>
                          <a:prstGeom prst="rect">
                            <a:avLst/>
                          </a:prstGeom>
                        </pic:spPr>
                      </pic:pic>
                    </a:graphicData>
                  </a:graphic>
                </wp:inline>
              </w:drawing>
            </w:r>
          </w:p>
        </w:tc>
      </w:tr>
      <w:tr w:rsidR="00494E7C" w14:paraId="69DED65E" w14:textId="77777777" w:rsidTr="00431CBB">
        <w:trPr>
          <w:ins w:id="1275" w:author="TRIANO José" w:date="2024-09-11T11:13:00Z"/>
        </w:trPr>
        <w:tc>
          <w:tcPr>
            <w:tcW w:w="1980" w:type="dxa"/>
          </w:tcPr>
          <w:p w14:paraId="3D344F4B" w14:textId="5F57D769" w:rsidR="00431CBB" w:rsidRDefault="00CE75AA" w:rsidP="00AF453D">
            <w:pPr>
              <w:rPr>
                <w:ins w:id="1276" w:author="TRIANO José" w:date="2024-09-11T11:13:00Z"/>
              </w:rPr>
            </w:pPr>
            <w:r>
              <w:t>Séquence</w:t>
            </w:r>
          </w:p>
        </w:tc>
        <w:tc>
          <w:tcPr>
            <w:tcW w:w="7308" w:type="dxa"/>
          </w:tcPr>
          <w:p w14:paraId="1E1A638E" w14:textId="7569FBA6" w:rsidR="00431CBB" w:rsidRDefault="009A7569" w:rsidP="00640F51">
            <w:pPr>
              <w:pStyle w:val="Paragraphedeliste"/>
              <w:numPr>
                <w:ilvl w:val="3"/>
                <w:numId w:val="98"/>
              </w:numPr>
              <w:tabs>
                <w:tab w:val="clear" w:pos="2880"/>
              </w:tabs>
              <w:ind w:left="2306" w:hanging="284"/>
            </w:pPr>
            <w:r>
              <w:t>L’utilisateur TR initialise une session du TR.</w:t>
            </w:r>
          </w:p>
          <w:p w14:paraId="761EE7F6" w14:textId="15E305AA" w:rsidR="00A223EA" w:rsidRDefault="00A223EA" w:rsidP="00A223EA">
            <w:pPr>
              <w:pStyle w:val="Paragraphedeliste"/>
              <w:numPr>
                <w:ilvl w:val="3"/>
                <w:numId w:val="98"/>
              </w:numPr>
              <w:tabs>
                <w:tab w:val="clear" w:pos="2880"/>
              </w:tabs>
              <w:ind w:left="2306" w:hanging="284"/>
            </w:pPr>
            <w:r>
              <w:t xml:space="preserve">Le système vérifie/valide les informations de connexion de l'utilisateur. </w:t>
            </w:r>
          </w:p>
          <w:p w14:paraId="5DDEBCB3" w14:textId="64690B4D" w:rsidR="00F214BB" w:rsidRDefault="00F214BB" w:rsidP="00A223EA">
            <w:pPr>
              <w:pStyle w:val="Paragraphedeliste"/>
              <w:numPr>
                <w:ilvl w:val="3"/>
                <w:numId w:val="98"/>
              </w:numPr>
              <w:tabs>
                <w:tab w:val="clear" w:pos="2880"/>
              </w:tabs>
              <w:ind w:left="2306" w:hanging="284"/>
            </w:pPr>
            <w:r>
              <w:t>Le système</w:t>
            </w:r>
            <w:r w:rsidR="0035324C">
              <w:t xml:space="preserve"> initialise le backend</w:t>
            </w:r>
            <w:r w:rsidR="004139AF">
              <w:t> :</w:t>
            </w:r>
          </w:p>
          <w:p w14:paraId="35CCC4D6" w14:textId="77777777" w:rsidR="004139AF" w:rsidRDefault="004139AF" w:rsidP="004139AF">
            <w:pPr>
              <w:pStyle w:val="Paragraphedeliste"/>
              <w:ind w:left="2306"/>
            </w:pPr>
          </w:p>
          <w:p w14:paraId="0C842111" w14:textId="356EDE73" w:rsidR="00640F51" w:rsidRPr="004139AF" w:rsidRDefault="00640F51" w:rsidP="004139AF">
            <w:pPr>
              <w:pStyle w:val="Paragraphedeliste"/>
              <w:numPr>
                <w:ilvl w:val="3"/>
                <w:numId w:val="103"/>
              </w:numPr>
            </w:pPr>
            <w:r w:rsidRPr="004139AF">
              <w:t>Le système charge la date/heure du Serveur Horaire.</w:t>
            </w:r>
          </w:p>
          <w:p w14:paraId="64F23A09" w14:textId="7958A8F5" w:rsidR="009A7569" w:rsidRPr="004139AF" w:rsidRDefault="00453ACE" w:rsidP="004139AF">
            <w:pPr>
              <w:pStyle w:val="Paragraphedeliste"/>
              <w:numPr>
                <w:ilvl w:val="3"/>
                <w:numId w:val="103"/>
              </w:numPr>
            </w:pPr>
            <w:r w:rsidRPr="004139AF">
              <w:t>Le système se connecte à la BDD Référentiel Horaire</w:t>
            </w:r>
            <w:r w:rsidR="002F35E7" w:rsidRPr="004139AF">
              <w:t>.</w:t>
            </w:r>
          </w:p>
          <w:p w14:paraId="527F0065" w14:textId="664BB9EE" w:rsidR="002F35E7" w:rsidRPr="004139AF" w:rsidRDefault="002F35E7" w:rsidP="004139AF">
            <w:pPr>
              <w:pStyle w:val="Paragraphedeliste"/>
              <w:numPr>
                <w:ilvl w:val="3"/>
                <w:numId w:val="103"/>
              </w:numPr>
            </w:pPr>
            <w:r w:rsidRPr="004139AF">
              <w:t>Le système importe le Référentiel Horaire du Type de jour saisi pour la journée courante.</w:t>
            </w:r>
          </w:p>
          <w:p w14:paraId="1AD2C42B" w14:textId="507C2A84" w:rsidR="002F35E7" w:rsidRPr="004139AF" w:rsidRDefault="00140D6A" w:rsidP="004139AF">
            <w:pPr>
              <w:pStyle w:val="Paragraphedeliste"/>
              <w:numPr>
                <w:ilvl w:val="3"/>
                <w:numId w:val="103"/>
              </w:numPr>
              <w:rPr>
                <w:ins w:id="1277" w:author="TRIANO José" w:date="2024-09-11T11:13:00Z"/>
              </w:rPr>
            </w:pPr>
            <w:r w:rsidRPr="004139AF">
              <w:t>L’IHM affiche la journée d’exploitation.</w:t>
            </w:r>
          </w:p>
        </w:tc>
      </w:tr>
    </w:tbl>
    <w:p w14:paraId="052F29B7" w14:textId="77777777" w:rsidR="00AF453D" w:rsidRPr="00AF453D" w:rsidRDefault="00AF453D">
      <w:pPr>
        <w:rPr>
          <w:ins w:id="1278" w:author="TRIANO José" w:date="2024-09-11T11:02:00Z"/>
        </w:rPr>
        <w:pPrChange w:id="1279" w:author="TRIANO José" w:date="2024-09-11T11:13:00Z">
          <w:pPr>
            <w:pStyle w:val="Titre3"/>
          </w:pPr>
        </w:pPrChange>
      </w:pPr>
    </w:p>
    <w:p w14:paraId="256B6C7B" w14:textId="77777777" w:rsidR="00C7511F" w:rsidRPr="00C7511F" w:rsidRDefault="00C7511F">
      <w:pPr>
        <w:rPr>
          <w:ins w:id="1280" w:author="TRIANO José" w:date="2024-09-11T11:02:00Z"/>
        </w:rPr>
        <w:pPrChange w:id="1281" w:author="TRIANO José" w:date="2024-09-11T11:11:00Z">
          <w:pPr>
            <w:pStyle w:val="Titre4"/>
          </w:pPr>
        </w:pPrChange>
      </w:pPr>
    </w:p>
    <w:p w14:paraId="3A46B5D3" w14:textId="48F39AA5" w:rsidR="008B5690" w:rsidRDefault="009E2160" w:rsidP="00BE7CCA">
      <w:pPr>
        <w:pStyle w:val="Titre4"/>
        <w:rPr>
          <w:ins w:id="1282" w:author="TRIANO José" w:date="2024-09-11T11:38:00Z"/>
        </w:rPr>
      </w:pPr>
      <w:bookmarkStart w:id="1283" w:name="_Toc196744660"/>
      <w:r>
        <w:t>Initialiser</w:t>
      </w:r>
      <w:ins w:id="1284" w:author="TRIANO José" w:date="2024-09-11T11:02:00Z">
        <w:r w:rsidR="00BE7CCA">
          <w:t xml:space="preserve"> le </w:t>
        </w:r>
      </w:ins>
      <w:ins w:id="1285" w:author="TRIANO José" w:date="2024-09-11T11:38:00Z">
        <w:r w:rsidR="003803AF">
          <w:t>front</w:t>
        </w:r>
      </w:ins>
      <w:ins w:id="1286" w:author="TRIANO José" w:date="2024-09-11T11:02:00Z">
        <w:r w:rsidR="00BE7CCA">
          <w:t>end</w:t>
        </w:r>
      </w:ins>
      <w:bookmarkEnd w:id="1283"/>
    </w:p>
    <w:tbl>
      <w:tblPr>
        <w:tblStyle w:val="Grilledutableau"/>
        <w:tblW w:w="0" w:type="auto"/>
        <w:tblLook w:val="04A0" w:firstRow="1" w:lastRow="0" w:firstColumn="1" w:lastColumn="0" w:noHBand="0" w:noVBand="1"/>
      </w:tblPr>
      <w:tblGrid>
        <w:gridCol w:w="1980"/>
        <w:gridCol w:w="7308"/>
      </w:tblGrid>
      <w:tr w:rsidR="00494E7C" w14:paraId="6C48E903" w14:textId="77777777" w:rsidTr="00F8220C">
        <w:trPr>
          <w:ins w:id="1287" w:author="TRIANO José" w:date="2024-09-11T11:41:00Z"/>
        </w:trPr>
        <w:tc>
          <w:tcPr>
            <w:tcW w:w="1980" w:type="dxa"/>
          </w:tcPr>
          <w:p w14:paraId="7F1A65F1" w14:textId="77777777" w:rsidR="00462338" w:rsidRDefault="00462338" w:rsidP="00F8220C">
            <w:pPr>
              <w:rPr>
                <w:ins w:id="1288" w:author="TRIANO José" w:date="2024-09-11T11:41:00Z"/>
              </w:rPr>
            </w:pPr>
            <w:ins w:id="1289" w:author="TRIANO José" w:date="2024-09-11T11:41:00Z">
              <w:r>
                <w:t>Résultat attendu</w:t>
              </w:r>
            </w:ins>
          </w:p>
        </w:tc>
        <w:tc>
          <w:tcPr>
            <w:tcW w:w="7308" w:type="dxa"/>
          </w:tcPr>
          <w:p w14:paraId="32C5C83C" w14:textId="7E9C360E" w:rsidR="00462338" w:rsidRDefault="000A59D1" w:rsidP="00D82517">
            <w:pPr>
              <w:pStyle w:val="Commentaire"/>
              <w:rPr>
                <w:ins w:id="1290" w:author="TRIANO José" w:date="2024-09-11T11:41:00Z"/>
              </w:rPr>
            </w:pPr>
            <w:ins w:id="1291" w:author="TRIANO José" w:date="2024-09-11T11:43:00Z">
              <w:r>
                <w:t xml:space="preserve">Les utilisateurs du module du TR peuvent démarrer une </w:t>
              </w:r>
              <w:commentRangeStart w:id="1292"/>
              <w:r>
                <w:t>session</w:t>
              </w:r>
            </w:ins>
            <w:commentRangeEnd w:id="1292"/>
            <w:r w:rsidR="00F6516C">
              <w:rPr>
                <w:rStyle w:val="Marquedecommentaire"/>
                <w:kern w:val="2"/>
                <w14:ligatures w14:val="standardContextual"/>
              </w:rPr>
              <w:commentReference w:id="1292"/>
            </w:r>
            <w:r w:rsidR="00140D6A">
              <w:t xml:space="preserve"> avec un niveau fonctionnel appropriés aux droits de </w:t>
            </w:r>
            <w:r w:rsidR="002656C7">
              <w:t>leur</w:t>
            </w:r>
            <w:r w:rsidR="00140D6A">
              <w:t xml:space="preserve"> profil (admin,</w:t>
            </w:r>
            <w:r w:rsidR="00D82517">
              <w:t xml:space="preserve"> opérateur</w:t>
            </w:r>
            <w:r w:rsidR="00140D6A">
              <w:t xml:space="preserve"> …)</w:t>
            </w:r>
          </w:p>
        </w:tc>
      </w:tr>
      <w:tr w:rsidR="00494E7C" w14:paraId="5B17A9D6" w14:textId="77777777" w:rsidTr="00F8220C">
        <w:trPr>
          <w:ins w:id="1293" w:author="TRIANO José" w:date="2024-09-11T11:41:00Z"/>
        </w:trPr>
        <w:tc>
          <w:tcPr>
            <w:tcW w:w="1980" w:type="dxa"/>
          </w:tcPr>
          <w:p w14:paraId="49D962EC" w14:textId="77777777" w:rsidR="000A59D1" w:rsidRDefault="000A59D1" w:rsidP="000A59D1">
            <w:pPr>
              <w:rPr>
                <w:ins w:id="1294" w:author="TRIANO José" w:date="2024-09-11T11:41:00Z"/>
              </w:rPr>
            </w:pPr>
            <w:ins w:id="1295" w:author="TRIANO José" w:date="2024-09-11T11:41:00Z">
              <w:r>
                <w:t>Description</w:t>
              </w:r>
            </w:ins>
          </w:p>
        </w:tc>
        <w:tc>
          <w:tcPr>
            <w:tcW w:w="7308" w:type="dxa"/>
          </w:tcPr>
          <w:p w14:paraId="33B4CBBB" w14:textId="3B979A79" w:rsidR="000A59D1" w:rsidRDefault="000A59D1" w:rsidP="000A59D1">
            <w:pPr>
              <w:rPr>
                <w:ins w:id="1296" w:author="TRIANO José" w:date="2024-09-11T11:41:00Z"/>
              </w:rPr>
            </w:pPr>
            <w:commentRangeStart w:id="1297"/>
            <w:ins w:id="1298" w:author="TRIANO José" w:date="2024-09-11T11:43:00Z">
              <w:r>
                <w:t>Le frontend démarre au même instant T que le backend. A partir de ce moment, les utilisateurs de TR prédéfinis dans la BBDD du backend peuvent se logger en accéder au module TR du Traffic Mgr</w:t>
              </w:r>
            </w:ins>
            <w:commentRangeEnd w:id="1297"/>
            <w:r w:rsidR="00EF7A1F">
              <w:rPr>
                <w:rStyle w:val="Marquedecommentaire"/>
                <w:rFonts w:asciiTheme="minorHAnsi" w:hAnsiTheme="minorHAnsi" w:cstheme="minorBidi"/>
                <w:kern w:val="2"/>
                <w14:ligatures w14:val="standardContextual"/>
              </w:rPr>
              <w:commentReference w:id="1297"/>
            </w:r>
          </w:p>
        </w:tc>
      </w:tr>
      <w:tr w:rsidR="00494E7C" w14:paraId="15BBD535" w14:textId="77777777" w:rsidTr="00F8220C">
        <w:trPr>
          <w:ins w:id="1299" w:author="TRIANO José" w:date="2024-09-11T11:41:00Z"/>
        </w:trPr>
        <w:tc>
          <w:tcPr>
            <w:tcW w:w="1980" w:type="dxa"/>
          </w:tcPr>
          <w:p w14:paraId="0FBF5CD3" w14:textId="77777777" w:rsidR="000A59D1" w:rsidRDefault="000A59D1" w:rsidP="000A59D1">
            <w:pPr>
              <w:rPr>
                <w:ins w:id="1300" w:author="TRIANO José" w:date="2024-09-11T11:41:00Z"/>
              </w:rPr>
            </w:pPr>
            <w:commentRangeStart w:id="1301"/>
            <w:ins w:id="1302" w:author="TRIANO José" w:date="2024-09-11T11:41:00Z">
              <w:r>
                <w:t>Inputs</w:t>
              </w:r>
            </w:ins>
            <w:commentRangeEnd w:id="1301"/>
            <w:r w:rsidR="00EF7A1F">
              <w:rPr>
                <w:rStyle w:val="Marquedecommentaire"/>
                <w:rFonts w:asciiTheme="minorHAnsi" w:hAnsiTheme="minorHAnsi" w:cstheme="minorBidi"/>
                <w:kern w:val="2"/>
                <w14:ligatures w14:val="standardContextual"/>
              </w:rPr>
              <w:commentReference w:id="1301"/>
            </w:r>
          </w:p>
        </w:tc>
        <w:tc>
          <w:tcPr>
            <w:tcW w:w="7308" w:type="dxa"/>
          </w:tcPr>
          <w:p w14:paraId="3B58BBA8" w14:textId="2BA90967" w:rsidR="000A59D1" w:rsidRDefault="000A59D1" w:rsidP="000A59D1">
            <w:pPr>
              <w:rPr>
                <w:ins w:id="1303" w:author="TRIANO José" w:date="2024-09-11T11:41:00Z"/>
              </w:rPr>
            </w:pPr>
            <w:ins w:id="1304" w:author="TRIANO José" w:date="2024-09-11T11:43:00Z">
              <w:r>
                <w:t>TA</w:t>
              </w:r>
            </w:ins>
            <w:ins w:id="1305" w:author="TRIANO José" w:date="2024-09-11T11:44:00Z">
              <w:r>
                <w:t>, backend</w:t>
              </w:r>
            </w:ins>
          </w:p>
        </w:tc>
      </w:tr>
      <w:tr w:rsidR="00494E7C" w14:paraId="566C6DD6" w14:textId="77777777" w:rsidTr="00F8220C">
        <w:trPr>
          <w:ins w:id="1306" w:author="TRIANO José" w:date="2024-09-11T11:41:00Z"/>
        </w:trPr>
        <w:tc>
          <w:tcPr>
            <w:tcW w:w="1980" w:type="dxa"/>
          </w:tcPr>
          <w:p w14:paraId="3B6B8B65" w14:textId="77777777" w:rsidR="000A59D1" w:rsidRDefault="000A59D1" w:rsidP="000A59D1">
            <w:pPr>
              <w:rPr>
                <w:ins w:id="1307" w:author="TRIANO José" w:date="2024-09-11T11:41:00Z"/>
              </w:rPr>
            </w:pPr>
            <w:commentRangeStart w:id="1308"/>
            <w:ins w:id="1309" w:author="TRIANO José" w:date="2024-09-11T11:41:00Z">
              <w:r>
                <w:t>Outputs</w:t>
              </w:r>
            </w:ins>
            <w:commentRangeEnd w:id="1308"/>
            <w:r w:rsidR="0084641D">
              <w:rPr>
                <w:rStyle w:val="Marquedecommentaire"/>
                <w:rFonts w:asciiTheme="minorHAnsi" w:hAnsiTheme="minorHAnsi" w:cstheme="minorBidi"/>
                <w:kern w:val="2"/>
                <w14:ligatures w14:val="standardContextual"/>
              </w:rPr>
              <w:commentReference w:id="1308"/>
            </w:r>
          </w:p>
        </w:tc>
        <w:tc>
          <w:tcPr>
            <w:tcW w:w="7308" w:type="dxa"/>
          </w:tcPr>
          <w:p w14:paraId="5B24410C" w14:textId="77777777" w:rsidR="000A59D1" w:rsidRDefault="000A59D1" w:rsidP="000A59D1">
            <w:pPr>
              <w:rPr>
                <w:ins w:id="1310" w:author="TRIANO José" w:date="2024-09-11T11:44:00Z"/>
              </w:rPr>
            </w:pPr>
            <w:ins w:id="1311" w:author="TRIANO José" w:date="2024-09-11T11:44:00Z">
              <w:r>
                <w:t xml:space="preserve">Ouverture de session d’un utilisateur. </w:t>
              </w:r>
            </w:ins>
          </w:p>
          <w:p w14:paraId="27CF638E" w14:textId="052A0AC6" w:rsidR="000A59D1" w:rsidRDefault="000A59D1" w:rsidP="000A59D1">
            <w:pPr>
              <w:rPr>
                <w:ins w:id="1312" w:author="TRIANO José" w:date="2024-09-11T11:41:00Z"/>
              </w:rPr>
            </w:pPr>
            <w:ins w:id="1313" w:author="TRIANO José" w:date="2024-09-11T11:44:00Z">
              <w:r>
                <w:t xml:space="preserve">Enregistrement de l’heure d’ouverture de la session dans le </w:t>
              </w:r>
              <w:commentRangeStart w:id="1314"/>
              <w:r>
                <w:t>TD</w:t>
              </w:r>
            </w:ins>
            <w:commentRangeEnd w:id="1314"/>
            <w:r w:rsidR="0084641D">
              <w:rPr>
                <w:rStyle w:val="Marquedecommentaire"/>
                <w:rFonts w:asciiTheme="minorHAnsi" w:hAnsiTheme="minorHAnsi" w:cstheme="minorBidi"/>
                <w:kern w:val="2"/>
                <w14:ligatures w14:val="standardContextual"/>
              </w:rPr>
              <w:commentReference w:id="1314"/>
            </w:r>
            <w:ins w:id="1315" w:author="TRIANO José" w:date="2024-09-11T11:44:00Z">
              <w:r>
                <w:t xml:space="preserve">. </w:t>
              </w:r>
            </w:ins>
            <w:ins w:id="1316" w:author="TRIANO José" w:date="2024-09-11T11:41:00Z">
              <w:r>
                <w:t xml:space="preserve"> </w:t>
              </w:r>
            </w:ins>
          </w:p>
        </w:tc>
      </w:tr>
      <w:tr w:rsidR="00494E7C" w14:paraId="13AE3BC0" w14:textId="77777777" w:rsidTr="00F8220C">
        <w:trPr>
          <w:ins w:id="1317" w:author="TRIANO José" w:date="2024-09-11T11:41:00Z"/>
        </w:trPr>
        <w:tc>
          <w:tcPr>
            <w:tcW w:w="1980" w:type="dxa"/>
          </w:tcPr>
          <w:p w14:paraId="406395A5" w14:textId="77777777" w:rsidR="000A59D1" w:rsidRDefault="000A59D1" w:rsidP="000A59D1">
            <w:pPr>
              <w:rPr>
                <w:ins w:id="1318" w:author="TRIANO José" w:date="2024-09-11T11:41:00Z"/>
              </w:rPr>
            </w:pPr>
            <w:ins w:id="1319" w:author="TRIANO José" w:date="2024-09-11T11:41:00Z">
              <w:r>
                <w:t>Diagramme</w:t>
              </w:r>
            </w:ins>
          </w:p>
        </w:tc>
        <w:tc>
          <w:tcPr>
            <w:tcW w:w="7308" w:type="dxa"/>
          </w:tcPr>
          <w:p w14:paraId="4770A45F" w14:textId="6B8CBFDC" w:rsidR="000A59D1" w:rsidRDefault="0087388D" w:rsidP="000A59D1">
            <w:pPr>
              <w:jc w:val="center"/>
              <w:rPr>
                <w:ins w:id="1320" w:author="TRIANO José" w:date="2024-09-11T11:41:00Z"/>
              </w:rPr>
            </w:pPr>
            <w:r w:rsidRPr="0087388D">
              <w:rPr>
                <w:noProof/>
              </w:rPr>
              <w:drawing>
                <wp:inline distT="0" distB="0" distL="0" distR="0" wp14:anchorId="11A93F7B" wp14:editId="24F4FC2B">
                  <wp:extent cx="2152761" cy="2991004"/>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52761" cy="2991004"/>
                          </a:xfrm>
                          <a:prstGeom prst="rect">
                            <a:avLst/>
                          </a:prstGeom>
                        </pic:spPr>
                      </pic:pic>
                    </a:graphicData>
                  </a:graphic>
                </wp:inline>
              </w:drawing>
            </w:r>
            <w:commentRangeStart w:id="1321"/>
            <w:commentRangeEnd w:id="1321"/>
            <w:r w:rsidR="005D1E45">
              <w:rPr>
                <w:rStyle w:val="Marquedecommentaire"/>
                <w:rFonts w:asciiTheme="minorHAnsi" w:hAnsiTheme="minorHAnsi" w:cstheme="minorBidi"/>
                <w:kern w:val="2"/>
                <w14:ligatures w14:val="standardContextual"/>
              </w:rPr>
              <w:commentReference w:id="1321"/>
            </w:r>
          </w:p>
        </w:tc>
      </w:tr>
    </w:tbl>
    <w:p w14:paraId="6296BC00" w14:textId="77777777" w:rsidR="003803AF" w:rsidRPr="003803AF" w:rsidRDefault="003803AF">
      <w:pPr>
        <w:rPr>
          <w:ins w:id="1322" w:author="TRIANO José" w:date="2024-09-11T10:59:00Z"/>
        </w:rPr>
        <w:pPrChange w:id="1323" w:author="TRIANO José" w:date="2024-09-11T11:38:00Z">
          <w:pPr>
            <w:pStyle w:val="Titre3"/>
            <w:numPr>
              <w:ilvl w:val="0"/>
              <w:numId w:val="0"/>
            </w:numPr>
            <w:ind w:left="0" w:firstLine="0"/>
          </w:pPr>
        </w:pPrChange>
      </w:pPr>
    </w:p>
    <w:p w14:paraId="620C5DCF" w14:textId="1145BF15" w:rsidR="008B2EB0" w:rsidRDefault="00277FE8">
      <w:pPr>
        <w:pStyle w:val="Titre3"/>
        <w:numPr>
          <w:ilvl w:val="2"/>
          <w:numId w:val="3"/>
        </w:numPr>
      </w:pPr>
      <w:ins w:id="1324" w:author="TRIANO José" w:date="2024-09-11T11:00:00Z">
        <w:r>
          <w:tab/>
        </w:r>
      </w:ins>
      <w:bookmarkStart w:id="1325" w:name="_Toc196744661"/>
      <w:r w:rsidR="00295F35">
        <w:t>TM_TR_0</w:t>
      </w:r>
      <w:r w:rsidR="009E2160">
        <w:t>1</w:t>
      </w:r>
      <w:r w:rsidR="008B2EB0">
        <w:t> : Superviser les véhicules</w:t>
      </w:r>
      <w:bookmarkEnd w:id="1233"/>
      <w:bookmarkEnd w:id="1325"/>
    </w:p>
    <w:p w14:paraId="76DE1104" w14:textId="257B0E3C" w:rsidR="008B2EB0" w:rsidRDefault="008B2EB0">
      <w:pPr>
        <w:pStyle w:val="Titre4"/>
        <w:rPr>
          <w:ins w:id="1326" w:author="TRIANO José" w:date="2024-09-11T11:52:00Z"/>
        </w:rPr>
      </w:pPr>
      <w:bookmarkStart w:id="1327" w:name="_Toc174367345"/>
      <w:bookmarkStart w:id="1328" w:name="_Toc196744662"/>
      <w:r w:rsidRPr="00862A68">
        <w:t>Assurer le suivi des véhicules</w:t>
      </w:r>
      <w:r w:rsidR="00C23DB0">
        <w:t xml:space="preserve"> dans</w:t>
      </w:r>
      <w:r w:rsidRPr="00862A68">
        <w:t xml:space="preserve"> le domaine supervisé</w:t>
      </w:r>
      <w:bookmarkEnd w:id="1327"/>
      <w:bookmarkEnd w:id="1328"/>
    </w:p>
    <w:p w14:paraId="005D0D75" w14:textId="6567BEBC" w:rsidR="00590BB3" w:rsidRPr="00590BB3" w:rsidDel="00B56102" w:rsidRDefault="00590BB3">
      <w:pPr>
        <w:rPr>
          <w:del w:id="1329" w:author="TRIANO José" w:date="2024-09-11T11:52:00Z"/>
        </w:rPr>
        <w:pPrChange w:id="1330" w:author="TRIANO José" w:date="2024-09-11T11:52:00Z">
          <w:pPr>
            <w:pStyle w:val="Titre4"/>
          </w:pPr>
        </w:pPrChange>
      </w:pPr>
    </w:p>
    <w:p w14:paraId="403FB3C6" w14:textId="2ED6A110" w:rsidR="008B2EB0" w:rsidRPr="002574E3" w:rsidDel="00307BB8" w:rsidRDefault="008B2EB0" w:rsidP="00C82597">
      <w:pPr>
        <w:pStyle w:val="ReqID"/>
        <w:rPr>
          <w:del w:id="1331" w:author="TRIANO José" w:date="2024-09-11T12:18:00Z"/>
        </w:rPr>
      </w:pPr>
      <w:del w:id="1332" w:author="TRIANO José" w:date="2024-09-11T12:18:00Z">
        <w:r w:rsidRPr="002574E3" w:rsidDel="00307BB8">
          <w:delText>[Exi_</w:delText>
        </w:r>
        <w:r w:rsidR="00295F35" w:rsidDel="00307BB8">
          <w:delText>TM_TR_01</w:delText>
        </w:r>
        <w:r w:rsidRPr="002574E3" w:rsidDel="00307BB8">
          <w:delText>_01_</w:delText>
        </w:r>
        <w:r w:rsidR="00CF240A" w:rsidDel="00307BB8">
          <w:delText>xxxx</w:delText>
        </w:r>
        <w:r w:rsidRPr="002574E3" w:rsidDel="00307BB8">
          <w:delText xml:space="preserve">-INPUT] </w:delText>
        </w:r>
      </w:del>
    </w:p>
    <w:p w14:paraId="66E08D5E" w14:textId="453B0894" w:rsidR="008B2EB0" w:rsidRPr="009B6B0F" w:rsidDel="00307BB8" w:rsidRDefault="008B2EB0" w:rsidP="00C82597">
      <w:pPr>
        <w:pStyle w:val="ReqText"/>
        <w:jc w:val="both"/>
        <w:rPr>
          <w:del w:id="1333" w:author="TRIANO José" w:date="2024-09-11T12:18:00Z"/>
        </w:rPr>
      </w:pPr>
      <w:del w:id="1334" w:author="TRIANO José" w:date="2024-09-11T12:18:00Z">
        <w:r w:rsidRPr="009B6B0F" w:rsidDel="00307BB8">
          <w:delText>Afin d’assurer le suivi des véhicules sur le domaine supervisé, le Traffic Mgr doit acquérir du Fleet Mgr pour chaque véhicule :</w:delText>
        </w:r>
      </w:del>
    </w:p>
    <w:p w14:paraId="5DDC442F" w14:textId="68F1CDBF" w:rsidR="0034622F" w:rsidRPr="009B6B0F" w:rsidDel="00307BB8" w:rsidRDefault="0034622F" w:rsidP="00C82597">
      <w:pPr>
        <w:pStyle w:val="ReqText"/>
        <w:numPr>
          <w:ilvl w:val="0"/>
          <w:numId w:val="4"/>
        </w:numPr>
        <w:jc w:val="both"/>
        <w:rPr>
          <w:del w:id="1335" w:author="TRIANO José" w:date="2024-09-11T12:18:00Z"/>
        </w:rPr>
      </w:pPr>
      <w:del w:id="1336" w:author="TRIANO José" w:date="2024-09-11T12:18:00Z">
        <w:r w:rsidDel="00307BB8">
          <w:delText xml:space="preserve">L’état </w:delText>
        </w:r>
        <w:r w:rsidRPr="009B6B0F" w:rsidDel="00307BB8">
          <w:delText>de communication du véhicule (« communicant</w:delText>
        </w:r>
        <w:r w:rsidR="006C24FA" w:rsidDel="00307BB8">
          <w:delText xml:space="preserve"> </w:delText>
        </w:r>
        <w:r w:rsidR="00901C00" w:rsidDel="00307BB8">
          <w:delText>»</w:delText>
        </w:r>
        <w:r w:rsidRPr="009B6B0F" w:rsidDel="00307BB8">
          <w:delText>/ « non communicant</w:delText>
        </w:r>
        <w:r w:rsidR="006C24FA" w:rsidDel="00307BB8">
          <w:delText xml:space="preserve"> </w:delText>
        </w:r>
        <w:r w:rsidR="00901C00" w:rsidDel="00307BB8">
          <w:delText>»</w:delText>
        </w:r>
        <w:r w:rsidRPr="009B6B0F" w:rsidDel="00307BB8">
          <w:delText>)</w:delText>
        </w:r>
      </w:del>
    </w:p>
    <w:p w14:paraId="4F9C3234" w14:textId="04377FB9" w:rsidR="008B2EB0" w:rsidRPr="009B6B0F" w:rsidDel="00307BB8" w:rsidRDefault="008B2EB0" w:rsidP="00C82597">
      <w:pPr>
        <w:pStyle w:val="ReqText"/>
        <w:numPr>
          <w:ilvl w:val="0"/>
          <w:numId w:val="4"/>
        </w:numPr>
        <w:jc w:val="both"/>
        <w:rPr>
          <w:del w:id="1337" w:author="TRIANO José" w:date="2024-09-11T12:18:00Z"/>
        </w:rPr>
      </w:pPr>
      <w:del w:id="1338" w:author="TRIANO José" w:date="2024-09-11T12:18:00Z">
        <w:r w:rsidRPr="009B6B0F" w:rsidDel="00307BB8">
          <w:delText>L’identifiant physique du véhicule</w:delText>
        </w:r>
      </w:del>
    </w:p>
    <w:p w14:paraId="64207A2F" w14:textId="29DEDD6F" w:rsidR="00B56102" w:rsidRDefault="008B2EB0" w:rsidP="00B56102">
      <w:pPr>
        <w:pStyle w:val="ReqText"/>
        <w:jc w:val="both"/>
        <w:rPr>
          <w:ins w:id="1339" w:author="TRIANO José" w:date="2024-09-11T11:52:00Z"/>
        </w:rPr>
      </w:pPr>
      <w:del w:id="1340" w:author="TRIANO José" w:date="2024-09-11T12:18:00Z">
        <w:r w:rsidRPr="009B6B0F" w:rsidDel="00307BB8">
          <w:delText>La localisation du véhicule</w:delText>
        </w:r>
      </w:del>
    </w:p>
    <w:tbl>
      <w:tblPr>
        <w:tblStyle w:val="Grilledutableau"/>
        <w:tblW w:w="0" w:type="auto"/>
        <w:tblLook w:val="04A0" w:firstRow="1" w:lastRow="0" w:firstColumn="1" w:lastColumn="0" w:noHBand="0" w:noVBand="1"/>
      </w:tblPr>
      <w:tblGrid>
        <w:gridCol w:w="1489"/>
        <w:gridCol w:w="7741"/>
        <w:gridCol w:w="58"/>
      </w:tblGrid>
      <w:tr w:rsidR="00335853" w14:paraId="6D2608B1" w14:textId="77777777" w:rsidTr="00335BEF">
        <w:trPr>
          <w:ins w:id="1341" w:author="TRIANO José" w:date="2024-09-11T11:52:00Z"/>
        </w:trPr>
        <w:tc>
          <w:tcPr>
            <w:tcW w:w="1541" w:type="dxa"/>
          </w:tcPr>
          <w:p w14:paraId="2FADDFF5" w14:textId="77777777" w:rsidR="00B56102" w:rsidRDefault="00B56102" w:rsidP="00F8220C">
            <w:pPr>
              <w:rPr>
                <w:ins w:id="1342" w:author="TRIANO José" w:date="2024-09-11T11:52:00Z"/>
              </w:rPr>
            </w:pPr>
            <w:ins w:id="1343" w:author="TRIANO José" w:date="2024-09-11T11:52:00Z">
              <w:r>
                <w:t>Résultat attendu</w:t>
              </w:r>
            </w:ins>
          </w:p>
        </w:tc>
        <w:tc>
          <w:tcPr>
            <w:tcW w:w="7747" w:type="dxa"/>
            <w:gridSpan w:val="2"/>
          </w:tcPr>
          <w:p w14:paraId="3C758588" w14:textId="21DDEA2B" w:rsidR="00B56102" w:rsidRDefault="00B56102" w:rsidP="00F8220C">
            <w:pPr>
              <w:rPr>
                <w:ins w:id="1344" w:author="TRIANO José" w:date="2024-09-11T11:52:00Z"/>
              </w:rPr>
            </w:pPr>
            <w:ins w:id="1345" w:author="TRIANO José" w:date="2024-09-11T11:52:00Z">
              <w:r>
                <w:t>Visualiser</w:t>
              </w:r>
            </w:ins>
            <w:r w:rsidR="002656C7">
              <w:t xml:space="preserve"> </w:t>
            </w:r>
            <w:ins w:id="1346" w:author="TRIANO José" w:date="2024-09-11T11:52:00Z">
              <w:r w:rsidR="002656C7">
                <w:t>s</w:t>
              </w:r>
            </w:ins>
            <w:ins w:id="1347" w:author="TRIANO José" w:date="2024-09-11T11:53:00Z">
              <w:r w:rsidR="002656C7">
                <w:t xml:space="preserve">ur le </w:t>
              </w:r>
              <w:commentRangeStart w:id="1348"/>
              <w:r w:rsidR="002656C7">
                <w:t>Frontend</w:t>
              </w:r>
            </w:ins>
            <w:commentRangeEnd w:id="1348"/>
            <w:r w:rsidR="002656C7">
              <w:rPr>
                <w:rStyle w:val="Marquedecommentaire"/>
                <w:rFonts w:asciiTheme="minorHAnsi" w:hAnsiTheme="minorHAnsi" w:cstheme="minorBidi"/>
                <w:kern w:val="2"/>
                <w14:ligatures w14:val="standardContextual"/>
              </w:rPr>
              <w:commentReference w:id="1348"/>
            </w:r>
            <w:ins w:id="1349" w:author="TRIANO José" w:date="2024-09-11T11:52:00Z">
              <w:r>
                <w:t xml:space="preserve"> les véhicules </w:t>
              </w:r>
              <w:r w:rsidR="00106EA5">
                <w:t>connectés</w:t>
              </w:r>
            </w:ins>
            <w:r w:rsidR="00F00EDF">
              <w:t xml:space="preserve"> </w:t>
            </w:r>
            <w:ins w:id="1350" w:author="TRIANO José" w:date="2024-09-11T11:53:00Z">
              <w:r w:rsidR="00106EA5">
                <w:t xml:space="preserve">: état et localisation. </w:t>
              </w:r>
            </w:ins>
          </w:p>
        </w:tc>
      </w:tr>
      <w:tr w:rsidR="00335853" w14:paraId="5133D825" w14:textId="77777777" w:rsidTr="00335BEF">
        <w:trPr>
          <w:ins w:id="1351" w:author="TRIANO José" w:date="2024-09-11T11:52:00Z"/>
        </w:trPr>
        <w:tc>
          <w:tcPr>
            <w:tcW w:w="1541" w:type="dxa"/>
          </w:tcPr>
          <w:p w14:paraId="5BEB1859" w14:textId="77777777" w:rsidR="00B56102" w:rsidRDefault="00B56102" w:rsidP="00F8220C">
            <w:pPr>
              <w:rPr>
                <w:ins w:id="1352" w:author="TRIANO José" w:date="2024-09-11T11:52:00Z"/>
              </w:rPr>
            </w:pPr>
            <w:ins w:id="1353" w:author="TRIANO José" w:date="2024-09-11T11:52:00Z">
              <w:r>
                <w:t>Description</w:t>
              </w:r>
            </w:ins>
          </w:p>
        </w:tc>
        <w:tc>
          <w:tcPr>
            <w:tcW w:w="7747" w:type="dxa"/>
            <w:gridSpan w:val="2"/>
          </w:tcPr>
          <w:p w14:paraId="65120817" w14:textId="7640A07D" w:rsidR="00B56102" w:rsidRDefault="001D1858" w:rsidP="00F8220C">
            <w:pPr>
              <w:rPr>
                <w:ins w:id="1354" w:author="TRIANO José" w:date="2024-09-11T11:52:00Z"/>
              </w:rPr>
            </w:pPr>
            <w:ins w:id="1355" w:author="TRIANO José" w:date="2024-09-11T11:53:00Z">
              <w:r>
                <w:t>Les véhicules qui sont connectés</w:t>
              </w:r>
            </w:ins>
            <w:ins w:id="1356" w:author="TRIANO José" w:date="2024-09-11T11:54:00Z">
              <w:r>
                <w:t xml:space="preserve"> </w:t>
              </w:r>
              <w:commentRangeStart w:id="1357"/>
              <w:r>
                <w:t xml:space="preserve">communiquent </w:t>
              </w:r>
            </w:ins>
            <w:commentRangeEnd w:id="1357"/>
            <w:r w:rsidR="000B64CF">
              <w:rPr>
                <w:rStyle w:val="Marquedecommentaire"/>
                <w:rFonts w:asciiTheme="minorHAnsi" w:hAnsiTheme="minorHAnsi" w:cstheme="minorBidi"/>
                <w:kern w:val="2"/>
                <w14:ligatures w14:val="standardContextual"/>
              </w:rPr>
              <w:commentReference w:id="1357"/>
            </w:r>
            <w:ins w:id="1358" w:author="TRIANO José" w:date="2024-09-11T11:54:00Z">
              <w:r w:rsidR="008A71E0">
                <w:t xml:space="preserve">l’état de leurs composants et la localisation </w:t>
              </w:r>
            </w:ins>
            <w:ins w:id="1359" w:author="TRIANO José" w:date="2024-09-11T11:59:00Z">
              <w:r w:rsidR="00182AF9">
                <w:rPr>
                  <w:highlight w:val="cyan"/>
                </w:rPr>
                <w:t>à</w:t>
              </w:r>
            </w:ins>
            <w:ins w:id="1360" w:author="TRIANO José" w:date="2024-09-11T11:54:00Z">
              <w:r w:rsidR="008A71E0" w:rsidRPr="00CA03A4">
                <w:rPr>
                  <w:highlight w:val="cyan"/>
                  <w:rPrChange w:id="1361" w:author="TRIANO José" w:date="2024-09-11T11:59:00Z">
                    <w:rPr/>
                  </w:rPrChange>
                </w:rPr>
                <w:t xml:space="preserve"> la fréquence nécessaire</w:t>
              </w:r>
            </w:ins>
            <w:ins w:id="1362" w:author="TRIANO José" w:date="2024-09-11T11:59:00Z">
              <w:r w:rsidR="00182AF9">
                <w:rPr>
                  <w:highlight w:val="cyan"/>
                </w:rPr>
                <w:t xml:space="preserve"> </w:t>
              </w:r>
            </w:ins>
            <w:ins w:id="1363" w:author="TRIANO José" w:date="2024-09-13T17:12:00Z">
              <w:r w:rsidR="00F25E2F">
                <w:rPr>
                  <w:highlight w:val="cyan"/>
                </w:rPr>
                <w:t>prédéfinie</w:t>
              </w:r>
            </w:ins>
            <w:ins w:id="1364" w:author="TRIANO José" w:date="2024-09-11T11:54:00Z">
              <w:r w:rsidR="008A71E0" w:rsidRPr="00CA03A4">
                <w:rPr>
                  <w:highlight w:val="cyan"/>
                  <w:rPrChange w:id="1365" w:author="TRIANO José" w:date="2024-09-11T11:59:00Z">
                    <w:rPr/>
                  </w:rPrChange>
                </w:rPr>
                <w:t>.</w:t>
              </w:r>
              <w:r w:rsidR="008A71E0" w:rsidRPr="00182AF9">
                <w:t xml:space="preserve"> Ils</w:t>
              </w:r>
              <w:r w:rsidR="008A71E0">
                <w:t xml:space="preserve"> sont affi</w:t>
              </w:r>
            </w:ins>
            <w:ins w:id="1366" w:author="TRIANO José" w:date="2024-09-11T11:55:00Z">
              <w:r w:rsidR="008A71E0">
                <w:t xml:space="preserve">chés sur le </w:t>
              </w:r>
              <w:commentRangeStart w:id="1367"/>
              <w:r w:rsidR="008A71E0">
                <w:t xml:space="preserve">Frontend </w:t>
              </w:r>
            </w:ins>
            <w:commentRangeEnd w:id="1367"/>
            <w:r w:rsidR="000F7A6E">
              <w:rPr>
                <w:rStyle w:val="Marquedecommentaire"/>
                <w:rFonts w:asciiTheme="minorHAnsi" w:hAnsiTheme="minorHAnsi" w:cstheme="minorBidi"/>
                <w:kern w:val="2"/>
                <w14:ligatures w14:val="standardContextual"/>
              </w:rPr>
              <w:commentReference w:id="1367"/>
            </w:r>
            <w:ins w:id="1368" w:author="TRIANO José" w:date="2024-09-11T11:55:00Z">
              <w:r w:rsidR="008A71E0">
                <w:t>et permettent les a</w:t>
              </w:r>
              <w:r w:rsidR="001E06B1">
                <w:t xml:space="preserve">llouer à des </w:t>
              </w:r>
            </w:ins>
            <w:r w:rsidR="00372D26">
              <w:t>missions</w:t>
            </w:r>
            <w:ins w:id="1369" w:author="TRIANO José" w:date="2024-09-11T11:55:00Z">
              <w:r w:rsidR="001E06B1">
                <w:t xml:space="preserve"> de façon manuel et/ou automatique par le backend. </w:t>
              </w:r>
            </w:ins>
            <w:ins w:id="1370" w:author="TRIANO José" w:date="2024-09-11T11:54:00Z">
              <w:r>
                <w:t xml:space="preserve"> </w:t>
              </w:r>
            </w:ins>
          </w:p>
        </w:tc>
      </w:tr>
      <w:tr w:rsidR="00335853" w14:paraId="45A7AF04" w14:textId="77777777" w:rsidTr="00335BEF">
        <w:trPr>
          <w:ins w:id="1371" w:author="TRIANO José" w:date="2024-09-11T11:52:00Z"/>
        </w:trPr>
        <w:tc>
          <w:tcPr>
            <w:tcW w:w="1541" w:type="dxa"/>
          </w:tcPr>
          <w:p w14:paraId="7F4C88D7" w14:textId="77777777" w:rsidR="00B56102" w:rsidRDefault="00B56102" w:rsidP="00F8220C">
            <w:pPr>
              <w:rPr>
                <w:ins w:id="1372" w:author="TRIANO José" w:date="2024-09-11T11:52:00Z"/>
              </w:rPr>
            </w:pPr>
            <w:ins w:id="1373" w:author="TRIANO José" w:date="2024-09-11T11:52:00Z">
              <w:r>
                <w:t>Inputs</w:t>
              </w:r>
            </w:ins>
          </w:p>
        </w:tc>
        <w:tc>
          <w:tcPr>
            <w:tcW w:w="7747" w:type="dxa"/>
            <w:gridSpan w:val="2"/>
          </w:tcPr>
          <w:p w14:paraId="362A9AEA" w14:textId="21858B37" w:rsidR="00B56102" w:rsidRDefault="002D4242" w:rsidP="00F8220C">
            <w:pPr>
              <w:rPr>
                <w:ins w:id="1374" w:author="TRIANO José" w:date="2024-09-11T11:52:00Z"/>
              </w:rPr>
            </w:pPr>
            <w:ins w:id="1375" w:author="TRIANO José" w:date="2024-09-11T11:56:00Z">
              <w:r>
                <w:t>Fleet Mgr</w:t>
              </w:r>
            </w:ins>
            <w:ins w:id="1376" w:author="MAHMOUD Mohamed-Ali" w:date="2024-09-20T15:23:00Z">
              <w:r w:rsidR="00A465C2">
                <w:t xml:space="preserve"> (</w:t>
              </w:r>
            </w:ins>
            <w:r w:rsidR="003935FA">
              <w:t>état</w:t>
            </w:r>
            <w:ins w:id="1377" w:author="MAHMOUD Mohamed-Ali" w:date="2024-09-20T15:23:00Z">
              <w:r w:rsidR="00A465C2">
                <w:t xml:space="preserve"> de disponibilités</w:t>
              </w:r>
            </w:ins>
            <w:r w:rsidR="000B64CF">
              <w:t>, localisation</w:t>
            </w:r>
            <w:ins w:id="1378" w:author="MAHMOUD Mohamed-Ali" w:date="2024-09-20T15:23:00Z">
              <w:r w:rsidR="00A465C2">
                <w:t>)</w:t>
              </w:r>
            </w:ins>
          </w:p>
        </w:tc>
      </w:tr>
      <w:tr w:rsidR="0081651F" w14:paraId="33963CEA" w14:textId="77777777" w:rsidTr="00335BEF">
        <w:trPr>
          <w:ins w:id="1379" w:author="TRIANO José" w:date="2024-09-11T11:52:00Z"/>
        </w:trPr>
        <w:tc>
          <w:tcPr>
            <w:tcW w:w="1541" w:type="dxa"/>
          </w:tcPr>
          <w:p w14:paraId="77CCD5A4" w14:textId="77777777" w:rsidR="00B56102" w:rsidRDefault="00B56102" w:rsidP="00F8220C">
            <w:pPr>
              <w:rPr>
                <w:ins w:id="1380" w:author="TRIANO José" w:date="2024-09-11T11:52:00Z"/>
              </w:rPr>
            </w:pPr>
            <w:ins w:id="1381" w:author="TRIANO José" w:date="2024-09-11T11:52:00Z">
              <w:r>
                <w:t>Outputs</w:t>
              </w:r>
            </w:ins>
          </w:p>
        </w:tc>
        <w:tc>
          <w:tcPr>
            <w:tcW w:w="7747" w:type="dxa"/>
            <w:gridSpan w:val="2"/>
          </w:tcPr>
          <w:p w14:paraId="3F10B5E8" w14:textId="40B9B2A3" w:rsidR="00B56102" w:rsidRPr="001D422A" w:rsidRDefault="001D422A" w:rsidP="00F8220C">
            <w:pPr>
              <w:rPr>
                <w:ins w:id="1382" w:author="TRIANO José" w:date="2024-09-11T11:52:00Z"/>
              </w:rPr>
            </w:pPr>
            <w:r w:rsidRPr="001D422A">
              <w:t xml:space="preserve">Les </w:t>
            </w:r>
            <w:r w:rsidR="00F47ADF">
              <w:t xml:space="preserve">véhicules </w:t>
            </w:r>
            <w:r w:rsidR="003935FA">
              <w:t>actives</w:t>
            </w:r>
            <w:r w:rsidR="001157CE">
              <w:t xml:space="preserve"> et leurs localisation</w:t>
            </w:r>
            <w:r w:rsidR="003935FA">
              <w:t xml:space="preserve"> </w:t>
            </w:r>
          </w:p>
        </w:tc>
      </w:tr>
      <w:tr w:rsidR="0081651F" w14:paraId="40FEF2D8" w14:textId="77777777" w:rsidTr="00335BEF">
        <w:trPr>
          <w:ins w:id="1383" w:author="TRIANO José" w:date="2024-09-11T11:52:00Z"/>
        </w:trPr>
        <w:tc>
          <w:tcPr>
            <w:tcW w:w="1541" w:type="dxa"/>
          </w:tcPr>
          <w:p w14:paraId="6E1E81A2" w14:textId="77777777" w:rsidR="00B56102" w:rsidRDefault="00B56102" w:rsidP="00F8220C">
            <w:pPr>
              <w:rPr>
                <w:ins w:id="1384" w:author="TRIANO José" w:date="2024-09-11T11:52:00Z"/>
              </w:rPr>
            </w:pPr>
            <w:ins w:id="1385" w:author="TRIANO José" w:date="2024-09-11T11:52:00Z">
              <w:r>
                <w:t>Diagramme</w:t>
              </w:r>
            </w:ins>
          </w:p>
        </w:tc>
        <w:tc>
          <w:tcPr>
            <w:tcW w:w="7747" w:type="dxa"/>
            <w:gridSpan w:val="2"/>
          </w:tcPr>
          <w:p w14:paraId="236022DB" w14:textId="0BDF821F" w:rsidR="00B56102" w:rsidRDefault="00717F2F" w:rsidP="00F8220C">
            <w:pPr>
              <w:jc w:val="center"/>
              <w:rPr>
                <w:ins w:id="1386" w:author="TRIANO José" w:date="2024-09-11T11:52:00Z"/>
              </w:rPr>
            </w:pPr>
            <w:commentRangeStart w:id="1387"/>
            <w:ins w:id="1388" w:author="TRIANO José" w:date="2024-09-19T16:38:00Z">
              <w:r w:rsidRPr="00717F2F">
                <w:rPr>
                  <w:noProof/>
                </w:rPr>
                <w:drawing>
                  <wp:inline distT="0" distB="0" distL="0" distR="0" wp14:anchorId="188FA76C" wp14:editId="5A168AA3">
                    <wp:extent cx="4782217" cy="543000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2217" cy="5430008"/>
                            </a:xfrm>
                            <a:prstGeom prst="rect">
                              <a:avLst/>
                            </a:prstGeom>
                          </pic:spPr>
                        </pic:pic>
                      </a:graphicData>
                    </a:graphic>
                  </wp:inline>
                </w:drawing>
              </w:r>
            </w:ins>
            <w:commentRangeEnd w:id="1387"/>
            <w:r w:rsidR="005D1E45">
              <w:rPr>
                <w:rStyle w:val="Marquedecommentaire"/>
                <w:rFonts w:asciiTheme="minorHAnsi" w:hAnsiTheme="minorHAnsi" w:cstheme="minorBidi"/>
                <w:kern w:val="2"/>
                <w14:ligatures w14:val="standardContextual"/>
              </w:rPr>
              <w:commentReference w:id="1387"/>
            </w:r>
          </w:p>
        </w:tc>
      </w:tr>
      <w:tr w:rsidR="00335BEF" w:rsidRPr="008D0F93" w14:paraId="086D5527" w14:textId="77777777" w:rsidTr="00335BEF">
        <w:trPr>
          <w:gridAfter w:val="1"/>
          <w:wAfter w:w="62" w:type="dxa"/>
        </w:trPr>
        <w:tc>
          <w:tcPr>
            <w:tcW w:w="1541" w:type="dxa"/>
          </w:tcPr>
          <w:p w14:paraId="43807093" w14:textId="315437D3" w:rsidR="00335BEF" w:rsidRDefault="001157CE" w:rsidP="00E075E9">
            <w:r>
              <w:t>Séquences</w:t>
            </w:r>
          </w:p>
        </w:tc>
        <w:tc>
          <w:tcPr>
            <w:tcW w:w="7747" w:type="dxa"/>
          </w:tcPr>
          <w:p w14:paraId="316B9CDB" w14:textId="77777777" w:rsidR="00335BEF" w:rsidRPr="008D0F93" w:rsidRDefault="00335BEF" w:rsidP="00E075E9">
            <w:pPr>
              <w:rPr>
                <w:strike/>
                <w:rPrChange w:id="1389" w:author="MAHMOUD Mohamed-Ali" w:date="2024-09-20T15:18:00Z">
                  <w:rPr/>
                </w:rPrChange>
              </w:rPr>
            </w:pPr>
          </w:p>
        </w:tc>
      </w:tr>
    </w:tbl>
    <w:p w14:paraId="25402E5A" w14:textId="77777777" w:rsidR="00B56102" w:rsidRPr="009B6B0F" w:rsidRDefault="00B56102">
      <w:pPr>
        <w:pStyle w:val="ReqText"/>
        <w:jc w:val="both"/>
        <w:pPrChange w:id="1390" w:author="TRIANO José" w:date="2024-09-11T11:52:00Z">
          <w:pPr>
            <w:pStyle w:val="ReqText"/>
            <w:numPr>
              <w:numId w:val="4"/>
            </w:numPr>
            <w:tabs>
              <w:tab w:val="num" w:pos="720"/>
            </w:tabs>
            <w:ind w:left="720" w:hanging="360"/>
            <w:jc w:val="both"/>
          </w:pPr>
        </w:pPrChange>
      </w:pPr>
    </w:p>
    <w:p w14:paraId="26709293" w14:textId="0BA91670" w:rsidR="008B2EB0" w:rsidRPr="001B0389" w:rsidDel="005440A6" w:rsidRDefault="008B2EB0">
      <w:pPr>
        <w:pStyle w:val="ReqID"/>
        <w:numPr>
          <w:ilvl w:val="3"/>
          <w:numId w:val="61"/>
        </w:numPr>
        <w:rPr>
          <w:del w:id="1391" w:author="TRIANO José" w:date="2024-09-11T12:17:00Z"/>
        </w:rPr>
        <w:pPrChange w:id="1392" w:author="TRIANO José" w:date="2024-09-11T12:18:00Z">
          <w:pPr>
            <w:pStyle w:val="ReqID"/>
          </w:pPr>
        </w:pPrChange>
      </w:pPr>
      <w:del w:id="1393" w:author="TRIANO José" w:date="2024-09-11T12:17:00Z">
        <w:r w:rsidRPr="001B0389" w:rsidDel="005440A6">
          <w:delText>[Exi_</w:delText>
        </w:r>
        <w:r w:rsidR="00295F35" w:rsidDel="005440A6">
          <w:delText>TM_TR_01</w:delText>
        </w:r>
        <w:r w:rsidRPr="001B0389" w:rsidDel="005440A6">
          <w:delText>_01_</w:delText>
        </w:r>
        <w:r w:rsidR="00CF240A" w:rsidDel="005440A6">
          <w:delText>xxxx</w:delText>
        </w:r>
        <w:r w:rsidRPr="001B0389" w:rsidDel="005440A6">
          <w:delText>-OUTPUT]</w:delText>
        </w:r>
        <w:bookmarkStart w:id="1394" w:name="_Toc177652433"/>
        <w:bookmarkStart w:id="1395" w:name="_Toc177656004"/>
        <w:bookmarkStart w:id="1396" w:name="_Toc178859785"/>
        <w:bookmarkStart w:id="1397" w:name="_Toc178859993"/>
        <w:bookmarkStart w:id="1398" w:name="_Toc185856553"/>
        <w:bookmarkStart w:id="1399" w:name="_Toc185861445"/>
        <w:bookmarkStart w:id="1400" w:name="_Toc185862378"/>
        <w:bookmarkStart w:id="1401" w:name="_Toc185862586"/>
        <w:bookmarkStart w:id="1402" w:name="_Toc185863592"/>
        <w:bookmarkStart w:id="1403" w:name="_Toc185863803"/>
        <w:bookmarkStart w:id="1404" w:name="_Toc185864013"/>
        <w:bookmarkStart w:id="1405" w:name="_Toc185864870"/>
        <w:bookmarkStart w:id="1406" w:name="_Toc185865064"/>
        <w:bookmarkStart w:id="1407" w:name="_Toc185867194"/>
        <w:bookmarkStart w:id="1408" w:name="_Toc185867386"/>
        <w:bookmarkStart w:id="1409" w:name="_Toc185867619"/>
        <w:bookmarkStart w:id="1410" w:name="_Toc185867811"/>
        <w:bookmarkStart w:id="1411" w:name="_Toc185868004"/>
        <w:bookmarkStart w:id="1412" w:name="_Toc185868196"/>
        <w:bookmarkStart w:id="1413" w:name="_Toc185868389"/>
        <w:bookmarkStart w:id="1414" w:name="_Toc185868974"/>
        <w:bookmarkStart w:id="1415" w:name="_Toc185920775"/>
        <w:bookmarkStart w:id="1416" w:name="_Toc185920966"/>
        <w:bookmarkStart w:id="1417" w:name="_Toc185921250"/>
        <w:bookmarkStart w:id="1418" w:name="_Toc196744470"/>
        <w:bookmarkStart w:id="1419" w:name="_Toc19674466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del>
    </w:p>
    <w:p w14:paraId="47B3D690" w14:textId="560E3CCC" w:rsidR="008B2EB0" w:rsidDel="005440A6" w:rsidRDefault="008B2EB0">
      <w:pPr>
        <w:pStyle w:val="ReqText"/>
        <w:numPr>
          <w:ilvl w:val="3"/>
          <w:numId w:val="61"/>
        </w:numPr>
        <w:jc w:val="both"/>
        <w:rPr>
          <w:del w:id="1420" w:author="TRIANO José" w:date="2024-09-11T12:17:00Z"/>
        </w:rPr>
        <w:pPrChange w:id="1421" w:author="TRIANO José" w:date="2024-09-11T12:18:00Z">
          <w:pPr>
            <w:pStyle w:val="ReqText"/>
            <w:jc w:val="both"/>
          </w:pPr>
        </w:pPrChange>
      </w:pPr>
      <w:del w:id="1422" w:author="TRIANO José" w:date="2024-09-11T12:17:00Z">
        <w:r w:rsidRPr="009B6B0F" w:rsidDel="005440A6">
          <w:delText>Le Traffic Mgr doit mettre à disposition la localisation des véhicules pour permettre l’utilisation de ces données par un système externe au Traffic Mgr.</w:delText>
        </w:r>
        <w:bookmarkStart w:id="1423" w:name="_Toc177652434"/>
        <w:bookmarkStart w:id="1424" w:name="_Toc177656005"/>
        <w:bookmarkStart w:id="1425" w:name="_Toc178859786"/>
        <w:bookmarkStart w:id="1426" w:name="_Toc178859994"/>
        <w:bookmarkStart w:id="1427" w:name="_Toc185856554"/>
        <w:bookmarkStart w:id="1428" w:name="_Toc185861446"/>
        <w:bookmarkStart w:id="1429" w:name="_Toc185862379"/>
        <w:bookmarkStart w:id="1430" w:name="_Toc185862587"/>
        <w:bookmarkStart w:id="1431" w:name="_Toc185863593"/>
        <w:bookmarkStart w:id="1432" w:name="_Toc185863804"/>
        <w:bookmarkStart w:id="1433" w:name="_Toc185864014"/>
        <w:bookmarkStart w:id="1434" w:name="_Toc185864871"/>
        <w:bookmarkStart w:id="1435" w:name="_Toc185865065"/>
        <w:bookmarkStart w:id="1436" w:name="_Toc185867195"/>
        <w:bookmarkStart w:id="1437" w:name="_Toc185867387"/>
        <w:bookmarkStart w:id="1438" w:name="_Toc185867620"/>
        <w:bookmarkStart w:id="1439" w:name="_Toc185867812"/>
        <w:bookmarkStart w:id="1440" w:name="_Toc185868005"/>
        <w:bookmarkStart w:id="1441" w:name="_Toc185868197"/>
        <w:bookmarkStart w:id="1442" w:name="_Toc185868390"/>
        <w:bookmarkStart w:id="1443" w:name="_Toc185868975"/>
        <w:bookmarkStart w:id="1444" w:name="_Toc185920776"/>
        <w:bookmarkStart w:id="1445" w:name="_Toc185920967"/>
        <w:bookmarkStart w:id="1446" w:name="_Toc185921251"/>
        <w:bookmarkStart w:id="1447" w:name="_Toc196744471"/>
        <w:bookmarkStart w:id="1448" w:name="_Toc196744664"/>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del>
    </w:p>
    <w:p w14:paraId="445BF391" w14:textId="7B3F4150" w:rsidR="00CB0D9B" w:rsidDel="005440A6" w:rsidRDefault="00CB0D9B">
      <w:pPr>
        <w:pStyle w:val="ReqText"/>
        <w:numPr>
          <w:ilvl w:val="3"/>
          <w:numId w:val="61"/>
        </w:numPr>
        <w:jc w:val="both"/>
        <w:rPr>
          <w:del w:id="1449" w:author="TRIANO José" w:date="2024-09-11T12:17:00Z"/>
        </w:rPr>
        <w:pPrChange w:id="1450" w:author="TRIANO José" w:date="2024-09-11T12:18:00Z">
          <w:pPr>
            <w:pStyle w:val="ReqText"/>
            <w:jc w:val="both"/>
          </w:pPr>
        </w:pPrChange>
      </w:pPr>
      <w:bookmarkStart w:id="1451" w:name="_Toc177652435"/>
      <w:bookmarkStart w:id="1452" w:name="_Toc177656006"/>
      <w:bookmarkStart w:id="1453" w:name="_Toc178859787"/>
      <w:bookmarkStart w:id="1454" w:name="_Toc178859995"/>
      <w:bookmarkStart w:id="1455" w:name="_Toc185856555"/>
      <w:bookmarkStart w:id="1456" w:name="_Toc185861447"/>
      <w:bookmarkStart w:id="1457" w:name="_Toc185862380"/>
      <w:bookmarkStart w:id="1458" w:name="_Toc185862588"/>
      <w:bookmarkStart w:id="1459" w:name="_Toc185863594"/>
      <w:bookmarkStart w:id="1460" w:name="_Toc185863805"/>
      <w:bookmarkStart w:id="1461" w:name="_Toc185864015"/>
      <w:bookmarkStart w:id="1462" w:name="_Toc185864872"/>
      <w:bookmarkStart w:id="1463" w:name="_Toc185865066"/>
      <w:bookmarkStart w:id="1464" w:name="_Toc185867196"/>
      <w:bookmarkStart w:id="1465" w:name="_Toc185867388"/>
      <w:bookmarkStart w:id="1466" w:name="_Toc185867621"/>
      <w:bookmarkStart w:id="1467" w:name="_Toc185867813"/>
      <w:bookmarkStart w:id="1468" w:name="_Toc185868006"/>
      <w:bookmarkStart w:id="1469" w:name="_Toc185868198"/>
      <w:bookmarkStart w:id="1470" w:name="_Toc185868391"/>
      <w:bookmarkStart w:id="1471" w:name="_Toc185868976"/>
      <w:bookmarkStart w:id="1472" w:name="_Toc185920777"/>
      <w:bookmarkStart w:id="1473" w:name="_Toc185920968"/>
      <w:bookmarkStart w:id="1474" w:name="_Toc185921252"/>
      <w:bookmarkStart w:id="1475" w:name="_Toc196744472"/>
      <w:bookmarkStart w:id="1476" w:name="_Toc196744665"/>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p>
    <w:p w14:paraId="75EA957B" w14:textId="3B968B03" w:rsidR="00CB0D9B" w:rsidDel="005440A6" w:rsidRDefault="009600C7">
      <w:pPr>
        <w:numPr>
          <w:ilvl w:val="3"/>
          <w:numId w:val="61"/>
        </w:numPr>
        <w:jc w:val="both"/>
        <w:rPr>
          <w:ins w:id="1477" w:author="MAILIER Maxime" w:date="2024-08-30T17:15:00Z"/>
          <w:del w:id="1478" w:author="TRIANO José" w:date="2024-09-11T12:17:00Z"/>
          <w:b/>
          <w:bCs/>
        </w:rPr>
        <w:pPrChange w:id="1479" w:author="TRIANO José" w:date="2024-09-11T12:18:00Z">
          <w:pPr>
            <w:jc w:val="both"/>
          </w:pPr>
        </w:pPrChange>
      </w:pPr>
      <w:del w:id="1480" w:author="TRIANO José" w:date="2024-09-11T12:17:00Z">
        <w:r w:rsidRPr="001568F4" w:rsidDel="005440A6">
          <w:rPr>
            <w:b/>
            <w:bCs/>
            <w:highlight w:val="yellow"/>
          </w:rPr>
          <w:delText>&lt;</w:delText>
        </w:r>
        <w:r w:rsidR="00CB0D9B" w:rsidRPr="001568F4" w:rsidDel="005440A6">
          <w:rPr>
            <w:b/>
            <w:bCs/>
            <w:highlight w:val="yellow"/>
          </w:rPr>
          <w:delText xml:space="preserve">Evènements de suivi type </w:delText>
        </w:r>
        <w:r w:rsidR="00801EE5" w:rsidRPr="001568F4" w:rsidDel="005440A6">
          <w:rPr>
            <w:b/>
            <w:bCs/>
            <w:highlight w:val="yellow"/>
          </w:rPr>
          <w:delText>ARRIVEE</w:delText>
        </w:r>
        <w:r w:rsidR="00CB0D9B" w:rsidRPr="001568F4" w:rsidDel="005440A6">
          <w:rPr>
            <w:b/>
            <w:bCs/>
            <w:highlight w:val="yellow"/>
          </w:rPr>
          <w:delText>/</w:delText>
        </w:r>
        <w:r w:rsidR="00801EE5" w:rsidRPr="001568F4" w:rsidDel="005440A6">
          <w:rPr>
            <w:b/>
            <w:bCs/>
            <w:highlight w:val="yellow"/>
          </w:rPr>
          <w:delText xml:space="preserve">DEPART </w:delText>
        </w:r>
        <w:r w:rsidR="00CB0D9B" w:rsidRPr="001568F4" w:rsidDel="005440A6">
          <w:rPr>
            <w:b/>
            <w:bCs/>
            <w:highlight w:val="yellow"/>
          </w:rPr>
          <w:delText xml:space="preserve">pour </w:delText>
        </w:r>
        <w:r w:rsidR="009E431A" w:rsidRPr="001568F4" w:rsidDel="005440A6">
          <w:rPr>
            <w:b/>
            <w:bCs/>
            <w:highlight w:val="yellow"/>
          </w:rPr>
          <w:delText xml:space="preserve">permettre à </w:delText>
        </w:r>
        <w:r w:rsidR="00CB0D9B" w:rsidRPr="001568F4" w:rsidDel="005440A6">
          <w:rPr>
            <w:b/>
            <w:bCs/>
            <w:highlight w:val="yellow"/>
          </w:rPr>
          <w:delText xml:space="preserve">la </w:delText>
        </w:r>
        <w:r w:rsidR="009E431A" w:rsidRPr="001568F4" w:rsidDel="005440A6">
          <w:rPr>
            <w:b/>
            <w:bCs/>
            <w:highlight w:val="yellow"/>
          </w:rPr>
          <w:delText xml:space="preserve">fonction Réguler les véhicules de définir les horaires réels </w:delText>
        </w:r>
        <w:r w:rsidR="001568F4" w:rsidDel="005440A6">
          <w:rPr>
            <w:b/>
            <w:bCs/>
            <w:highlight w:val="yellow"/>
          </w:rPr>
          <w:delText xml:space="preserve">à chaque point d’arrêt </w:delText>
        </w:r>
        <w:r w:rsidR="009E431A" w:rsidRPr="001568F4" w:rsidDel="005440A6">
          <w:rPr>
            <w:b/>
            <w:bCs/>
            <w:highlight w:val="yellow"/>
          </w:rPr>
          <w:delText>et ainsi de calculer l’avance/retard</w:delText>
        </w:r>
        <w:r w:rsidR="00CB0D9B" w:rsidRPr="001568F4" w:rsidDel="005440A6">
          <w:rPr>
            <w:b/>
            <w:bCs/>
            <w:highlight w:val="yellow"/>
          </w:rPr>
          <w:delText> </w:delText>
        </w:r>
        <w:r w:rsidR="001568F4" w:rsidDel="005440A6">
          <w:rPr>
            <w:b/>
            <w:bCs/>
            <w:highlight w:val="yellow"/>
          </w:rPr>
          <w:delText xml:space="preserve">de chaque véhicule </w:delText>
        </w:r>
        <w:r w:rsidR="00CB0D9B" w:rsidRPr="001568F4" w:rsidDel="005440A6">
          <w:rPr>
            <w:b/>
            <w:bCs/>
            <w:highlight w:val="yellow"/>
          </w:rPr>
          <w:delText>: Est-ce que le Fleet Mgr fournit ces données pour chaque point d’arrêt ?</w:delText>
        </w:r>
        <w:r w:rsidRPr="001568F4" w:rsidDel="005440A6">
          <w:rPr>
            <w:b/>
            <w:bCs/>
            <w:highlight w:val="yellow"/>
          </w:rPr>
          <w:delText>&gt;</w:delText>
        </w:r>
      </w:del>
      <w:bookmarkStart w:id="1481" w:name="_Toc177652436"/>
      <w:bookmarkStart w:id="1482" w:name="_Toc177656007"/>
      <w:bookmarkStart w:id="1483" w:name="_Toc178859788"/>
      <w:bookmarkStart w:id="1484" w:name="_Toc178859996"/>
      <w:bookmarkStart w:id="1485" w:name="_Toc185856556"/>
      <w:bookmarkStart w:id="1486" w:name="_Toc185861448"/>
      <w:bookmarkStart w:id="1487" w:name="_Toc185862381"/>
      <w:bookmarkStart w:id="1488" w:name="_Toc185862589"/>
      <w:bookmarkStart w:id="1489" w:name="_Toc185863595"/>
      <w:bookmarkStart w:id="1490" w:name="_Toc185863806"/>
      <w:bookmarkStart w:id="1491" w:name="_Toc185864016"/>
      <w:bookmarkStart w:id="1492" w:name="_Toc185864873"/>
      <w:bookmarkStart w:id="1493" w:name="_Toc185865067"/>
      <w:bookmarkStart w:id="1494" w:name="_Toc185867197"/>
      <w:bookmarkStart w:id="1495" w:name="_Toc185867389"/>
      <w:bookmarkStart w:id="1496" w:name="_Toc185867622"/>
      <w:bookmarkStart w:id="1497" w:name="_Toc185867814"/>
      <w:bookmarkStart w:id="1498" w:name="_Toc185868007"/>
      <w:bookmarkStart w:id="1499" w:name="_Toc185868199"/>
      <w:bookmarkStart w:id="1500" w:name="_Toc185868392"/>
      <w:bookmarkStart w:id="1501" w:name="_Toc185868977"/>
      <w:bookmarkStart w:id="1502" w:name="_Toc185920778"/>
      <w:bookmarkStart w:id="1503" w:name="_Toc185920969"/>
      <w:bookmarkStart w:id="1504" w:name="_Toc185921253"/>
      <w:bookmarkStart w:id="1505" w:name="_Toc196744473"/>
      <w:bookmarkStart w:id="1506" w:name="_Toc196744666"/>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p>
    <w:p w14:paraId="03C824B7" w14:textId="7970CC31" w:rsidR="003F6FD9" w:rsidDel="005440A6" w:rsidRDefault="003F6FD9">
      <w:pPr>
        <w:numPr>
          <w:ilvl w:val="3"/>
          <w:numId w:val="61"/>
        </w:numPr>
        <w:jc w:val="both"/>
        <w:rPr>
          <w:del w:id="1507" w:author="TRIANO José" w:date="2024-09-11T12:17:00Z"/>
          <w:b/>
          <w:bCs/>
        </w:rPr>
        <w:pPrChange w:id="1508" w:author="TRIANO José" w:date="2024-09-11T12:18:00Z">
          <w:pPr>
            <w:jc w:val="both"/>
          </w:pPr>
        </w:pPrChange>
      </w:pPr>
      <w:bookmarkStart w:id="1509" w:name="_Toc177652437"/>
      <w:bookmarkStart w:id="1510" w:name="_Toc177656008"/>
      <w:bookmarkStart w:id="1511" w:name="_Toc178859789"/>
      <w:bookmarkStart w:id="1512" w:name="_Toc178859997"/>
      <w:bookmarkStart w:id="1513" w:name="_Toc185856557"/>
      <w:bookmarkStart w:id="1514" w:name="_Toc185861449"/>
      <w:bookmarkStart w:id="1515" w:name="_Toc185862382"/>
      <w:bookmarkStart w:id="1516" w:name="_Toc185862590"/>
      <w:bookmarkStart w:id="1517" w:name="_Toc185863596"/>
      <w:bookmarkStart w:id="1518" w:name="_Toc185863807"/>
      <w:bookmarkStart w:id="1519" w:name="_Toc185864017"/>
      <w:bookmarkStart w:id="1520" w:name="_Toc185864874"/>
      <w:bookmarkStart w:id="1521" w:name="_Toc185865068"/>
      <w:bookmarkStart w:id="1522" w:name="_Toc185867198"/>
      <w:bookmarkStart w:id="1523" w:name="_Toc185867390"/>
      <w:bookmarkStart w:id="1524" w:name="_Toc185867623"/>
      <w:bookmarkStart w:id="1525" w:name="_Toc185867815"/>
      <w:bookmarkStart w:id="1526" w:name="_Toc185868008"/>
      <w:bookmarkStart w:id="1527" w:name="_Toc185868200"/>
      <w:bookmarkStart w:id="1528" w:name="_Toc185868393"/>
      <w:bookmarkStart w:id="1529" w:name="_Toc185868978"/>
      <w:bookmarkStart w:id="1530" w:name="_Toc185920779"/>
      <w:bookmarkStart w:id="1531" w:name="_Toc185920970"/>
      <w:bookmarkStart w:id="1532" w:name="_Toc185921254"/>
      <w:bookmarkStart w:id="1533" w:name="_Toc196744474"/>
      <w:bookmarkStart w:id="1534" w:name="_Toc196744667"/>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p>
    <w:p w14:paraId="027E5490" w14:textId="7D0C1870" w:rsidR="00BE64F1" w:rsidRDefault="00BE64F1">
      <w:pPr>
        <w:pStyle w:val="Titre4"/>
      </w:pPr>
      <w:bookmarkStart w:id="1535" w:name="_Toc174367346"/>
      <w:bookmarkStart w:id="1536" w:name="_Toc177656009"/>
      <w:bookmarkStart w:id="1537" w:name="_Toc196744668"/>
      <w:r w:rsidRPr="000A3786">
        <w:t>Superviser les états opérationnels d’un véhicule</w:t>
      </w:r>
      <w:bookmarkEnd w:id="1535"/>
      <w:bookmarkEnd w:id="1536"/>
      <w:bookmarkEnd w:id="1537"/>
    </w:p>
    <w:p w14:paraId="437EBC6E" w14:textId="77777777" w:rsidR="00BE64F1" w:rsidRPr="001B0389" w:rsidDel="00D827B4" w:rsidRDefault="00BE64F1" w:rsidP="00BE64F1">
      <w:pPr>
        <w:pStyle w:val="ReqID"/>
        <w:rPr>
          <w:del w:id="1538" w:author="TRIANO José" w:date="2024-09-18T10:01:00Z"/>
        </w:rPr>
      </w:pPr>
      <w:del w:id="1539" w:author="TRIANO José" w:date="2024-09-18T10:01:00Z">
        <w:r w:rsidRPr="001B0389" w:rsidDel="00D827B4">
          <w:delText>[Exi_</w:delText>
        </w:r>
        <w:r w:rsidDel="00D827B4">
          <w:delText>TM_TR_01</w:delText>
        </w:r>
        <w:r w:rsidRPr="001B0389" w:rsidDel="00D827B4">
          <w:delText>_02_</w:delText>
        </w:r>
        <w:r w:rsidDel="00D827B4">
          <w:delText>xxxx</w:delText>
        </w:r>
        <w:r w:rsidRPr="001B0389" w:rsidDel="00D827B4">
          <w:delText>-INPUT]</w:delText>
        </w:r>
      </w:del>
    </w:p>
    <w:p w14:paraId="700F9091" w14:textId="77777777" w:rsidR="00BE64F1" w:rsidRDefault="00BE64F1" w:rsidP="00BE64F1">
      <w:pPr>
        <w:pStyle w:val="ReqText"/>
        <w:jc w:val="both"/>
        <w:rPr>
          <w:ins w:id="1540" w:author="TRIANO José" w:date="2024-09-18T10:01:00Z"/>
        </w:rPr>
      </w:pPr>
      <w:del w:id="1541" w:author="TRIANO José" w:date="2024-09-18T10:01:00Z">
        <w:r w:rsidRPr="009B6B0F" w:rsidDel="00D827B4">
          <w:delText>Le Traffic Mgr doit acquérir du Fleet Mgr la vitesse de chaque véhicule.</w:delText>
        </w:r>
      </w:del>
    </w:p>
    <w:tbl>
      <w:tblPr>
        <w:tblStyle w:val="Grilledutableau"/>
        <w:tblW w:w="0" w:type="auto"/>
        <w:tblLook w:val="04A0" w:firstRow="1" w:lastRow="0" w:firstColumn="1" w:lastColumn="0" w:noHBand="0" w:noVBand="1"/>
      </w:tblPr>
      <w:tblGrid>
        <w:gridCol w:w="1867"/>
        <w:gridCol w:w="7421"/>
      </w:tblGrid>
      <w:tr w:rsidR="00BE64F1" w14:paraId="7CBE5A45" w14:textId="77777777" w:rsidTr="00E075E9">
        <w:trPr>
          <w:ins w:id="1542" w:author="TRIANO José" w:date="2024-09-18T10:01:00Z"/>
        </w:trPr>
        <w:tc>
          <w:tcPr>
            <w:tcW w:w="1867" w:type="dxa"/>
          </w:tcPr>
          <w:p w14:paraId="2029FBE5" w14:textId="77777777" w:rsidR="00BE64F1" w:rsidRDefault="00BE64F1" w:rsidP="00E075E9">
            <w:pPr>
              <w:rPr>
                <w:ins w:id="1543" w:author="TRIANO José" w:date="2024-09-18T10:01:00Z"/>
              </w:rPr>
            </w:pPr>
            <w:ins w:id="1544" w:author="TRIANO José" w:date="2024-09-18T10:01:00Z">
              <w:r>
                <w:t>Résultat attendu</w:t>
              </w:r>
            </w:ins>
          </w:p>
        </w:tc>
        <w:tc>
          <w:tcPr>
            <w:tcW w:w="7421" w:type="dxa"/>
          </w:tcPr>
          <w:p w14:paraId="05B1455B" w14:textId="77777777" w:rsidR="00BE64F1" w:rsidRDefault="00BE64F1" w:rsidP="00E075E9">
            <w:pPr>
              <w:rPr>
                <w:ins w:id="1545" w:author="TRIANO José" w:date="2024-09-18T10:01:00Z"/>
              </w:rPr>
            </w:pPr>
            <w:ins w:id="1546" w:author="TRIANO José" w:date="2024-09-18T10:01:00Z">
              <w:r w:rsidRPr="000A3786">
                <w:t>Superviser les états opérationnels d’un véhicule</w:t>
              </w:r>
            </w:ins>
          </w:p>
        </w:tc>
      </w:tr>
      <w:tr w:rsidR="00BE64F1" w14:paraId="17FC0AD7" w14:textId="77777777" w:rsidTr="00E075E9">
        <w:trPr>
          <w:ins w:id="1547" w:author="TRIANO José" w:date="2024-09-18T10:01:00Z"/>
        </w:trPr>
        <w:tc>
          <w:tcPr>
            <w:tcW w:w="1867" w:type="dxa"/>
          </w:tcPr>
          <w:p w14:paraId="2D99FB55" w14:textId="77777777" w:rsidR="00BE64F1" w:rsidRDefault="00BE64F1" w:rsidP="00E075E9">
            <w:pPr>
              <w:rPr>
                <w:ins w:id="1548" w:author="TRIANO José" w:date="2024-09-18T10:01:00Z"/>
              </w:rPr>
            </w:pPr>
            <w:ins w:id="1549" w:author="TRIANO José" w:date="2024-09-18T10:01:00Z">
              <w:r>
                <w:t>Description</w:t>
              </w:r>
            </w:ins>
          </w:p>
        </w:tc>
        <w:tc>
          <w:tcPr>
            <w:tcW w:w="7421" w:type="dxa"/>
          </w:tcPr>
          <w:p w14:paraId="00F2B543" w14:textId="77777777" w:rsidR="00BE64F1" w:rsidRPr="00FE6E9A" w:rsidRDefault="00BE64F1" w:rsidP="00E075E9">
            <w:pPr>
              <w:pStyle w:val="ReqText"/>
              <w:jc w:val="both"/>
              <w:rPr>
                <w:i w:val="0"/>
                <w:iCs w:val="0"/>
                <w:color w:val="auto"/>
              </w:rPr>
            </w:pPr>
            <w:r w:rsidRPr="00FE6E9A">
              <w:rPr>
                <w:i w:val="0"/>
                <w:iCs w:val="0"/>
                <w:color w:val="auto"/>
              </w:rPr>
              <w:t xml:space="preserve">Le TM récupère un statu : Les status possibles sont : </w:t>
            </w:r>
          </w:p>
          <w:p w14:paraId="7A20761F" w14:textId="77777777" w:rsidR="00BE64F1" w:rsidRPr="00FE6E9A" w:rsidRDefault="00BE64F1" w:rsidP="00BE64F1">
            <w:pPr>
              <w:pStyle w:val="ReqText"/>
              <w:numPr>
                <w:ilvl w:val="0"/>
                <w:numId w:val="104"/>
              </w:numPr>
              <w:jc w:val="both"/>
              <w:rPr>
                <w:i w:val="0"/>
                <w:iCs w:val="0"/>
                <w:color w:val="auto"/>
              </w:rPr>
            </w:pPr>
            <w:r w:rsidRPr="00FE6E9A">
              <w:rPr>
                <w:i w:val="0"/>
                <w:iCs w:val="0"/>
                <w:color w:val="auto"/>
              </w:rPr>
              <w:t xml:space="preserve">statu_autonomie_OK </w:t>
            </w:r>
          </w:p>
          <w:p w14:paraId="4A60789A" w14:textId="77777777" w:rsidR="00BE64F1" w:rsidRPr="00FE6E9A" w:rsidRDefault="00BE64F1" w:rsidP="00BE64F1">
            <w:pPr>
              <w:pStyle w:val="ReqText"/>
              <w:numPr>
                <w:ilvl w:val="0"/>
                <w:numId w:val="104"/>
              </w:numPr>
              <w:jc w:val="both"/>
              <w:rPr>
                <w:i w:val="0"/>
                <w:iCs w:val="0"/>
                <w:color w:val="auto"/>
              </w:rPr>
            </w:pPr>
            <w:r w:rsidRPr="00FE6E9A">
              <w:rPr>
                <w:i w:val="0"/>
                <w:iCs w:val="0"/>
                <w:color w:val="auto"/>
              </w:rPr>
              <w:t>status_autonomie_NOK</w:t>
            </w:r>
          </w:p>
          <w:p w14:paraId="71FF7C31" w14:textId="77777777" w:rsidR="00BE64F1" w:rsidRPr="00FE6E9A" w:rsidRDefault="00BE64F1" w:rsidP="00BE64F1">
            <w:pPr>
              <w:pStyle w:val="ReqText"/>
              <w:numPr>
                <w:ilvl w:val="0"/>
                <w:numId w:val="104"/>
              </w:numPr>
              <w:jc w:val="both"/>
              <w:rPr>
                <w:ins w:id="1550" w:author="TRIANO José" w:date="2024-09-18T10:02:00Z"/>
                <w:i w:val="0"/>
                <w:iCs w:val="0"/>
                <w:color w:val="auto"/>
              </w:rPr>
            </w:pPr>
            <w:r w:rsidRPr="00FE6E9A">
              <w:rPr>
                <w:i w:val="0"/>
                <w:iCs w:val="0"/>
                <w:color w:val="auto"/>
              </w:rPr>
              <w:t>status_autonomie_missing</w:t>
            </w:r>
          </w:p>
          <w:p w14:paraId="0E4FE669" w14:textId="77777777" w:rsidR="00BE64F1" w:rsidRPr="00FE6E9A" w:rsidRDefault="00BE64F1">
            <w:pPr>
              <w:pStyle w:val="ReqText"/>
              <w:jc w:val="both"/>
              <w:rPr>
                <w:i w:val="0"/>
                <w:iCs w:val="0"/>
                <w:color w:val="auto"/>
              </w:rPr>
            </w:pPr>
            <w:ins w:id="1551" w:author="TRIANO José" w:date="2024-09-18T10:02:00Z">
              <w:r w:rsidRPr="00FE6E9A">
                <w:rPr>
                  <w:i w:val="0"/>
                  <w:iCs w:val="0"/>
                  <w:color w:val="auto"/>
                </w:rPr>
                <w:t>Le Traffic Mgr doit acquérir du Fleet Mgr l’indicateur accompagnateur bord (valeur « oui »/« non ») de chaque véhicule.</w:t>
              </w:r>
            </w:ins>
          </w:p>
          <w:p w14:paraId="714C523E" w14:textId="7D61CB7A" w:rsidR="00FE6E9A" w:rsidRDefault="00FE6E9A" w:rsidP="00FE6E9A">
            <w:pPr>
              <w:pStyle w:val="ReqText"/>
              <w:jc w:val="both"/>
              <w:rPr>
                <w:ins w:id="1552" w:author="TRIANO José" w:date="2024-09-18T10:01:00Z"/>
              </w:rPr>
            </w:pPr>
            <w:ins w:id="1553" w:author="TRIANO José" w:date="2024-09-18T10:01:00Z">
              <w:r w:rsidRPr="00FE6E9A">
                <w:rPr>
                  <w:i w:val="0"/>
                  <w:iCs w:val="0"/>
                  <w:color w:val="auto"/>
                </w:rPr>
                <w:t>Le Traffic Mgr doit acquérir du Fleet Mgr la vitesse de chaque véhicule</w:t>
              </w:r>
            </w:ins>
            <w:r w:rsidRPr="00FE6E9A">
              <w:rPr>
                <w:i w:val="0"/>
                <w:iCs w:val="0"/>
                <w:color w:val="auto"/>
              </w:rPr>
              <w:t xml:space="preserve"> en temps réel</w:t>
            </w:r>
            <w:ins w:id="1554" w:author="TRIANO José" w:date="2024-09-18T10:01:00Z">
              <w:r w:rsidRPr="00FE6E9A">
                <w:rPr>
                  <w:i w:val="0"/>
                  <w:iCs w:val="0"/>
                  <w:color w:val="auto"/>
                </w:rPr>
                <w:t>.</w:t>
              </w:r>
            </w:ins>
          </w:p>
        </w:tc>
      </w:tr>
      <w:tr w:rsidR="00BE64F1" w14:paraId="4686025C" w14:textId="77777777" w:rsidTr="00E075E9">
        <w:trPr>
          <w:ins w:id="1555" w:author="TRIANO José" w:date="2024-09-18T10:01:00Z"/>
        </w:trPr>
        <w:tc>
          <w:tcPr>
            <w:tcW w:w="1867" w:type="dxa"/>
          </w:tcPr>
          <w:p w14:paraId="3B388664" w14:textId="77777777" w:rsidR="00BE64F1" w:rsidRDefault="00BE64F1" w:rsidP="00E075E9">
            <w:pPr>
              <w:rPr>
                <w:ins w:id="1556" w:author="TRIANO José" w:date="2024-09-18T10:01:00Z"/>
              </w:rPr>
            </w:pPr>
            <w:ins w:id="1557" w:author="TRIANO José" w:date="2024-09-18T10:01:00Z">
              <w:r>
                <w:t>Inputs</w:t>
              </w:r>
            </w:ins>
          </w:p>
        </w:tc>
        <w:tc>
          <w:tcPr>
            <w:tcW w:w="7421" w:type="dxa"/>
          </w:tcPr>
          <w:p w14:paraId="02886B38" w14:textId="77777777" w:rsidR="00BE64F1" w:rsidRDefault="00BE64F1" w:rsidP="00E075E9">
            <w:pPr>
              <w:rPr>
                <w:ins w:id="1558" w:author="TRIANO José" w:date="2024-09-18T10:01:00Z"/>
              </w:rPr>
            </w:pPr>
            <w:commentRangeStart w:id="1559"/>
            <w:ins w:id="1560" w:author="TRIANO José" w:date="2024-09-18T10:01:00Z">
              <w:r>
                <w:t xml:space="preserve">Fleet </w:t>
              </w:r>
            </w:ins>
            <w:commentRangeEnd w:id="1559"/>
            <w:r>
              <w:rPr>
                <w:rStyle w:val="Marquedecommentaire"/>
                <w:rFonts w:asciiTheme="minorHAnsi" w:hAnsiTheme="minorHAnsi" w:cstheme="minorBidi"/>
                <w:kern w:val="2"/>
                <w14:ligatures w14:val="standardContextual"/>
              </w:rPr>
              <w:commentReference w:id="1559"/>
            </w:r>
            <w:ins w:id="1561" w:author="TRIANO José" w:date="2024-09-18T10:01:00Z">
              <w:r>
                <w:t>Mgr</w:t>
              </w:r>
            </w:ins>
            <w:r>
              <w:t xml:space="preserve"> (états et infos) </w:t>
            </w:r>
          </w:p>
        </w:tc>
      </w:tr>
      <w:tr w:rsidR="00BE64F1" w14:paraId="260FD53A" w14:textId="77777777" w:rsidTr="00E075E9">
        <w:trPr>
          <w:ins w:id="1562" w:author="TRIANO José" w:date="2024-09-18T10:01:00Z"/>
        </w:trPr>
        <w:tc>
          <w:tcPr>
            <w:tcW w:w="1867" w:type="dxa"/>
          </w:tcPr>
          <w:p w14:paraId="1E15540D" w14:textId="77777777" w:rsidR="00BE64F1" w:rsidRDefault="00BE64F1" w:rsidP="00E075E9">
            <w:pPr>
              <w:rPr>
                <w:ins w:id="1563" w:author="TRIANO José" w:date="2024-09-18T10:01:00Z"/>
              </w:rPr>
            </w:pPr>
            <w:ins w:id="1564" w:author="TRIANO José" w:date="2024-09-18T10:01:00Z">
              <w:r>
                <w:t>Outputs</w:t>
              </w:r>
            </w:ins>
          </w:p>
        </w:tc>
        <w:tc>
          <w:tcPr>
            <w:tcW w:w="7421" w:type="dxa"/>
          </w:tcPr>
          <w:p w14:paraId="33462BEC" w14:textId="77777777" w:rsidR="00BE64F1" w:rsidRDefault="00BE64F1" w:rsidP="00E075E9">
            <w:pPr>
              <w:rPr>
                <w:ins w:id="1565" w:author="TRIANO José" w:date="2024-09-18T10:01:00Z"/>
              </w:rPr>
            </w:pPr>
            <w:ins w:id="1566" w:author="TRIANO José" w:date="2024-09-18T10:05:00Z">
              <w:r>
                <w:t>Affichage des états opérat</w:t>
              </w:r>
            </w:ins>
            <w:ins w:id="1567" w:author="TRIANO José" w:date="2024-09-18T10:06:00Z">
              <w:r>
                <w:t xml:space="preserve">ionnels sur le frontend, intégration des états dans les </w:t>
              </w:r>
            </w:ins>
            <w:ins w:id="1568" w:author="TRIANO José" w:date="2024-09-18T10:08:00Z">
              <w:r>
                <w:t>calculs</w:t>
              </w:r>
            </w:ins>
            <w:ins w:id="1569" w:author="TRIANO José" w:date="2024-09-18T10:06:00Z">
              <w:r>
                <w:t xml:space="preserve">/prises de </w:t>
              </w:r>
            </w:ins>
            <w:ins w:id="1570" w:author="TRIANO José" w:date="2024-09-18T10:08:00Z">
              <w:r>
                <w:t>décision</w:t>
              </w:r>
            </w:ins>
            <w:ins w:id="1571" w:author="TRIANO José" w:date="2024-09-18T10:06:00Z">
              <w:r>
                <w:t xml:space="preserve"> du backend </w:t>
              </w:r>
            </w:ins>
          </w:p>
        </w:tc>
      </w:tr>
      <w:tr w:rsidR="00BE64F1" w14:paraId="77EAA0D1" w14:textId="77777777" w:rsidTr="00E075E9">
        <w:trPr>
          <w:ins w:id="1572" w:author="TRIANO José" w:date="2024-09-18T10:01:00Z"/>
        </w:trPr>
        <w:tc>
          <w:tcPr>
            <w:tcW w:w="1867" w:type="dxa"/>
          </w:tcPr>
          <w:p w14:paraId="4873D967" w14:textId="77777777" w:rsidR="00BE64F1" w:rsidRDefault="00BE64F1" w:rsidP="00E075E9">
            <w:pPr>
              <w:rPr>
                <w:ins w:id="1573" w:author="TRIANO José" w:date="2024-09-18T10:01:00Z"/>
              </w:rPr>
            </w:pPr>
            <w:commentRangeStart w:id="1574"/>
            <w:ins w:id="1575" w:author="TRIANO José" w:date="2024-09-18T10:01:00Z">
              <w:r>
                <w:t>Diagramme</w:t>
              </w:r>
            </w:ins>
            <w:commentRangeEnd w:id="1574"/>
            <w:r>
              <w:rPr>
                <w:rStyle w:val="Marquedecommentaire"/>
                <w:rFonts w:asciiTheme="minorHAnsi" w:hAnsiTheme="minorHAnsi" w:cstheme="minorBidi"/>
                <w:kern w:val="2"/>
                <w14:ligatures w14:val="standardContextual"/>
              </w:rPr>
              <w:commentReference w:id="1574"/>
            </w:r>
            <w:r>
              <w:t xml:space="preserve"> de composants</w:t>
            </w:r>
          </w:p>
        </w:tc>
        <w:tc>
          <w:tcPr>
            <w:tcW w:w="7421" w:type="dxa"/>
          </w:tcPr>
          <w:p w14:paraId="1F681B43" w14:textId="77777777" w:rsidR="00BE64F1" w:rsidRDefault="00BE64F1" w:rsidP="00E075E9">
            <w:pPr>
              <w:jc w:val="center"/>
              <w:rPr>
                <w:ins w:id="1576" w:author="TRIANO José" w:date="2024-09-18T10:01:00Z"/>
              </w:rPr>
            </w:pPr>
            <w:ins w:id="1577" w:author="TRIANO José" w:date="2024-09-19T15:47:00Z">
              <w:r w:rsidRPr="00C5657B">
                <w:rPr>
                  <w:noProof/>
                </w:rPr>
                <w:drawing>
                  <wp:inline distT="0" distB="0" distL="0" distR="0" wp14:anchorId="1C07BB00" wp14:editId="6F9DB3EE">
                    <wp:extent cx="2971953" cy="309260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71953" cy="3092609"/>
                            </a:xfrm>
                            <a:prstGeom prst="rect">
                              <a:avLst/>
                            </a:prstGeom>
                          </pic:spPr>
                        </pic:pic>
                      </a:graphicData>
                    </a:graphic>
                  </wp:inline>
                </w:drawing>
              </w:r>
            </w:ins>
          </w:p>
        </w:tc>
      </w:tr>
      <w:tr w:rsidR="00BE64F1" w14:paraId="5AA8E28A" w14:textId="77777777" w:rsidTr="00E075E9">
        <w:tc>
          <w:tcPr>
            <w:tcW w:w="1867" w:type="dxa"/>
          </w:tcPr>
          <w:p w14:paraId="7F287D10" w14:textId="77777777" w:rsidR="00BE64F1" w:rsidRDefault="00BE64F1" w:rsidP="00E075E9">
            <w:r>
              <w:t>Diagramme de séquences</w:t>
            </w:r>
          </w:p>
        </w:tc>
        <w:tc>
          <w:tcPr>
            <w:tcW w:w="7421" w:type="dxa"/>
          </w:tcPr>
          <w:p w14:paraId="4F52DADA" w14:textId="77777777" w:rsidR="00BE64F1" w:rsidRDefault="00BE64F1" w:rsidP="00BE64F1">
            <w:pPr>
              <w:pStyle w:val="ReqText"/>
              <w:numPr>
                <w:ilvl w:val="0"/>
                <w:numId w:val="105"/>
              </w:numPr>
              <w:jc w:val="both"/>
              <w:rPr>
                <w:i w:val="0"/>
                <w:iCs w:val="0"/>
                <w:color w:val="auto"/>
              </w:rPr>
            </w:pPr>
            <w:r>
              <w:rPr>
                <w:i w:val="0"/>
                <w:iCs w:val="0"/>
                <w:color w:val="auto"/>
              </w:rPr>
              <w:t>Le TM récupère du FM les véhicules en état « connecté »</w:t>
            </w:r>
          </w:p>
          <w:p w14:paraId="38A2C9C4" w14:textId="77777777" w:rsidR="00BE64F1" w:rsidRDefault="00BE64F1" w:rsidP="00BE64F1">
            <w:pPr>
              <w:pStyle w:val="ReqText"/>
              <w:numPr>
                <w:ilvl w:val="0"/>
                <w:numId w:val="105"/>
              </w:numPr>
              <w:jc w:val="both"/>
              <w:rPr>
                <w:i w:val="0"/>
                <w:iCs w:val="0"/>
                <w:color w:val="auto"/>
              </w:rPr>
            </w:pPr>
            <w:ins w:id="1578" w:author="TRIANO José" w:date="2024-09-18T10:01:00Z">
              <w:r w:rsidRPr="00837C34">
                <w:rPr>
                  <w:i w:val="0"/>
                  <w:iCs w:val="0"/>
                  <w:color w:val="auto"/>
                </w:rPr>
                <w:t xml:space="preserve">Le Traffic Mgr </w:t>
              </w:r>
            </w:ins>
            <w:r>
              <w:rPr>
                <w:i w:val="0"/>
                <w:iCs w:val="0"/>
                <w:color w:val="auto"/>
              </w:rPr>
              <w:t>récupère</w:t>
            </w:r>
            <w:ins w:id="1579" w:author="TRIANO José" w:date="2024-09-18T10:01:00Z">
              <w:r w:rsidRPr="00837C34">
                <w:rPr>
                  <w:i w:val="0"/>
                  <w:iCs w:val="0"/>
                  <w:color w:val="auto"/>
                </w:rPr>
                <w:t xml:space="preserve"> du Fleet Mgr la vitesse de chaque véhicule</w:t>
              </w:r>
            </w:ins>
            <w:r w:rsidRPr="00837C34">
              <w:rPr>
                <w:i w:val="0"/>
                <w:iCs w:val="0"/>
                <w:color w:val="auto"/>
              </w:rPr>
              <w:t xml:space="preserve"> </w:t>
            </w:r>
            <w:r>
              <w:rPr>
                <w:i w:val="0"/>
                <w:iCs w:val="0"/>
                <w:color w:val="auto"/>
              </w:rPr>
              <w:t xml:space="preserve">connecté </w:t>
            </w:r>
            <w:r w:rsidRPr="00837C34">
              <w:rPr>
                <w:i w:val="0"/>
                <w:iCs w:val="0"/>
                <w:color w:val="auto"/>
              </w:rPr>
              <w:t>en temps réel</w:t>
            </w:r>
            <w:ins w:id="1580" w:author="TRIANO José" w:date="2024-09-18T10:01:00Z">
              <w:r w:rsidRPr="00837C34">
                <w:rPr>
                  <w:i w:val="0"/>
                  <w:iCs w:val="0"/>
                  <w:color w:val="auto"/>
                </w:rPr>
                <w:t>.</w:t>
              </w:r>
            </w:ins>
          </w:p>
          <w:p w14:paraId="5823459C" w14:textId="77777777" w:rsidR="00BE64F1" w:rsidRDefault="00BE64F1" w:rsidP="00BE64F1">
            <w:pPr>
              <w:pStyle w:val="ReqText"/>
              <w:numPr>
                <w:ilvl w:val="0"/>
                <w:numId w:val="105"/>
              </w:numPr>
              <w:jc w:val="both"/>
              <w:rPr>
                <w:i w:val="0"/>
                <w:iCs w:val="0"/>
                <w:color w:val="auto"/>
              </w:rPr>
            </w:pPr>
            <w:commentRangeStart w:id="1581"/>
            <w:ins w:id="1582" w:author="TRIANO José" w:date="2024-09-18T10:01:00Z">
              <w:r w:rsidRPr="00837C34">
                <w:rPr>
                  <w:i w:val="0"/>
                  <w:iCs w:val="0"/>
                  <w:color w:val="auto"/>
                </w:rPr>
                <w:t xml:space="preserve">Le Traffic Mgr </w:t>
              </w:r>
            </w:ins>
            <w:r>
              <w:rPr>
                <w:i w:val="0"/>
                <w:iCs w:val="0"/>
                <w:color w:val="auto"/>
              </w:rPr>
              <w:t>récupère</w:t>
            </w:r>
            <w:ins w:id="1583" w:author="TRIANO José" w:date="2024-09-18T10:01:00Z">
              <w:r w:rsidRPr="00837C34">
                <w:rPr>
                  <w:i w:val="0"/>
                  <w:iCs w:val="0"/>
                  <w:color w:val="auto"/>
                </w:rPr>
                <w:t xml:space="preserve"> du Fleet Mgr </w:t>
              </w:r>
            </w:ins>
            <w:r>
              <w:rPr>
                <w:i w:val="0"/>
                <w:iCs w:val="0"/>
                <w:color w:val="auto"/>
              </w:rPr>
              <w:t xml:space="preserve">le niveau de batterie de chaque véhicule connecté. </w:t>
            </w:r>
            <w:commentRangeEnd w:id="1581"/>
            <w:r>
              <w:rPr>
                <w:rStyle w:val="Marquedecommentaire"/>
                <w:rFonts w:asciiTheme="minorHAnsi" w:hAnsiTheme="minorHAnsi" w:cstheme="minorBidi"/>
                <w:i w:val="0"/>
                <w:iCs w:val="0"/>
                <w:color w:val="auto"/>
                <w:kern w:val="2"/>
                <w14:ligatures w14:val="standardContextual"/>
              </w:rPr>
              <w:commentReference w:id="1581"/>
            </w:r>
          </w:p>
          <w:p w14:paraId="5C32509B" w14:textId="760FD5F7" w:rsidR="00BE64F1" w:rsidRDefault="00BE64F1" w:rsidP="00BE64F1">
            <w:pPr>
              <w:pStyle w:val="ReqText"/>
              <w:numPr>
                <w:ilvl w:val="0"/>
                <w:numId w:val="105"/>
              </w:numPr>
              <w:jc w:val="both"/>
              <w:rPr>
                <w:i w:val="0"/>
                <w:iCs w:val="0"/>
                <w:color w:val="auto"/>
              </w:rPr>
            </w:pPr>
            <w:r>
              <w:rPr>
                <w:i w:val="0"/>
                <w:iCs w:val="0"/>
                <w:color w:val="auto"/>
              </w:rPr>
              <w:t xml:space="preserve">Backend TM identifie un potentiel véhicule pour une </w:t>
            </w:r>
            <w:r w:rsidR="001F6EE4">
              <w:rPr>
                <w:i w:val="0"/>
                <w:iCs w:val="0"/>
                <w:color w:val="auto"/>
              </w:rPr>
              <w:t>mission</w:t>
            </w:r>
            <w:r>
              <w:rPr>
                <w:i w:val="0"/>
                <w:iCs w:val="0"/>
                <w:color w:val="auto"/>
              </w:rPr>
              <w:t xml:space="preserve">. </w:t>
            </w:r>
          </w:p>
          <w:p w14:paraId="114B2978" w14:textId="35F01CFC" w:rsidR="00BE64F1" w:rsidRPr="00D94E48" w:rsidRDefault="00BE64F1" w:rsidP="00BE64F1">
            <w:pPr>
              <w:pStyle w:val="ReqText"/>
              <w:numPr>
                <w:ilvl w:val="0"/>
                <w:numId w:val="105"/>
              </w:numPr>
              <w:jc w:val="both"/>
              <w:rPr>
                <w:i w:val="0"/>
                <w:iCs w:val="0"/>
                <w:color w:val="auto"/>
              </w:rPr>
            </w:pPr>
            <w:r w:rsidRPr="00CD052F">
              <w:rPr>
                <w:i w:val="0"/>
                <w:iCs w:val="0"/>
                <w:color w:val="auto"/>
              </w:rPr>
              <w:t xml:space="preserve">Le backend demande au FM la capacité du véhicule potentiel à réaliser la </w:t>
            </w:r>
            <w:r w:rsidR="001F6EE4">
              <w:rPr>
                <w:i w:val="0"/>
                <w:iCs w:val="0"/>
                <w:color w:val="auto"/>
              </w:rPr>
              <w:t>mission</w:t>
            </w:r>
            <w:r w:rsidRPr="00CD052F">
              <w:rPr>
                <w:i w:val="0"/>
                <w:iCs w:val="0"/>
                <w:color w:val="auto"/>
              </w:rPr>
              <w:t xml:space="preserve"> </w:t>
            </w:r>
            <w:r>
              <w:rPr>
                <w:i w:val="0"/>
                <w:iCs w:val="0"/>
                <w:color w:val="auto"/>
              </w:rPr>
              <w:t xml:space="preserve">(envoi du message « check status ») et </w:t>
            </w:r>
            <w:r w:rsidRPr="00D94E48">
              <w:rPr>
                <w:i w:val="0"/>
                <w:iCs w:val="0"/>
                <w:color w:val="auto"/>
              </w:rPr>
              <w:t>récupération d’un statu parmi</w:t>
            </w:r>
            <w:r>
              <w:rPr>
                <w:i w:val="0"/>
                <w:iCs w:val="0"/>
                <w:color w:val="auto"/>
              </w:rPr>
              <w:t> :</w:t>
            </w:r>
          </w:p>
          <w:p w14:paraId="0B82AE4C" w14:textId="77777777" w:rsidR="00BE64F1" w:rsidRPr="00837C34" w:rsidRDefault="00BE64F1" w:rsidP="00BE64F1">
            <w:pPr>
              <w:pStyle w:val="ReqText"/>
              <w:numPr>
                <w:ilvl w:val="1"/>
                <w:numId w:val="105"/>
              </w:numPr>
              <w:jc w:val="both"/>
              <w:rPr>
                <w:i w:val="0"/>
                <w:iCs w:val="0"/>
                <w:color w:val="auto"/>
              </w:rPr>
            </w:pPr>
            <w:r w:rsidRPr="00837C34">
              <w:rPr>
                <w:i w:val="0"/>
                <w:iCs w:val="0"/>
                <w:color w:val="auto"/>
              </w:rPr>
              <w:t xml:space="preserve">statu_autonomie_OK </w:t>
            </w:r>
          </w:p>
          <w:p w14:paraId="2F655AF3" w14:textId="77777777" w:rsidR="00BE64F1" w:rsidRPr="00837C34" w:rsidRDefault="00BE64F1" w:rsidP="00BE64F1">
            <w:pPr>
              <w:pStyle w:val="ReqText"/>
              <w:numPr>
                <w:ilvl w:val="1"/>
                <w:numId w:val="105"/>
              </w:numPr>
              <w:jc w:val="both"/>
              <w:rPr>
                <w:i w:val="0"/>
                <w:iCs w:val="0"/>
                <w:color w:val="auto"/>
              </w:rPr>
            </w:pPr>
            <w:r w:rsidRPr="00837C34">
              <w:rPr>
                <w:i w:val="0"/>
                <w:iCs w:val="0"/>
                <w:color w:val="auto"/>
              </w:rPr>
              <w:t>status_autonomie_NOK</w:t>
            </w:r>
          </w:p>
          <w:p w14:paraId="5E5EDEBD" w14:textId="77777777" w:rsidR="00BE64F1" w:rsidRPr="00837C34" w:rsidRDefault="00BE64F1" w:rsidP="00BE64F1">
            <w:pPr>
              <w:pStyle w:val="ReqText"/>
              <w:numPr>
                <w:ilvl w:val="1"/>
                <w:numId w:val="105"/>
              </w:numPr>
              <w:jc w:val="both"/>
              <w:rPr>
                <w:ins w:id="1584" w:author="TRIANO José" w:date="2024-09-18T10:02:00Z"/>
                <w:i w:val="0"/>
                <w:iCs w:val="0"/>
                <w:color w:val="auto"/>
              </w:rPr>
            </w:pPr>
            <w:r w:rsidRPr="00837C34">
              <w:rPr>
                <w:i w:val="0"/>
                <w:iCs w:val="0"/>
                <w:color w:val="auto"/>
              </w:rPr>
              <w:t>status_autonomie_missing</w:t>
            </w:r>
          </w:p>
          <w:p w14:paraId="7893D6EB" w14:textId="77777777" w:rsidR="00BE64F1" w:rsidRPr="00F00888" w:rsidRDefault="00BE64F1" w:rsidP="00BE64F1">
            <w:pPr>
              <w:pStyle w:val="Paragraphedeliste"/>
              <w:numPr>
                <w:ilvl w:val="0"/>
                <w:numId w:val="105"/>
              </w:numPr>
              <w:jc w:val="center"/>
              <w:rPr>
                <w:noProof/>
              </w:rPr>
            </w:pPr>
            <w:ins w:id="1585" w:author="TRIANO José" w:date="2024-09-18T10:02:00Z">
              <w:r w:rsidRPr="00F00888">
                <w:t>Le Traffic Mgr doit acquérir du Fleet Mgr l’indicateur accompagnateur bord (valeur « oui »/« non ») de chaque véhicule.</w:t>
              </w:r>
            </w:ins>
          </w:p>
        </w:tc>
      </w:tr>
    </w:tbl>
    <w:p w14:paraId="72D65CC7" w14:textId="0ED34582" w:rsidR="005F47C1" w:rsidRPr="00941DFA" w:rsidRDefault="005F47C1" w:rsidP="00C82597">
      <w:pPr>
        <w:pStyle w:val="ReqText"/>
        <w:jc w:val="both"/>
        <w:rPr>
          <w:color w:val="auto"/>
          <w:rPrChange w:id="1586" w:author="TRIANO José" w:date="2024-09-18T10:20:00Z">
            <w:rPr/>
          </w:rPrChange>
        </w:rPr>
      </w:pPr>
    </w:p>
    <w:p w14:paraId="3F351C79" w14:textId="40FFD047" w:rsidR="008B2EB0" w:rsidRPr="001B0389" w:rsidDel="0062234F" w:rsidRDefault="008B2EB0" w:rsidP="00C82597">
      <w:pPr>
        <w:pStyle w:val="ReqID"/>
        <w:rPr>
          <w:del w:id="1587" w:author="TRIANO José" w:date="2024-09-18T10:02:00Z"/>
        </w:rPr>
      </w:pPr>
      <w:del w:id="1588" w:author="TRIANO José" w:date="2024-09-18T10:02:00Z">
        <w:r w:rsidRPr="001B0389" w:rsidDel="0062234F">
          <w:delText>[Exi_</w:delText>
        </w:r>
        <w:r w:rsidR="00295F35" w:rsidDel="0062234F">
          <w:delText>TM_TR_01</w:delText>
        </w:r>
        <w:r w:rsidRPr="001B0389" w:rsidDel="0062234F">
          <w:delText>_02_</w:delText>
        </w:r>
        <w:r w:rsidR="00CF240A" w:rsidDel="0062234F">
          <w:delText>xxxx</w:delText>
        </w:r>
        <w:r w:rsidRPr="001B0389" w:rsidDel="0062234F">
          <w:delText xml:space="preserve">-INPUT] </w:delText>
        </w:r>
        <w:bookmarkStart w:id="1589" w:name="_Toc177652439"/>
        <w:bookmarkStart w:id="1590" w:name="_Toc177656010"/>
        <w:bookmarkStart w:id="1591" w:name="_Toc178859791"/>
        <w:bookmarkStart w:id="1592" w:name="_Toc178859999"/>
        <w:bookmarkStart w:id="1593" w:name="_Toc185856559"/>
        <w:bookmarkStart w:id="1594" w:name="_Toc185861451"/>
        <w:bookmarkStart w:id="1595" w:name="_Toc185862384"/>
        <w:bookmarkStart w:id="1596" w:name="_Toc185862592"/>
        <w:bookmarkStart w:id="1597" w:name="_Toc185863598"/>
        <w:bookmarkStart w:id="1598" w:name="_Toc185863809"/>
        <w:bookmarkStart w:id="1599" w:name="_Toc185864019"/>
        <w:bookmarkStart w:id="1600" w:name="_Toc185864876"/>
        <w:bookmarkStart w:id="1601" w:name="_Toc185865070"/>
        <w:bookmarkStart w:id="1602" w:name="_Toc185867200"/>
        <w:bookmarkStart w:id="1603" w:name="_Toc185867392"/>
        <w:bookmarkStart w:id="1604" w:name="_Toc185867625"/>
        <w:bookmarkStart w:id="1605" w:name="_Toc185867817"/>
        <w:bookmarkStart w:id="1606" w:name="_Toc185868010"/>
        <w:bookmarkStart w:id="1607" w:name="_Toc185868202"/>
        <w:bookmarkStart w:id="1608" w:name="_Toc185868395"/>
        <w:bookmarkStart w:id="1609" w:name="_Toc185868980"/>
        <w:bookmarkStart w:id="1610" w:name="_Toc185920781"/>
        <w:bookmarkStart w:id="1611" w:name="_Toc185920972"/>
        <w:bookmarkStart w:id="1612" w:name="_Toc185921256"/>
        <w:bookmarkStart w:id="1613" w:name="_Toc196744476"/>
        <w:bookmarkStart w:id="1614" w:name="_Toc196744669"/>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del>
    </w:p>
    <w:p w14:paraId="73922339" w14:textId="0280CA3B" w:rsidR="008B2EB0" w:rsidRPr="009B6B0F" w:rsidDel="0062234F" w:rsidRDefault="008B2EB0" w:rsidP="00C82597">
      <w:pPr>
        <w:pStyle w:val="ReqText"/>
        <w:jc w:val="both"/>
        <w:rPr>
          <w:del w:id="1615" w:author="TRIANO José" w:date="2024-09-18T10:02:00Z"/>
        </w:rPr>
      </w:pPr>
      <w:del w:id="1616" w:author="TRIANO José" w:date="2024-09-18T10:02:00Z">
        <w:r w:rsidRPr="009B6B0F" w:rsidDel="0062234F">
          <w:delText>Le Traffic Mgr doit acquérir du Fleet Mgr l’autonomie de la batterie de chaque véhicule.</w:delText>
        </w:r>
        <w:bookmarkStart w:id="1617" w:name="_Toc177652440"/>
        <w:bookmarkStart w:id="1618" w:name="_Toc177656011"/>
        <w:bookmarkStart w:id="1619" w:name="_Toc178859792"/>
        <w:bookmarkStart w:id="1620" w:name="_Toc178860000"/>
        <w:bookmarkStart w:id="1621" w:name="_Toc185856560"/>
        <w:bookmarkStart w:id="1622" w:name="_Toc185861452"/>
        <w:bookmarkStart w:id="1623" w:name="_Toc185862385"/>
        <w:bookmarkStart w:id="1624" w:name="_Toc185862593"/>
        <w:bookmarkStart w:id="1625" w:name="_Toc185863599"/>
        <w:bookmarkStart w:id="1626" w:name="_Toc185863810"/>
        <w:bookmarkStart w:id="1627" w:name="_Toc185864020"/>
        <w:bookmarkStart w:id="1628" w:name="_Toc185864877"/>
        <w:bookmarkStart w:id="1629" w:name="_Toc185865071"/>
        <w:bookmarkStart w:id="1630" w:name="_Toc185867201"/>
        <w:bookmarkStart w:id="1631" w:name="_Toc185867393"/>
        <w:bookmarkStart w:id="1632" w:name="_Toc185867626"/>
        <w:bookmarkStart w:id="1633" w:name="_Toc185867818"/>
        <w:bookmarkStart w:id="1634" w:name="_Toc185868011"/>
        <w:bookmarkStart w:id="1635" w:name="_Toc185868203"/>
        <w:bookmarkStart w:id="1636" w:name="_Toc185868396"/>
        <w:bookmarkStart w:id="1637" w:name="_Toc185868981"/>
        <w:bookmarkStart w:id="1638" w:name="_Toc185920782"/>
        <w:bookmarkStart w:id="1639" w:name="_Toc185920973"/>
        <w:bookmarkStart w:id="1640" w:name="_Toc185921257"/>
        <w:bookmarkStart w:id="1641" w:name="_Toc196744477"/>
        <w:bookmarkStart w:id="1642" w:name="_Toc196744670"/>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del>
    </w:p>
    <w:p w14:paraId="485E36AB" w14:textId="6B21BA26" w:rsidR="008B2EB0" w:rsidRPr="001B0389" w:rsidDel="0062234F" w:rsidRDefault="008B2EB0" w:rsidP="00C82597">
      <w:pPr>
        <w:pStyle w:val="ReqID"/>
        <w:rPr>
          <w:del w:id="1643" w:author="TRIANO José" w:date="2024-09-18T10:02:00Z"/>
        </w:rPr>
      </w:pPr>
      <w:del w:id="1644" w:author="TRIANO José" w:date="2024-09-18T10:02:00Z">
        <w:r w:rsidRPr="001B0389" w:rsidDel="0062234F">
          <w:delText>[Exi_</w:delText>
        </w:r>
        <w:r w:rsidR="00295F35" w:rsidDel="0062234F">
          <w:delText>TM_TR_01</w:delText>
        </w:r>
        <w:r w:rsidRPr="001B0389" w:rsidDel="0062234F">
          <w:delText>_02_</w:delText>
        </w:r>
        <w:r w:rsidR="00CF240A" w:rsidDel="0062234F">
          <w:delText>xxxx</w:delText>
        </w:r>
        <w:r w:rsidRPr="001B0389" w:rsidDel="0062234F">
          <w:delText xml:space="preserve">-INPUT] </w:delText>
        </w:r>
        <w:bookmarkStart w:id="1645" w:name="_Toc177652441"/>
        <w:bookmarkStart w:id="1646" w:name="_Toc177656012"/>
        <w:bookmarkStart w:id="1647" w:name="_Toc178859793"/>
        <w:bookmarkStart w:id="1648" w:name="_Toc178860001"/>
        <w:bookmarkStart w:id="1649" w:name="_Toc185856561"/>
        <w:bookmarkStart w:id="1650" w:name="_Toc185861453"/>
        <w:bookmarkStart w:id="1651" w:name="_Toc185862386"/>
        <w:bookmarkStart w:id="1652" w:name="_Toc185862594"/>
        <w:bookmarkStart w:id="1653" w:name="_Toc185863600"/>
        <w:bookmarkStart w:id="1654" w:name="_Toc185863811"/>
        <w:bookmarkStart w:id="1655" w:name="_Toc185864021"/>
        <w:bookmarkStart w:id="1656" w:name="_Toc185864878"/>
        <w:bookmarkStart w:id="1657" w:name="_Toc185865072"/>
        <w:bookmarkStart w:id="1658" w:name="_Toc185867202"/>
        <w:bookmarkStart w:id="1659" w:name="_Toc185867394"/>
        <w:bookmarkStart w:id="1660" w:name="_Toc185867627"/>
        <w:bookmarkStart w:id="1661" w:name="_Toc185867819"/>
        <w:bookmarkStart w:id="1662" w:name="_Toc185868012"/>
        <w:bookmarkStart w:id="1663" w:name="_Toc185868204"/>
        <w:bookmarkStart w:id="1664" w:name="_Toc185868397"/>
        <w:bookmarkStart w:id="1665" w:name="_Toc185868982"/>
        <w:bookmarkStart w:id="1666" w:name="_Toc185920783"/>
        <w:bookmarkStart w:id="1667" w:name="_Toc185920974"/>
        <w:bookmarkStart w:id="1668" w:name="_Toc185921258"/>
        <w:bookmarkStart w:id="1669" w:name="_Toc196744478"/>
        <w:bookmarkStart w:id="1670" w:name="_Toc196744671"/>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del>
    </w:p>
    <w:p w14:paraId="61642CCA" w14:textId="03A9B726" w:rsidR="008B2EB0" w:rsidRPr="009B6B0F" w:rsidDel="0062234F" w:rsidRDefault="008B2EB0" w:rsidP="00C82597">
      <w:pPr>
        <w:pStyle w:val="ReqText"/>
        <w:jc w:val="both"/>
        <w:rPr>
          <w:del w:id="1671" w:author="TRIANO José" w:date="2024-09-18T10:02:00Z"/>
        </w:rPr>
      </w:pPr>
      <w:del w:id="1672" w:author="TRIANO José" w:date="2024-09-18T10:02:00Z">
        <w:r w:rsidRPr="009B6B0F" w:rsidDel="0062234F">
          <w:delText>Le Traffic Mgr doit acquérir du Fleet Mgr l’indicateur de recharge de la batterie (valeur « demandée</w:delText>
        </w:r>
        <w:r w:rsidR="00AA4875" w:rsidDel="0062234F">
          <w:delText xml:space="preserve"> </w:delText>
        </w:r>
        <w:r w:rsidR="00901C00" w:rsidDel="0062234F">
          <w:delText>»</w:delText>
        </w:r>
        <w:r w:rsidRPr="009B6B0F" w:rsidDel="0062234F">
          <w:delText>/« non demandée</w:delText>
        </w:r>
        <w:r w:rsidR="00AA4875" w:rsidDel="0062234F">
          <w:delText xml:space="preserve"> </w:delText>
        </w:r>
        <w:r w:rsidR="00901C00" w:rsidDel="0062234F">
          <w:delText>»</w:delText>
        </w:r>
        <w:r w:rsidRPr="009B6B0F" w:rsidDel="0062234F">
          <w:delText>) de chaque véhicule.</w:delText>
        </w:r>
        <w:bookmarkStart w:id="1673" w:name="_Toc177652442"/>
        <w:bookmarkStart w:id="1674" w:name="_Toc177656013"/>
        <w:bookmarkStart w:id="1675" w:name="_Toc178859794"/>
        <w:bookmarkStart w:id="1676" w:name="_Toc178860002"/>
        <w:bookmarkStart w:id="1677" w:name="_Toc185856562"/>
        <w:bookmarkStart w:id="1678" w:name="_Toc185861454"/>
        <w:bookmarkStart w:id="1679" w:name="_Toc185862387"/>
        <w:bookmarkStart w:id="1680" w:name="_Toc185862595"/>
        <w:bookmarkStart w:id="1681" w:name="_Toc185863601"/>
        <w:bookmarkStart w:id="1682" w:name="_Toc185863812"/>
        <w:bookmarkStart w:id="1683" w:name="_Toc185864022"/>
        <w:bookmarkStart w:id="1684" w:name="_Toc185864879"/>
        <w:bookmarkStart w:id="1685" w:name="_Toc185865073"/>
        <w:bookmarkStart w:id="1686" w:name="_Toc185867203"/>
        <w:bookmarkStart w:id="1687" w:name="_Toc185867395"/>
        <w:bookmarkStart w:id="1688" w:name="_Toc185867628"/>
        <w:bookmarkStart w:id="1689" w:name="_Toc185867820"/>
        <w:bookmarkStart w:id="1690" w:name="_Toc185868013"/>
        <w:bookmarkStart w:id="1691" w:name="_Toc185868205"/>
        <w:bookmarkStart w:id="1692" w:name="_Toc185868398"/>
        <w:bookmarkStart w:id="1693" w:name="_Toc185868983"/>
        <w:bookmarkStart w:id="1694" w:name="_Toc185920784"/>
        <w:bookmarkStart w:id="1695" w:name="_Toc185920975"/>
        <w:bookmarkStart w:id="1696" w:name="_Toc185921259"/>
        <w:bookmarkStart w:id="1697" w:name="_Toc196744479"/>
        <w:bookmarkStart w:id="1698" w:name="_Toc196744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del>
    </w:p>
    <w:p w14:paraId="5B172616" w14:textId="58A0BE77" w:rsidR="008B2EB0" w:rsidRPr="001B0389" w:rsidDel="0062234F" w:rsidRDefault="008B2EB0" w:rsidP="00C82597">
      <w:pPr>
        <w:pStyle w:val="ReqID"/>
        <w:rPr>
          <w:del w:id="1699" w:author="TRIANO José" w:date="2024-09-18T10:02:00Z"/>
        </w:rPr>
      </w:pPr>
      <w:del w:id="1700" w:author="TRIANO José" w:date="2024-09-18T10:02:00Z">
        <w:r w:rsidRPr="001B0389" w:rsidDel="0062234F">
          <w:delText>[Exi_</w:delText>
        </w:r>
        <w:r w:rsidR="00295F35" w:rsidDel="0062234F">
          <w:delText>TM_TR_01</w:delText>
        </w:r>
        <w:r w:rsidRPr="001B0389" w:rsidDel="0062234F">
          <w:delText>_02_</w:delText>
        </w:r>
        <w:r w:rsidR="00CF240A" w:rsidDel="0062234F">
          <w:delText>xxxx</w:delText>
        </w:r>
        <w:r w:rsidRPr="001B0389" w:rsidDel="0062234F">
          <w:delText xml:space="preserve">-INPUT] </w:delText>
        </w:r>
        <w:bookmarkStart w:id="1701" w:name="_Toc177652443"/>
        <w:bookmarkStart w:id="1702" w:name="_Toc177656014"/>
        <w:bookmarkStart w:id="1703" w:name="_Toc178859795"/>
        <w:bookmarkStart w:id="1704" w:name="_Toc178860003"/>
        <w:bookmarkStart w:id="1705" w:name="_Toc185856563"/>
        <w:bookmarkStart w:id="1706" w:name="_Toc185861455"/>
        <w:bookmarkStart w:id="1707" w:name="_Toc185862388"/>
        <w:bookmarkStart w:id="1708" w:name="_Toc185862596"/>
        <w:bookmarkStart w:id="1709" w:name="_Toc185863602"/>
        <w:bookmarkStart w:id="1710" w:name="_Toc185863813"/>
        <w:bookmarkStart w:id="1711" w:name="_Toc185864023"/>
        <w:bookmarkStart w:id="1712" w:name="_Toc185864880"/>
        <w:bookmarkStart w:id="1713" w:name="_Toc185865074"/>
        <w:bookmarkStart w:id="1714" w:name="_Toc185867204"/>
        <w:bookmarkStart w:id="1715" w:name="_Toc185867396"/>
        <w:bookmarkStart w:id="1716" w:name="_Toc185867629"/>
        <w:bookmarkStart w:id="1717" w:name="_Toc185867821"/>
        <w:bookmarkStart w:id="1718" w:name="_Toc185868014"/>
        <w:bookmarkStart w:id="1719" w:name="_Toc185868206"/>
        <w:bookmarkStart w:id="1720" w:name="_Toc185868399"/>
        <w:bookmarkStart w:id="1721" w:name="_Toc185868984"/>
        <w:bookmarkStart w:id="1722" w:name="_Toc185920785"/>
        <w:bookmarkStart w:id="1723" w:name="_Toc185920976"/>
        <w:bookmarkStart w:id="1724" w:name="_Toc185921260"/>
        <w:bookmarkStart w:id="1725" w:name="_Toc196744480"/>
        <w:bookmarkStart w:id="1726" w:name="_Toc196744673"/>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del>
    </w:p>
    <w:p w14:paraId="221CF8A1" w14:textId="6822EB75" w:rsidR="008B2EB0" w:rsidRPr="009B6B0F" w:rsidDel="0062234F" w:rsidRDefault="008B2EB0" w:rsidP="00C82597">
      <w:pPr>
        <w:pStyle w:val="ReqText"/>
        <w:jc w:val="both"/>
        <w:rPr>
          <w:del w:id="1727" w:author="TRIANO José" w:date="2024-09-18T10:02:00Z"/>
        </w:rPr>
      </w:pPr>
      <w:del w:id="1728" w:author="TRIANO José" w:date="2024-09-18T10:02:00Z">
        <w:r w:rsidRPr="009B6B0F" w:rsidDel="0062234F">
          <w:delText>Le Traffic Mgr doit acquérir du Fleet Mgr l’indicateur accompagnateur bord (valeur « oui</w:delText>
        </w:r>
        <w:r w:rsidR="00AA4875" w:rsidDel="0062234F">
          <w:delText xml:space="preserve"> </w:delText>
        </w:r>
        <w:r w:rsidR="00901C00" w:rsidDel="0062234F">
          <w:delText>»</w:delText>
        </w:r>
        <w:r w:rsidRPr="009B6B0F" w:rsidDel="0062234F">
          <w:delText>/« non</w:delText>
        </w:r>
        <w:r w:rsidR="00AA4875" w:rsidDel="0062234F">
          <w:delText xml:space="preserve"> </w:delText>
        </w:r>
        <w:r w:rsidR="00901C00" w:rsidDel="0062234F">
          <w:delText>»</w:delText>
        </w:r>
        <w:r w:rsidRPr="009B6B0F" w:rsidDel="0062234F">
          <w:delText>) de chaque véhicule.</w:delText>
        </w:r>
        <w:bookmarkStart w:id="1729" w:name="_Toc177652444"/>
        <w:bookmarkStart w:id="1730" w:name="_Toc177656015"/>
        <w:bookmarkStart w:id="1731" w:name="_Toc178859796"/>
        <w:bookmarkStart w:id="1732" w:name="_Toc178860004"/>
        <w:bookmarkStart w:id="1733" w:name="_Toc185856564"/>
        <w:bookmarkStart w:id="1734" w:name="_Toc185861456"/>
        <w:bookmarkStart w:id="1735" w:name="_Toc185862389"/>
        <w:bookmarkStart w:id="1736" w:name="_Toc185862597"/>
        <w:bookmarkStart w:id="1737" w:name="_Toc185863603"/>
        <w:bookmarkStart w:id="1738" w:name="_Toc185863814"/>
        <w:bookmarkStart w:id="1739" w:name="_Toc185864024"/>
        <w:bookmarkStart w:id="1740" w:name="_Toc185864881"/>
        <w:bookmarkStart w:id="1741" w:name="_Toc185865075"/>
        <w:bookmarkStart w:id="1742" w:name="_Toc185867205"/>
        <w:bookmarkStart w:id="1743" w:name="_Toc185867397"/>
        <w:bookmarkStart w:id="1744" w:name="_Toc185867630"/>
        <w:bookmarkStart w:id="1745" w:name="_Toc185867822"/>
        <w:bookmarkStart w:id="1746" w:name="_Toc185868015"/>
        <w:bookmarkStart w:id="1747" w:name="_Toc185868207"/>
        <w:bookmarkStart w:id="1748" w:name="_Toc185868400"/>
        <w:bookmarkStart w:id="1749" w:name="_Toc185868985"/>
        <w:bookmarkStart w:id="1750" w:name="_Toc185920786"/>
        <w:bookmarkStart w:id="1751" w:name="_Toc185920977"/>
        <w:bookmarkStart w:id="1752" w:name="_Toc185921261"/>
        <w:bookmarkStart w:id="1753" w:name="_Toc196744481"/>
        <w:bookmarkStart w:id="1754" w:name="_Toc196744674"/>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del>
    </w:p>
    <w:p w14:paraId="4C7AFBC6" w14:textId="49B7C147" w:rsidR="008B2EB0" w:rsidRPr="00CF240A" w:rsidDel="0062234F" w:rsidRDefault="008B2EB0" w:rsidP="00C82597">
      <w:pPr>
        <w:pStyle w:val="ReqID"/>
        <w:rPr>
          <w:del w:id="1755" w:author="TRIANO José" w:date="2024-09-18T10:02:00Z"/>
          <w:lang w:val="en-GB"/>
        </w:rPr>
      </w:pPr>
      <w:del w:id="1756" w:author="TRIANO José" w:date="2024-09-18T10:02:00Z">
        <w:r w:rsidRPr="00CF240A" w:rsidDel="0062234F">
          <w:rPr>
            <w:lang w:val="en-GB"/>
          </w:rPr>
          <w:delText>[Exi_</w:delText>
        </w:r>
        <w:r w:rsidR="00295F35" w:rsidRPr="00CF240A" w:rsidDel="0062234F">
          <w:rPr>
            <w:lang w:val="en-GB"/>
          </w:rPr>
          <w:delText>TM_TR_01</w:delText>
        </w:r>
        <w:r w:rsidRPr="00CF240A" w:rsidDel="0062234F">
          <w:rPr>
            <w:lang w:val="en-GB"/>
          </w:rPr>
          <w:delText>_02_</w:delText>
        </w:r>
        <w:r w:rsidR="00CF240A" w:rsidRPr="00CF240A" w:rsidDel="0062234F">
          <w:rPr>
            <w:lang w:val="en-GB"/>
          </w:rPr>
          <w:delText>xxxx</w:delText>
        </w:r>
        <w:r w:rsidRPr="00CF240A" w:rsidDel="0062234F">
          <w:rPr>
            <w:lang w:val="en-GB"/>
          </w:rPr>
          <w:delText xml:space="preserve">-PROCESSING] </w:delText>
        </w:r>
        <w:bookmarkStart w:id="1757" w:name="_Toc177652445"/>
        <w:bookmarkStart w:id="1758" w:name="_Toc177656016"/>
        <w:bookmarkStart w:id="1759" w:name="_Toc178859797"/>
        <w:bookmarkStart w:id="1760" w:name="_Toc178860005"/>
        <w:bookmarkStart w:id="1761" w:name="_Toc185856565"/>
        <w:bookmarkStart w:id="1762" w:name="_Toc185861457"/>
        <w:bookmarkStart w:id="1763" w:name="_Toc185862390"/>
        <w:bookmarkStart w:id="1764" w:name="_Toc185862598"/>
        <w:bookmarkStart w:id="1765" w:name="_Toc185863604"/>
        <w:bookmarkStart w:id="1766" w:name="_Toc185863815"/>
        <w:bookmarkStart w:id="1767" w:name="_Toc185864025"/>
        <w:bookmarkStart w:id="1768" w:name="_Toc185864882"/>
        <w:bookmarkStart w:id="1769" w:name="_Toc185865076"/>
        <w:bookmarkStart w:id="1770" w:name="_Toc185867206"/>
        <w:bookmarkStart w:id="1771" w:name="_Toc185867398"/>
        <w:bookmarkStart w:id="1772" w:name="_Toc185867631"/>
        <w:bookmarkStart w:id="1773" w:name="_Toc185867823"/>
        <w:bookmarkStart w:id="1774" w:name="_Toc185868016"/>
        <w:bookmarkStart w:id="1775" w:name="_Toc185868208"/>
        <w:bookmarkStart w:id="1776" w:name="_Toc185868401"/>
        <w:bookmarkStart w:id="1777" w:name="_Toc185868986"/>
        <w:bookmarkStart w:id="1778" w:name="_Toc185920787"/>
        <w:bookmarkStart w:id="1779" w:name="_Toc185920978"/>
        <w:bookmarkStart w:id="1780" w:name="_Toc185921262"/>
        <w:bookmarkStart w:id="1781" w:name="_Toc196744482"/>
        <w:bookmarkStart w:id="1782" w:name="_Toc196744675"/>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del>
    </w:p>
    <w:p w14:paraId="2519B91E" w14:textId="782A5417" w:rsidR="008B2EB0" w:rsidRPr="009B6B0F" w:rsidDel="0062234F" w:rsidRDefault="008B2EB0" w:rsidP="00C82597">
      <w:pPr>
        <w:pStyle w:val="ReqText"/>
        <w:jc w:val="both"/>
        <w:rPr>
          <w:del w:id="1783" w:author="TRIANO José" w:date="2024-09-18T10:02:00Z"/>
        </w:rPr>
      </w:pPr>
      <w:del w:id="1784" w:author="TRIANO José" w:date="2024-09-18T10:02:00Z">
        <w:r w:rsidRPr="009B6B0F" w:rsidDel="0062234F">
          <w:delText>Le Traffic Mgr doit calculer le sens de circulation de chaque véhicule.</w:delText>
        </w:r>
        <w:bookmarkStart w:id="1785" w:name="_Toc177652446"/>
        <w:bookmarkStart w:id="1786" w:name="_Toc177656017"/>
        <w:bookmarkStart w:id="1787" w:name="_Toc178859798"/>
        <w:bookmarkStart w:id="1788" w:name="_Toc178860006"/>
        <w:bookmarkStart w:id="1789" w:name="_Toc185856566"/>
        <w:bookmarkStart w:id="1790" w:name="_Toc185861458"/>
        <w:bookmarkStart w:id="1791" w:name="_Toc185862391"/>
        <w:bookmarkStart w:id="1792" w:name="_Toc185862599"/>
        <w:bookmarkStart w:id="1793" w:name="_Toc185863605"/>
        <w:bookmarkStart w:id="1794" w:name="_Toc185863816"/>
        <w:bookmarkStart w:id="1795" w:name="_Toc185864026"/>
        <w:bookmarkStart w:id="1796" w:name="_Toc185864883"/>
        <w:bookmarkStart w:id="1797" w:name="_Toc185865077"/>
        <w:bookmarkStart w:id="1798" w:name="_Toc185867207"/>
        <w:bookmarkStart w:id="1799" w:name="_Toc185867399"/>
        <w:bookmarkStart w:id="1800" w:name="_Toc185867632"/>
        <w:bookmarkStart w:id="1801" w:name="_Toc185867824"/>
        <w:bookmarkStart w:id="1802" w:name="_Toc185868017"/>
        <w:bookmarkStart w:id="1803" w:name="_Toc185868209"/>
        <w:bookmarkStart w:id="1804" w:name="_Toc185868402"/>
        <w:bookmarkStart w:id="1805" w:name="_Toc185868987"/>
        <w:bookmarkStart w:id="1806" w:name="_Toc185920788"/>
        <w:bookmarkStart w:id="1807" w:name="_Toc185920979"/>
        <w:bookmarkStart w:id="1808" w:name="_Toc185921263"/>
        <w:bookmarkStart w:id="1809" w:name="_Toc196744483"/>
        <w:bookmarkStart w:id="1810" w:name="_Toc196744676"/>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del>
    </w:p>
    <w:p w14:paraId="66DF73BC" w14:textId="2927F179" w:rsidR="008B2EB0" w:rsidRDefault="008B2EB0" w:rsidP="00C82597">
      <w:pPr>
        <w:pStyle w:val="Titre4"/>
        <w:rPr>
          <w:ins w:id="1811" w:author="TRIANO José" w:date="2024-09-18T10:21:00Z"/>
        </w:rPr>
      </w:pPr>
      <w:bookmarkStart w:id="1812" w:name="_Toc174367347"/>
      <w:bookmarkStart w:id="1813" w:name="_Toc196744677"/>
      <w:commentRangeStart w:id="1814"/>
      <w:r w:rsidRPr="00EB700B">
        <w:t>Gérer les marqueurs d’un véhicule</w:t>
      </w:r>
      <w:bookmarkEnd w:id="1812"/>
      <w:commentRangeEnd w:id="1814"/>
      <w:r w:rsidR="00BA4732">
        <w:rPr>
          <w:rStyle w:val="Marquedecommentaire"/>
          <w:rFonts w:asciiTheme="minorHAnsi" w:eastAsiaTheme="minorHAnsi" w:hAnsiTheme="minorHAnsi" w:cstheme="minorBidi"/>
          <w:b w:val="0"/>
          <w:bCs w:val="0"/>
          <w:color w:val="auto"/>
          <w:kern w:val="2"/>
          <w14:ligatures w14:val="standardContextual"/>
        </w:rPr>
        <w:commentReference w:id="1814"/>
      </w:r>
      <w:bookmarkEnd w:id="1813"/>
    </w:p>
    <w:tbl>
      <w:tblPr>
        <w:tblStyle w:val="Grilledutableau"/>
        <w:tblW w:w="0" w:type="auto"/>
        <w:tblLook w:val="04A0" w:firstRow="1" w:lastRow="0" w:firstColumn="1" w:lastColumn="0" w:noHBand="0" w:noVBand="1"/>
      </w:tblPr>
      <w:tblGrid>
        <w:gridCol w:w="1842"/>
        <w:gridCol w:w="7446"/>
      </w:tblGrid>
      <w:tr w:rsidR="00494E7C" w14:paraId="284362FB" w14:textId="77777777" w:rsidTr="002E0C57">
        <w:trPr>
          <w:ins w:id="1815" w:author="TRIANO José" w:date="2024-09-18T10:21:00Z"/>
        </w:trPr>
        <w:tc>
          <w:tcPr>
            <w:tcW w:w="1842" w:type="dxa"/>
          </w:tcPr>
          <w:p w14:paraId="46F67BEC" w14:textId="77777777" w:rsidR="00A77225" w:rsidRDefault="00A77225" w:rsidP="002E0C57">
            <w:pPr>
              <w:rPr>
                <w:ins w:id="1816" w:author="TRIANO José" w:date="2024-09-18T10:21:00Z"/>
              </w:rPr>
            </w:pPr>
            <w:ins w:id="1817" w:author="TRIANO José" w:date="2024-09-18T10:21:00Z">
              <w:r>
                <w:t>Résultat attendu</w:t>
              </w:r>
            </w:ins>
          </w:p>
        </w:tc>
        <w:tc>
          <w:tcPr>
            <w:tcW w:w="7446" w:type="dxa"/>
          </w:tcPr>
          <w:p w14:paraId="78FCEA9E" w14:textId="3A100C5B" w:rsidR="00A77225" w:rsidRDefault="00B504EB" w:rsidP="002E0C57">
            <w:pPr>
              <w:rPr>
                <w:ins w:id="1818" w:author="TRIANO José" w:date="2024-09-18T10:21:00Z"/>
              </w:rPr>
            </w:pPr>
            <w:ins w:id="1819" w:author="TRIANO José" w:date="2024-09-18T11:13:00Z">
              <w:r w:rsidRPr="00EB700B">
                <w:t>Gérer les marqueurs d’un véhicule</w:t>
              </w:r>
            </w:ins>
            <w:ins w:id="1820" w:author="TRIANO José" w:date="2024-09-18T11:22:00Z">
              <w:r w:rsidR="00FF0494">
                <w:t xml:space="preserve"> (fonction post-it)</w:t>
              </w:r>
            </w:ins>
          </w:p>
        </w:tc>
      </w:tr>
      <w:tr w:rsidR="00494E7C" w14:paraId="402B4179" w14:textId="77777777" w:rsidTr="002E0C57">
        <w:trPr>
          <w:ins w:id="1821" w:author="TRIANO José" w:date="2024-09-18T10:21:00Z"/>
        </w:trPr>
        <w:tc>
          <w:tcPr>
            <w:tcW w:w="1842" w:type="dxa"/>
          </w:tcPr>
          <w:p w14:paraId="34277363" w14:textId="77777777" w:rsidR="00A77225" w:rsidRDefault="00A77225" w:rsidP="002E0C57">
            <w:pPr>
              <w:rPr>
                <w:ins w:id="1822" w:author="TRIANO José" w:date="2024-09-18T10:21:00Z"/>
              </w:rPr>
            </w:pPr>
            <w:ins w:id="1823" w:author="TRIANO José" w:date="2024-09-18T10:21:00Z">
              <w:r>
                <w:t>Description</w:t>
              </w:r>
            </w:ins>
          </w:p>
        </w:tc>
        <w:tc>
          <w:tcPr>
            <w:tcW w:w="7446" w:type="dxa"/>
          </w:tcPr>
          <w:p w14:paraId="627AFB79" w14:textId="46F46B3D" w:rsidR="009922CA" w:rsidRPr="00FE6E9A" w:rsidRDefault="009922CA" w:rsidP="009922CA">
            <w:pPr>
              <w:pStyle w:val="ReqText"/>
              <w:jc w:val="both"/>
              <w:rPr>
                <w:ins w:id="1824" w:author="TRIANO José" w:date="2024-09-18T11:14:00Z"/>
                <w:i w:val="0"/>
                <w:iCs w:val="0"/>
                <w:color w:val="auto"/>
              </w:rPr>
            </w:pPr>
            <w:ins w:id="1825" w:author="TRIANO José" w:date="2024-09-18T11:14:00Z">
              <w:r w:rsidRPr="00FE6E9A">
                <w:rPr>
                  <w:i w:val="0"/>
                  <w:iCs w:val="0"/>
                  <w:color w:val="auto"/>
                </w:rPr>
                <w:t>Lors de l'affectation d’un marqueur à un, p.</w:t>
              </w:r>
            </w:ins>
            <w:ins w:id="1826" w:author="TRIANO José" w:date="2024-09-18T11:15:00Z">
              <w:r w:rsidRPr="00FE6E9A">
                <w:rPr>
                  <w:i w:val="0"/>
                  <w:iCs w:val="0"/>
                  <w:color w:val="auto"/>
                </w:rPr>
                <w:t xml:space="preserve">e. </w:t>
              </w:r>
            </w:ins>
            <w:ins w:id="1827" w:author="TRIANO José" w:date="2024-09-18T11:14:00Z">
              <w:r w:rsidRPr="00FE6E9A">
                <w:rPr>
                  <w:i w:val="0"/>
                  <w:iCs w:val="0"/>
                  <w:color w:val="auto"/>
                </w:rPr>
                <w:t>le marqueur « véhicule en test », le Traffic Mgr doit mémoriser la valeur de ce marqueur.</w:t>
              </w:r>
            </w:ins>
          </w:p>
          <w:p w14:paraId="1B55F81D" w14:textId="77777777" w:rsidR="00A77225" w:rsidRPr="00FE6E9A" w:rsidRDefault="009922CA" w:rsidP="009922CA">
            <w:pPr>
              <w:pStyle w:val="ReqText"/>
              <w:jc w:val="both"/>
              <w:rPr>
                <w:ins w:id="1828" w:author="TRIANO José" w:date="2024-09-18T17:12:00Z"/>
                <w:i w:val="0"/>
                <w:iCs w:val="0"/>
                <w:color w:val="auto"/>
              </w:rPr>
            </w:pPr>
            <w:ins w:id="1829" w:author="TRIANO José" w:date="2024-09-18T11:15:00Z">
              <w:r w:rsidRPr="00FE6E9A">
                <w:rPr>
                  <w:i w:val="0"/>
                  <w:iCs w:val="0"/>
                  <w:color w:val="auto"/>
                </w:rPr>
                <w:t>Au démarrage du Traffic Mgr, le Traffic Mgr doit initialiser les marqueurs d'un véhicule aux valeurs qui ont été mémorisées pour ce véhicule.</w:t>
              </w:r>
            </w:ins>
          </w:p>
          <w:p w14:paraId="0018C059" w14:textId="2F2CED2F" w:rsidR="00FE6E9A" w:rsidRDefault="00FE6E9A" w:rsidP="005909E4">
            <w:pPr>
              <w:jc w:val="both"/>
            </w:pPr>
            <w:r>
              <w:t xml:space="preserve">Exemples de marqueurs : </w:t>
            </w:r>
          </w:p>
          <w:p w14:paraId="780F70C9" w14:textId="72F36FE6" w:rsidR="005909E4" w:rsidRPr="00FE6E9A" w:rsidRDefault="005909E4" w:rsidP="005909E4">
            <w:pPr>
              <w:jc w:val="both"/>
              <w:rPr>
                <w:ins w:id="1830" w:author="TRIANO José" w:date="2024-09-18T17:12:00Z"/>
                <w:u w:val="single"/>
              </w:rPr>
            </w:pPr>
            <w:ins w:id="1831" w:author="TRIANO José" w:date="2024-09-18T17:12:00Z">
              <w:r w:rsidRPr="00FE6E9A">
                <w:rPr>
                  <w:u w:val="single"/>
                </w:rPr>
                <w:t>Planifié pour nettoyage :</w:t>
              </w:r>
            </w:ins>
          </w:p>
          <w:p w14:paraId="1B2863DF" w14:textId="77777777" w:rsidR="005909E4" w:rsidRPr="00FE6E9A" w:rsidRDefault="005909E4" w:rsidP="00FE6E9A">
            <w:pPr>
              <w:pStyle w:val="ReqText"/>
              <w:numPr>
                <w:ilvl w:val="0"/>
                <w:numId w:val="107"/>
              </w:numPr>
              <w:jc w:val="both"/>
              <w:rPr>
                <w:ins w:id="1832" w:author="TRIANO José" w:date="2024-09-18T17:12:00Z"/>
                <w:i w:val="0"/>
                <w:iCs w:val="0"/>
                <w:color w:val="auto"/>
              </w:rPr>
            </w:pPr>
            <w:commentRangeStart w:id="1833"/>
            <w:ins w:id="1834" w:author="TRIANO José" w:date="2024-09-18T17:12:00Z">
              <w:r w:rsidRPr="00FE6E9A">
                <w:rPr>
                  <w:i w:val="0"/>
                  <w:iCs w:val="0"/>
                  <w:color w:val="auto"/>
                </w:rPr>
                <w:t>Le Traffic Mgr doit permettre à un utilisateur d’affecter le marqueur « planifié pour nettoyage » à un véhicule</w:t>
              </w:r>
            </w:ins>
            <w:commentRangeEnd w:id="1833"/>
            <w:r w:rsidR="00BA4732" w:rsidRPr="00FE6E9A">
              <w:rPr>
                <w:i w:val="0"/>
                <w:iCs w:val="0"/>
                <w:color w:val="auto"/>
              </w:rPr>
              <w:commentReference w:id="1833"/>
            </w:r>
            <w:ins w:id="1835" w:author="TRIANO José" w:date="2024-09-18T17:12:00Z">
              <w:r w:rsidRPr="00FE6E9A">
                <w:rPr>
                  <w:i w:val="0"/>
                  <w:iCs w:val="0"/>
                  <w:color w:val="auto"/>
                </w:rPr>
                <w:t>.</w:t>
              </w:r>
            </w:ins>
          </w:p>
          <w:p w14:paraId="5696B1C2" w14:textId="77777777" w:rsidR="005909E4" w:rsidRPr="00FE6E9A" w:rsidRDefault="005909E4" w:rsidP="00FE6E9A">
            <w:pPr>
              <w:pStyle w:val="ReqText"/>
              <w:numPr>
                <w:ilvl w:val="0"/>
                <w:numId w:val="107"/>
              </w:numPr>
              <w:jc w:val="both"/>
              <w:rPr>
                <w:ins w:id="1836" w:author="TRIANO José" w:date="2024-09-18T17:12:00Z"/>
                <w:i w:val="0"/>
                <w:iCs w:val="0"/>
                <w:color w:val="auto"/>
              </w:rPr>
            </w:pPr>
            <w:commentRangeStart w:id="1837"/>
            <w:ins w:id="1838" w:author="TRIANO José" w:date="2024-09-18T17:12:00Z">
              <w:r w:rsidRPr="00FE6E9A">
                <w:rPr>
                  <w:i w:val="0"/>
                  <w:iCs w:val="0"/>
                  <w:color w:val="auto"/>
                </w:rPr>
                <w:t>Le Traffic Mgr doit permettre à un utilisateur de supprimer le marqueur « planifié pour nettoyage » d'un véhicule.</w:t>
              </w:r>
            </w:ins>
            <w:commentRangeEnd w:id="1837"/>
            <w:r w:rsidR="00BA4732" w:rsidRPr="00FE6E9A">
              <w:rPr>
                <w:i w:val="0"/>
                <w:iCs w:val="0"/>
                <w:color w:val="auto"/>
              </w:rPr>
              <w:commentReference w:id="1837"/>
            </w:r>
          </w:p>
          <w:p w14:paraId="6E2E4B25" w14:textId="77777777" w:rsidR="005909E4" w:rsidRPr="00FE6E9A" w:rsidRDefault="005909E4" w:rsidP="005909E4">
            <w:pPr>
              <w:jc w:val="both"/>
              <w:rPr>
                <w:ins w:id="1839" w:author="TRIANO José" w:date="2024-09-18T17:12:00Z"/>
                <w:u w:val="single"/>
              </w:rPr>
            </w:pPr>
            <w:ins w:id="1840" w:author="TRIANO José" w:date="2024-09-18T17:12:00Z">
              <w:r w:rsidRPr="00FE6E9A">
                <w:rPr>
                  <w:u w:val="single"/>
                </w:rPr>
                <w:t>Planifié pour maintenance technique :</w:t>
              </w:r>
            </w:ins>
          </w:p>
          <w:p w14:paraId="5655CC73" w14:textId="77777777" w:rsidR="005909E4" w:rsidRPr="00FE6E9A" w:rsidRDefault="005909E4" w:rsidP="00FE6E9A">
            <w:pPr>
              <w:pStyle w:val="ReqText"/>
              <w:numPr>
                <w:ilvl w:val="0"/>
                <w:numId w:val="106"/>
              </w:numPr>
              <w:jc w:val="both"/>
              <w:rPr>
                <w:ins w:id="1841" w:author="TRIANO José" w:date="2024-09-18T17:12:00Z"/>
                <w:i w:val="0"/>
                <w:iCs w:val="0"/>
                <w:color w:val="auto"/>
              </w:rPr>
            </w:pPr>
            <w:ins w:id="1842" w:author="TRIANO José" w:date="2024-09-18T17:12:00Z">
              <w:r w:rsidRPr="00FE6E9A">
                <w:rPr>
                  <w:i w:val="0"/>
                  <w:iCs w:val="0"/>
                  <w:color w:val="auto"/>
                </w:rPr>
                <w:t>Le Traffic Mgr doit permettre à un utilisateur d’affecter le marqueur « planifié pour maintenance technique » à un véhicule.</w:t>
              </w:r>
            </w:ins>
          </w:p>
          <w:p w14:paraId="4148F61D" w14:textId="77777777" w:rsidR="005909E4" w:rsidRPr="00FE6E9A" w:rsidRDefault="005909E4" w:rsidP="00FE6E9A">
            <w:pPr>
              <w:pStyle w:val="ReqText"/>
              <w:numPr>
                <w:ilvl w:val="0"/>
                <w:numId w:val="106"/>
              </w:numPr>
              <w:jc w:val="both"/>
              <w:rPr>
                <w:ins w:id="1843" w:author="TRIANO José" w:date="2024-09-18T17:12:00Z"/>
                <w:i w:val="0"/>
                <w:iCs w:val="0"/>
                <w:color w:val="auto"/>
              </w:rPr>
            </w:pPr>
            <w:ins w:id="1844" w:author="TRIANO José" w:date="2024-09-18T17:12:00Z">
              <w:r w:rsidRPr="00FE6E9A">
                <w:rPr>
                  <w:i w:val="0"/>
                  <w:iCs w:val="0"/>
                  <w:color w:val="auto"/>
                </w:rPr>
                <w:t>Le Traffic Mgr doit permettre à un utilisateur d’indiquer ou de modifier, l’emplacement où le véhicule est attendu pour maintenance.</w:t>
              </w:r>
            </w:ins>
          </w:p>
          <w:p w14:paraId="0A1992C7" w14:textId="74D64A8E" w:rsidR="005909E4" w:rsidRPr="00FE6E9A" w:rsidRDefault="005909E4" w:rsidP="00FE6E9A">
            <w:pPr>
              <w:pStyle w:val="ReqText"/>
              <w:numPr>
                <w:ilvl w:val="0"/>
                <w:numId w:val="106"/>
              </w:numPr>
              <w:jc w:val="both"/>
              <w:rPr>
                <w:ins w:id="1845" w:author="TRIANO José" w:date="2024-09-18T17:12:00Z"/>
                <w:i w:val="0"/>
                <w:iCs w:val="0"/>
                <w:color w:val="auto"/>
              </w:rPr>
            </w:pPr>
            <w:ins w:id="1846" w:author="TRIANO José" w:date="2024-09-18T17:12:00Z">
              <w:r w:rsidRPr="00FE6E9A">
                <w:rPr>
                  <w:i w:val="0"/>
                  <w:iCs w:val="0"/>
                  <w:color w:val="auto"/>
                </w:rPr>
                <w:t>Le Traffic Mgr doit permettre à un utilisateur de supprimer le marqueur « planifié pour maintenance technique » d'un véhicule.</w:t>
              </w:r>
            </w:ins>
          </w:p>
          <w:p w14:paraId="4C5B0C55" w14:textId="62FE0443" w:rsidR="005909E4" w:rsidRPr="00FE6E9A" w:rsidRDefault="005909E4" w:rsidP="00FE6E9A">
            <w:pPr>
              <w:pStyle w:val="ReqText"/>
              <w:numPr>
                <w:ilvl w:val="0"/>
                <w:numId w:val="106"/>
              </w:numPr>
              <w:jc w:val="both"/>
              <w:rPr>
                <w:ins w:id="1847" w:author="TRIANO José" w:date="2024-09-18T10:21:00Z"/>
                <w:i w:val="0"/>
                <w:iCs w:val="0"/>
                <w:color w:val="auto"/>
              </w:rPr>
            </w:pPr>
            <w:ins w:id="1848" w:author="TRIANO José" w:date="2024-09-18T17:12:00Z">
              <w:r w:rsidRPr="00FE6E9A">
                <w:rPr>
                  <w:i w:val="0"/>
                  <w:iCs w:val="0"/>
                  <w:color w:val="auto"/>
                </w:rPr>
                <w:t>Lorsqu'un utilisateur supprime le marqueur « planifié pour maintenance technique », le Traffic Mgr doit supprimer l'emplacement où le véhicule est attendu pour maintenance.</w:t>
              </w:r>
            </w:ins>
          </w:p>
        </w:tc>
      </w:tr>
      <w:tr w:rsidR="00494E7C" w14:paraId="6AD735F4" w14:textId="77777777" w:rsidTr="002E0C57">
        <w:trPr>
          <w:ins w:id="1849" w:author="TRIANO José" w:date="2024-09-18T10:21:00Z"/>
        </w:trPr>
        <w:tc>
          <w:tcPr>
            <w:tcW w:w="1842" w:type="dxa"/>
          </w:tcPr>
          <w:p w14:paraId="60790E52" w14:textId="77777777" w:rsidR="00A77225" w:rsidRDefault="00A77225" w:rsidP="002E0C57">
            <w:pPr>
              <w:rPr>
                <w:ins w:id="1850" w:author="TRIANO José" w:date="2024-09-18T10:21:00Z"/>
              </w:rPr>
            </w:pPr>
            <w:ins w:id="1851" w:author="TRIANO José" w:date="2024-09-18T10:21:00Z">
              <w:r>
                <w:t>Inputs</w:t>
              </w:r>
            </w:ins>
          </w:p>
        </w:tc>
        <w:tc>
          <w:tcPr>
            <w:tcW w:w="7446" w:type="dxa"/>
          </w:tcPr>
          <w:p w14:paraId="1F27508F" w14:textId="77777777" w:rsidR="00A77225" w:rsidRDefault="00A77225" w:rsidP="002E0C57">
            <w:pPr>
              <w:rPr>
                <w:ins w:id="1852" w:author="TRIANO José" w:date="2024-09-18T10:21:00Z"/>
              </w:rPr>
            </w:pPr>
            <w:commentRangeStart w:id="1853"/>
            <w:ins w:id="1854" w:author="TRIANO José" w:date="2024-09-18T10:21:00Z">
              <w:r>
                <w:t>Fleet Mgr</w:t>
              </w:r>
            </w:ins>
            <w:commentRangeEnd w:id="1853"/>
            <w:r w:rsidR="0064229F">
              <w:rPr>
                <w:rStyle w:val="Marquedecommentaire"/>
                <w:rFonts w:asciiTheme="minorHAnsi" w:hAnsiTheme="minorHAnsi" w:cstheme="minorBidi"/>
                <w:kern w:val="2"/>
                <w14:ligatures w14:val="standardContextual"/>
              </w:rPr>
              <w:commentReference w:id="1853"/>
            </w:r>
          </w:p>
        </w:tc>
      </w:tr>
      <w:tr w:rsidR="00494E7C" w14:paraId="5FCC0AB1" w14:textId="77777777" w:rsidTr="002E0C57">
        <w:trPr>
          <w:ins w:id="1855" w:author="TRIANO José" w:date="2024-09-18T10:21:00Z"/>
        </w:trPr>
        <w:tc>
          <w:tcPr>
            <w:tcW w:w="1842" w:type="dxa"/>
          </w:tcPr>
          <w:p w14:paraId="35763BD4" w14:textId="77777777" w:rsidR="00A77225" w:rsidRDefault="00A77225" w:rsidP="002E0C57">
            <w:pPr>
              <w:rPr>
                <w:ins w:id="1856" w:author="TRIANO José" w:date="2024-09-18T10:21:00Z"/>
              </w:rPr>
            </w:pPr>
            <w:ins w:id="1857" w:author="TRIANO José" w:date="2024-09-18T10:21:00Z">
              <w:r>
                <w:t>Outputs</w:t>
              </w:r>
            </w:ins>
          </w:p>
        </w:tc>
        <w:tc>
          <w:tcPr>
            <w:tcW w:w="7446" w:type="dxa"/>
          </w:tcPr>
          <w:p w14:paraId="13E201CB" w14:textId="1EF26CFD" w:rsidR="00A77225" w:rsidRDefault="00A77225" w:rsidP="002E0C57">
            <w:pPr>
              <w:rPr>
                <w:ins w:id="1858" w:author="TRIANO José" w:date="2024-09-18T10:21:00Z"/>
              </w:rPr>
            </w:pPr>
            <w:ins w:id="1859" w:author="TRIANO José" w:date="2024-09-18T10:21:00Z">
              <w:r>
                <w:t xml:space="preserve">Affichage des </w:t>
              </w:r>
            </w:ins>
            <w:ins w:id="1860" w:author="TRIANO José" w:date="2024-09-18T11:15:00Z">
              <w:r w:rsidR="0053395C">
                <w:t>marqueurs s</w:t>
              </w:r>
            </w:ins>
            <w:ins w:id="1861" w:author="TRIANO José" w:date="2024-09-18T11:16:00Z">
              <w:r w:rsidR="0053395C">
                <w:t xml:space="preserve">ur le </w:t>
              </w:r>
              <w:commentRangeStart w:id="1862"/>
              <w:r w:rsidR="0053395C">
                <w:t>Frontend</w:t>
              </w:r>
            </w:ins>
            <w:commentRangeEnd w:id="1862"/>
            <w:r w:rsidR="0064229F">
              <w:rPr>
                <w:rStyle w:val="Marquedecommentaire"/>
                <w:rFonts w:asciiTheme="minorHAnsi" w:hAnsiTheme="minorHAnsi" w:cstheme="minorBidi"/>
                <w:kern w:val="2"/>
                <w14:ligatures w14:val="standardContextual"/>
              </w:rPr>
              <w:commentReference w:id="1862"/>
            </w:r>
            <w:ins w:id="1863" w:author="TRIANO José" w:date="2024-09-18T11:16:00Z">
              <w:r w:rsidR="0053395C">
                <w:t xml:space="preserve">. </w:t>
              </w:r>
            </w:ins>
          </w:p>
        </w:tc>
      </w:tr>
      <w:tr w:rsidR="00494E7C" w14:paraId="1CF38B90" w14:textId="77777777" w:rsidTr="002E0C57">
        <w:trPr>
          <w:ins w:id="1864" w:author="TRIANO José" w:date="2024-09-18T11:15:00Z"/>
        </w:trPr>
        <w:tc>
          <w:tcPr>
            <w:tcW w:w="1842" w:type="dxa"/>
          </w:tcPr>
          <w:p w14:paraId="7492E938" w14:textId="190D83BB" w:rsidR="009922CA" w:rsidRDefault="009B6746" w:rsidP="002E0C57">
            <w:pPr>
              <w:rPr>
                <w:ins w:id="1865" w:author="TRIANO José" w:date="2024-09-18T11:15:00Z"/>
              </w:rPr>
            </w:pPr>
            <w:ins w:id="1866" w:author="TRIANO José" w:date="2024-09-18T16:26:00Z">
              <w:r>
                <w:t>Diagramme</w:t>
              </w:r>
            </w:ins>
          </w:p>
        </w:tc>
        <w:tc>
          <w:tcPr>
            <w:tcW w:w="7446" w:type="dxa"/>
          </w:tcPr>
          <w:p w14:paraId="4309F3D1" w14:textId="1FF802D8" w:rsidR="009922CA" w:rsidRDefault="0088542D">
            <w:pPr>
              <w:jc w:val="center"/>
              <w:rPr>
                <w:ins w:id="1867" w:author="TRIANO José" w:date="2024-09-18T11:15:00Z"/>
              </w:rPr>
              <w:pPrChange w:id="1868" w:author="TRIANO José" w:date="2024-09-18T16:30:00Z">
                <w:pPr/>
              </w:pPrChange>
            </w:pPr>
            <w:ins w:id="1869" w:author="TRIANO José" w:date="2024-09-18T16:30:00Z">
              <w:r w:rsidRPr="0088542D">
                <w:rPr>
                  <w:noProof/>
                </w:rPr>
                <w:drawing>
                  <wp:inline distT="0" distB="0" distL="0" distR="0" wp14:anchorId="0891CE1F" wp14:editId="5201625A">
                    <wp:extent cx="2131463" cy="3949700"/>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6741" cy="3959480"/>
                            </a:xfrm>
                            <a:prstGeom prst="rect">
                              <a:avLst/>
                            </a:prstGeom>
                          </pic:spPr>
                        </pic:pic>
                      </a:graphicData>
                    </a:graphic>
                  </wp:inline>
                </w:drawing>
              </w:r>
            </w:ins>
          </w:p>
        </w:tc>
      </w:tr>
    </w:tbl>
    <w:p w14:paraId="30573B01" w14:textId="3600ECB5" w:rsidR="00A77225" w:rsidDel="005D0FC9" w:rsidRDefault="00A77225" w:rsidP="00C82597">
      <w:pPr>
        <w:jc w:val="both"/>
        <w:rPr>
          <w:del w:id="1870" w:author="TRIANO José" w:date="2024-09-18T11:13:00Z"/>
        </w:rPr>
      </w:pPr>
    </w:p>
    <w:p w14:paraId="513E3ECA" w14:textId="77777777" w:rsidR="005D0FC9" w:rsidRPr="00A77225" w:rsidRDefault="005D0FC9">
      <w:pPr>
        <w:rPr>
          <w:ins w:id="1871" w:author="TRIANO José" w:date="2024-09-18T11:16:00Z"/>
        </w:rPr>
        <w:pPrChange w:id="1872" w:author="TRIANO José" w:date="2024-09-18T10:21:00Z">
          <w:pPr>
            <w:pStyle w:val="Titre4"/>
          </w:pPr>
        </w:pPrChange>
      </w:pPr>
    </w:p>
    <w:p w14:paraId="4A6BE53D" w14:textId="6D70DFA0" w:rsidR="00D2222B" w:rsidRPr="00D2222B" w:rsidDel="0053395C" w:rsidRDefault="00266926" w:rsidP="00D2222B">
      <w:pPr>
        <w:pStyle w:val="Titre4"/>
        <w:numPr>
          <w:ilvl w:val="0"/>
          <w:numId w:val="0"/>
        </w:numPr>
        <w:ind w:left="4834"/>
        <w:rPr>
          <w:del w:id="1873" w:author="TRIANO José" w:date="2024-09-18T11:15:00Z"/>
          <w:rPrChange w:id="1874" w:author="TRIANO José" w:date="2024-09-18T11:12:00Z">
            <w:rPr>
              <w:del w:id="1875" w:author="TRIANO José" w:date="2024-09-18T11:15:00Z"/>
              <w:lang w:val="en-GB"/>
            </w:rPr>
          </w:rPrChange>
        </w:rPr>
      </w:pPr>
      <w:bookmarkStart w:id="1876" w:name="_Toc196744678"/>
      <w:r w:rsidRPr="00D2222B">
        <w:rPr>
          <w:i/>
          <w:iCs/>
        </w:rPr>
        <w:t>1.3.2.4</w:t>
      </w:r>
      <w:r w:rsidR="00A34FC5" w:rsidRPr="00D2222B">
        <w:rPr>
          <w:i/>
          <w:iCs/>
        </w:rPr>
        <w:t xml:space="preserve"> </w:t>
      </w:r>
      <w:r w:rsidR="00D2222B" w:rsidRPr="00D2222B">
        <w:t>Etat d’aptitude à l’exploitation du véhicule</w:t>
      </w:r>
      <w:bookmarkEnd w:id="1876"/>
      <w:del w:id="1877" w:author="TRIANO José" w:date="2024-09-18T11:15:00Z">
        <w:r w:rsidR="00D2222B" w:rsidRPr="00D2222B" w:rsidDel="0053395C">
          <w:rPr>
            <w:b w:val="0"/>
            <w:bCs w:val="0"/>
            <w:rPrChange w:id="1878" w:author="TRIANO José" w:date="2024-09-18T11:12:00Z">
              <w:rPr>
                <w:b w:val="0"/>
                <w:bCs w:val="0"/>
                <w:i/>
                <w:iCs/>
                <w:color w:val="FF0000"/>
                <w:lang w:val="en-GB"/>
              </w:rPr>
            </w:rPrChange>
          </w:rPr>
          <w:delText>[Exi_TM_TR_01_03_xxxx-PROCESSING]</w:delText>
        </w:r>
      </w:del>
    </w:p>
    <w:p w14:paraId="2846428F" w14:textId="77777777" w:rsidR="00D2222B" w:rsidRPr="00D2222B" w:rsidDel="0053395C" w:rsidRDefault="00D2222B" w:rsidP="00D2222B">
      <w:pPr>
        <w:pStyle w:val="Titre4"/>
        <w:numPr>
          <w:ilvl w:val="0"/>
          <w:numId w:val="0"/>
        </w:numPr>
        <w:ind w:left="4834"/>
        <w:rPr>
          <w:del w:id="1879" w:author="TRIANO José" w:date="2024-09-18T11:15:00Z"/>
        </w:rPr>
      </w:pPr>
      <w:del w:id="1880" w:author="TRIANO José" w:date="2024-09-18T11:15:00Z">
        <w:r w:rsidRPr="00D2222B" w:rsidDel="0053395C">
          <w:delText>Lors de l'affectation d'une valeur à un marqueur d'un véhicule autre que le marqueur « véhicule ouvreur » ou le marqueur « véhicule en test », le Traffic Mgr doit mémoriser la valeur de ce marqueur.</w:delText>
        </w:r>
      </w:del>
    </w:p>
    <w:p w14:paraId="2A7422EB" w14:textId="77777777" w:rsidR="00D2222B" w:rsidRPr="00D2222B" w:rsidDel="0053395C" w:rsidRDefault="00D2222B" w:rsidP="00D2222B">
      <w:pPr>
        <w:pStyle w:val="Titre4"/>
        <w:numPr>
          <w:ilvl w:val="0"/>
          <w:numId w:val="0"/>
        </w:numPr>
        <w:ind w:left="4834"/>
        <w:rPr>
          <w:del w:id="1881" w:author="TRIANO José" w:date="2024-09-18T11:15:00Z"/>
        </w:rPr>
      </w:pPr>
      <w:del w:id="1882" w:author="TRIANO José" w:date="2024-09-18T11:15:00Z">
        <w:r w:rsidRPr="00D2222B" w:rsidDel="0053395C">
          <w:delText>[Exi_TM_TR_01_03_xxxx-PROCESSING]</w:delText>
        </w:r>
      </w:del>
    </w:p>
    <w:p w14:paraId="446C6956" w14:textId="77777777" w:rsidR="00D2222B" w:rsidRPr="00D2222B" w:rsidDel="0053395C" w:rsidRDefault="00D2222B" w:rsidP="00D2222B">
      <w:pPr>
        <w:pStyle w:val="Titre4"/>
        <w:numPr>
          <w:ilvl w:val="0"/>
          <w:numId w:val="0"/>
        </w:numPr>
        <w:ind w:left="4834"/>
        <w:rPr>
          <w:del w:id="1883" w:author="TRIANO José" w:date="2024-09-18T11:15:00Z"/>
        </w:rPr>
      </w:pPr>
      <w:del w:id="1884" w:author="TRIANO José" w:date="2024-09-18T11:15:00Z">
        <w:r w:rsidRPr="00D2222B" w:rsidDel="0053395C">
          <w:delText>Au démarrage du Traffic Mgr, le Traffic Mgr doit initialiser les marqueurs d'un véhicule aux valeurs qui ont été mémorisées pour ce véhicule.</w:delText>
        </w:r>
      </w:del>
    </w:p>
    <w:p w14:paraId="0E11EB87" w14:textId="77777777" w:rsidR="00D2222B" w:rsidRPr="00D2222B" w:rsidDel="00C44D19" w:rsidRDefault="00D2222B" w:rsidP="00D2222B">
      <w:pPr>
        <w:pStyle w:val="Titre4"/>
        <w:numPr>
          <w:ilvl w:val="0"/>
          <w:numId w:val="0"/>
        </w:numPr>
        <w:ind w:left="4834"/>
        <w:rPr>
          <w:del w:id="1885" w:author="TRIANO José" w:date="2024-09-18T17:16:00Z"/>
        </w:rPr>
      </w:pPr>
      <w:moveFromRangeStart w:id="1886" w:author="TRIANO José" w:date="2024-09-18T17:16:00Z" w:name="move177570874"/>
      <w:del w:id="1887" w:author="TRIANO José" w:date="2024-09-18T17:16:00Z">
        <w:r w:rsidRPr="00D2222B" w:rsidDel="00C44D19">
          <w:delText>Etat d’aptitude à l’exploitation du véhicule :</w:delText>
        </w:r>
      </w:del>
    </w:p>
    <w:p w14:paraId="60854101" w14:textId="77777777" w:rsidR="00D2222B" w:rsidRPr="00D2222B" w:rsidDel="00C44D19" w:rsidRDefault="00D2222B" w:rsidP="00D2222B">
      <w:pPr>
        <w:pStyle w:val="Titre4"/>
        <w:numPr>
          <w:ilvl w:val="0"/>
          <w:numId w:val="0"/>
        </w:numPr>
        <w:ind w:left="4834"/>
        <w:rPr>
          <w:del w:id="1888" w:author="TRIANO José" w:date="2024-09-18T17:16:00Z"/>
        </w:rPr>
      </w:pPr>
      <w:del w:id="1889" w:author="TRIANO José" w:date="2024-09-18T17:16:00Z">
        <w:r w:rsidRPr="00D2222B" w:rsidDel="00C44D19">
          <w:delText xml:space="preserve">[Exi_TM_TR_01_03_xxxx-PROCESSING] </w:delText>
        </w:r>
      </w:del>
    </w:p>
    <w:p w14:paraId="731BAE95" w14:textId="77777777" w:rsidR="00D2222B" w:rsidRPr="00D2222B" w:rsidDel="00C44D19" w:rsidRDefault="00D2222B" w:rsidP="00D2222B">
      <w:pPr>
        <w:pStyle w:val="Titre4"/>
        <w:numPr>
          <w:ilvl w:val="0"/>
          <w:numId w:val="0"/>
        </w:numPr>
        <w:ind w:left="4834"/>
        <w:rPr>
          <w:del w:id="1890" w:author="TRIANO José" w:date="2024-09-18T17:16:00Z"/>
        </w:rPr>
      </w:pPr>
      <w:del w:id="1891" w:author="TRIANO José" w:date="2024-09-18T17:16:00Z">
        <w:r w:rsidRPr="00D2222B" w:rsidDel="00C44D19">
          <w:delText>Lorsque la valeur de l’état de communication d’un véhicule est « non communicant » le Traffic Mgr doit fixer la valeur de l’état d’aptitude à l’exploitation d’un véhicule à « Inapte à l’exploitation ».</w:delText>
        </w:r>
      </w:del>
    </w:p>
    <w:p w14:paraId="08058790" w14:textId="77777777" w:rsidR="00D2222B" w:rsidRPr="00D2222B" w:rsidDel="00C44D19" w:rsidRDefault="00D2222B" w:rsidP="00D2222B">
      <w:pPr>
        <w:pStyle w:val="Titre4"/>
        <w:numPr>
          <w:ilvl w:val="0"/>
          <w:numId w:val="0"/>
        </w:numPr>
        <w:ind w:left="4834"/>
        <w:rPr>
          <w:del w:id="1892" w:author="TRIANO José" w:date="2024-09-18T17:16:00Z"/>
        </w:rPr>
      </w:pPr>
      <w:del w:id="1893" w:author="TRIANO José" w:date="2024-09-18T17:16:00Z">
        <w:r w:rsidRPr="00D2222B" w:rsidDel="00C44D19">
          <w:delText xml:space="preserve">[Exi_TM_TR_01_03_xxxx-PROCESSING] </w:delText>
        </w:r>
      </w:del>
    </w:p>
    <w:p w14:paraId="572E557C" w14:textId="77777777" w:rsidR="00D2222B" w:rsidRPr="00D2222B" w:rsidRDefault="00D2222B" w:rsidP="00D2222B">
      <w:pPr>
        <w:pStyle w:val="Titre4"/>
        <w:numPr>
          <w:ilvl w:val="0"/>
          <w:numId w:val="0"/>
        </w:numPr>
        <w:ind w:left="4834"/>
      </w:pPr>
      <w:del w:id="1894" w:author="TRIANO José" w:date="2024-09-18T17:16:00Z">
        <w:r w:rsidRPr="00D2222B" w:rsidDel="00C44D19">
          <w:delText>Lorsque la valeur de l’état de communication d’un véhicule est « communicant » le Traffic Mgr doit fixer la valeur de l’état d’aptitude à l’exploitation d’un véhicule à « Apte à l’exploitation ».</w:delText>
        </w:r>
      </w:del>
      <w:moveFromRangeEnd w:id="1886"/>
    </w:p>
    <w:p w14:paraId="11E66BB1" w14:textId="27925C67" w:rsidR="002E102E" w:rsidRDefault="002E102E" w:rsidP="00266926">
      <w:pPr>
        <w:pStyle w:val="ReqText"/>
        <w:ind w:left="2832" w:firstLine="708"/>
        <w:jc w:val="both"/>
        <w:rPr>
          <w:ins w:id="1895" w:author="TRIANO José" w:date="2024-09-18T16:30:00Z"/>
        </w:rPr>
      </w:pPr>
    </w:p>
    <w:tbl>
      <w:tblPr>
        <w:tblStyle w:val="Grilledutableau"/>
        <w:tblW w:w="0" w:type="auto"/>
        <w:tblLook w:val="04A0" w:firstRow="1" w:lastRow="0" w:firstColumn="1" w:lastColumn="0" w:noHBand="0" w:noVBand="1"/>
      </w:tblPr>
      <w:tblGrid>
        <w:gridCol w:w="1842"/>
        <w:gridCol w:w="7446"/>
      </w:tblGrid>
      <w:tr w:rsidR="00494E7C" w14:paraId="50BD2B79" w14:textId="77777777" w:rsidTr="0073047E">
        <w:trPr>
          <w:ins w:id="1896" w:author="TRIANO José" w:date="2024-09-18T16:30:00Z"/>
        </w:trPr>
        <w:tc>
          <w:tcPr>
            <w:tcW w:w="1842" w:type="dxa"/>
          </w:tcPr>
          <w:p w14:paraId="1C290813" w14:textId="77777777" w:rsidR="002E102E" w:rsidRDefault="002E102E" w:rsidP="0073047E">
            <w:pPr>
              <w:rPr>
                <w:ins w:id="1897" w:author="TRIANO José" w:date="2024-09-18T16:30:00Z"/>
              </w:rPr>
            </w:pPr>
            <w:ins w:id="1898" w:author="TRIANO José" w:date="2024-09-18T16:30:00Z">
              <w:r>
                <w:t>Résultat attendu</w:t>
              </w:r>
            </w:ins>
          </w:p>
        </w:tc>
        <w:tc>
          <w:tcPr>
            <w:tcW w:w="7446" w:type="dxa"/>
          </w:tcPr>
          <w:p w14:paraId="6D27921F" w14:textId="51991C95" w:rsidR="002E102E" w:rsidRDefault="002E102E" w:rsidP="0073047E">
            <w:pPr>
              <w:rPr>
                <w:ins w:id="1899" w:author="TRIANO José" w:date="2024-09-18T16:30:00Z"/>
              </w:rPr>
            </w:pPr>
            <w:ins w:id="1900" w:author="TRIANO José" w:date="2024-09-18T16:31:00Z">
              <w:r>
                <w:rPr>
                  <w:u w:val="single"/>
                </w:rPr>
                <w:t>Etat d’aptitude à l’exploitation du véhicule</w:t>
              </w:r>
              <w:r w:rsidRPr="000C638D">
                <w:rPr>
                  <w:u w:val="single"/>
                </w:rPr>
                <w:t> </w:t>
              </w:r>
            </w:ins>
          </w:p>
        </w:tc>
      </w:tr>
      <w:tr w:rsidR="00494E7C" w14:paraId="3C76EA5C" w14:textId="77777777" w:rsidTr="0073047E">
        <w:trPr>
          <w:ins w:id="1901" w:author="TRIANO José" w:date="2024-09-18T16:30:00Z"/>
        </w:trPr>
        <w:tc>
          <w:tcPr>
            <w:tcW w:w="1842" w:type="dxa"/>
          </w:tcPr>
          <w:p w14:paraId="674BC0B3" w14:textId="77777777" w:rsidR="002E102E" w:rsidRDefault="002E102E" w:rsidP="0073047E">
            <w:pPr>
              <w:rPr>
                <w:ins w:id="1902" w:author="TRIANO José" w:date="2024-09-18T16:30:00Z"/>
              </w:rPr>
            </w:pPr>
            <w:ins w:id="1903" w:author="TRIANO José" w:date="2024-09-18T16:30:00Z">
              <w:r>
                <w:t>Description</w:t>
              </w:r>
            </w:ins>
          </w:p>
        </w:tc>
        <w:tc>
          <w:tcPr>
            <w:tcW w:w="7446" w:type="dxa"/>
          </w:tcPr>
          <w:p w14:paraId="20F0BDAE" w14:textId="77777777" w:rsidR="000C14DD" w:rsidRPr="000C14DD" w:rsidRDefault="000C14DD" w:rsidP="000C14DD">
            <w:pPr>
              <w:pStyle w:val="ReqText"/>
              <w:jc w:val="both"/>
              <w:rPr>
                <w:i w:val="0"/>
                <w:iCs w:val="0"/>
                <w:color w:val="auto"/>
              </w:rPr>
            </w:pPr>
            <w:r w:rsidRPr="000C14DD">
              <w:rPr>
                <w:i w:val="0"/>
                <w:iCs w:val="0"/>
                <w:color w:val="auto"/>
              </w:rPr>
              <w:t>Lorsque la valeur de l’état de communication d’un véhicule est « non communicant » le Traffic Mgr doit fixer la valeur de l’état d’aptitude à l’exploitation d’un véhicule à « Inapte à l’exploitation ».</w:t>
            </w:r>
          </w:p>
          <w:p w14:paraId="351C7CE9" w14:textId="77777777" w:rsidR="000C14DD" w:rsidRPr="000C14DD" w:rsidRDefault="000C14DD" w:rsidP="0073047E">
            <w:pPr>
              <w:pStyle w:val="ReqID"/>
              <w:rPr>
                <w:i w:val="0"/>
                <w:iCs w:val="0"/>
                <w:color w:val="auto"/>
              </w:rPr>
            </w:pPr>
          </w:p>
          <w:p w14:paraId="0B700A69" w14:textId="78EBD0FA" w:rsidR="002E102E" w:rsidRPr="000C14DD" w:rsidRDefault="00A34FC5" w:rsidP="0073047E">
            <w:pPr>
              <w:pStyle w:val="ReqText"/>
              <w:jc w:val="both"/>
              <w:rPr>
                <w:ins w:id="1904" w:author="TRIANO José" w:date="2024-09-18T16:30:00Z"/>
                <w:i w:val="0"/>
                <w:iCs w:val="0"/>
                <w:color w:val="auto"/>
              </w:rPr>
            </w:pPr>
            <w:r w:rsidRPr="00A34FC5">
              <w:rPr>
                <w:i w:val="0"/>
                <w:iCs w:val="0"/>
                <w:color w:val="auto"/>
              </w:rPr>
              <w:t>Lorsque la valeur de l’état de communication d’un véhicule est « communicant » le Traffic Mgr doit fixer la valeur de l’état d’aptitude à l’exploitation d’un véhicule à « Apte à l’exploitation ».</w:t>
            </w:r>
          </w:p>
        </w:tc>
      </w:tr>
      <w:tr w:rsidR="00494E7C" w14:paraId="307D2749" w14:textId="77777777" w:rsidTr="0073047E">
        <w:trPr>
          <w:ins w:id="1905" w:author="TRIANO José" w:date="2024-09-18T16:30:00Z"/>
        </w:trPr>
        <w:tc>
          <w:tcPr>
            <w:tcW w:w="1842" w:type="dxa"/>
          </w:tcPr>
          <w:p w14:paraId="55EAEB52" w14:textId="77777777" w:rsidR="002E102E" w:rsidRDefault="002E102E" w:rsidP="0073047E">
            <w:pPr>
              <w:rPr>
                <w:ins w:id="1906" w:author="TRIANO José" w:date="2024-09-18T16:30:00Z"/>
              </w:rPr>
            </w:pPr>
            <w:ins w:id="1907" w:author="TRIANO José" w:date="2024-09-18T16:30:00Z">
              <w:r>
                <w:t>Inputs</w:t>
              </w:r>
            </w:ins>
          </w:p>
        </w:tc>
        <w:tc>
          <w:tcPr>
            <w:tcW w:w="7446" w:type="dxa"/>
          </w:tcPr>
          <w:p w14:paraId="305285B4" w14:textId="77777777" w:rsidR="002E102E" w:rsidRDefault="002E102E" w:rsidP="0073047E">
            <w:pPr>
              <w:rPr>
                <w:ins w:id="1908" w:author="TRIANO José" w:date="2024-09-18T16:30:00Z"/>
              </w:rPr>
            </w:pPr>
            <w:ins w:id="1909" w:author="TRIANO José" w:date="2024-09-18T16:30:00Z">
              <w:r>
                <w:t>Fleet Mgr</w:t>
              </w:r>
            </w:ins>
          </w:p>
        </w:tc>
      </w:tr>
      <w:tr w:rsidR="00494E7C" w14:paraId="58EB7A1C" w14:textId="77777777" w:rsidTr="0073047E">
        <w:trPr>
          <w:ins w:id="1910" w:author="TRIANO José" w:date="2024-09-18T16:30:00Z"/>
        </w:trPr>
        <w:tc>
          <w:tcPr>
            <w:tcW w:w="1842" w:type="dxa"/>
          </w:tcPr>
          <w:p w14:paraId="7573EFCC" w14:textId="77777777" w:rsidR="002E102E" w:rsidRDefault="002E102E" w:rsidP="0073047E">
            <w:pPr>
              <w:rPr>
                <w:ins w:id="1911" w:author="TRIANO José" w:date="2024-09-18T16:30:00Z"/>
              </w:rPr>
            </w:pPr>
            <w:ins w:id="1912" w:author="TRIANO José" w:date="2024-09-18T16:30:00Z">
              <w:r>
                <w:t>Outputs</w:t>
              </w:r>
            </w:ins>
          </w:p>
        </w:tc>
        <w:tc>
          <w:tcPr>
            <w:tcW w:w="7446" w:type="dxa"/>
          </w:tcPr>
          <w:p w14:paraId="7BC3690E" w14:textId="36835875" w:rsidR="002E102E" w:rsidRDefault="002E102E" w:rsidP="0073047E">
            <w:pPr>
              <w:rPr>
                <w:ins w:id="1913" w:author="TRIANO José" w:date="2024-09-18T16:30:00Z"/>
              </w:rPr>
            </w:pPr>
            <w:ins w:id="1914" w:author="TRIANO José" w:date="2024-09-18T16:30:00Z">
              <w:r>
                <w:t xml:space="preserve">Affichage des </w:t>
              </w:r>
            </w:ins>
            <w:r w:rsidR="00A34FC5">
              <w:t>états des véhicule</w:t>
            </w:r>
            <w:ins w:id="1915" w:author="TRIANO José" w:date="2024-09-18T16:30:00Z">
              <w:r>
                <w:t xml:space="preserve"> sur le Frontend. </w:t>
              </w:r>
            </w:ins>
          </w:p>
        </w:tc>
      </w:tr>
      <w:tr w:rsidR="00494E7C" w14:paraId="0C336347" w14:textId="77777777" w:rsidTr="0073047E">
        <w:trPr>
          <w:ins w:id="1916" w:author="TRIANO José" w:date="2024-09-18T16:30:00Z"/>
        </w:trPr>
        <w:tc>
          <w:tcPr>
            <w:tcW w:w="1842" w:type="dxa"/>
          </w:tcPr>
          <w:p w14:paraId="747EB72A" w14:textId="77777777" w:rsidR="002E102E" w:rsidRDefault="002E102E" w:rsidP="0073047E">
            <w:pPr>
              <w:rPr>
                <w:ins w:id="1917" w:author="TRIANO José" w:date="2024-09-18T16:30:00Z"/>
              </w:rPr>
            </w:pPr>
            <w:ins w:id="1918" w:author="TRIANO José" w:date="2024-09-18T16:30:00Z">
              <w:r>
                <w:t>Diagramme</w:t>
              </w:r>
            </w:ins>
          </w:p>
        </w:tc>
        <w:tc>
          <w:tcPr>
            <w:tcW w:w="7446" w:type="dxa"/>
          </w:tcPr>
          <w:p w14:paraId="3C45AA10" w14:textId="67E562BC" w:rsidR="002E102E" w:rsidRDefault="002E102E" w:rsidP="0073047E">
            <w:pPr>
              <w:jc w:val="center"/>
              <w:rPr>
                <w:ins w:id="1919" w:author="TRIANO José" w:date="2024-09-18T16:30:00Z"/>
              </w:rPr>
            </w:pPr>
          </w:p>
        </w:tc>
      </w:tr>
    </w:tbl>
    <w:p w14:paraId="141D6297" w14:textId="77777777" w:rsidR="002E102E" w:rsidRDefault="002E102E" w:rsidP="00C82597">
      <w:pPr>
        <w:pStyle w:val="ReqText"/>
        <w:jc w:val="both"/>
        <w:rPr>
          <w:ins w:id="1920" w:author="TRIANO José" w:date="2024-09-18T16:54:00Z"/>
        </w:rPr>
      </w:pPr>
    </w:p>
    <w:p w14:paraId="1CD3F1D1" w14:textId="7E838A8C" w:rsidR="00D2222B" w:rsidRPr="00D2222B" w:rsidRDefault="00D2222B" w:rsidP="00D2222B">
      <w:pPr>
        <w:pStyle w:val="Titre4"/>
        <w:numPr>
          <w:ilvl w:val="0"/>
          <w:numId w:val="0"/>
        </w:numPr>
        <w:ind w:left="4834"/>
      </w:pPr>
      <w:bookmarkStart w:id="1921" w:name="_Toc196744679"/>
      <w:r>
        <w:t>1.3.2.5 Gérer les marqueurs automatiques d’un véhicule</w:t>
      </w:r>
      <w:bookmarkEnd w:id="1921"/>
      <w:r>
        <w:t xml:space="preserve"> </w:t>
      </w:r>
    </w:p>
    <w:p w14:paraId="55B85AA5" w14:textId="77777777" w:rsidR="00D2222B" w:rsidRPr="009B6B0F" w:rsidDel="0053395C" w:rsidRDefault="00D2222B" w:rsidP="00D2222B">
      <w:pPr>
        <w:pStyle w:val="ReqText"/>
        <w:ind w:left="2832" w:firstLine="708"/>
        <w:jc w:val="both"/>
        <w:rPr>
          <w:del w:id="1922" w:author="TRIANO José" w:date="2024-09-18T11:15:00Z"/>
        </w:rPr>
      </w:pPr>
      <w:del w:id="1923" w:author="TRIANO José" w:date="2024-09-18T11:15:00Z">
        <w:r w:rsidRPr="009B6B0F" w:rsidDel="0053395C">
          <w:delText xml:space="preserve">Lors de l'affectation d'une valeur à un marqueur d'un véhicule autre que le marqueur </w:delText>
        </w:r>
        <w:r w:rsidDel="0053395C">
          <w:delText>« </w:delText>
        </w:r>
        <w:r w:rsidRPr="009B6B0F" w:rsidDel="0053395C">
          <w:delText>véhicule ouvreur</w:delText>
        </w:r>
        <w:r w:rsidDel="0053395C">
          <w:delText> » ou le marqueur « véhicule en test »</w:delText>
        </w:r>
        <w:r w:rsidRPr="009B6B0F" w:rsidDel="0053395C">
          <w:delText>, le Traffic Mgr doit mémoriser la valeur de ce marqueur.</w:delText>
        </w:r>
      </w:del>
    </w:p>
    <w:p w14:paraId="1C7A4389" w14:textId="77777777" w:rsidR="00D2222B" w:rsidRPr="00A34FC5" w:rsidDel="0053395C" w:rsidRDefault="00D2222B" w:rsidP="00D2222B">
      <w:pPr>
        <w:pStyle w:val="ReqID"/>
        <w:ind w:left="2832" w:firstLine="708"/>
        <w:rPr>
          <w:del w:id="1924" w:author="TRIANO José" w:date="2024-09-18T11:15:00Z"/>
        </w:rPr>
      </w:pPr>
      <w:del w:id="1925" w:author="TRIANO José" w:date="2024-09-18T11:15:00Z">
        <w:r w:rsidRPr="00A34FC5" w:rsidDel="0053395C">
          <w:delText>[Exi_TM_TR_01_03_xxxx-PROCESSING]</w:delText>
        </w:r>
      </w:del>
    </w:p>
    <w:p w14:paraId="197D9F36" w14:textId="77777777" w:rsidR="00D2222B" w:rsidRPr="009B6B0F" w:rsidDel="0053395C" w:rsidRDefault="00D2222B" w:rsidP="00D2222B">
      <w:pPr>
        <w:pStyle w:val="ReqText"/>
        <w:ind w:left="2832" w:firstLine="708"/>
        <w:jc w:val="both"/>
        <w:rPr>
          <w:del w:id="1926" w:author="TRIANO José" w:date="2024-09-18T11:15:00Z"/>
        </w:rPr>
      </w:pPr>
      <w:del w:id="1927" w:author="TRIANO José" w:date="2024-09-18T11:15:00Z">
        <w:r w:rsidRPr="009B6B0F" w:rsidDel="0053395C">
          <w:delText>Au démarrage du Traffic Mgr, le Traffic Mgr doit initialiser les marqueurs d'un véhicule aux valeurs qui ont été mémorisées pour ce véhicule.</w:delText>
        </w:r>
      </w:del>
    </w:p>
    <w:p w14:paraId="03519630" w14:textId="77777777" w:rsidR="00D2222B" w:rsidRPr="000C638D" w:rsidDel="00C44D19" w:rsidRDefault="00D2222B" w:rsidP="00D2222B">
      <w:pPr>
        <w:ind w:left="2832" w:firstLine="708"/>
        <w:jc w:val="both"/>
        <w:rPr>
          <w:del w:id="1928" w:author="TRIANO José" w:date="2024-09-18T17:16:00Z"/>
          <w:u w:val="single"/>
        </w:rPr>
      </w:pPr>
      <w:del w:id="1929" w:author="TRIANO José" w:date="2024-09-18T17:16:00Z">
        <w:r w:rsidDel="00C44D19">
          <w:rPr>
            <w:u w:val="single"/>
          </w:rPr>
          <w:delText>Etat d’aptitude à l’exploitation du véhicule</w:delText>
        </w:r>
        <w:r w:rsidRPr="000C638D" w:rsidDel="00C44D19">
          <w:rPr>
            <w:u w:val="single"/>
          </w:rPr>
          <w:delText> :</w:delText>
        </w:r>
      </w:del>
    </w:p>
    <w:p w14:paraId="6BFB726C" w14:textId="77777777" w:rsidR="00D2222B" w:rsidRPr="00A34FC5" w:rsidDel="00C44D19" w:rsidRDefault="00D2222B" w:rsidP="00D2222B">
      <w:pPr>
        <w:pStyle w:val="ReqID"/>
        <w:ind w:left="2832" w:firstLine="708"/>
        <w:rPr>
          <w:del w:id="1930" w:author="TRIANO José" w:date="2024-09-18T17:16:00Z"/>
        </w:rPr>
      </w:pPr>
      <w:del w:id="1931" w:author="TRIANO José" w:date="2024-09-18T17:16:00Z">
        <w:r w:rsidRPr="00A34FC5" w:rsidDel="00C44D19">
          <w:delText xml:space="preserve">[Exi_TM_TR_01_03_xxxx-PROCESSING] </w:delText>
        </w:r>
      </w:del>
    </w:p>
    <w:p w14:paraId="286181EA" w14:textId="77777777" w:rsidR="00D2222B" w:rsidRPr="009B6B0F" w:rsidDel="00C44D19" w:rsidRDefault="00D2222B" w:rsidP="00D2222B">
      <w:pPr>
        <w:pStyle w:val="ReqText"/>
        <w:ind w:left="2832" w:firstLine="708"/>
        <w:jc w:val="both"/>
        <w:rPr>
          <w:del w:id="1932" w:author="TRIANO José" w:date="2024-09-18T17:16:00Z"/>
        </w:rPr>
      </w:pPr>
      <w:del w:id="1933" w:author="TRIANO José" w:date="2024-09-18T17:16:00Z">
        <w:r w:rsidRPr="002574E3" w:rsidDel="00C44D19">
          <w:delText xml:space="preserve">Lorsque la valeur </w:delText>
        </w:r>
        <w:r w:rsidDel="00C44D19">
          <w:delText>de l’état</w:delText>
        </w:r>
        <w:r w:rsidRPr="002574E3" w:rsidDel="00C44D19">
          <w:delText xml:space="preserve"> de communication </w:delText>
        </w:r>
        <w:r w:rsidDel="00C44D19">
          <w:delText xml:space="preserve">d’un véhicule </w:delText>
        </w:r>
        <w:r w:rsidRPr="002574E3" w:rsidDel="00C44D19">
          <w:delText>est « non communicant</w:delText>
        </w:r>
        <w:r w:rsidDel="00C44D19">
          <w:delText xml:space="preserve"> »</w:delText>
        </w:r>
        <w:r w:rsidRPr="002574E3" w:rsidDel="00C44D19">
          <w:delText xml:space="preserve"> le Traffic Mgr doit </w:delText>
        </w:r>
        <w:r w:rsidDel="00C44D19">
          <w:delText xml:space="preserve">fixer la valeur de l’état d’aptitude à l’exploitation d’un </w:delText>
        </w:r>
        <w:r w:rsidRPr="00CF240A" w:rsidDel="00C44D19">
          <w:delText>véhicule à « </w:delText>
        </w:r>
        <w:r w:rsidDel="00C44D19">
          <w:delText>I</w:delText>
        </w:r>
        <w:r w:rsidRPr="00CF240A" w:rsidDel="00C44D19">
          <w:delText>napte à l’exploitation</w:delText>
        </w:r>
        <w:r w:rsidDel="00C44D19">
          <w:delText xml:space="preserve"> »</w:delText>
        </w:r>
        <w:r w:rsidRPr="00CF240A" w:rsidDel="00C44D19">
          <w:delText>.</w:delText>
        </w:r>
      </w:del>
    </w:p>
    <w:p w14:paraId="3FC1AEF9" w14:textId="77777777" w:rsidR="00D2222B" w:rsidRPr="00A34FC5" w:rsidDel="00C44D19" w:rsidRDefault="00D2222B" w:rsidP="00D2222B">
      <w:pPr>
        <w:pStyle w:val="ReqID"/>
        <w:ind w:left="2832" w:firstLine="708"/>
        <w:rPr>
          <w:del w:id="1934" w:author="TRIANO José" w:date="2024-09-18T17:16:00Z"/>
        </w:rPr>
      </w:pPr>
      <w:del w:id="1935" w:author="TRIANO José" w:date="2024-09-18T17:16:00Z">
        <w:r w:rsidRPr="00A34FC5" w:rsidDel="00C44D19">
          <w:delText xml:space="preserve">[Exi_TM_TR_01_03_xxxx-PROCESSING] </w:delText>
        </w:r>
      </w:del>
    </w:p>
    <w:tbl>
      <w:tblPr>
        <w:tblStyle w:val="Grilledutableau"/>
        <w:tblW w:w="0" w:type="auto"/>
        <w:tblLook w:val="04A0" w:firstRow="1" w:lastRow="0" w:firstColumn="1" w:lastColumn="0" w:noHBand="0" w:noVBand="1"/>
      </w:tblPr>
      <w:tblGrid>
        <w:gridCol w:w="2290"/>
        <w:gridCol w:w="6998"/>
      </w:tblGrid>
      <w:tr w:rsidR="005B2968" w14:paraId="6EFE40D4" w14:textId="77777777" w:rsidTr="0073047E">
        <w:trPr>
          <w:ins w:id="1936" w:author="TRIANO José" w:date="2024-09-18T16:54:00Z"/>
        </w:trPr>
        <w:tc>
          <w:tcPr>
            <w:tcW w:w="1842" w:type="dxa"/>
          </w:tcPr>
          <w:p w14:paraId="2EA4134C" w14:textId="53CE3088" w:rsidR="00C44D19" w:rsidRDefault="00D2222B" w:rsidP="0073047E">
            <w:pPr>
              <w:rPr>
                <w:ins w:id="1937" w:author="TRIANO José" w:date="2024-09-18T16:54:00Z"/>
              </w:rPr>
            </w:pPr>
            <w:del w:id="1938" w:author="TRIANO José" w:date="2024-09-18T17:16:00Z">
              <w:r w:rsidRPr="002574E3" w:rsidDel="00C44D19">
                <w:delText xml:space="preserve">Lorsque la valeur </w:delText>
              </w:r>
              <w:r w:rsidDel="00C44D19">
                <w:delText>de l’état</w:delText>
              </w:r>
              <w:r w:rsidRPr="002574E3" w:rsidDel="00C44D19">
                <w:delText xml:space="preserve"> de communication </w:delText>
              </w:r>
              <w:r w:rsidDel="00C44D19">
                <w:delText xml:space="preserve">d’un véhicule </w:delText>
              </w:r>
              <w:r w:rsidRPr="002574E3" w:rsidDel="00C44D19">
                <w:delText>est « communicant</w:delText>
              </w:r>
              <w:r w:rsidDel="00C44D19">
                <w:delText> »</w:delText>
              </w:r>
              <w:r w:rsidRPr="002574E3" w:rsidDel="00C44D19">
                <w:delText xml:space="preserve"> le Traffic Mgr doit </w:delText>
              </w:r>
              <w:r w:rsidDel="00C44D19">
                <w:delText xml:space="preserve">fixer la valeur de l’état d’aptitude à l’exploitation d’un </w:delText>
              </w:r>
              <w:r w:rsidRPr="00CF240A" w:rsidDel="00C44D19">
                <w:delText>véhicule à « </w:delText>
              </w:r>
              <w:r w:rsidDel="00C44D19">
                <w:delText>A</w:delText>
              </w:r>
              <w:r w:rsidRPr="00CF240A" w:rsidDel="00C44D19">
                <w:delText>pte à l’exploitation</w:delText>
              </w:r>
              <w:r w:rsidDel="00C44D19">
                <w:delText> »</w:delText>
              </w:r>
            </w:del>
            <w:ins w:id="1939" w:author="TRIANO José" w:date="2024-09-18T16:54:00Z">
              <w:r w:rsidR="00C44D19">
                <w:t>Résultat attendu</w:t>
              </w:r>
            </w:ins>
          </w:p>
        </w:tc>
        <w:tc>
          <w:tcPr>
            <w:tcW w:w="7446" w:type="dxa"/>
          </w:tcPr>
          <w:p w14:paraId="67851E74" w14:textId="168DD175" w:rsidR="00C44D19" w:rsidRDefault="00C44D19" w:rsidP="0073047E">
            <w:pPr>
              <w:rPr>
                <w:ins w:id="1940" w:author="TRIANO José" w:date="2024-09-18T16:54:00Z"/>
              </w:rPr>
            </w:pPr>
            <w:ins w:id="1941" w:author="TRIANO José" w:date="2024-09-18T16:54:00Z">
              <w:r w:rsidRPr="00EB700B">
                <w:t>Gérer les marqueurs d’un véhicule</w:t>
              </w:r>
              <w:r>
                <w:t xml:space="preserve"> </w:t>
              </w:r>
            </w:ins>
            <w:ins w:id="1942" w:author="TRIANO José" w:date="2024-09-18T16:57:00Z">
              <w:r w:rsidR="004601B3">
                <w:t>automatiques as</w:t>
              </w:r>
            </w:ins>
            <w:ins w:id="1943" w:author="TRIANO José" w:date="2024-09-18T16:58:00Z">
              <w:r w:rsidR="004601B3">
                <w:t>sociés au Traffic Mgr</w:t>
              </w:r>
            </w:ins>
          </w:p>
        </w:tc>
      </w:tr>
      <w:tr w:rsidR="00534928" w14:paraId="50F6B927" w14:textId="77777777" w:rsidTr="0073047E">
        <w:trPr>
          <w:ins w:id="1944" w:author="TRIANO José" w:date="2024-09-18T16:54:00Z"/>
        </w:trPr>
        <w:tc>
          <w:tcPr>
            <w:tcW w:w="1842" w:type="dxa"/>
          </w:tcPr>
          <w:p w14:paraId="6412FAE9" w14:textId="77777777" w:rsidR="00C44D19" w:rsidRDefault="00C44D19" w:rsidP="0073047E">
            <w:pPr>
              <w:rPr>
                <w:ins w:id="1945" w:author="TRIANO José" w:date="2024-09-18T16:54:00Z"/>
              </w:rPr>
            </w:pPr>
            <w:ins w:id="1946" w:author="TRIANO José" w:date="2024-09-18T16:54:00Z">
              <w:r>
                <w:t>Description</w:t>
              </w:r>
            </w:ins>
          </w:p>
        </w:tc>
        <w:tc>
          <w:tcPr>
            <w:tcW w:w="7446" w:type="dxa"/>
          </w:tcPr>
          <w:p w14:paraId="6A55D2F1" w14:textId="77777777" w:rsidR="00C44D19" w:rsidRPr="00EF513C" w:rsidRDefault="00C44D19" w:rsidP="00C44D19">
            <w:pPr>
              <w:jc w:val="both"/>
              <w:rPr>
                <w:ins w:id="1947" w:author="TRIANO José" w:date="2024-09-18T16:55:00Z"/>
                <w:u w:val="single"/>
              </w:rPr>
            </w:pPr>
            <w:ins w:id="1948" w:author="TRIANO José" w:date="2024-09-18T16:55:00Z">
              <w:r w:rsidRPr="00EF513C">
                <w:rPr>
                  <w:u w:val="single"/>
                </w:rPr>
                <w:t>Véhicule ouvreur :</w:t>
              </w:r>
            </w:ins>
          </w:p>
          <w:p w14:paraId="4CC3F3E8" w14:textId="7FC8661C" w:rsidR="00C44D19" w:rsidRPr="00EF513C" w:rsidRDefault="00C44D19" w:rsidP="00C44D19">
            <w:pPr>
              <w:pStyle w:val="ReqText"/>
              <w:jc w:val="both"/>
              <w:rPr>
                <w:ins w:id="1949" w:author="TRIANO José" w:date="2024-09-18T16:55:00Z"/>
                <w:i w:val="0"/>
                <w:iCs w:val="0"/>
                <w:color w:val="auto"/>
              </w:rPr>
            </w:pPr>
            <w:ins w:id="1950" w:author="TRIANO José" w:date="2024-09-18T16:55:00Z">
              <w:r w:rsidRPr="00EF513C">
                <w:rPr>
                  <w:i w:val="0"/>
                  <w:iCs w:val="0"/>
                  <w:color w:val="auto"/>
                </w:rPr>
                <w:t xml:space="preserve">Lorsqu'un véhicule est associé à une </w:t>
              </w:r>
            </w:ins>
            <w:r w:rsidR="001F6EE4" w:rsidRPr="00EF513C">
              <w:rPr>
                <w:i w:val="0"/>
                <w:iCs w:val="0"/>
                <w:color w:val="auto"/>
              </w:rPr>
              <w:t>mission</w:t>
            </w:r>
            <w:ins w:id="1951" w:author="TRIANO José" w:date="2024-09-18T16:55:00Z">
              <w:r w:rsidRPr="00EF513C">
                <w:rPr>
                  <w:i w:val="0"/>
                  <w:iCs w:val="0"/>
                  <w:color w:val="auto"/>
                </w:rPr>
                <w:t xml:space="preserve"> d’ouverture de ligne, le Traffic Mgr doit affecter le marqueur « véhicule ouvreur » à ce véhicule.</w:t>
              </w:r>
            </w:ins>
          </w:p>
          <w:p w14:paraId="4B6018EE" w14:textId="6049CA96" w:rsidR="00C44D19" w:rsidRPr="00EF513C" w:rsidRDefault="00C44D19" w:rsidP="00C44D19">
            <w:pPr>
              <w:pStyle w:val="ReqText"/>
              <w:jc w:val="both"/>
              <w:rPr>
                <w:ins w:id="1952" w:author="TRIANO José" w:date="2024-09-18T16:55:00Z"/>
                <w:i w:val="0"/>
                <w:iCs w:val="0"/>
                <w:color w:val="auto"/>
              </w:rPr>
            </w:pPr>
            <w:ins w:id="1953" w:author="TRIANO José" w:date="2024-09-18T16:55:00Z">
              <w:r w:rsidRPr="00EF513C">
                <w:rPr>
                  <w:i w:val="0"/>
                  <w:iCs w:val="0"/>
                  <w:color w:val="auto"/>
                </w:rPr>
                <w:t xml:space="preserve">Lorsqu'un véhicule marqué comme « véhicule ouvreur » est dissocié de sa </w:t>
              </w:r>
            </w:ins>
            <w:r w:rsidR="001F6EE4" w:rsidRPr="00EF513C">
              <w:rPr>
                <w:i w:val="0"/>
                <w:iCs w:val="0"/>
                <w:color w:val="auto"/>
              </w:rPr>
              <w:t>mission</w:t>
            </w:r>
            <w:ins w:id="1954" w:author="TRIANO José" w:date="2024-09-18T16:55:00Z">
              <w:r w:rsidRPr="00EF513C">
                <w:rPr>
                  <w:i w:val="0"/>
                  <w:iCs w:val="0"/>
                  <w:color w:val="auto"/>
                </w:rPr>
                <w:t>, le Traffic Mgr doit supprimer le marqueur « véhicule ouvreur » de ce véhicule.</w:t>
              </w:r>
            </w:ins>
          </w:p>
          <w:p w14:paraId="40A95088" w14:textId="77777777" w:rsidR="00C44D19" w:rsidRPr="00EF513C" w:rsidRDefault="00C44D19" w:rsidP="00C44D19">
            <w:pPr>
              <w:jc w:val="both"/>
              <w:rPr>
                <w:ins w:id="1955" w:author="TRIANO José" w:date="2024-09-18T16:55:00Z"/>
                <w:u w:val="single"/>
              </w:rPr>
            </w:pPr>
            <w:ins w:id="1956" w:author="TRIANO José" w:date="2024-09-18T16:55:00Z">
              <w:r w:rsidRPr="00EF513C">
                <w:rPr>
                  <w:u w:val="single"/>
                </w:rPr>
                <w:t>Véhicule en test :</w:t>
              </w:r>
            </w:ins>
          </w:p>
          <w:p w14:paraId="58F06CCF" w14:textId="03979D18" w:rsidR="00C44D19" w:rsidRPr="00EF513C" w:rsidRDefault="00C44D19" w:rsidP="00C44D19">
            <w:pPr>
              <w:pStyle w:val="ReqText"/>
              <w:jc w:val="both"/>
              <w:rPr>
                <w:ins w:id="1957" w:author="TRIANO José" w:date="2024-09-18T16:55:00Z"/>
                <w:i w:val="0"/>
                <w:iCs w:val="0"/>
                <w:color w:val="auto"/>
              </w:rPr>
            </w:pPr>
            <w:ins w:id="1958" w:author="TRIANO José" w:date="2024-09-18T16:55:00Z">
              <w:r w:rsidRPr="00EF513C">
                <w:rPr>
                  <w:i w:val="0"/>
                  <w:iCs w:val="0"/>
                  <w:color w:val="auto"/>
                </w:rPr>
                <w:t xml:space="preserve">Lorsqu'un véhicule est associé à une </w:t>
              </w:r>
            </w:ins>
            <w:r w:rsidR="001F6EE4" w:rsidRPr="00EF513C">
              <w:rPr>
                <w:i w:val="0"/>
                <w:iCs w:val="0"/>
                <w:color w:val="auto"/>
              </w:rPr>
              <w:t>mission</w:t>
            </w:r>
            <w:ins w:id="1959" w:author="TRIANO José" w:date="2024-09-18T16:55:00Z">
              <w:r w:rsidRPr="00EF513C">
                <w:rPr>
                  <w:i w:val="0"/>
                  <w:iCs w:val="0"/>
                  <w:color w:val="auto"/>
                </w:rPr>
                <w:t xml:space="preserve"> de test, le Traffic Mgr doit affecter le marqueur « véhicule en test » à ce véhicule.</w:t>
              </w:r>
            </w:ins>
          </w:p>
          <w:p w14:paraId="6784AA30" w14:textId="3CBA2DAD" w:rsidR="00C44D19" w:rsidRPr="00EF513C" w:rsidRDefault="00C44D19" w:rsidP="00C44D19">
            <w:pPr>
              <w:pStyle w:val="ReqText"/>
              <w:jc w:val="both"/>
              <w:rPr>
                <w:ins w:id="1960" w:author="TRIANO José" w:date="2024-09-18T16:55:00Z"/>
                <w:i w:val="0"/>
                <w:iCs w:val="0"/>
                <w:color w:val="auto"/>
              </w:rPr>
            </w:pPr>
            <w:ins w:id="1961" w:author="TRIANO José" w:date="2024-09-18T16:55:00Z">
              <w:r w:rsidRPr="00EF513C">
                <w:rPr>
                  <w:i w:val="0"/>
                  <w:iCs w:val="0"/>
                  <w:color w:val="auto"/>
                </w:rPr>
                <w:t xml:space="preserve">Lorsqu'un véhicule marqué comme « véhicule en test » est dissocié de sa </w:t>
              </w:r>
            </w:ins>
            <w:r w:rsidR="001F6EE4" w:rsidRPr="00EF513C">
              <w:rPr>
                <w:i w:val="0"/>
                <w:iCs w:val="0"/>
                <w:color w:val="auto"/>
              </w:rPr>
              <w:t>mission</w:t>
            </w:r>
            <w:ins w:id="1962" w:author="TRIANO José" w:date="2024-09-18T16:55:00Z">
              <w:r w:rsidRPr="00EF513C">
                <w:rPr>
                  <w:i w:val="0"/>
                  <w:iCs w:val="0"/>
                  <w:color w:val="auto"/>
                </w:rPr>
                <w:t>, le Traffic Mgr doit supprimer le marqueur « véhicule en test » de ce véhicule.</w:t>
              </w:r>
            </w:ins>
          </w:p>
          <w:p w14:paraId="16004B53" w14:textId="3A625B50" w:rsidR="00C44D19" w:rsidRPr="00EF513C" w:rsidRDefault="00C44D19" w:rsidP="0073047E">
            <w:pPr>
              <w:pStyle w:val="ReqText"/>
              <w:jc w:val="both"/>
              <w:rPr>
                <w:ins w:id="1963" w:author="TRIANO José" w:date="2024-09-18T16:54:00Z"/>
                <w:i w:val="0"/>
                <w:iCs w:val="0"/>
                <w:color w:val="auto"/>
              </w:rPr>
            </w:pPr>
          </w:p>
        </w:tc>
      </w:tr>
      <w:tr w:rsidR="00454B91" w:rsidRPr="009649C4" w14:paraId="50C342FA" w14:textId="77777777" w:rsidTr="0073047E">
        <w:trPr>
          <w:ins w:id="1964" w:author="TRIANO José" w:date="2024-09-18T16:54:00Z"/>
        </w:trPr>
        <w:tc>
          <w:tcPr>
            <w:tcW w:w="1842" w:type="dxa"/>
          </w:tcPr>
          <w:p w14:paraId="23E12BD5" w14:textId="77777777" w:rsidR="00C44D19" w:rsidRDefault="00C44D19" w:rsidP="0073047E">
            <w:pPr>
              <w:rPr>
                <w:ins w:id="1965" w:author="TRIANO José" w:date="2024-09-18T16:54:00Z"/>
              </w:rPr>
            </w:pPr>
            <w:ins w:id="1966" w:author="TRIANO José" w:date="2024-09-18T16:54:00Z">
              <w:r>
                <w:t>Inputs</w:t>
              </w:r>
            </w:ins>
          </w:p>
        </w:tc>
        <w:tc>
          <w:tcPr>
            <w:tcW w:w="7446" w:type="dxa"/>
          </w:tcPr>
          <w:p w14:paraId="105B42F4" w14:textId="59D572A3" w:rsidR="00C44D19" w:rsidRPr="00E472E4" w:rsidRDefault="00C44D19" w:rsidP="0073047E">
            <w:pPr>
              <w:rPr>
                <w:ins w:id="1967" w:author="TRIANO José" w:date="2024-09-18T16:54:00Z"/>
                <w:lang w:val="en-US"/>
                <w:rPrChange w:id="1968" w:author="TRIANO José" w:date="2024-09-18T16:55:00Z">
                  <w:rPr>
                    <w:ins w:id="1969" w:author="TRIANO José" w:date="2024-09-18T16:54:00Z"/>
                  </w:rPr>
                </w:rPrChange>
              </w:rPr>
            </w:pPr>
            <w:commentRangeStart w:id="1970"/>
            <w:ins w:id="1971" w:author="TRIANO José" w:date="2024-09-18T16:54:00Z">
              <w:r w:rsidRPr="00E472E4">
                <w:rPr>
                  <w:lang w:val="en-US"/>
                  <w:rPrChange w:id="1972" w:author="TRIANO José" w:date="2024-09-18T16:55:00Z">
                    <w:rPr/>
                  </w:rPrChange>
                </w:rPr>
                <w:t>Fleet Mgr</w:t>
              </w:r>
            </w:ins>
            <w:commentRangeEnd w:id="1970"/>
            <w:r w:rsidR="006C2485">
              <w:rPr>
                <w:rStyle w:val="Marquedecommentaire"/>
                <w:rFonts w:asciiTheme="minorHAnsi" w:hAnsiTheme="minorHAnsi" w:cstheme="minorBidi"/>
                <w:kern w:val="2"/>
                <w14:ligatures w14:val="standardContextual"/>
              </w:rPr>
              <w:commentReference w:id="1970"/>
            </w:r>
            <w:ins w:id="1973" w:author="TRIANO José" w:date="2024-09-18T16:55:00Z">
              <w:r w:rsidR="00E472E4" w:rsidRPr="00E472E4">
                <w:rPr>
                  <w:lang w:val="en-US"/>
                  <w:rPrChange w:id="1974" w:author="TRIANO José" w:date="2024-09-18T16:55:00Z">
                    <w:rPr/>
                  </w:rPrChange>
                </w:rPr>
                <w:t xml:space="preserve">, </w:t>
              </w:r>
              <w:commentRangeStart w:id="1975"/>
              <w:r w:rsidR="00E472E4" w:rsidRPr="00E472E4">
                <w:rPr>
                  <w:lang w:val="en-US"/>
                  <w:rPrChange w:id="1976" w:author="TRIANO José" w:date="2024-09-18T16:55:00Z">
                    <w:rPr/>
                  </w:rPrChange>
                </w:rPr>
                <w:t>Backend Traffic M</w:t>
              </w:r>
              <w:r w:rsidR="00E472E4">
                <w:rPr>
                  <w:lang w:val="en-US"/>
                </w:rPr>
                <w:t xml:space="preserve">gr </w:t>
              </w:r>
            </w:ins>
            <w:commentRangeEnd w:id="1975"/>
            <w:r w:rsidR="006C2485">
              <w:rPr>
                <w:rStyle w:val="Marquedecommentaire"/>
                <w:rFonts w:asciiTheme="minorHAnsi" w:hAnsiTheme="minorHAnsi" w:cstheme="minorBidi"/>
                <w:kern w:val="2"/>
                <w14:ligatures w14:val="standardContextual"/>
              </w:rPr>
              <w:commentReference w:id="1975"/>
            </w:r>
            <w:r w:rsidR="006C2485">
              <w:rPr>
                <w:lang w:val="en-US"/>
              </w:rPr>
              <w:t>L</w:t>
            </w:r>
          </w:p>
        </w:tc>
      </w:tr>
      <w:tr w:rsidR="00534928" w14:paraId="45243E2C" w14:textId="77777777" w:rsidTr="0073047E">
        <w:trPr>
          <w:ins w:id="1977" w:author="TRIANO José" w:date="2024-09-18T16:54:00Z"/>
        </w:trPr>
        <w:tc>
          <w:tcPr>
            <w:tcW w:w="1842" w:type="dxa"/>
          </w:tcPr>
          <w:p w14:paraId="423BED63" w14:textId="77777777" w:rsidR="00C44D19" w:rsidRDefault="00C44D19" w:rsidP="0073047E">
            <w:pPr>
              <w:rPr>
                <w:ins w:id="1978" w:author="TRIANO José" w:date="2024-09-18T16:54:00Z"/>
              </w:rPr>
            </w:pPr>
            <w:ins w:id="1979" w:author="TRIANO José" w:date="2024-09-18T16:54:00Z">
              <w:r>
                <w:t>Outputs</w:t>
              </w:r>
            </w:ins>
          </w:p>
        </w:tc>
        <w:tc>
          <w:tcPr>
            <w:tcW w:w="7446" w:type="dxa"/>
          </w:tcPr>
          <w:p w14:paraId="100ED6AB" w14:textId="048AE6B8" w:rsidR="00C44D19" w:rsidRDefault="00C44D19" w:rsidP="0073047E">
            <w:pPr>
              <w:rPr>
                <w:ins w:id="1980" w:author="TRIANO José" w:date="2024-09-18T16:54:00Z"/>
              </w:rPr>
            </w:pPr>
            <w:ins w:id="1981" w:author="TRIANO José" w:date="2024-09-18T16:54:00Z">
              <w:r>
                <w:t>Affichage</w:t>
              </w:r>
            </w:ins>
            <w:ins w:id="1982" w:author="TRIANO José" w:date="2024-09-18T16:56:00Z">
              <w:r w:rsidR="00496D91">
                <w:t>s automatiques</w:t>
              </w:r>
            </w:ins>
            <w:ins w:id="1983" w:author="TRIANO José" w:date="2024-09-18T16:54:00Z">
              <w:r>
                <w:t xml:space="preserve"> des marqueurs sur le Frontend. </w:t>
              </w:r>
            </w:ins>
          </w:p>
        </w:tc>
      </w:tr>
      <w:tr w:rsidR="00534928" w14:paraId="20CA4912" w14:textId="77777777" w:rsidTr="0073047E">
        <w:trPr>
          <w:ins w:id="1984" w:author="TRIANO José" w:date="2024-09-18T16:54:00Z"/>
        </w:trPr>
        <w:tc>
          <w:tcPr>
            <w:tcW w:w="1842" w:type="dxa"/>
          </w:tcPr>
          <w:p w14:paraId="6444D263" w14:textId="77777777" w:rsidR="00C44D19" w:rsidRDefault="00C44D19" w:rsidP="0073047E">
            <w:pPr>
              <w:rPr>
                <w:ins w:id="1985" w:author="TRIANO José" w:date="2024-09-18T16:54:00Z"/>
              </w:rPr>
            </w:pPr>
            <w:ins w:id="1986" w:author="TRIANO José" w:date="2024-09-18T16:54:00Z">
              <w:r>
                <w:t>Diagramme</w:t>
              </w:r>
            </w:ins>
          </w:p>
        </w:tc>
        <w:tc>
          <w:tcPr>
            <w:tcW w:w="7446" w:type="dxa"/>
          </w:tcPr>
          <w:p w14:paraId="3F480D23" w14:textId="5F247AD3" w:rsidR="00C44D19" w:rsidRDefault="00FA1A91" w:rsidP="0073047E">
            <w:pPr>
              <w:jc w:val="center"/>
              <w:rPr>
                <w:ins w:id="1987" w:author="TRIANO José" w:date="2024-09-18T16:54:00Z"/>
              </w:rPr>
            </w:pPr>
            <w:ins w:id="1988" w:author="TRIANO José" w:date="2024-09-18T16:56:00Z">
              <w:r w:rsidRPr="00FA1A91">
                <w:rPr>
                  <w:noProof/>
                </w:rPr>
                <w:drawing>
                  <wp:inline distT="0" distB="0" distL="0" distR="0" wp14:anchorId="1588CB3E" wp14:editId="578FDE3A">
                    <wp:extent cx="1888382" cy="2874434"/>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1135" cy="2893846"/>
                            </a:xfrm>
                            <a:prstGeom prst="rect">
                              <a:avLst/>
                            </a:prstGeom>
                          </pic:spPr>
                        </pic:pic>
                      </a:graphicData>
                    </a:graphic>
                  </wp:inline>
                </w:drawing>
              </w:r>
            </w:ins>
          </w:p>
        </w:tc>
      </w:tr>
    </w:tbl>
    <w:p w14:paraId="5BD59801" w14:textId="77777777" w:rsidR="00C44D19" w:rsidRDefault="00C44D19" w:rsidP="00C82597">
      <w:pPr>
        <w:pStyle w:val="ReqText"/>
        <w:jc w:val="both"/>
      </w:pPr>
    </w:p>
    <w:p w14:paraId="3A5E2BA6" w14:textId="3D03697B" w:rsidR="00D2222B" w:rsidRPr="00D2222B" w:rsidRDefault="00D2222B" w:rsidP="00D2222B">
      <w:pPr>
        <w:pStyle w:val="Titre4"/>
        <w:numPr>
          <w:ilvl w:val="0"/>
          <w:numId w:val="0"/>
        </w:numPr>
        <w:ind w:left="4834"/>
      </w:pPr>
      <w:bookmarkStart w:id="1989" w:name="_Toc196744680"/>
      <w:r>
        <w:t>1.3.2.6 Gérer les marqueurs automatiques d’un véhicule associés au Fleet Mgr</w:t>
      </w:r>
      <w:bookmarkEnd w:id="1989"/>
    </w:p>
    <w:tbl>
      <w:tblPr>
        <w:tblStyle w:val="Grilledutableau"/>
        <w:tblW w:w="0" w:type="auto"/>
        <w:tblLook w:val="04A0" w:firstRow="1" w:lastRow="0" w:firstColumn="1" w:lastColumn="0" w:noHBand="0" w:noVBand="1"/>
      </w:tblPr>
      <w:tblGrid>
        <w:gridCol w:w="1842"/>
        <w:gridCol w:w="7446"/>
      </w:tblGrid>
      <w:tr w:rsidR="00494E7C" w14:paraId="7B9A5E79" w14:textId="77777777" w:rsidTr="0073047E">
        <w:trPr>
          <w:ins w:id="1990" w:author="TRIANO José" w:date="2024-09-18T16:57:00Z"/>
        </w:trPr>
        <w:tc>
          <w:tcPr>
            <w:tcW w:w="1842" w:type="dxa"/>
          </w:tcPr>
          <w:p w14:paraId="4366C6DD" w14:textId="77777777" w:rsidR="00FA1A91" w:rsidRDefault="00FA1A91" w:rsidP="0073047E">
            <w:pPr>
              <w:rPr>
                <w:ins w:id="1991" w:author="TRIANO José" w:date="2024-09-18T16:57:00Z"/>
              </w:rPr>
            </w:pPr>
            <w:ins w:id="1992" w:author="TRIANO José" w:date="2024-09-18T16:57:00Z">
              <w:r>
                <w:t>Résultat attendu</w:t>
              </w:r>
            </w:ins>
          </w:p>
        </w:tc>
        <w:tc>
          <w:tcPr>
            <w:tcW w:w="7446" w:type="dxa"/>
          </w:tcPr>
          <w:p w14:paraId="58E7E2FA" w14:textId="0C381E1A" w:rsidR="00FA1A91" w:rsidRDefault="00FA1A91" w:rsidP="0073047E">
            <w:pPr>
              <w:rPr>
                <w:ins w:id="1993" w:author="TRIANO José" w:date="2024-09-18T16:57:00Z"/>
              </w:rPr>
            </w:pPr>
            <w:ins w:id="1994" w:author="TRIANO José" w:date="2024-09-18T16:57:00Z">
              <w:r w:rsidRPr="00EB700B">
                <w:t>Gérer les marqueurs d’un véhicule</w:t>
              </w:r>
              <w:r>
                <w:t xml:space="preserve"> </w:t>
              </w:r>
            </w:ins>
            <w:ins w:id="1995" w:author="TRIANO José" w:date="2024-09-18T16:58:00Z">
              <w:r w:rsidR="004601B3">
                <w:t xml:space="preserve">automatiques associés au Fleet Mgr </w:t>
              </w:r>
            </w:ins>
          </w:p>
        </w:tc>
      </w:tr>
      <w:tr w:rsidR="00494E7C" w14:paraId="49E65331" w14:textId="77777777" w:rsidTr="0073047E">
        <w:trPr>
          <w:ins w:id="1996" w:author="TRIANO José" w:date="2024-09-18T16:57:00Z"/>
        </w:trPr>
        <w:tc>
          <w:tcPr>
            <w:tcW w:w="1842" w:type="dxa"/>
          </w:tcPr>
          <w:p w14:paraId="13207C98" w14:textId="77777777" w:rsidR="00FA1A91" w:rsidRDefault="00FA1A91" w:rsidP="0073047E">
            <w:pPr>
              <w:rPr>
                <w:ins w:id="1997" w:author="TRIANO José" w:date="2024-09-18T16:57:00Z"/>
              </w:rPr>
            </w:pPr>
            <w:ins w:id="1998" w:author="TRIANO José" w:date="2024-09-18T16:57:00Z">
              <w:r>
                <w:t>Description</w:t>
              </w:r>
            </w:ins>
          </w:p>
        </w:tc>
        <w:tc>
          <w:tcPr>
            <w:tcW w:w="7446" w:type="dxa"/>
          </w:tcPr>
          <w:p w14:paraId="53780FEA" w14:textId="77777777" w:rsidR="00FA1A91" w:rsidRPr="000C638D" w:rsidRDefault="00FA1A91" w:rsidP="00FA1A91">
            <w:pPr>
              <w:jc w:val="both"/>
              <w:rPr>
                <w:ins w:id="1999" w:author="TRIANO José" w:date="2024-09-18T16:57:00Z"/>
                <w:u w:val="single"/>
              </w:rPr>
            </w:pPr>
            <w:ins w:id="2000" w:author="TRIANO José" w:date="2024-09-18T16:57:00Z">
              <w:r w:rsidRPr="000C638D">
                <w:rPr>
                  <w:u w:val="single"/>
                </w:rPr>
                <w:t>Accompagnateur bord :</w:t>
              </w:r>
            </w:ins>
          </w:p>
          <w:p w14:paraId="7800E479" w14:textId="77777777" w:rsidR="00FA1A91" w:rsidRPr="00EF513C" w:rsidRDefault="00FA1A91" w:rsidP="00FA1A91">
            <w:pPr>
              <w:pStyle w:val="ReqText"/>
              <w:jc w:val="both"/>
              <w:rPr>
                <w:ins w:id="2001" w:author="TRIANO José" w:date="2024-09-18T16:57:00Z"/>
                <w:i w:val="0"/>
                <w:iCs w:val="0"/>
                <w:color w:val="auto"/>
              </w:rPr>
            </w:pPr>
            <w:ins w:id="2002" w:author="TRIANO José" w:date="2024-09-18T16:57:00Z">
              <w:r w:rsidRPr="00EF513C">
                <w:rPr>
                  <w:i w:val="0"/>
                  <w:iCs w:val="0"/>
                  <w:color w:val="auto"/>
                </w:rPr>
                <w:t>Lorsque la valeur de l’indicateur accompagnateur bord d’un véhicule est « oui », le Traffic Mgr doit affecter le marqueur « accompagnateur bord » à ce véhicule.</w:t>
              </w:r>
            </w:ins>
          </w:p>
          <w:p w14:paraId="0ECC135F" w14:textId="77777777" w:rsidR="00FA1A91" w:rsidRPr="00EF513C" w:rsidRDefault="00FA1A91" w:rsidP="00FA1A91">
            <w:pPr>
              <w:pStyle w:val="ReqText"/>
              <w:jc w:val="both"/>
              <w:rPr>
                <w:ins w:id="2003" w:author="TRIANO José" w:date="2024-09-18T16:57:00Z"/>
                <w:i w:val="0"/>
                <w:iCs w:val="0"/>
                <w:color w:val="auto"/>
              </w:rPr>
            </w:pPr>
            <w:ins w:id="2004" w:author="TRIANO José" w:date="2024-09-18T16:57:00Z">
              <w:r w:rsidRPr="00EF513C">
                <w:rPr>
                  <w:i w:val="0"/>
                  <w:iCs w:val="0"/>
                  <w:color w:val="auto"/>
                </w:rPr>
                <w:t>Pour un véhicule marqué « accompagnateur bord », lorsque la valeur de l’indicateur accompagnateur bord de ce véhicule est « non », le Traffic Mgr doit supprimer le marqueur « accompagnateur bord ».</w:t>
              </w:r>
            </w:ins>
          </w:p>
          <w:p w14:paraId="67A0A620" w14:textId="77777777" w:rsidR="00FA1A91" w:rsidRPr="00EF513C" w:rsidRDefault="00FA1A91" w:rsidP="00FA1A91">
            <w:pPr>
              <w:pStyle w:val="ReqText"/>
              <w:jc w:val="both"/>
              <w:rPr>
                <w:ins w:id="2005" w:author="TRIANO José" w:date="2024-09-18T16:57:00Z"/>
                <w:i w:val="0"/>
                <w:iCs w:val="0"/>
                <w:color w:val="auto"/>
              </w:rPr>
            </w:pPr>
            <w:ins w:id="2006" w:author="TRIANO José" w:date="2024-09-18T16:57:00Z">
              <w:r w:rsidRPr="00EF513C">
                <w:rPr>
                  <w:i w:val="0"/>
                  <w:iCs w:val="0"/>
                  <w:color w:val="auto"/>
                </w:rPr>
                <w:t>Le Traffic Mgr doit permettre à un utilisateur d’affecter le marqueur « accompagnateur bord » à un véhicule.</w:t>
              </w:r>
            </w:ins>
          </w:p>
          <w:p w14:paraId="630EB2DF" w14:textId="77777777" w:rsidR="00FA1A91" w:rsidRPr="00EF513C" w:rsidRDefault="00FA1A91" w:rsidP="00FA1A91">
            <w:pPr>
              <w:pStyle w:val="ReqText"/>
              <w:jc w:val="both"/>
              <w:rPr>
                <w:ins w:id="2007" w:author="TRIANO José" w:date="2024-09-18T16:57:00Z"/>
                <w:i w:val="0"/>
                <w:iCs w:val="0"/>
                <w:color w:val="auto"/>
              </w:rPr>
            </w:pPr>
            <w:ins w:id="2008" w:author="TRIANO José" w:date="2024-09-18T16:57:00Z">
              <w:r w:rsidRPr="00EF513C">
                <w:rPr>
                  <w:i w:val="0"/>
                  <w:iCs w:val="0"/>
                  <w:color w:val="auto"/>
                </w:rPr>
                <w:t>Le Traffic Mgr doit permettre à un utilisateur de supprimer le marqueur « accompagnateur bord » d'un véhicule.</w:t>
              </w:r>
            </w:ins>
          </w:p>
          <w:p w14:paraId="45F10375" w14:textId="77777777" w:rsidR="00FA1A91" w:rsidRPr="000C638D" w:rsidRDefault="00FA1A91" w:rsidP="00FA1A91">
            <w:pPr>
              <w:jc w:val="both"/>
              <w:rPr>
                <w:ins w:id="2009" w:author="TRIANO José" w:date="2024-09-18T16:57:00Z"/>
                <w:u w:val="single"/>
              </w:rPr>
            </w:pPr>
            <w:ins w:id="2010" w:author="TRIANO José" w:date="2024-09-18T16:57:00Z">
              <w:r w:rsidRPr="000C638D">
                <w:rPr>
                  <w:u w:val="single"/>
                </w:rPr>
                <w:t>Recharge de la batterie demandée :</w:t>
              </w:r>
            </w:ins>
          </w:p>
          <w:p w14:paraId="0CA0C7F9" w14:textId="77777777" w:rsidR="00FA1A91" w:rsidRPr="00EF513C" w:rsidRDefault="00FA1A91" w:rsidP="00FA1A91">
            <w:pPr>
              <w:pStyle w:val="ReqText"/>
              <w:jc w:val="both"/>
              <w:rPr>
                <w:ins w:id="2011" w:author="TRIANO José" w:date="2024-09-18T16:57:00Z"/>
                <w:i w:val="0"/>
                <w:iCs w:val="0"/>
                <w:color w:val="auto"/>
              </w:rPr>
            </w:pPr>
            <w:ins w:id="2012" w:author="TRIANO José" w:date="2024-09-18T16:57:00Z">
              <w:r w:rsidRPr="00EF513C">
                <w:rPr>
                  <w:i w:val="0"/>
                  <w:iCs w:val="0"/>
                  <w:color w:val="auto"/>
                </w:rPr>
                <w:t>Lorsque la valeur de l’indicateur de recharge de batterie d’un véhicule est « demandée », le Traffic Mgr doit affecter le marqueur « recharge de batterie demandée » à ce véhicule.</w:t>
              </w:r>
            </w:ins>
          </w:p>
          <w:p w14:paraId="01285F27" w14:textId="77777777" w:rsidR="00FA1A91" w:rsidRPr="00EF513C" w:rsidRDefault="00FA1A91" w:rsidP="00FA1A91">
            <w:pPr>
              <w:pStyle w:val="ReqText"/>
              <w:jc w:val="both"/>
              <w:rPr>
                <w:ins w:id="2013" w:author="TRIANO José" w:date="2024-09-18T16:57:00Z"/>
                <w:i w:val="0"/>
                <w:iCs w:val="0"/>
                <w:color w:val="auto"/>
              </w:rPr>
            </w:pPr>
            <w:ins w:id="2014" w:author="TRIANO José" w:date="2024-09-18T16:57:00Z">
              <w:r w:rsidRPr="00EF513C">
                <w:rPr>
                  <w:i w:val="0"/>
                  <w:iCs w:val="0"/>
                  <w:color w:val="auto"/>
                </w:rPr>
                <w:t>Pour un véhicule marqué « recharge de batterie demandée », lorsque la valeur de l’indicateur de recharge de batterie de ce véhicule est « non demandée », le Traffic Mgr doit supprimer le marqueur « recharge de batterie demandée ».</w:t>
              </w:r>
            </w:ins>
          </w:p>
          <w:p w14:paraId="48F7E603" w14:textId="77777777" w:rsidR="00FA1A91" w:rsidRPr="00EF513C" w:rsidRDefault="00FA1A91" w:rsidP="00FA1A91">
            <w:pPr>
              <w:pStyle w:val="ReqText"/>
              <w:jc w:val="both"/>
              <w:rPr>
                <w:ins w:id="2015" w:author="TRIANO José" w:date="2024-09-18T16:57:00Z"/>
                <w:i w:val="0"/>
                <w:iCs w:val="0"/>
                <w:color w:val="auto"/>
              </w:rPr>
            </w:pPr>
            <w:ins w:id="2016" w:author="TRIANO José" w:date="2024-09-18T16:57:00Z">
              <w:r w:rsidRPr="00EF513C">
                <w:rPr>
                  <w:i w:val="0"/>
                  <w:iCs w:val="0"/>
                  <w:color w:val="auto"/>
                </w:rPr>
                <w:t>Le Traffic Mgr doit permettre à un utilisateur d’affecter le marqueur « recharge de batterie demandée » à un véhicule.</w:t>
              </w:r>
            </w:ins>
          </w:p>
          <w:p w14:paraId="24B2D7E6" w14:textId="7BAC4D28" w:rsidR="00FA1A91" w:rsidRDefault="00FA1A91" w:rsidP="0073047E">
            <w:pPr>
              <w:pStyle w:val="ReqText"/>
              <w:jc w:val="both"/>
              <w:rPr>
                <w:ins w:id="2017" w:author="TRIANO José" w:date="2024-09-18T16:57:00Z"/>
              </w:rPr>
            </w:pPr>
            <w:ins w:id="2018" w:author="TRIANO José" w:date="2024-09-18T16:57:00Z">
              <w:r w:rsidRPr="00EF513C">
                <w:rPr>
                  <w:i w:val="0"/>
                  <w:iCs w:val="0"/>
                  <w:color w:val="auto"/>
                </w:rPr>
                <w:t>Le Traffic Mgr doit permettre à un utilisateur de supprimer le marqueur « recharge de batterie demandée » d'un véhicule.</w:t>
              </w:r>
            </w:ins>
          </w:p>
        </w:tc>
      </w:tr>
      <w:tr w:rsidR="00494E7C" w:rsidRPr="0073047E" w14:paraId="7094F62A" w14:textId="77777777" w:rsidTr="0073047E">
        <w:trPr>
          <w:ins w:id="2019" w:author="TRIANO José" w:date="2024-09-18T16:57:00Z"/>
        </w:trPr>
        <w:tc>
          <w:tcPr>
            <w:tcW w:w="1842" w:type="dxa"/>
          </w:tcPr>
          <w:p w14:paraId="3F593FD4" w14:textId="77777777" w:rsidR="00FA1A91" w:rsidRDefault="00FA1A91" w:rsidP="0073047E">
            <w:pPr>
              <w:rPr>
                <w:ins w:id="2020" w:author="TRIANO José" w:date="2024-09-18T16:57:00Z"/>
              </w:rPr>
            </w:pPr>
            <w:ins w:id="2021" w:author="TRIANO José" w:date="2024-09-18T16:57:00Z">
              <w:r>
                <w:t>Inputs</w:t>
              </w:r>
            </w:ins>
          </w:p>
        </w:tc>
        <w:tc>
          <w:tcPr>
            <w:tcW w:w="7446" w:type="dxa"/>
          </w:tcPr>
          <w:p w14:paraId="5DF26B60" w14:textId="3B1AF176" w:rsidR="00FA1A91" w:rsidRPr="0073047E" w:rsidRDefault="00FA1A91" w:rsidP="0073047E">
            <w:pPr>
              <w:rPr>
                <w:ins w:id="2022" w:author="TRIANO José" w:date="2024-09-18T16:57:00Z"/>
                <w:lang w:val="en-US"/>
              </w:rPr>
            </w:pPr>
            <w:commentRangeStart w:id="2023"/>
            <w:ins w:id="2024" w:author="TRIANO José" w:date="2024-09-18T16:57:00Z">
              <w:r w:rsidRPr="0073047E">
                <w:rPr>
                  <w:lang w:val="en-US"/>
                </w:rPr>
                <w:t>Fleet Mgr</w:t>
              </w:r>
              <w:r>
                <w:rPr>
                  <w:lang w:val="en-US"/>
                </w:rPr>
                <w:t xml:space="preserve"> </w:t>
              </w:r>
            </w:ins>
            <w:commentRangeEnd w:id="2023"/>
            <w:r w:rsidR="005C761A">
              <w:rPr>
                <w:rStyle w:val="Marquedecommentaire"/>
                <w:rFonts w:asciiTheme="minorHAnsi" w:hAnsiTheme="minorHAnsi" w:cstheme="minorBidi"/>
                <w:kern w:val="2"/>
                <w14:ligatures w14:val="standardContextual"/>
              </w:rPr>
              <w:commentReference w:id="2023"/>
            </w:r>
          </w:p>
        </w:tc>
      </w:tr>
      <w:tr w:rsidR="00494E7C" w14:paraId="7E095BE3" w14:textId="77777777" w:rsidTr="0073047E">
        <w:trPr>
          <w:ins w:id="2025" w:author="TRIANO José" w:date="2024-09-18T16:57:00Z"/>
        </w:trPr>
        <w:tc>
          <w:tcPr>
            <w:tcW w:w="1842" w:type="dxa"/>
          </w:tcPr>
          <w:p w14:paraId="11FC19A1" w14:textId="77777777" w:rsidR="00FA1A91" w:rsidRDefault="00FA1A91" w:rsidP="0073047E">
            <w:pPr>
              <w:rPr>
                <w:ins w:id="2026" w:author="TRIANO José" w:date="2024-09-18T16:57:00Z"/>
              </w:rPr>
            </w:pPr>
            <w:ins w:id="2027" w:author="TRIANO José" w:date="2024-09-18T16:57:00Z">
              <w:r>
                <w:t>Outputs</w:t>
              </w:r>
            </w:ins>
          </w:p>
        </w:tc>
        <w:tc>
          <w:tcPr>
            <w:tcW w:w="7446" w:type="dxa"/>
          </w:tcPr>
          <w:p w14:paraId="0F6FE00D" w14:textId="77777777" w:rsidR="00FA1A91" w:rsidRDefault="00FA1A91" w:rsidP="0073047E">
            <w:pPr>
              <w:rPr>
                <w:ins w:id="2028" w:author="TRIANO José" w:date="2024-09-18T16:57:00Z"/>
              </w:rPr>
            </w:pPr>
            <w:ins w:id="2029" w:author="TRIANO José" w:date="2024-09-18T16:57:00Z">
              <w:r>
                <w:t xml:space="preserve">Affichages automatiques des marqueurs sur le Frontend. </w:t>
              </w:r>
            </w:ins>
          </w:p>
        </w:tc>
      </w:tr>
      <w:tr w:rsidR="00494E7C" w14:paraId="5281FAEA" w14:textId="77777777" w:rsidTr="0073047E">
        <w:trPr>
          <w:ins w:id="2030" w:author="TRIANO José" w:date="2024-09-18T16:57:00Z"/>
        </w:trPr>
        <w:tc>
          <w:tcPr>
            <w:tcW w:w="1842" w:type="dxa"/>
          </w:tcPr>
          <w:p w14:paraId="743E98D1" w14:textId="77777777" w:rsidR="00FA1A91" w:rsidRDefault="00FA1A91" w:rsidP="0073047E">
            <w:pPr>
              <w:rPr>
                <w:ins w:id="2031" w:author="TRIANO José" w:date="2024-09-18T16:57:00Z"/>
              </w:rPr>
            </w:pPr>
            <w:ins w:id="2032" w:author="TRIANO José" w:date="2024-09-18T16:57:00Z">
              <w:r>
                <w:t>Diagramme</w:t>
              </w:r>
            </w:ins>
          </w:p>
        </w:tc>
        <w:tc>
          <w:tcPr>
            <w:tcW w:w="7446" w:type="dxa"/>
          </w:tcPr>
          <w:p w14:paraId="2079784C" w14:textId="584F91A5" w:rsidR="00FA1A91" w:rsidRDefault="00B71261" w:rsidP="0073047E">
            <w:pPr>
              <w:jc w:val="center"/>
              <w:rPr>
                <w:ins w:id="2033" w:author="TRIANO José" w:date="2024-09-18T16:57:00Z"/>
              </w:rPr>
            </w:pPr>
            <w:ins w:id="2034" w:author="TRIANO José" w:date="2024-09-18T17:10:00Z">
              <w:r w:rsidRPr="00B71261">
                <w:rPr>
                  <w:noProof/>
                </w:rPr>
                <w:drawing>
                  <wp:inline distT="0" distB="0" distL="0" distR="0" wp14:anchorId="7F93396F" wp14:editId="4E0F5700">
                    <wp:extent cx="1854295" cy="297830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54295" cy="2978303"/>
                            </a:xfrm>
                            <a:prstGeom prst="rect">
                              <a:avLst/>
                            </a:prstGeom>
                          </pic:spPr>
                        </pic:pic>
                      </a:graphicData>
                    </a:graphic>
                  </wp:inline>
                </w:drawing>
              </w:r>
            </w:ins>
          </w:p>
        </w:tc>
      </w:tr>
    </w:tbl>
    <w:p w14:paraId="18E2F239" w14:textId="77777777" w:rsidR="00FA1A91" w:rsidRDefault="00FA1A91" w:rsidP="00C82597">
      <w:pPr>
        <w:pStyle w:val="ReqText"/>
        <w:jc w:val="both"/>
        <w:rPr>
          <w:ins w:id="2035" w:author="TRIANO José" w:date="2024-09-18T17:10:00Z"/>
        </w:rPr>
      </w:pPr>
    </w:p>
    <w:p w14:paraId="3F1E06C1" w14:textId="79484D75" w:rsidR="00B71261" w:rsidRPr="009B6B0F" w:rsidDel="00B71261" w:rsidRDefault="00B71261" w:rsidP="00C82597">
      <w:pPr>
        <w:pStyle w:val="ReqText"/>
        <w:jc w:val="both"/>
        <w:rPr>
          <w:del w:id="2036" w:author="TRIANO José" w:date="2024-09-18T17:11:00Z"/>
        </w:rPr>
      </w:pPr>
    </w:p>
    <w:p w14:paraId="77424870" w14:textId="039CFF23" w:rsidR="008B2EB0" w:rsidRPr="000C638D" w:rsidDel="00C44D19" w:rsidRDefault="008B2EB0" w:rsidP="00C82597">
      <w:pPr>
        <w:jc w:val="both"/>
        <w:rPr>
          <w:del w:id="2037" w:author="TRIANO José" w:date="2024-09-18T16:55:00Z"/>
          <w:u w:val="single"/>
        </w:rPr>
      </w:pPr>
      <w:del w:id="2038" w:author="TRIANO José" w:date="2024-09-18T16:55:00Z">
        <w:r w:rsidRPr="000C638D" w:rsidDel="00C44D19">
          <w:rPr>
            <w:u w:val="single"/>
          </w:rPr>
          <w:delText>Véhicule ouvreur :</w:delText>
        </w:r>
      </w:del>
    </w:p>
    <w:p w14:paraId="44E1FA1B" w14:textId="520A2978" w:rsidR="008B2EB0" w:rsidRPr="001B0389" w:rsidDel="00C44D19" w:rsidRDefault="008B2EB0" w:rsidP="00C82597">
      <w:pPr>
        <w:pStyle w:val="ReqID"/>
        <w:rPr>
          <w:del w:id="2039" w:author="TRIANO José" w:date="2024-09-18T16:55:00Z"/>
        </w:rPr>
      </w:pPr>
      <w:del w:id="2040" w:author="TRIANO José" w:date="2024-09-18T16:55:00Z">
        <w:r w:rsidRPr="001B0389" w:rsidDel="00C44D19">
          <w:delText>[Exi_</w:delText>
        </w:r>
        <w:r w:rsidR="00295F35" w:rsidDel="00C44D19">
          <w:delText>TM_TR_01</w:delText>
        </w:r>
        <w:r w:rsidRPr="001B0389" w:rsidDel="00C44D19">
          <w:delText>_03_</w:delText>
        </w:r>
        <w:r w:rsidR="00CF240A" w:rsidDel="00C44D19">
          <w:delText>xxxx</w:delText>
        </w:r>
        <w:r w:rsidRPr="001B0389" w:rsidDel="00C44D19">
          <w:delText xml:space="preserve">-PROCESSING] </w:delText>
        </w:r>
      </w:del>
    </w:p>
    <w:p w14:paraId="2C44BCBF" w14:textId="68C0E2B1" w:rsidR="008B2EB0" w:rsidRPr="009B6B0F" w:rsidDel="00C44D19" w:rsidRDefault="008B2EB0" w:rsidP="00C82597">
      <w:pPr>
        <w:pStyle w:val="ReqText"/>
        <w:jc w:val="both"/>
        <w:rPr>
          <w:del w:id="2041" w:author="TRIANO José" w:date="2024-09-18T16:55:00Z"/>
        </w:rPr>
      </w:pPr>
      <w:del w:id="2042" w:author="TRIANO José" w:date="2024-09-18T16:55:00Z">
        <w:r w:rsidRPr="009B6B0F" w:rsidDel="00C44D19">
          <w:delText>Lorsqu'un</w:delText>
        </w:r>
        <w:r w:rsidR="00CB748D" w:rsidDel="00C44D19">
          <w:delText>e</w:delText>
        </w:r>
        <w:r w:rsidRPr="009B6B0F" w:rsidDel="00C44D19">
          <w:delText xml:space="preserve"> </w:delText>
        </w:r>
      </w:del>
      <w:ins w:id="2043" w:author="MAILIER Maxime" w:date="2024-08-21T15:14:00Z">
        <w:del w:id="2044" w:author="TRIANO José" w:date="2024-09-18T16:55:00Z">
          <w:r w:rsidR="00AE1414" w:rsidRPr="009B6B0F" w:rsidDel="00C44D19">
            <w:delText>Lorsqu'</w:delText>
          </w:r>
          <w:r w:rsidR="00AE1414" w:rsidDel="00C44D19">
            <w:delText>un véhicule est associé à une</w:delText>
          </w:r>
          <w:r w:rsidR="00AE1414" w:rsidRPr="009B6B0F" w:rsidDel="00C44D19">
            <w:delText xml:space="preserve"> </w:delText>
          </w:r>
        </w:del>
      </w:ins>
      <w:del w:id="2045" w:author="TRIANO José" w:date="2024-09-18T16:55:00Z">
        <w:r w:rsidRPr="009B6B0F" w:rsidDel="00C44D19">
          <w:delText>course d’ouverture de ligne</w:delText>
        </w:r>
        <w:r w:rsidR="00CB748D" w:rsidDel="00C44D19">
          <w:delText xml:space="preserve"> est allouée à un véhicule</w:delText>
        </w:r>
        <w:r w:rsidRPr="009B6B0F" w:rsidDel="00C44D19">
          <w:delText>, le Traffic Mgr doit affecter le marqueur « véhicule ouvreur</w:delText>
        </w:r>
        <w:r w:rsidR="005003EE" w:rsidDel="00C44D19">
          <w:delText> »</w:delText>
        </w:r>
        <w:r w:rsidRPr="009B6B0F" w:rsidDel="00C44D19">
          <w:delText xml:space="preserve"> à ce véhicule.</w:delText>
        </w:r>
      </w:del>
    </w:p>
    <w:p w14:paraId="6409A42E" w14:textId="4B78896C" w:rsidR="008B2EB0" w:rsidRPr="00CF240A" w:rsidDel="00C44D19" w:rsidRDefault="008B2EB0" w:rsidP="00C82597">
      <w:pPr>
        <w:pStyle w:val="ReqID"/>
        <w:rPr>
          <w:del w:id="2046" w:author="TRIANO José" w:date="2024-09-18T16:55:00Z"/>
          <w:lang w:val="en-GB"/>
        </w:rPr>
      </w:pPr>
      <w:del w:id="2047" w:author="TRIANO José" w:date="2024-09-18T16:55:00Z">
        <w:r w:rsidRPr="00CF240A" w:rsidDel="00C44D19">
          <w:rPr>
            <w:lang w:val="en-GB"/>
          </w:rPr>
          <w:delText>[Exi_</w:delText>
        </w:r>
        <w:r w:rsidR="00295F35" w:rsidRPr="00CF240A" w:rsidDel="00C44D19">
          <w:rPr>
            <w:lang w:val="en-GB"/>
          </w:rPr>
          <w:delText>TM_TR_01</w:delText>
        </w:r>
        <w:r w:rsidRPr="00CF240A" w:rsidDel="00C44D19">
          <w:rPr>
            <w:lang w:val="en-GB"/>
          </w:rPr>
          <w:delText>_03_</w:delText>
        </w:r>
        <w:r w:rsidR="00CF240A" w:rsidRPr="00CF240A" w:rsidDel="00C44D19">
          <w:rPr>
            <w:lang w:val="en-GB"/>
          </w:rPr>
          <w:delText>xxxx</w:delText>
        </w:r>
        <w:r w:rsidRPr="00CF240A" w:rsidDel="00C44D19">
          <w:rPr>
            <w:lang w:val="en-GB"/>
          </w:rPr>
          <w:delText xml:space="preserve">-PROCESSING] </w:delText>
        </w:r>
      </w:del>
    </w:p>
    <w:p w14:paraId="60EC6CC6" w14:textId="6904AB7A" w:rsidR="008B2EB0" w:rsidRPr="009B6B0F" w:rsidDel="00C44D19" w:rsidRDefault="008B2EB0" w:rsidP="00C82597">
      <w:pPr>
        <w:pStyle w:val="ReqText"/>
        <w:jc w:val="both"/>
        <w:rPr>
          <w:del w:id="2048" w:author="TRIANO José" w:date="2024-09-18T16:55:00Z"/>
        </w:rPr>
      </w:pPr>
      <w:del w:id="2049" w:author="TRIANO José" w:date="2024-09-18T16:55:00Z">
        <w:r w:rsidRPr="009B6B0F" w:rsidDel="00C44D19">
          <w:delText>Lorsqu'un véhicule marqué comme « véhicule ouvreur</w:delText>
        </w:r>
        <w:r w:rsidR="005003EE" w:rsidDel="00C44D19">
          <w:delText> »</w:delText>
        </w:r>
        <w:r w:rsidRPr="009B6B0F" w:rsidDel="00C44D19">
          <w:delText xml:space="preserve"> est désalloué </w:delText>
        </w:r>
      </w:del>
      <w:ins w:id="2050" w:author="MAILIER Maxime" w:date="2024-08-21T15:14:00Z">
        <w:del w:id="2051" w:author="TRIANO José" w:date="2024-09-18T16:55:00Z">
          <w:r w:rsidR="00AE1414" w:rsidDel="00C44D19">
            <w:delText>dissocié</w:delText>
          </w:r>
          <w:r w:rsidR="00AE1414" w:rsidRPr="009B6B0F" w:rsidDel="00C44D19">
            <w:delText xml:space="preserve"> </w:delText>
          </w:r>
        </w:del>
      </w:ins>
      <w:del w:id="2052" w:author="TRIANO José" w:date="2024-09-18T16:55:00Z">
        <w:r w:rsidRPr="009B6B0F" w:rsidDel="00C44D19">
          <w:delText>de sa course, le Traffic Mgr doit supprimer le marqueur « véhicule ouvreur</w:delText>
        </w:r>
        <w:r w:rsidR="005003EE" w:rsidDel="00C44D19">
          <w:delText> »</w:delText>
        </w:r>
        <w:r w:rsidRPr="009B6B0F" w:rsidDel="00C44D19">
          <w:delText xml:space="preserve"> de ce véhicule.</w:delText>
        </w:r>
      </w:del>
    </w:p>
    <w:p w14:paraId="362CEC1E" w14:textId="6E03EBB9" w:rsidR="005A4EDB" w:rsidRPr="000C638D" w:rsidDel="00C44D19" w:rsidRDefault="005A4EDB" w:rsidP="00C82597">
      <w:pPr>
        <w:jc w:val="both"/>
        <w:rPr>
          <w:del w:id="2053" w:author="TRIANO José" w:date="2024-09-18T16:55:00Z"/>
          <w:u w:val="single"/>
        </w:rPr>
      </w:pPr>
      <w:del w:id="2054" w:author="TRIANO José" w:date="2024-09-18T16:55:00Z">
        <w:r w:rsidRPr="000C638D" w:rsidDel="00C44D19">
          <w:rPr>
            <w:u w:val="single"/>
          </w:rPr>
          <w:delText xml:space="preserve">Véhicule </w:delText>
        </w:r>
        <w:r w:rsidDel="00C44D19">
          <w:rPr>
            <w:u w:val="single"/>
          </w:rPr>
          <w:delText>en test</w:delText>
        </w:r>
        <w:r w:rsidRPr="000C638D" w:rsidDel="00C44D19">
          <w:rPr>
            <w:u w:val="single"/>
          </w:rPr>
          <w:delText> :</w:delText>
        </w:r>
      </w:del>
    </w:p>
    <w:p w14:paraId="746B0C31" w14:textId="3A2AB140" w:rsidR="005A4EDB" w:rsidRPr="001B0389" w:rsidDel="00C44D19" w:rsidRDefault="005A4EDB" w:rsidP="00C82597">
      <w:pPr>
        <w:pStyle w:val="ReqID"/>
        <w:rPr>
          <w:del w:id="2055" w:author="TRIANO José" w:date="2024-09-18T16:55:00Z"/>
        </w:rPr>
      </w:pPr>
      <w:del w:id="2056" w:author="TRIANO José" w:date="2024-09-18T16:55:00Z">
        <w:r w:rsidRPr="001B0389" w:rsidDel="00C44D19">
          <w:delText>[Exi_</w:delText>
        </w:r>
        <w:r w:rsidDel="00C44D19">
          <w:delText>TM_TR_01</w:delText>
        </w:r>
        <w:r w:rsidRPr="001B0389" w:rsidDel="00C44D19">
          <w:delText>_03_</w:delText>
        </w:r>
        <w:r w:rsidDel="00C44D19">
          <w:delText>xxxx</w:delText>
        </w:r>
        <w:r w:rsidRPr="001B0389" w:rsidDel="00C44D19">
          <w:delText xml:space="preserve">-PROCESSING] </w:delText>
        </w:r>
      </w:del>
    </w:p>
    <w:p w14:paraId="49BFB713" w14:textId="66460217" w:rsidR="005A4EDB" w:rsidRPr="009B6B0F" w:rsidDel="00C44D19" w:rsidRDefault="005A4EDB" w:rsidP="00C82597">
      <w:pPr>
        <w:pStyle w:val="ReqText"/>
        <w:jc w:val="both"/>
        <w:rPr>
          <w:del w:id="2057" w:author="TRIANO José" w:date="2024-09-18T16:55:00Z"/>
        </w:rPr>
      </w:pPr>
      <w:del w:id="2058" w:author="TRIANO José" w:date="2024-09-18T16:55:00Z">
        <w:r w:rsidRPr="009B6B0F" w:rsidDel="00C44D19">
          <w:delText>Lorsqu'</w:delText>
        </w:r>
      </w:del>
      <w:ins w:id="2059" w:author="MAILIER Maxime" w:date="2024-08-21T15:15:00Z">
        <w:del w:id="2060" w:author="TRIANO José" w:date="2024-09-18T16:55:00Z">
          <w:r w:rsidR="00AE1414" w:rsidDel="00C44D19">
            <w:delText>un véhicule est associé à une</w:delText>
          </w:r>
        </w:del>
      </w:ins>
      <w:del w:id="2061" w:author="TRIANO José" w:date="2024-09-18T16:55:00Z">
        <w:r w:rsidRPr="009B6B0F" w:rsidDel="00C44D19">
          <w:delText>un</w:delText>
        </w:r>
        <w:r w:rsidDel="00C44D19">
          <w:delText>e</w:delText>
        </w:r>
        <w:r w:rsidRPr="009B6B0F" w:rsidDel="00C44D19">
          <w:delText xml:space="preserve"> course </w:delText>
        </w:r>
        <w:r w:rsidDel="00C44D19">
          <w:delText>de test est allouée à un véhicule</w:delText>
        </w:r>
        <w:r w:rsidRPr="009B6B0F" w:rsidDel="00C44D19">
          <w:delText xml:space="preserve">, le Traffic Mgr doit affecter le marqueur « véhicule </w:delText>
        </w:r>
        <w:r w:rsidDel="00C44D19">
          <w:delText>en test »</w:delText>
        </w:r>
        <w:r w:rsidRPr="009B6B0F" w:rsidDel="00C44D19">
          <w:delText xml:space="preserve"> à ce véhicule.</w:delText>
        </w:r>
      </w:del>
    </w:p>
    <w:p w14:paraId="5ADF36BB" w14:textId="58E9D91B" w:rsidR="005A4EDB" w:rsidRPr="00CF240A" w:rsidDel="00C44D19" w:rsidRDefault="005A4EDB" w:rsidP="00C82597">
      <w:pPr>
        <w:pStyle w:val="ReqID"/>
        <w:rPr>
          <w:del w:id="2062" w:author="TRIANO José" w:date="2024-09-18T16:55:00Z"/>
          <w:lang w:val="en-GB"/>
        </w:rPr>
      </w:pPr>
      <w:del w:id="2063" w:author="TRIANO José" w:date="2024-09-18T16:55:00Z">
        <w:r w:rsidRPr="00CF240A" w:rsidDel="00C44D19">
          <w:rPr>
            <w:lang w:val="en-GB"/>
          </w:rPr>
          <w:delText xml:space="preserve">[Exi_TM_TR_01_03_xxxx-PROCESSING] </w:delText>
        </w:r>
      </w:del>
    </w:p>
    <w:p w14:paraId="4043942D" w14:textId="29CFD24E" w:rsidR="005A4EDB" w:rsidRPr="009B6B0F" w:rsidDel="00C44D19" w:rsidRDefault="005A4EDB" w:rsidP="00C82597">
      <w:pPr>
        <w:pStyle w:val="ReqText"/>
        <w:jc w:val="both"/>
        <w:rPr>
          <w:del w:id="2064" w:author="TRIANO José" w:date="2024-09-18T16:55:00Z"/>
        </w:rPr>
      </w:pPr>
      <w:del w:id="2065" w:author="TRIANO José" w:date="2024-09-18T16:55:00Z">
        <w:r w:rsidRPr="009B6B0F" w:rsidDel="00C44D19">
          <w:delText xml:space="preserve">Lorsqu'un véhicule marqué comme « véhicule </w:delText>
        </w:r>
        <w:r w:rsidDel="00C44D19">
          <w:delText>en test »</w:delText>
        </w:r>
        <w:r w:rsidRPr="009B6B0F" w:rsidDel="00C44D19">
          <w:delText xml:space="preserve"> est désalloué </w:delText>
        </w:r>
      </w:del>
      <w:ins w:id="2066" w:author="MAILIER Maxime" w:date="2024-08-21T15:15:00Z">
        <w:del w:id="2067" w:author="TRIANO José" w:date="2024-09-18T16:55:00Z">
          <w:r w:rsidR="00AE1414" w:rsidDel="00C44D19">
            <w:delText>dissocié</w:delText>
          </w:r>
          <w:r w:rsidR="00AE1414" w:rsidRPr="009B6B0F" w:rsidDel="00C44D19">
            <w:delText xml:space="preserve"> </w:delText>
          </w:r>
        </w:del>
      </w:ins>
      <w:del w:id="2068" w:author="TRIANO José" w:date="2024-09-18T16:55:00Z">
        <w:r w:rsidRPr="009B6B0F" w:rsidDel="00C44D19">
          <w:delText xml:space="preserve">de sa course, le Traffic Mgr doit supprimer le marqueur « véhicule </w:delText>
        </w:r>
        <w:r w:rsidDel="00C44D19">
          <w:delText>en test »</w:delText>
        </w:r>
        <w:r w:rsidRPr="009B6B0F" w:rsidDel="00C44D19">
          <w:delText xml:space="preserve"> de ce véhicule.</w:delText>
        </w:r>
      </w:del>
    </w:p>
    <w:p w14:paraId="6915CFA1" w14:textId="7BCD5ED5" w:rsidR="008B2EB0" w:rsidRPr="000C638D" w:rsidDel="00FA1A91" w:rsidRDefault="008B2EB0" w:rsidP="00C82597">
      <w:pPr>
        <w:jc w:val="both"/>
        <w:rPr>
          <w:del w:id="2069" w:author="TRIANO José" w:date="2024-09-18T16:57:00Z"/>
          <w:u w:val="single"/>
        </w:rPr>
      </w:pPr>
      <w:del w:id="2070" w:author="TRIANO José" w:date="2024-09-18T16:57:00Z">
        <w:r w:rsidRPr="000C638D" w:rsidDel="00FA1A91">
          <w:rPr>
            <w:u w:val="single"/>
          </w:rPr>
          <w:delText>Accompagnateur bord :</w:delText>
        </w:r>
      </w:del>
    </w:p>
    <w:p w14:paraId="04CB3C51" w14:textId="04FEA898" w:rsidR="008B2EB0" w:rsidRPr="00BC10A2" w:rsidDel="00FA1A91" w:rsidRDefault="008B2EB0" w:rsidP="00C82597">
      <w:pPr>
        <w:pStyle w:val="ReqID"/>
        <w:rPr>
          <w:del w:id="2071" w:author="TRIANO José" w:date="2024-09-18T16:57:00Z"/>
        </w:rPr>
      </w:pPr>
      <w:del w:id="2072" w:author="TRIANO José" w:date="2024-09-18T16:57:00Z">
        <w:r w:rsidRPr="00BC10A2" w:rsidDel="00FA1A91">
          <w:delText>[Exi_</w:delText>
        </w:r>
        <w:r w:rsidR="00295F35" w:rsidRPr="00BC10A2" w:rsidDel="00FA1A91">
          <w:delText>TM_TR_01</w:delText>
        </w:r>
        <w:r w:rsidRPr="00BC10A2" w:rsidDel="00FA1A91">
          <w:delText>_03_</w:delText>
        </w:r>
        <w:r w:rsidR="00CF240A" w:rsidRPr="00BC10A2" w:rsidDel="00FA1A91">
          <w:delText>xxxx</w:delText>
        </w:r>
        <w:r w:rsidRPr="00BC10A2" w:rsidDel="00FA1A91">
          <w:delText xml:space="preserve">-PROCESSING] </w:delText>
        </w:r>
      </w:del>
    </w:p>
    <w:p w14:paraId="03D5A754" w14:textId="7FF03A2F" w:rsidR="008B2EB0" w:rsidRPr="009B6B0F" w:rsidDel="00FA1A91" w:rsidRDefault="008B2EB0" w:rsidP="00C82597">
      <w:pPr>
        <w:pStyle w:val="ReqText"/>
        <w:jc w:val="both"/>
        <w:rPr>
          <w:del w:id="2073" w:author="TRIANO José" w:date="2024-09-18T16:57:00Z"/>
        </w:rPr>
      </w:pPr>
      <w:del w:id="2074" w:author="TRIANO José" w:date="2024-09-18T16:57:00Z">
        <w:r w:rsidRPr="009B6B0F" w:rsidDel="00FA1A91">
          <w:delText>Lorsque la valeur de l’indicateur accompagnateur bord d’un véhicule est « oui</w:delText>
        </w:r>
        <w:r w:rsidR="005003EE" w:rsidDel="00FA1A91">
          <w:delText> »</w:delText>
        </w:r>
        <w:r w:rsidRPr="009B6B0F" w:rsidDel="00FA1A91">
          <w:delText>, le Traffic Mgr doit affecter le marqueur « accompagnateur bord</w:delText>
        </w:r>
        <w:r w:rsidR="00D1523A" w:rsidDel="00FA1A91">
          <w:delText> »</w:delText>
        </w:r>
        <w:r w:rsidRPr="009B6B0F" w:rsidDel="00FA1A91">
          <w:delText> à ce véhicule.</w:delText>
        </w:r>
      </w:del>
    </w:p>
    <w:p w14:paraId="3680E1F6" w14:textId="7C3E46B6" w:rsidR="008B2EB0" w:rsidRPr="00CF240A" w:rsidDel="00FA1A91" w:rsidRDefault="008B2EB0" w:rsidP="00C82597">
      <w:pPr>
        <w:pStyle w:val="ReqID"/>
        <w:rPr>
          <w:del w:id="2075" w:author="TRIANO José" w:date="2024-09-18T16:57:00Z"/>
          <w:lang w:val="en-GB"/>
        </w:rPr>
      </w:pPr>
      <w:del w:id="2076" w:author="TRIANO José" w:date="2024-09-18T16:57:00Z">
        <w:r w:rsidRPr="00CF240A" w:rsidDel="00FA1A91">
          <w:rPr>
            <w:lang w:val="en-GB"/>
          </w:rPr>
          <w:delText>[Exi_</w:delText>
        </w:r>
        <w:r w:rsidR="00295F35" w:rsidRPr="00CF240A" w:rsidDel="00FA1A91">
          <w:rPr>
            <w:lang w:val="en-GB"/>
          </w:rPr>
          <w:delText>TM_TR_01</w:delText>
        </w:r>
        <w:r w:rsidRPr="00CF240A" w:rsidDel="00FA1A91">
          <w:rPr>
            <w:lang w:val="en-GB"/>
          </w:rPr>
          <w:delText>_03_</w:delText>
        </w:r>
        <w:r w:rsidR="00CF240A" w:rsidRPr="00CF240A" w:rsidDel="00FA1A91">
          <w:rPr>
            <w:lang w:val="en-GB"/>
          </w:rPr>
          <w:delText>xxxx</w:delText>
        </w:r>
        <w:r w:rsidRPr="00CF240A" w:rsidDel="00FA1A91">
          <w:rPr>
            <w:lang w:val="en-GB"/>
          </w:rPr>
          <w:delText xml:space="preserve">- PROCESSING] </w:delText>
        </w:r>
      </w:del>
    </w:p>
    <w:p w14:paraId="096966CC" w14:textId="5535644F" w:rsidR="008B2EB0" w:rsidRPr="009B6B0F" w:rsidDel="00FA1A91" w:rsidRDefault="008B2EB0" w:rsidP="00C82597">
      <w:pPr>
        <w:pStyle w:val="ReqText"/>
        <w:jc w:val="both"/>
        <w:rPr>
          <w:del w:id="2077" w:author="TRIANO José" w:date="2024-09-18T16:57:00Z"/>
        </w:rPr>
      </w:pPr>
      <w:del w:id="2078" w:author="TRIANO José" w:date="2024-09-18T16:57:00Z">
        <w:r w:rsidRPr="009B6B0F" w:rsidDel="00FA1A91">
          <w:delText>Pour un véhicule marqué « accompagnateur bord</w:delText>
        </w:r>
        <w:r w:rsidR="005003EE" w:rsidDel="00FA1A91">
          <w:delText> »</w:delText>
        </w:r>
        <w:r w:rsidRPr="009B6B0F" w:rsidDel="00FA1A91">
          <w:delText>, lorsque la valeur de l’indicateur accompagnateur bord de ce véhicule est « non</w:delText>
        </w:r>
        <w:r w:rsidR="005003EE" w:rsidDel="00FA1A91">
          <w:delText> »</w:delText>
        </w:r>
        <w:r w:rsidRPr="009B6B0F" w:rsidDel="00FA1A91">
          <w:delText>, le Traffic Mgr doit supprimer le marqueur « accompagnateur bord</w:delText>
        </w:r>
        <w:r w:rsidR="005003EE" w:rsidDel="00FA1A91">
          <w:delText> »</w:delText>
        </w:r>
        <w:r w:rsidRPr="009B6B0F" w:rsidDel="00FA1A91">
          <w:delText>.</w:delText>
        </w:r>
      </w:del>
    </w:p>
    <w:p w14:paraId="2B995E14" w14:textId="35E7728D" w:rsidR="008B2EB0" w:rsidRPr="001B0389" w:rsidDel="00FA1A91" w:rsidRDefault="008B2EB0" w:rsidP="00C82597">
      <w:pPr>
        <w:pStyle w:val="ReqID"/>
        <w:rPr>
          <w:del w:id="2079" w:author="TRIANO José" w:date="2024-09-18T16:57:00Z"/>
        </w:rPr>
      </w:pPr>
      <w:del w:id="2080" w:author="TRIANO José" w:date="2024-09-18T16:57:00Z">
        <w:r w:rsidRPr="001B0389" w:rsidDel="00FA1A91">
          <w:delText>[Exi_</w:delText>
        </w:r>
        <w:r w:rsidR="00295F35" w:rsidDel="00FA1A91">
          <w:delText>TM_TR_01</w:delText>
        </w:r>
        <w:r w:rsidRPr="001B0389" w:rsidDel="00FA1A91">
          <w:delText>_03_</w:delText>
        </w:r>
        <w:r w:rsidR="00CF240A" w:rsidDel="00FA1A91">
          <w:delText>xxxx</w:delText>
        </w:r>
        <w:r w:rsidRPr="001B0389" w:rsidDel="00FA1A91">
          <w:delText xml:space="preserve">-HMI] </w:delText>
        </w:r>
      </w:del>
    </w:p>
    <w:p w14:paraId="35BAE10F" w14:textId="791B8CA1" w:rsidR="008B2EB0" w:rsidRPr="009B6B0F" w:rsidDel="00FA1A91" w:rsidRDefault="008B2EB0" w:rsidP="00C82597">
      <w:pPr>
        <w:pStyle w:val="ReqText"/>
        <w:jc w:val="both"/>
        <w:rPr>
          <w:del w:id="2081" w:author="TRIANO José" w:date="2024-09-18T16:57:00Z"/>
        </w:rPr>
      </w:pPr>
      <w:del w:id="2082" w:author="TRIANO José" w:date="2024-09-18T16:57:00Z">
        <w:r w:rsidRPr="009B6B0F" w:rsidDel="00FA1A91">
          <w:delText xml:space="preserve">Le Traffic Mgr doit permettre à un opérateur </w:delText>
        </w:r>
      </w:del>
      <w:ins w:id="2083" w:author="MAILIER Maxime" w:date="2024-08-20T14:45:00Z">
        <w:del w:id="2084" w:author="TRIANO José" w:date="2024-09-18T16:57:00Z">
          <w:r w:rsidR="00736469" w:rsidDel="00FA1A91">
            <w:delText>utilisateur</w:delText>
          </w:r>
          <w:r w:rsidR="00736469" w:rsidRPr="009B6B0F" w:rsidDel="00FA1A91">
            <w:delText xml:space="preserve"> </w:delText>
          </w:r>
        </w:del>
      </w:ins>
      <w:del w:id="2085" w:author="TRIANO José" w:date="2024-09-18T16:57:00Z">
        <w:r w:rsidRPr="009B6B0F" w:rsidDel="00FA1A91">
          <w:delText>d’affecter le marqueur « accompagnateur bord</w:delText>
        </w:r>
        <w:r w:rsidR="005003EE" w:rsidDel="00FA1A91">
          <w:delText> »</w:delText>
        </w:r>
        <w:r w:rsidRPr="009B6B0F" w:rsidDel="00FA1A91">
          <w:delText> à un véhicule.</w:delText>
        </w:r>
      </w:del>
    </w:p>
    <w:p w14:paraId="5D58D457" w14:textId="05B5C3DE" w:rsidR="008B2EB0" w:rsidRPr="001B0389" w:rsidDel="00FA1A91" w:rsidRDefault="008B2EB0" w:rsidP="00C82597">
      <w:pPr>
        <w:pStyle w:val="ReqID"/>
        <w:rPr>
          <w:del w:id="2086" w:author="TRIANO José" w:date="2024-09-18T16:57:00Z"/>
        </w:rPr>
      </w:pPr>
      <w:del w:id="2087" w:author="TRIANO José" w:date="2024-09-18T16:57:00Z">
        <w:r w:rsidRPr="001B0389" w:rsidDel="00FA1A91">
          <w:delText>[Exi_</w:delText>
        </w:r>
        <w:r w:rsidR="00295F35" w:rsidDel="00FA1A91">
          <w:delText>TM_TR_01</w:delText>
        </w:r>
        <w:r w:rsidRPr="001B0389" w:rsidDel="00FA1A91">
          <w:delText>_03_</w:delText>
        </w:r>
        <w:r w:rsidR="00CF240A" w:rsidDel="00FA1A91">
          <w:delText>xxxx</w:delText>
        </w:r>
        <w:r w:rsidRPr="001B0389" w:rsidDel="00FA1A91">
          <w:delText xml:space="preserve">-HMI] </w:delText>
        </w:r>
      </w:del>
    </w:p>
    <w:p w14:paraId="33D6E9EB" w14:textId="139251EE" w:rsidR="008B2EB0" w:rsidRPr="009B6B0F" w:rsidDel="00FA1A91" w:rsidRDefault="008B2EB0" w:rsidP="00C82597">
      <w:pPr>
        <w:pStyle w:val="ReqText"/>
        <w:jc w:val="both"/>
        <w:rPr>
          <w:del w:id="2088" w:author="TRIANO José" w:date="2024-09-18T16:57:00Z"/>
        </w:rPr>
      </w:pPr>
      <w:del w:id="2089" w:author="TRIANO José" w:date="2024-09-18T16:57:00Z">
        <w:r w:rsidRPr="009B6B0F" w:rsidDel="00FA1A91">
          <w:delText xml:space="preserve">Le Traffic Mgr doit permettre à un </w:delText>
        </w:r>
      </w:del>
      <w:ins w:id="2090" w:author="MAILIER Maxime" w:date="2024-08-20T14:45:00Z">
        <w:del w:id="2091" w:author="TRIANO José" w:date="2024-09-18T16:57:00Z">
          <w:r w:rsidR="00736469" w:rsidDel="00FA1A91">
            <w:delText>utilisateur</w:delText>
          </w:r>
          <w:r w:rsidR="00736469" w:rsidRPr="009B6B0F" w:rsidDel="00FA1A91">
            <w:delText xml:space="preserve"> </w:delText>
          </w:r>
        </w:del>
      </w:ins>
      <w:del w:id="2092" w:author="TRIANO José" w:date="2024-09-18T16:57:00Z">
        <w:r w:rsidRPr="009B6B0F" w:rsidDel="00FA1A91">
          <w:delText>opérateur de supprimer le marqueur « accompagnateur bord</w:delText>
        </w:r>
        <w:r w:rsidR="005003EE" w:rsidDel="00FA1A91">
          <w:delText> »</w:delText>
        </w:r>
        <w:r w:rsidRPr="009B6B0F" w:rsidDel="00FA1A91">
          <w:delText> d'un véhicule.</w:delText>
        </w:r>
      </w:del>
    </w:p>
    <w:p w14:paraId="56D8ADD1" w14:textId="7B593534" w:rsidR="008B2EB0" w:rsidRPr="000C638D" w:rsidDel="00FA1A91" w:rsidRDefault="008B2EB0" w:rsidP="00C82597">
      <w:pPr>
        <w:jc w:val="both"/>
        <w:rPr>
          <w:del w:id="2093" w:author="TRIANO José" w:date="2024-09-18T16:57:00Z"/>
          <w:u w:val="single"/>
        </w:rPr>
      </w:pPr>
      <w:del w:id="2094" w:author="TRIANO José" w:date="2024-09-18T16:57:00Z">
        <w:r w:rsidRPr="000C638D" w:rsidDel="00FA1A91">
          <w:rPr>
            <w:u w:val="single"/>
          </w:rPr>
          <w:delText>Recharge de la batterie demandée :</w:delText>
        </w:r>
      </w:del>
    </w:p>
    <w:p w14:paraId="519115C6" w14:textId="78C9366C" w:rsidR="008B2EB0" w:rsidRPr="00CF240A" w:rsidDel="00FA1A91" w:rsidRDefault="008B2EB0" w:rsidP="00C82597">
      <w:pPr>
        <w:pStyle w:val="ReqID"/>
        <w:rPr>
          <w:del w:id="2095" w:author="TRIANO José" w:date="2024-09-18T16:57:00Z"/>
          <w:lang w:val="en-GB"/>
        </w:rPr>
      </w:pPr>
      <w:del w:id="2096" w:author="TRIANO José" w:date="2024-09-18T16:57:00Z">
        <w:r w:rsidRPr="00CF240A" w:rsidDel="00FA1A91">
          <w:rPr>
            <w:lang w:val="en-GB"/>
          </w:rPr>
          <w:delText>[Exi_</w:delText>
        </w:r>
        <w:r w:rsidR="00295F35" w:rsidRPr="00CF240A" w:rsidDel="00FA1A91">
          <w:rPr>
            <w:lang w:val="en-GB"/>
          </w:rPr>
          <w:delText>TM_TR_01</w:delText>
        </w:r>
        <w:r w:rsidRPr="00CF240A" w:rsidDel="00FA1A91">
          <w:rPr>
            <w:lang w:val="en-GB"/>
          </w:rPr>
          <w:delText>_03_</w:delText>
        </w:r>
        <w:r w:rsidR="00CF240A" w:rsidRPr="00CF240A" w:rsidDel="00FA1A91">
          <w:rPr>
            <w:lang w:val="en-GB"/>
          </w:rPr>
          <w:delText>xxxx</w:delText>
        </w:r>
        <w:r w:rsidRPr="00CF240A" w:rsidDel="00FA1A91">
          <w:rPr>
            <w:lang w:val="en-GB"/>
          </w:rPr>
          <w:delText xml:space="preserve">-PROCESSING] </w:delText>
        </w:r>
      </w:del>
    </w:p>
    <w:p w14:paraId="45FD2785" w14:textId="1E3595BA" w:rsidR="008B2EB0" w:rsidRPr="009B6B0F" w:rsidDel="00FA1A91" w:rsidRDefault="008B2EB0" w:rsidP="00C82597">
      <w:pPr>
        <w:pStyle w:val="ReqText"/>
        <w:jc w:val="both"/>
        <w:rPr>
          <w:del w:id="2097" w:author="TRIANO José" w:date="2024-09-18T16:57:00Z"/>
        </w:rPr>
      </w:pPr>
      <w:del w:id="2098" w:author="TRIANO José" w:date="2024-09-18T16:57:00Z">
        <w:r w:rsidRPr="009B6B0F" w:rsidDel="00FA1A91">
          <w:delText>Lorsque la valeur de l’indicateur de recharge de batterie d’un véhicule est « demandée</w:delText>
        </w:r>
        <w:r w:rsidR="005003EE" w:rsidDel="00FA1A91">
          <w:delText> »</w:delText>
        </w:r>
        <w:r w:rsidRPr="009B6B0F" w:rsidDel="00FA1A91">
          <w:delText>, le Traffic Mgr doit affecter le marqueur « recharge de batterie demandée</w:delText>
        </w:r>
        <w:r w:rsidR="005003EE" w:rsidDel="00FA1A91">
          <w:delText> »</w:delText>
        </w:r>
        <w:r w:rsidRPr="009B6B0F" w:rsidDel="00FA1A91">
          <w:delText> à ce véhicule.</w:delText>
        </w:r>
      </w:del>
    </w:p>
    <w:p w14:paraId="1BE1E3F3" w14:textId="7F81978C" w:rsidR="008B2EB0" w:rsidRPr="00CF240A" w:rsidDel="00FA1A91" w:rsidRDefault="008B2EB0" w:rsidP="00C82597">
      <w:pPr>
        <w:pStyle w:val="ReqID"/>
        <w:rPr>
          <w:del w:id="2099" w:author="TRIANO José" w:date="2024-09-18T16:57:00Z"/>
          <w:lang w:val="en-GB"/>
        </w:rPr>
      </w:pPr>
      <w:del w:id="2100" w:author="TRIANO José" w:date="2024-09-18T16:57:00Z">
        <w:r w:rsidRPr="00CF240A" w:rsidDel="00FA1A91">
          <w:rPr>
            <w:lang w:val="en-GB"/>
          </w:rPr>
          <w:delText>[Exi_</w:delText>
        </w:r>
        <w:r w:rsidR="00295F35" w:rsidRPr="00CF240A" w:rsidDel="00FA1A91">
          <w:rPr>
            <w:lang w:val="en-GB"/>
          </w:rPr>
          <w:delText>TM_TR_01</w:delText>
        </w:r>
        <w:r w:rsidRPr="00CF240A" w:rsidDel="00FA1A91">
          <w:rPr>
            <w:lang w:val="en-GB"/>
          </w:rPr>
          <w:delText>_03_</w:delText>
        </w:r>
        <w:r w:rsidR="00CF240A" w:rsidRPr="00CF240A" w:rsidDel="00FA1A91">
          <w:rPr>
            <w:lang w:val="en-GB"/>
          </w:rPr>
          <w:delText>xxxx</w:delText>
        </w:r>
        <w:r w:rsidRPr="00CF240A" w:rsidDel="00FA1A91">
          <w:rPr>
            <w:lang w:val="en-GB"/>
          </w:rPr>
          <w:delText xml:space="preserve">-PROCESSING] </w:delText>
        </w:r>
      </w:del>
    </w:p>
    <w:p w14:paraId="43F29175" w14:textId="7FA2981D" w:rsidR="008B2EB0" w:rsidRPr="009B6B0F" w:rsidDel="00FA1A91" w:rsidRDefault="008B2EB0" w:rsidP="00C82597">
      <w:pPr>
        <w:pStyle w:val="ReqText"/>
        <w:jc w:val="both"/>
        <w:rPr>
          <w:del w:id="2101" w:author="TRIANO José" w:date="2024-09-18T16:57:00Z"/>
        </w:rPr>
      </w:pPr>
      <w:del w:id="2102" w:author="TRIANO José" w:date="2024-09-18T16:57:00Z">
        <w:r w:rsidRPr="009B6B0F" w:rsidDel="00FA1A91">
          <w:delText>Pour un véhicule marqué « recharge de batterie demandée</w:delText>
        </w:r>
        <w:r w:rsidR="005003EE" w:rsidDel="00FA1A91">
          <w:delText> »</w:delText>
        </w:r>
        <w:r w:rsidRPr="009B6B0F" w:rsidDel="00FA1A91">
          <w:delText>, lorsque la valeur de l’indicateur de recharge de batterie de ce véhicule est « non demandée</w:delText>
        </w:r>
        <w:r w:rsidR="005003EE" w:rsidDel="00FA1A91">
          <w:delText> »</w:delText>
        </w:r>
        <w:r w:rsidRPr="009B6B0F" w:rsidDel="00FA1A91">
          <w:delText>, le Traffic Mgr doit supprimer le marqueur « recharge de batterie demandée</w:delText>
        </w:r>
        <w:r w:rsidR="005003EE" w:rsidDel="00FA1A91">
          <w:delText> »</w:delText>
        </w:r>
        <w:r w:rsidRPr="009B6B0F" w:rsidDel="00FA1A91">
          <w:delText>.</w:delText>
        </w:r>
      </w:del>
    </w:p>
    <w:p w14:paraId="4BC3077A" w14:textId="52629F8E" w:rsidR="008B2EB0" w:rsidRPr="001B0389" w:rsidDel="00FA1A91" w:rsidRDefault="008B2EB0" w:rsidP="00C82597">
      <w:pPr>
        <w:pStyle w:val="ReqID"/>
        <w:rPr>
          <w:del w:id="2103" w:author="TRIANO José" w:date="2024-09-18T16:57:00Z"/>
        </w:rPr>
      </w:pPr>
      <w:del w:id="2104" w:author="TRIANO José" w:date="2024-09-18T16:57:00Z">
        <w:r w:rsidRPr="001B0389" w:rsidDel="00FA1A91">
          <w:delText>[Exi_</w:delText>
        </w:r>
        <w:r w:rsidR="00295F35" w:rsidDel="00FA1A91">
          <w:delText>TM_TR_01</w:delText>
        </w:r>
        <w:r w:rsidRPr="001B0389" w:rsidDel="00FA1A91">
          <w:delText>_03_</w:delText>
        </w:r>
        <w:r w:rsidR="00CF240A" w:rsidDel="00FA1A91">
          <w:delText>xxxx</w:delText>
        </w:r>
        <w:r w:rsidRPr="001B0389" w:rsidDel="00FA1A91">
          <w:delText xml:space="preserve">-HMI] </w:delText>
        </w:r>
      </w:del>
    </w:p>
    <w:p w14:paraId="1402A239" w14:textId="62453187" w:rsidR="008B2EB0" w:rsidRPr="009B6B0F" w:rsidDel="00FA1A91" w:rsidRDefault="008B2EB0" w:rsidP="00C82597">
      <w:pPr>
        <w:pStyle w:val="ReqText"/>
        <w:jc w:val="both"/>
        <w:rPr>
          <w:del w:id="2105" w:author="TRIANO José" w:date="2024-09-18T16:57:00Z"/>
        </w:rPr>
      </w:pPr>
      <w:del w:id="2106" w:author="TRIANO José" w:date="2024-09-18T16:57:00Z">
        <w:r w:rsidRPr="009B6B0F" w:rsidDel="00FA1A91">
          <w:delText xml:space="preserve">Le Traffic Mgr doit permettre à un </w:delText>
        </w:r>
      </w:del>
      <w:ins w:id="2107" w:author="MAILIER Maxime" w:date="2024-08-20T14:45:00Z">
        <w:del w:id="2108" w:author="TRIANO José" w:date="2024-09-18T16:57:00Z">
          <w:r w:rsidR="00736469" w:rsidDel="00FA1A91">
            <w:delText>utilisateur</w:delText>
          </w:r>
          <w:r w:rsidR="00736469" w:rsidRPr="009B6B0F" w:rsidDel="00FA1A91">
            <w:delText xml:space="preserve"> </w:delText>
          </w:r>
        </w:del>
      </w:ins>
      <w:del w:id="2109" w:author="TRIANO José" w:date="2024-09-18T16:57:00Z">
        <w:r w:rsidRPr="009B6B0F" w:rsidDel="00FA1A91">
          <w:delText>opérateur d’affecter le marqueur « recharge de batterie demandée</w:delText>
        </w:r>
        <w:r w:rsidR="005003EE" w:rsidDel="00FA1A91">
          <w:delText> »</w:delText>
        </w:r>
        <w:r w:rsidRPr="009B6B0F" w:rsidDel="00FA1A91">
          <w:delText> à un véhicule.</w:delText>
        </w:r>
      </w:del>
    </w:p>
    <w:p w14:paraId="44162273" w14:textId="1FC7CD8F" w:rsidR="008B2EB0" w:rsidRPr="001B0389" w:rsidDel="00FA1A91" w:rsidRDefault="008B2EB0" w:rsidP="00C82597">
      <w:pPr>
        <w:pStyle w:val="ReqID"/>
        <w:rPr>
          <w:del w:id="2110" w:author="TRIANO José" w:date="2024-09-18T16:57:00Z"/>
        </w:rPr>
      </w:pPr>
      <w:del w:id="2111" w:author="TRIANO José" w:date="2024-09-18T16:57:00Z">
        <w:r w:rsidRPr="001B0389" w:rsidDel="00FA1A91">
          <w:delText>[Exi_</w:delText>
        </w:r>
        <w:r w:rsidR="00295F35" w:rsidDel="00FA1A91">
          <w:delText>TM_TR_01</w:delText>
        </w:r>
        <w:r w:rsidRPr="001B0389" w:rsidDel="00FA1A91">
          <w:delText>_03_</w:delText>
        </w:r>
        <w:r w:rsidR="00CF240A" w:rsidDel="00FA1A91">
          <w:delText>xxxx</w:delText>
        </w:r>
        <w:r w:rsidRPr="001B0389" w:rsidDel="00FA1A91">
          <w:delText xml:space="preserve">-HMI] </w:delText>
        </w:r>
      </w:del>
    </w:p>
    <w:p w14:paraId="20346308" w14:textId="3FF46D71" w:rsidR="008B2EB0" w:rsidRPr="009B6B0F" w:rsidDel="00FA1A91" w:rsidRDefault="008B2EB0" w:rsidP="00C82597">
      <w:pPr>
        <w:pStyle w:val="ReqText"/>
        <w:jc w:val="both"/>
        <w:rPr>
          <w:del w:id="2112" w:author="TRIANO José" w:date="2024-09-18T16:57:00Z"/>
        </w:rPr>
      </w:pPr>
      <w:del w:id="2113" w:author="TRIANO José" w:date="2024-09-18T16:57:00Z">
        <w:r w:rsidRPr="009B6B0F" w:rsidDel="00FA1A91">
          <w:delText xml:space="preserve">Le Traffic Mgr doit permettre à un </w:delText>
        </w:r>
      </w:del>
      <w:ins w:id="2114" w:author="MAILIER Maxime" w:date="2024-08-20T14:45:00Z">
        <w:del w:id="2115" w:author="TRIANO José" w:date="2024-09-18T16:57:00Z">
          <w:r w:rsidR="00736469" w:rsidDel="00FA1A91">
            <w:delText>utilisateur</w:delText>
          </w:r>
          <w:r w:rsidR="00736469" w:rsidRPr="009B6B0F" w:rsidDel="00FA1A91">
            <w:delText xml:space="preserve"> </w:delText>
          </w:r>
        </w:del>
      </w:ins>
      <w:del w:id="2116" w:author="TRIANO José" w:date="2024-09-18T16:57:00Z">
        <w:r w:rsidRPr="009B6B0F" w:rsidDel="00FA1A91">
          <w:delText>opérateur de supprimer le marqueur « recharge de batterie demandée</w:delText>
        </w:r>
        <w:r w:rsidR="005003EE" w:rsidDel="00FA1A91">
          <w:delText> »</w:delText>
        </w:r>
        <w:r w:rsidRPr="009B6B0F" w:rsidDel="00FA1A91">
          <w:delText> d'un véhicule.</w:delText>
        </w:r>
      </w:del>
    </w:p>
    <w:p w14:paraId="14C7E7CD" w14:textId="0FA20547" w:rsidR="008B2EB0" w:rsidRPr="000C638D" w:rsidDel="00B71261" w:rsidRDefault="00A47C28" w:rsidP="00C82597">
      <w:pPr>
        <w:jc w:val="both"/>
        <w:rPr>
          <w:del w:id="2117" w:author="TRIANO José" w:date="2024-09-18T17:11:00Z"/>
          <w:u w:val="single"/>
        </w:rPr>
      </w:pPr>
      <w:del w:id="2118" w:author="TRIANO José" w:date="2024-09-18T17:11:00Z">
        <w:r w:rsidDel="00B71261">
          <w:rPr>
            <w:u w:val="single"/>
          </w:rPr>
          <w:delText>Planifié pour n</w:delText>
        </w:r>
        <w:r w:rsidR="008B2EB0" w:rsidRPr="000C638D" w:rsidDel="00B71261">
          <w:rPr>
            <w:u w:val="single"/>
          </w:rPr>
          <w:delText>ettoyage :</w:delText>
        </w:r>
      </w:del>
    </w:p>
    <w:p w14:paraId="5414584C" w14:textId="206BA3DE" w:rsidR="008B2EB0" w:rsidRPr="001B0389" w:rsidDel="00B71261" w:rsidRDefault="008B2EB0" w:rsidP="00C82597">
      <w:pPr>
        <w:pStyle w:val="ReqID"/>
        <w:rPr>
          <w:del w:id="2119" w:author="TRIANO José" w:date="2024-09-18T17:11:00Z"/>
        </w:rPr>
      </w:pPr>
      <w:del w:id="2120" w:author="TRIANO José" w:date="2024-09-18T17:11:00Z">
        <w:r w:rsidRPr="001B0389" w:rsidDel="00B71261">
          <w:delText>[Exi_</w:delText>
        </w:r>
        <w:r w:rsidR="00295F35" w:rsidDel="00B71261">
          <w:delText>TM_TR_01</w:delText>
        </w:r>
        <w:r w:rsidRPr="001B0389" w:rsidDel="00B71261">
          <w:delText>_03_</w:delText>
        </w:r>
        <w:r w:rsidR="00CF240A" w:rsidDel="00B71261">
          <w:delText>xxxx</w:delText>
        </w:r>
        <w:r w:rsidRPr="001B0389" w:rsidDel="00B71261">
          <w:delText xml:space="preserve">-HMI] </w:delText>
        </w:r>
      </w:del>
    </w:p>
    <w:p w14:paraId="2B8C379F" w14:textId="2CD45654" w:rsidR="008B2EB0" w:rsidRPr="009B6B0F" w:rsidDel="00B71261" w:rsidRDefault="008B2EB0" w:rsidP="00C82597">
      <w:pPr>
        <w:pStyle w:val="ReqText"/>
        <w:jc w:val="both"/>
        <w:rPr>
          <w:del w:id="2121" w:author="TRIANO José" w:date="2024-09-18T17:11:00Z"/>
        </w:rPr>
      </w:pPr>
      <w:del w:id="2122" w:author="TRIANO José" w:date="2024-09-18T17:11:00Z">
        <w:r w:rsidRPr="009B6B0F" w:rsidDel="00B71261">
          <w:delText xml:space="preserve">Le Traffic Mgr doit permettre à un </w:delText>
        </w:r>
      </w:del>
      <w:ins w:id="2123" w:author="MAILIER Maxime" w:date="2024-08-20T14:45:00Z">
        <w:del w:id="2124" w:author="TRIANO José" w:date="2024-09-18T17:11:00Z">
          <w:r w:rsidR="00736469" w:rsidDel="00B71261">
            <w:delText>utilisateur</w:delText>
          </w:r>
          <w:r w:rsidR="00736469" w:rsidRPr="009B6B0F" w:rsidDel="00B71261">
            <w:delText xml:space="preserve"> </w:delText>
          </w:r>
        </w:del>
      </w:ins>
      <w:del w:id="2125" w:author="TRIANO José" w:date="2024-09-18T17:11:00Z">
        <w:r w:rsidRPr="009B6B0F" w:rsidDel="00B71261">
          <w:delText xml:space="preserve">opérateur d’affecter le marqueur </w:delText>
        </w:r>
        <w:r w:rsidR="00A47C28" w:rsidDel="00B71261">
          <w:delText xml:space="preserve">« planifié pour </w:delText>
        </w:r>
        <w:r w:rsidRPr="009B6B0F" w:rsidDel="00B71261">
          <w:delText>nettoyage</w:delText>
        </w:r>
        <w:r w:rsidR="005003EE" w:rsidDel="00B71261">
          <w:delText> »</w:delText>
        </w:r>
        <w:r w:rsidRPr="009B6B0F" w:rsidDel="00B71261">
          <w:delText> à un véhicule.</w:delText>
        </w:r>
      </w:del>
    </w:p>
    <w:p w14:paraId="3D3EAAB3" w14:textId="4284F9DB" w:rsidR="008B2EB0" w:rsidRPr="001B0389" w:rsidDel="00B71261" w:rsidRDefault="008B2EB0" w:rsidP="00C82597">
      <w:pPr>
        <w:pStyle w:val="ReqID"/>
        <w:rPr>
          <w:del w:id="2126" w:author="TRIANO José" w:date="2024-09-18T17:11:00Z"/>
        </w:rPr>
      </w:pPr>
      <w:del w:id="2127" w:author="TRIANO José" w:date="2024-09-18T17:11:00Z">
        <w:r w:rsidRPr="001B0389" w:rsidDel="00B71261">
          <w:delText>[Exi_</w:delText>
        </w:r>
        <w:r w:rsidR="00295F35" w:rsidDel="00B71261">
          <w:delText>TM_TR_01</w:delText>
        </w:r>
        <w:r w:rsidRPr="001B0389" w:rsidDel="00B71261">
          <w:delText>_03_</w:delText>
        </w:r>
        <w:r w:rsidR="00CF240A" w:rsidDel="00B71261">
          <w:delText>xxxx</w:delText>
        </w:r>
        <w:r w:rsidRPr="001B0389" w:rsidDel="00B71261">
          <w:delText>-HMI]</w:delText>
        </w:r>
      </w:del>
    </w:p>
    <w:p w14:paraId="282769FF" w14:textId="09487D3C" w:rsidR="008B2EB0" w:rsidRPr="009B6B0F" w:rsidDel="00B71261" w:rsidRDefault="008B2EB0" w:rsidP="00C82597">
      <w:pPr>
        <w:pStyle w:val="ReqText"/>
        <w:jc w:val="both"/>
        <w:rPr>
          <w:del w:id="2128" w:author="TRIANO José" w:date="2024-09-18T17:11:00Z"/>
        </w:rPr>
      </w:pPr>
      <w:del w:id="2129" w:author="TRIANO José" w:date="2024-09-18T17:11:00Z">
        <w:r w:rsidRPr="009B6B0F" w:rsidDel="00B71261">
          <w:delText xml:space="preserve">Le Traffic Mgr doit permettre à un </w:delText>
        </w:r>
      </w:del>
      <w:ins w:id="2130" w:author="MAILIER Maxime" w:date="2024-08-20T14:45:00Z">
        <w:del w:id="2131" w:author="TRIANO José" w:date="2024-09-18T17:11:00Z">
          <w:r w:rsidR="00736469" w:rsidDel="00B71261">
            <w:delText>utilisateur</w:delText>
          </w:r>
          <w:r w:rsidR="00736469" w:rsidRPr="009B6B0F" w:rsidDel="00B71261">
            <w:delText xml:space="preserve"> </w:delText>
          </w:r>
        </w:del>
      </w:ins>
      <w:del w:id="2132" w:author="TRIANO José" w:date="2024-09-18T17:11:00Z">
        <w:r w:rsidRPr="009B6B0F" w:rsidDel="00B71261">
          <w:delText xml:space="preserve">opérateur de supprimer le marqueur </w:delText>
        </w:r>
        <w:r w:rsidR="00A47C28" w:rsidDel="00B71261">
          <w:delText xml:space="preserve">« planifié pour </w:delText>
        </w:r>
        <w:r w:rsidR="00A47C28" w:rsidRPr="009B6B0F" w:rsidDel="00B71261">
          <w:delText>nettoyage</w:delText>
        </w:r>
        <w:r w:rsidR="005003EE" w:rsidDel="00B71261">
          <w:delText> »</w:delText>
        </w:r>
        <w:r w:rsidR="00A47C28" w:rsidRPr="009B6B0F" w:rsidDel="00B71261">
          <w:delText> </w:delText>
        </w:r>
        <w:r w:rsidRPr="009B6B0F" w:rsidDel="00B71261">
          <w:delText>d'un véhicule.</w:delText>
        </w:r>
      </w:del>
    </w:p>
    <w:p w14:paraId="0B1A34BB" w14:textId="123C13B6" w:rsidR="008B2EB0" w:rsidRPr="000C638D" w:rsidDel="00B71261" w:rsidRDefault="003722C8" w:rsidP="00C82597">
      <w:pPr>
        <w:jc w:val="both"/>
        <w:rPr>
          <w:del w:id="2133" w:author="TRIANO José" w:date="2024-09-18T17:11:00Z"/>
          <w:u w:val="single"/>
        </w:rPr>
      </w:pPr>
      <w:del w:id="2134" w:author="TRIANO José" w:date="2024-09-18T17:11:00Z">
        <w:r w:rsidDel="00B71261">
          <w:rPr>
            <w:u w:val="single"/>
          </w:rPr>
          <w:delText>Planifié pour m</w:delText>
        </w:r>
        <w:r w:rsidR="008B2EB0" w:rsidRPr="000C638D" w:rsidDel="00B71261">
          <w:rPr>
            <w:u w:val="single"/>
          </w:rPr>
          <w:delText>aintenance technique :</w:delText>
        </w:r>
      </w:del>
    </w:p>
    <w:p w14:paraId="07659C4A" w14:textId="310A36B4" w:rsidR="008B2EB0" w:rsidRPr="001B0389" w:rsidDel="00B71261" w:rsidRDefault="008B2EB0" w:rsidP="00C82597">
      <w:pPr>
        <w:pStyle w:val="ReqID"/>
        <w:rPr>
          <w:del w:id="2135" w:author="TRIANO José" w:date="2024-09-18T17:11:00Z"/>
        </w:rPr>
      </w:pPr>
      <w:del w:id="2136" w:author="TRIANO José" w:date="2024-09-18T17:11:00Z">
        <w:r w:rsidRPr="001B0389" w:rsidDel="00B71261">
          <w:delText>[Exi_</w:delText>
        </w:r>
        <w:r w:rsidR="00295F35" w:rsidDel="00B71261">
          <w:delText>TM_TR_01</w:delText>
        </w:r>
        <w:r w:rsidRPr="001B0389" w:rsidDel="00B71261">
          <w:delText>_03_</w:delText>
        </w:r>
        <w:r w:rsidR="00CF240A" w:rsidDel="00B71261">
          <w:delText>xxxx</w:delText>
        </w:r>
        <w:r w:rsidRPr="001B0389" w:rsidDel="00B71261">
          <w:delText xml:space="preserve">-HMI] </w:delText>
        </w:r>
      </w:del>
    </w:p>
    <w:p w14:paraId="602978C1" w14:textId="368C841A" w:rsidR="008B2EB0" w:rsidRPr="009B6B0F" w:rsidDel="00B71261" w:rsidRDefault="008B2EB0" w:rsidP="00C82597">
      <w:pPr>
        <w:pStyle w:val="ReqText"/>
        <w:jc w:val="both"/>
        <w:rPr>
          <w:del w:id="2137" w:author="TRIANO José" w:date="2024-09-18T17:11:00Z"/>
        </w:rPr>
      </w:pPr>
      <w:del w:id="2138" w:author="TRIANO José" w:date="2024-09-18T17:11:00Z">
        <w:r w:rsidRPr="009B6B0F" w:rsidDel="00B71261">
          <w:delText xml:space="preserve">Le Traffic Mgr doit permettre à un </w:delText>
        </w:r>
      </w:del>
      <w:ins w:id="2139" w:author="MAILIER Maxime" w:date="2024-08-20T14:45:00Z">
        <w:del w:id="2140" w:author="TRIANO José" w:date="2024-09-18T17:11:00Z">
          <w:r w:rsidR="00736469" w:rsidDel="00B71261">
            <w:delText>utilisateur</w:delText>
          </w:r>
          <w:r w:rsidR="00736469" w:rsidRPr="009B6B0F" w:rsidDel="00B71261">
            <w:delText xml:space="preserve"> </w:delText>
          </w:r>
        </w:del>
      </w:ins>
      <w:del w:id="2141" w:author="TRIANO José" w:date="2024-09-18T17:11:00Z">
        <w:r w:rsidRPr="009B6B0F" w:rsidDel="00B71261">
          <w:delText>opérateur d’affecter le marqueur « </w:delText>
        </w:r>
        <w:r w:rsidR="003722C8" w:rsidDel="00B71261">
          <w:delText xml:space="preserve">planifié pour </w:delText>
        </w:r>
        <w:r w:rsidRPr="009B6B0F" w:rsidDel="00B71261">
          <w:delText>maintenance technique</w:delText>
        </w:r>
        <w:r w:rsidR="005003EE" w:rsidDel="00B71261">
          <w:delText> »</w:delText>
        </w:r>
        <w:r w:rsidRPr="009B6B0F" w:rsidDel="00B71261">
          <w:delText xml:space="preserve"> à un véhicule.</w:delText>
        </w:r>
      </w:del>
    </w:p>
    <w:p w14:paraId="0329BE3E" w14:textId="3F8CD46C" w:rsidR="00C800A7" w:rsidRPr="001B0389" w:rsidDel="00B71261" w:rsidRDefault="00C800A7" w:rsidP="00C82597">
      <w:pPr>
        <w:pStyle w:val="ReqID"/>
        <w:rPr>
          <w:del w:id="2142" w:author="TRIANO José" w:date="2024-09-18T17:11:00Z"/>
        </w:rPr>
      </w:pPr>
      <w:del w:id="2143" w:author="TRIANO José" w:date="2024-09-18T17:11:00Z">
        <w:r w:rsidRPr="001B0389" w:rsidDel="00B71261">
          <w:delText>[Exi_</w:delText>
        </w:r>
        <w:r w:rsidDel="00B71261">
          <w:delText>TM_TR_01</w:delText>
        </w:r>
        <w:r w:rsidRPr="001B0389" w:rsidDel="00B71261">
          <w:delText>_03_</w:delText>
        </w:r>
        <w:r w:rsidDel="00B71261">
          <w:delText>xxxx</w:delText>
        </w:r>
        <w:r w:rsidRPr="001B0389" w:rsidDel="00B71261">
          <w:delText xml:space="preserve">-HMI] </w:delText>
        </w:r>
      </w:del>
    </w:p>
    <w:p w14:paraId="7374148E" w14:textId="60C1EED0" w:rsidR="00C800A7" w:rsidRPr="009B6B0F" w:rsidDel="00B71261" w:rsidRDefault="00C800A7" w:rsidP="00C82597">
      <w:pPr>
        <w:pStyle w:val="ReqText"/>
        <w:jc w:val="both"/>
        <w:rPr>
          <w:del w:id="2144" w:author="TRIANO José" w:date="2024-09-18T17:11:00Z"/>
        </w:rPr>
      </w:pPr>
      <w:del w:id="2145" w:author="TRIANO José" w:date="2024-09-18T17:11:00Z">
        <w:r w:rsidRPr="009B6B0F" w:rsidDel="00B71261">
          <w:delText xml:space="preserve">Le Traffic Mgr doit permettre à un </w:delText>
        </w:r>
      </w:del>
      <w:ins w:id="2146" w:author="MAILIER Maxime" w:date="2024-08-20T14:45:00Z">
        <w:del w:id="2147" w:author="TRIANO José" w:date="2024-09-18T17:11:00Z">
          <w:r w:rsidR="00736469" w:rsidDel="00B71261">
            <w:delText>utilisateur</w:delText>
          </w:r>
          <w:r w:rsidR="00736469" w:rsidRPr="009B6B0F" w:rsidDel="00B71261">
            <w:delText xml:space="preserve"> </w:delText>
          </w:r>
        </w:del>
      </w:ins>
      <w:del w:id="2148" w:author="TRIANO José" w:date="2024-09-18T17:11:00Z">
        <w:r w:rsidRPr="009B6B0F" w:rsidDel="00B71261">
          <w:delText xml:space="preserve">opérateur </w:delText>
        </w:r>
        <w:r w:rsidDel="00B71261">
          <w:delText>d’indiquer ou de modifier, l’emplacement où le véhicule est attendu pour maintenance</w:delText>
        </w:r>
        <w:r w:rsidRPr="009B6B0F" w:rsidDel="00B71261">
          <w:delText>.</w:delText>
        </w:r>
      </w:del>
    </w:p>
    <w:p w14:paraId="320A74F5" w14:textId="59F9BFC6" w:rsidR="008B2EB0" w:rsidRPr="001B0389" w:rsidDel="00B71261" w:rsidRDefault="008B2EB0" w:rsidP="00C82597">
      <w:pPr>
        <w:pStyle w:val="ReqID"/>
        <w:rPr>
          <w:del w:id="2149" w:author="TRIANO José" w:date="2024-09-18T17:11:00Z"/>
        </w:rPr>
      </w:pPr>
      <w:del w:id="2150" w:author="TRIANO José" w:date="2024-09-18T17:11:00Z">
        <w:r w:rsidRPr="001B0389" w:rsidDel="00B71261">
          <w:delText>[Exi_</w:delText>
        </w:r>
        <w:r w:rsidR="00295F35" w:rsidDel="00B71261">
          <w:delText>TM_TR_01</w:delText>
        </w:r>
        <w:r w:rsidRPr="001B0389" w:rsidDel="00B71261">
          <w:delText>_03_</w:delText>
        </w:r>
        <w:r w:rsidR="00CF240A" w:rsidDel="00B71261">
          <w:delText>xxxx</w:delText>
        </w:r>
        <w:r w:rsidRPr="001B0389" w:rsidDel="00B71261">
          <w:delText xml:space="preserve">-HMI] </w:delText>
        </w:r>
      </w:del>
    </w:p>
    <w:p w14:paraId="5635A39C" w14:textId="429C333C" w:rsidR="008B2EB0" w:rsidDel="00B71261" w:rsidRDefault="008B2EB0" w:rsidP="00C82597">
      <w:pPr>
        <w:pStyle w:val="ReqText"/>
        <w:jc w:val="both"/>
        <w:rPr>
          <w:del w:id="2151" w:author="TRIANO José" w:date="2024-09-18T17:11:00Z"/>
        </w:rPr>
      </w:pPr>
      <w:del w:id="2152" w:author="TRIANO José" w:date="2024-09-18T17:11:00Z">
        <w:r w:rsidRPr="009B6B0F" w:rsidDel="00B71261">
          <w:delText xml:space="preserve">Le Traffic Mgr doit permettre à un </w:delText>
        </w:r>
      </w:del>
      <w:ins w:id="2153" w:author="MAILIER Maxime" w:date="2024-08-20T14:45:00Z">
        <w:del w:id="2154" w:author="TRIANO José" w:date="2024-09-18T17:11:00Z">
          <w:r w:rsidR="00736469" w:rsidDel="00B71261">
            <w:delText>utilisateur</w:delText>
          </w:r>
          <w:r w:rsidR="00736469" w:rsidRPr="009B6B0F" w:rsidDel="00B71261">
            <w:delText xml:space="preserve"> </w:delText>
          </w:r>
        </w:del>
      </w:ins>
      <w:del w:id="2155" w:author="TRIANO José" w:date="2024-09-18T17:11:00Z">
        <w:r w:rsidRPr="009B6B0F" w:rsidDel="00B71261">
          <w:delText xml:space="preserve">opérateur de supprimer le marqueur </w:delText>
        </w:r>
        <w:r w:rsidR="003722C8" w:rsidRPr="009B6B0F" w:rsidDel="00B71261">
          <w:delText>« </w:delText>
        </w:r>
        <w:r w:rsidR="003722C8" w:rsidDel="00B71261">
          <w:delText xml:space="preserve">planifié pour </w:delText>
        </w:r>
        <w:r w:rsidR="003722C8" w:rsidRPr="009B6B0F" w:rsidDel="00B71261">
          <w:delText>maintenance technique</w:delText>
        </w:r>
        <w:r w:rsidR="005003EE" w:rsidDel="00B71261">
          <w:delText> »</w:delText>
        </w:r>
        <w:r w:rsidR="003722C8" w:rsidDel="00B71261">
          <w:delText xml:space="preserve"> </w:delText>
        </w:r>
        <w:r w:rsidRPr="009B6B0F" w:rsidDel="00B71261">
          <w:delText>d'un véhicule.</w:delText>
        </w:r>
      </w:del>
    </w:p>
    <w:p w14:paraId="63B86281" w14:textId="66788483" w:rsidR="00C800A7" w:rsidRPr="00C800A7" w:rsidDel="00B71261" w:rsidRDefault="00C800A7" w:rsidP="00C82597">
      <w:pPr>
        <w:pStyle w:val="ReqID"/>
        <w:rPr>
          <w:del w:id="2156" w:author="TRIANO José" w:date="2024-09-18T17:11:00Z"/>
          <w:lang w:val="en-GB"/>
        </w:rPr>
      </w:pPr>
      <w:del w:id="2157" w:author="TRIANO José" w:date="2024-09-18T17:11:00Z">
        <w:r w:rsidRPr="00C800A7" w:rsidDel="00B71261">
          <w:rPr>
            <w:lang w:val="en-GB"/>
          </w:rPr>
          <w:delText xml:space="preserve">[Exi_TM_TR_01_03_xxxx-PROCESSING] </w:delText>
        </w:r>
      </w:del>
    </w:p>
    <w:p w14:paraId="10D96C1B" w14:textId="7560151E" w:rsidR="00C44D19" w:rsidRDefault="00C800A7" w:rsidP="00C82597">
      <w:pPr>
        <w:pStyle w:val="ReqText"/>
        <w:jc w:val="both"/>
        <w:rPr>
          <w:ins w:id="2158" w:author="TRIANO José" w:date="2024-09-18T16:54:00Z"/>
        </w:rPr>
      </w:pPr>
      <w:del w:id="2159" w:author="TRIANO José" w:date="2024-09-18T17:11:00Z">
        <w:r w:rsidDel="00B71261">
          <w:delText xml:space="preserve">Lorsqu'un </w:delText>
        </w:r>
      </w:del>
      <w:ins w:id="2160" w:author="MAILIER Maxime" w:date="2024-08-20T14:46:00Z">
        <w:del w:id="2161" w:author="TRIANO José" w:date="2024-09-18T17:11:00Z">
          <w:r w:rsidR="00736469" w:rsidDel="00B71261">
            <w:delText>utilisateur</w:delText>
          </w:r>
          <w:r w:rsidR="00736469" w:rsidRPr="009B6B0F" w:rsidDel="00B71261">
            <w:delText xml:space="preserve"> </w:delText>
          </w:r>
        </w:del>
      </w:ins>
      <w:del w:id="2162" w:author="TRIANO José" w:date="2024-09-18T17:11:00Z">
        <w:r w:rsidDel="00B71261">
          <w:delText>opérateur supprime le marqueur « planifié pour maintenance technique</w:delText>
        </w:r>
        <w:r w:rsidR="005003EE" w:rsidDel="00B71261">
          <w:delText> »</w:delText>
        </w:r>
        <w:r w:rsidDel="00B71261">
          <w:delText xml:space="preserve">, le Traffic Mgr doit supprimer l'emplacement où le </w:delText>
        </w:r>
        <w:r w:rsidR="00887250" w:rsidDel="00B71261">
          <w:delText>véhicule</w:delText>
        </w:r>
        <w:r w:rsidDel="00B71261">
          <w:delText xml:space="preserve"> est attendu pour maintenance.</w:delText>
        </w:r>
      </w:del>
    </w:p>
    <w:p w14:paraId="6320819E" w14:textId="0318D206" w:rsidR="00C44D19" w:rsidDel="00BD34D7" w:rsidRDefault="00AC53EE" w:rsidP="00AC53EE">
      <w:pPr>
        <w:pStyle w:val="ReqText"/>
        <w:ind w:left="4834"/>
        <w:jc w:val="both"/>
        <w:rPr>
          <w:del w:id="2163" w:author="TRIANO José" w:date="2024-09-18T17:15:00Z"/>
        </w:rPr>
      </w:pPr>
      <w:bookmarkStart w:id="2164" w:name="_Toc177652448"/>
      <w:bookmarkStart w:id="2165" w:name="_Toc177656019"/>
      <w:bookmarkStart w:id="2166" w:name="_Toc178859800"/>
      <w:bookmarkStart w:id="2167" w:name="_Toc178860008"/>
      <w:bookmarkStart w:id="2168" w:name="_Toc185856568"/>
      <w:bookmarkStart w:id="2169" w:name="_Toc185861460"/>
      <w:bookmarkStart w:id="2170" w:name="_Toc185862393"/>
      <w:bookmarkStart w:id="2171" w:name="_Toc185862601"/>
      <w:bookmarkStart w:id="2172" w:name="_Toc196744681"/>
      <w:bookmarkEnd w:id="2164"/>
      <w:bookmarkEnd w:id="2165"/>
      <w:bookmarkEnd w:id="2166"/>
      <w:bookmarkEnd w:id="2167"/>
      <w:bookmarkEnd w:id="2168"/>
      <w:bookmarkEnd w:id="2169"/>
      <w:bookmarkEnd w:id="2170"/>
      <w:bookmarkEnd w:id="2171"/>
      <w:r>
        <w:t>1.3.2.7</w:t>
      </w:r>
      <w:bookmarkEnd w:id="2172"/>
      <w:r>
        <w:t xml:space="preserve"> </w:t>
      </w:r>
    </w:p>
    <w:p w14:paraId="62D271E2" w14:textId="6F1CB9C4" w:rsidR="008B2EB0" w:rsidRDefault="008B2EB0" w:rsidP="00AC53EE">
      <w:pPr>
        <w:pStyle w:val="Titre4"/>
        <w:numPr>
          <w:ilvl w:val="0"/>
          <w:numId w:val="0"/>
        </w:numPr>
        <w:ind w:left="4834"/>
        <w:rPr>
          <w:ins w:id="2173" w:author="TRIANO José" w:date="2024-09-19T07:58:00Z"/>
        </w:rPr>
      </w:pPr>
      <w:bookmarkStart w:id="2174" w:name="_Toc174367348"/>
      <w:bookmarkStart w:id="2175" w:name="_Toc196744682"/>
      <w:r w:rsidRPr="000A3786">
        <w:t>Visualiser les véhicules</w:t>
      </w:r>
      <w:r w:rsidR="004B0F55">
        <w:t xml:space="preserve"> et leurs attributs</w:t>
      </w:r>
      <w:bookmarkEnd w:id="2174"/>
      <w:bookmarkEnd w:id="2175"/>
    </w:p>
    <w:tbl>
      <w:tblPr>
        <w:tblStyle w:val="Grilledutableau"/>
        <w:tblW w:w="0" w:type="auto"/>
        <w:tblLook w:val="04A0" w:firstRow="1" w:lastRow="0" w:firstColumn="1" w:lastColumn="0" w:noHBand="0" w:noVBand="1"/>
      </w:tblPr>
      <w:tblGrid>
        <w:gridCol w:w="1790"/>
        <w:gridCol w:w="7245"/>
        <w:gridCol w:w="253"/>
      </w:tblGrid>
      <w:tr w:rsidR="006910DA" w14:paraId="1AE621BD" w14:textId="77777777" w:rsidTr="002A2714">
        <w:trPr>
          <w:ins w:id="2176" w:author="TRIANO José" w:date="2024-09-19T07:58:00Z"/>
        </w:trPr>
        <w:tc>
          <w:tcPr>
            <w:tcW w:w="1842" w:type="dxa"/>
          </w:tcPr>
          <w:p w14:paraId="4E9C704F" w14:textId="77777777" w:rsidR="002B3699" w:rsidRDefault="002B3699" w:rsidP="002A2714">
            <w:pPr>
              <w:rPr>
                <w:ins w:id="2177" w:author="TRIANO José" w:date="2024-09-19T07:58:00Z"/>
              </w:rPr>
            </w:pPr>
            <w:ins w:id="2178" w:author="TRIANO José" w:date="2024-09-19T07:58:00Z">
              <w:r>
                <w:t>Résultat attendu</w:t>
              </w:r>
            </w:ins>
          </w:p>
        </w:tc>
        <w:tc>
          <w:tcPr>
            <w:tcW w:w="7446" w:type="dxa"/>
            <w:gridSpan w:val="2"/>
          </w:tcPr>
          <w:p w14:paraId="628D7537" w14:textId="0166D0FD" w:rsidR="002B3699" w:rsidRDefault="002B3699" w:rsidP="002A2714">
            <w:pPr>
              <w:rPr>
                <w:ins w:id="2179" w:author="TRIANO José" w:date="2024-09-19T07:58:00Z"/>
              </w:rPr>
            </w:pPr>
            <w:ins w:id="2180" w:author="TRIANO José" w:date="2024-09-19T07:59:00Z">
              <w:r w:rsidRPr="000A3786">
                <w:t>Visualiser les véhicules</w:t>
              </w:r>
              <w:r>
                <w:t xml:space="preserve"> et leurs attributs</w:t>
              </w:r>
            </w:ins>
          </w:p>
        </w:tc>
      </w:tr>
      <w:tr w:rsidR="006910DA" w14:paraId="209C9A30" w14:textId="77777777" w:rsidTr="002A2714">
        <w:trPr>
          <w:ins w:id="2181" w:author="TRIANO José" w:date="2024-09-19T07:58:00Z"/>
        </w:trPr>
        <w:tc>
          <w:tcPr>
            <w:tcW w:w="1842" w:type="dxa"/>
          </w:tcPr>
          <w:p w14:paraId="33FB650D" w14:textId="77777777" w:rsidR="002B3699" w:rsidRDefault="002B3699" w:rsidP="002A2714">
            <w:pPr>
              <w:rPr>
                <w:ins w:id="2182" w:author="TRIANO José" w:date="2024-09-19T07:58:00Z"/>
              </w:rPr>
            </w:pPr>
            <w:ins w:id="2183" w:author="TRIANO José" w:date="2024-09-19T07:58:00Z">
              <w:r>
                <w:t>Description</w:t>
              </w:r>
            </w:ins>
          </w:p>
        </w:tc>
        <w:tc>
          <w:tcPr>
            <w:tcW w:w="7446" w:type="dxa"/>
            <w:gridSpan w:val="2"/>
          </w:tcPr>
          <w:p w14:paraId="6D8E4431" w14:textId="77777777" w:rsidR="002315BC" w:rsidRPr="00722F6E" w:rsidRDefault="002315BC" w:rsidP="002315BC">
            <w:pPr>
              <w:pStyle w:val="ReqText"/>
              <w:jc w:val="both"/>
              <w:rPr>
                <w:moveTo w:id="2184" w:author="TRIANO José" w:date="2024-09-19T07:59:00Z"/>
                <w:i w:val="0"/>
                <w:iCs w:val="0"/>
                <w:color w:val="auto"/>
              </w:rPr>
            </w:pPr>
            <w:moveToRangeStart w:id="2185" w:author="TRIANO José" w:date="2024-09-19T07:59:00Z" w:name="move177625177"/>
            <w:moveTo w:id="2186" w:author="TRIANO José" w:date="2024-09-19T07:59:00Z">
              <w:r w:rsidRPr="00722F6E">
                <w:rPr>
                  <w:i w:val="0"/>
                  <w:iCs w:val="0"/>
                  <w:color w:val="auto"/>
                </w:rPr>
                <w:t>Le Traffic Mgr doit permettre l’affichage des véhicules et de leurs attributs (liste à préciser) sur une vue cartographique de la ligne.</w:t>
              </w:r>
            </w:moveTo>
          </w:p>
          <w:p w14:paraId="3EB61C21" w14:textId="77777777" w:rsidR="002315BC" w:rsidRPr="00722F6E" w:rsidRDefault="002315BC" w:rsidP="002315BC">
            <w:pPr>
              <w:pStyle w:val="ReqText"/>
              <w:jc w:val="both"/>
              <w:rPr>
                <w:moveTo w:id="2187" w:author="TRIANO José" w:date="2024-09-19T07:59:00Z"/>
                <w:i w:val="0"/>
                <w:iCs w:val="0"/>
                <w:color w:val="auto"/>
              </w:rPr>
            </w:pPr>
            <w:moveTo w:id="2188" w:author="TRIANO José" w:date="2024-09-19T07:59:00Z">
              <w:r w:rsidRPr="00722F6E">
                <w:rPr>
                  <w:i w:val="0"/>
                  <w:iCs w:val="0"/>
                  <w:color w:val="auto"/>
                </w:rPr>
                <w:t>Le Traffic Mgr doit permettre l’affichage des véhicules et de leurs attributs (liste à préciser) sur une vue synoptique de la ligne.</w:t>
              </w:r>
            </w:moveTo>
          </w:p>
          <w:p w14:paraId="27733CF1" w14:textId="77777777" w:rsidR="002315BC" w:rsidRPr="00722F6E" w:rsidRDefault="002315BC" w:rsidP="002315BC">
            <w:pPr>
              <w:pStyle w:val="ReqText"/>
              <w:jc w:val="both"/>
              <w:rPr>
                <w:moveTo w:id="2189" w:author="TRIANO José" w:date="2024-09-19T07:59:00Z"/>
                <w:i w:val="0"/>
                <w:iCs w:val="0"/>
                <w:color w:val="auto"/>
              </w:rPr>
            </w:pPr>
            <w:moveTo w:id="2190" w:author="TRIANO José" w:date="2024-09-19T07:59:00Z">
              <w:r w:rsidRPr="00722F6E">
                <w:rPr>
                  <w:i w:val="0"/>
                  <w:iCs w:val="0"/>
                  <w:color w:val="auto"/>
                </w:rPr>
                <w:t>Le Traffic Mgr doit permettre l’affichage des attributs (liste à préciser) de chaque véhicule dans une vue tabulaire.</w:t>
              </w:r>
            </w:moveTo>
          </w:p>
          <w:p w14:paraId="0D8450F9" w14:textId="77777777" w:rsidR="002315BC" w:rsidRPr="00722F6E" w:rsidRDefault="002315BC" w:rsidP="002315BC">
            <w:pPr>
              <w:pStyle w:val="ReqText"/>
              <w:jc w:val="both"/>
              <w:rPr>
                <w:moveTo w:id="2191" w:author="TRIANO José" w:date="2024-09-19T07:59:00Z"/>
                <w:i w:val="0"/>
                <w:iCs w:val="0"/>
                <w:color w:val="auto"/>
              </w:rPr>
            </w:pPr>
            <w:moveTo w:id="2192" w:author="TRIANO José" w:date="2024-09-19T07:59:00Z">
              <w:r w:rsidRPr="00722F6E">
                <w:rPr>
                  <w:i w:val="0"/>
                  <w:iCs w:val="0"/>
                  <w:color w:val="auto"/>
                </w:rPr>
                <w:t>Le Traffic Mgr doit permettre l’affichage de l’état d’aptitude à l’exploitation d’un véhicule.</w:t>
              </w:r>
            </w:moveTo>
          </w:p>
          <w:p w14:paraId="67B1A79C" w14:textId="77777777" w:rsidR="002315BC" w:rsidRPr="00722F6E" w:rsidRDefault="002315BC" w:rsidP="002315BC">
            <w:pPr>
              <w:pStyle w:val="ReqText"/>
              <w:jc w:val="both"/>
              <w:rPr>
                <w:moveTo w:id="2193" w:author="TRIANO José" w:date="2024-09-19T07:59:00Z"/>
                <w:i w:val="0"/>
                <w:iCs w:val="0"/>
                <w:color w:val="auto"/>
              </w:rPr>
            </w:pPr>
            <w:moveTo w:id="2194" w:author="TRIANO José" w:date="2024-09-19T07:59:00Z">
              <w:r w:rsidRPr="00722F6E">
                <w:rPr>
                  <w:i w:val="0"/>
                  <w:iCs w:val="0"/>
                  <w:color w:val="auto"/>
                </w:rPr>
                <w:t>Le Traffic Mgr doit permettre d'afficher qu'un véhicule est marqué comme « véhicule ouvreur ».</w:t>
              </w:r>
            </w:moveTo>
          </w:p>
          <w:p w14:paraId="08866C66" w14:textId="77777777" w:rsidR="002315BC" w:rsidRPr="00722F6E" w:rsidRDefault="002315BC" w:rsidP="002315BC">
            <w:pPr>
              <w:pStyle w:val="ReqText"/>
              <w:jc w:val="both"/>
              <w:rPr>
                <w:moveTo w:id="2195" w:author="TRIANO José" w:date="2024-09-19T07:59:00Z"/>
                <w:i w:val="0"/>
                <w:iCs w:val="0"/>
                <w:color w:val="auto"/>
              </w:rPr>
            </w:pPr>
            <w:moveTo w:id="2196" w:author="TRIANO José" w:date="2024-09-19T07:59:00Z">
              <w:r w:rsidRPr="00722F6E">
                <w:rPr>
                  <w:i w:val="0"/>
                  <w:iCs w:val="0"/>
                  <w:color w:val="auto"/>
                </w:rPr>
                <w:t>Le Traffic Mgr doit permettre d'afficher qu'un véhicule est marqué comme « véhicule en test ».</w:t>
              </w:r>
            </w:moveTo>
          </w:p>
          <w:p w14:paraId="1C9366C2" w14:textId="77777777" w:rsidR="002315BC" w:rsidRPr="00722F6E" w:rsidRDefault="002315BC" w:rsidP="002315BC">
            <w:pPr>
              <w:pStyle w:val="ReqText"/>
              <w:jc w:val="both"/>
              <w:rPr>
                <w:moveTo w:id="2197" w:author="TRIANO José" w:date="2024-09-19T07:59:00Z"/>
                <w:i w:val="0"/>
                <w:iCs w:val="0"/>
                <w:color w:val="auto"/>
              </w:rPr>
            </w:pPr>
            <w:moveTo w:id="2198" w:author="TRIANO José" w:date="2024-09-19T07:59:00Z">
              <w:r w:rsidRPr="00722F6E">
                <w:rPr>
                  <w:i w:val="0"/>
                  <w:iCs w:val="0"/>
                  <w:color w:val="auto"/>
                </w:rPr>
                <w:t>Le Traffic Mgr doit permettre d'afficher le marqueur « accompagnateur bord » d’un véhicule.</w:t>
              </w:r>
            </w:moveTo>
          </w:p>
          <w:p w14:paraId="08828ADE" w14:textId="77777777" w:rsidR="002315BC" w:rsidRPr="00722F6E" w:rsidRDefault="002315BC" w:rsidP="002315BC">
            <w:pPr>
              <w:pStyle w:val="ReqText"/>
              <w:jc w:val="both"/>
              <w:rPr>
                <w:moveTo w:id="2199" w:author="TRIANO José" w:date="2024-09-19T07:59:00Z"/>
                <w:i w:val="0"/>
                <w:iCs w:val="0"/>
                <w:color w:val="auto"/>
              </w:rPr>
            </w:pPr>
            <w:moveTo w:id="2200" w:author="TRIANO José" w:date="2024-09-19T07:59:00Z">
              <w:r w:rsidRPr="00722F6E">
                <w:rPr>
                  <w:i w:val="0"/>
                  <w:iCs w:val="0"/>
                  <w:color w:val="auto"/>
                </w:rPr>
                <w:t>Le Traffic Mgr doit permettre d'afficher le marqueur « recharge de batterie demandée » d’un véhicule.</w:t>
              </w:r>
            </w:moveTo>
          </w:p>
          <w:p w14:paraId="538D3CEF" w14:textId="77777777" w:rsidR="002315BC" w:rsidRPr="00722F6E" w:rsidRDefault="002315BC" w:rsidP="002315BC">
            <w:pPr>
              <w:pStyle w:val="ReqText"/>
              <w:jc w:val="both"/>
              <w:rPr>
                <w:moveTo w:id="2201" w:author="TRIANO José" w:date="2024-09-19T07:59:00Z"/>
                <w:i w:val="0"/>
                <w:iCs w:val="0"/>
                <w:color w:val="auto"/>
              </w:rPr>
            </w:pPr>
            <w:moveTo w:id="2202" w:author="TRIANO José" w:date="2024-09-19T07:59:00Z">
              <w:r w:rsidRPr="00722F6E">
                <w:rPr>
                  <w:i w:val="0"/>
                  <w:iCs w:val="0"/>
                  <w:color w:val="auto"/>
                </w:rPr>
                <w:t>Le Traffic Mgr doit permettre d'afficher le marqueur « planifié pour nettoyage » d’un véhicule.</w:t>
              </w:r>
            </w:moveTo>
          </w:p>
          <w:p w14:paraId="56B93B04" w14:textId="77777777" w:rsidR="002315BC" w:rsidRPr="00722F6E" w:rsidRDefault="002315BC" w:rsidP="002315BC">
            <w:pPr>
              <w:pStyle w:val="ReqText"/>
              <w:jc w:val="both"/>
              <w:rPr>
                <w:moveTo w:id="2203" w:author="TRIANO José" w:date="2024-09-19T07:59:00Z"/>
                <w:i w:val="0"/>
                <w:iCs w:val="0"/>
                <w:color w:val="auto"/>
              </w:rPr>
            </w:pPr>
            <w:moveTo w:id="2204" w:author="TRIANO José" w:date="2024-09-19T07:59:00Z">
              <w:r w:rsidRPr="00722F6E">
                <w:rPr>
                  <w:i w:val="0"/>
                  <w:iCs w:val="0"/>
                  <w:color w:val="auto"/>
                </w:rPr>
                <w:t>Le Traffic Mgr doit permettre d'afficher le marqueur « planifié pour maintenance technique » d’un véhicule.</w:t>
              </w:r>
            </w:moveTo>
          </w:p>
          <w:p w14:paraId="4E808116" w14:textId="77777777" w:rsidR="002315BC" w:rsidRPr="00722F6E" w:rsidRDefault="002315BC" w:rsidP="002315BC">
            <w:pPr>
              <w:pStyle w:val="ReqText"/>
              <w:jc w:val="both"/>
              <w:rPr>
                <w:moveTo w:id="2205" w:author="TRIANO José" w:date="2024-09-19T07:59:00Z"/>
                <w:i w:val="0"/>
                <w:iCs w:val="0"/>
                <w:color w:val="auto"/>
              </w:rPr>
            </w:pPr>
            <w:moveTo w:id="2206" w:author="TRIANO José" w:date="2024-09-19T07:59:00Z">
              <w:r w:rsidRPr="00722F6E">
                <w:rPr>
                  <w:i w:val="0"/>
                  <w:iCs w:val="0"/>
                  <w:color w:val="auto"/>
                </w:rPr>
                <w:t>Le Traffic Mgr doit permettre d'afficher l’emplacement où un véhicule « planifié pour maintenance technique » est attendu pour maintenance.</w:t>
              </w:r>
            </w:moveTo>
          </w:p>
          <w:p w14:paraId="161ABD85" w14:textId="77777777" w:rsidR="002315BC" w:rsidRPr="00722F6E" w:rsidDel="002315BC" w:rsidRDefault="002315BC" w:rsidP="002315BC">
            <w:pPr>
              <w:pStyle w:val="ReqText"/>
              <w:jc w:val="both"/>
              <w:rPr>
                <w:del w:id="2207" w:author="TRIANO José" w:date="2024-09-19T07:59:00Z"/>
                <w:moveTo w:id="2208" w:author="TRIANO José" w:date="2024-09-19T07:59:00Z"/>
                <w:i w:val="0"/>
                <w:iCs w:val="0"/>
                <w:color w:val="auto"/>
              </w:rPr>
            </w:pPr>
            <w:commentRangeStart w:id="2209"/>
            <w:moveTo w:id="2210" w:author="TRIANO José" w:date="2024-09-19T07:59:00Z">
              <w:r w:rsidRPr="00722F6E">
                <w:rPr>
                  <w:i w:val="0"/>
                  <w:iCs w:val="0"/>
                  <w:color w:val="auto"/>
                </w:rPr>
                <w:t>Le Traffic Mgr doit permettre d'afficher l’autonomie de la batterie d’un véhicule</w:t>
              </w:r>
            </w:moveTo>
            <w:commentRangeEnd w:id="2209"/>
            <w:r w:rsidR="005C761A" w:rsidRPr="00722F6E">
              <w:commentReference w:id="2209"/>
            </w:r>
            <w:moveTo w:id="2211" w:author="TRIANO José" w:date="2024-09-19T07:59:00Z">
              <w:r w:rsidRPr="00722F6E">
                <w:rPr>
                  <w:i w:val="0"/>
                  <w:iCs w:val="0"/>
                  <w:color w:val="auto"/>
                </w:rPr>
                <w:t>.</w:t>
              </w:r>
            </w:moveTo>
          </w:p>
          <w:moveToRangeEnd w:id="2185"/>
          <w:p w14:paraId="5D0F1764" w14:textId="77777777" w:rsidR="002B3699" w:rsidRPr="00722F6E" w:rsidRDefault="002B3699" w:rsidP="002A2714">
            <w:pPr>
              <w:pStyle w:val="ReqText"/>
              <w:jc w:val="both"/>
              <w:rPr>
                <w:ins w:id="2212" w:author="TRIANO José" w:date="2024-09-19T07:58:00Z"/>
                <w:i w:val="0"/>
                <w:iCs w:val="0"/>
                <w:color w:val="auto"/>
              </w:rPr>
            </w:pPr>
          </w:p>
        </w:tc>
      </w:tr>
      <w:tr w:rsidR="006910DA" w:rsidRPr="009649C4" w14:paraId="70C9A9AD" w14:textId="77777777" w:rsidTr="002A2714">
        <w:trPr>
          <w:gridAfter w:val="1"/>
          <w:wAfter w:w="272" w:type="dxa"/>
          <w:ins w:id="2213" w:author="TRIANO José" w:date="2024-09-19T07:58:00Z"/>
        </w:trPr>
        <w:tc>
          <w:tcPr>
            <w:tcW w:w="1842" w:type="dxa"/>
          </w:tcPr>
          <w:p w14:paraId="76A22F71" w14:textId="77777777" w:rsidR="002B3699" w:rsidRDefault="002B3699" w:rsidP="002A2714">
            <w:pPr>
              <w:rPr>
                <w:ins w:id="2214" w:author="TRIANO José" w:date="2024-09-19T07:58:00Z"/>
              </w:rPr>
            </w:pPr>
            <w:ins w:id="2215" w:author="TRIANO José" w:date="2024-09-19T07:58:00Z">
              <w:r>
                <w:t>Inputs</w:t>
              </w:r>
            </w:ins>
          </w:p>
        </w:tc>
        <w:tc>
          <w:tcPr>
            <w:tcW w:w="7446" w:type="dxa"/>
          </w:tcPr>
          <w:p w14:paraId="4702F6DD" w14:textId="69A6E1E6" w:rsidR="002B3699" w:rsidRPr="0073047E" w:rsidRDefault="002B3699" w:rsidP="002A2714">
            <w:pPr>
              <w:rPr>
                <w:ins w:id="2216" w:author="TRIANO José" w:date="2024-09-19T07:58:00Z"/>
                <w:lang w:val="en-US"/>
              </w:rPr>
            </w:pPr>
            <w:ins w:id="2217" w:author="TRIANO José" w:date="2024-09-19T07:58:00Z">
              <w:r w:rsidRPr="0073047E">
                <w:rPr>
                  <w:lang w:val="en-US"/>
                </w:rPr>
                <w:t>Fleet Mgr</w:t>
              </w:r>
            </w:ins>
            <w:ins w:id="2218" w:author="TRIANO José" w:date="2024-09-19T07:59:00Z">
              <w:r w:rsidR="002315BC">
                <w:rPr>
                  <w:lang w:val="en-US"/>
                </w:rPr>
                <w:t>, concentrateur, Back End Traffic Mgr</w:t>
              </w:r>
            </w:ins>
          </w:p>
        </w:tc>
      </w:tr>
      <w:tr w:rsidR="006910DA" w14:paraId="3456664D" w14:textId="77777777" w:rsidTr="002A2714">
        <w:trPr>
          <w:ins w:id="2219" w:author="TRIANO José" w:date="2024-09-19T07:58:00Z"/>
        </w:trPr>
        <w:tc>
          <w:tcPr>
            <w:tcW w:w="1842" w:type="dxa"/>
          </w:tcPr>
          <w:p w14:paraId="498E4F66" w14:textId="77777777" w:rsidR="002B3699" w:rsidRDefault="002B3699" w:rsidP="002A2714">
            <w:pPr>
              <w:rPr>
                <w:ins w:id="2220" w:author="TRIANO José" w:date="2024-09-19T07:58:00Z"/>
              </w:rPr>
            </w:pPr>
            <w:ins w:id="2221" w:author="TRIANO José" w:date="2024-09-19T07:58:00Z">
              <w:r>
                <w:t>Outputs</w:t>
              </w:r>
            </w:ins>
          </w:p>
        </w:tc>
        <w:tc>
          <w:tcPr>
            <w:tcW w:w="7446" w:type="dxa"/>
            <w:gridSpan w:val="2"/>
          </w:tcPr>
          <w:p w14:paraId="7388D9F0" w14:textId="77777777" w:rsidR="002B3699" w:rsidRDefault="002B3699" w:rsidP="002A2714">
            <w:pPr>
              <w:rPr>
                <w:ins w:id="2222" w:author="TRIANO José" w:date="2024-09-19T07:58:00Z"/>
              </w:rPr>
            </w:pPr>
            <w:ins w:id="2223" w:author="TRIANO José" w:date="2024-09-19T07:58:00Z">
              <w:r>
                <w:t xml:space="preserve">Affichages automatiques des marqueurs sur le Frontend. </w:t>
              </w:r>
            </w:ins>
          </w:p>
        </w:tc>
      </w:tr>
      <w:tr w:rsidR="006910DA" w14:paraId="7EE99A02" w14:textId="77777777" w:rsidTr="002A2714">
        <w:trPr>
          <w:ins w:id="2224" w:author="TRIANO José" w:date="2024-09-19T07:58:00Z"/>
        </w:trPr>
        <w:tc>
          <w:tcPr>
            <w:tcW w:w="1842" w:type="dxa"/>
          </w:tcPr>
          <w:p w14:paraId="63E3E4C5" w14:textId="77777777" w:rsidR="002B3699" w:rsidRDefault="002B3699" w:rsidP="002A2714">
            <w:pPr>
              <w:rPr>
                <w:ins w:id="2225" w:author="TRIANO José" w:date="2024-09-19T07:58:00Z"/>
              </w:rPr>
            </w:pPr>
            <w:commentRangeStart w:id="2226"/>
            <w:ins w:id="2227" w:author="TRIANO José" w:date="2024-09-19T07:58:00Z">
              <w:r>
                <w:t>Diagramme</w:t>
              </w:r>
            </w:ins>
            <w:commentRangeEnd w:id="2226"/>
            <w:r w:rsidR="005C761A">
              <w:rPr>
                <w:rStyle w:val="Marquedecommentaire"/>
                <w:rFonts w:asciiTheme="minorHAnsi" w:hAnsiTheme="minorHAnsi" w:cstheme="minorBidi"/>
                <w:kern w:val="2"/>
                <w14:ligatures w14:val="standardContextual"/>
              </w:rPr>
              <w:commentReference w:id="2226"/>
            </w:r>
          </w:p>
        </w:tc>
        <w:tc>
          <w:tcPr>
            <w:tcW w:w="7446" w:type="dxa"/>
            <w:gridSpan w:val="2"/>
          </w:tcPr>
          <w:p w14:paraId="38CC3C06" w14:textId="2CE30CA7" w:rsidR="002B3699" w:rsidRDefault="00A2744E" w:rsidP="002A2714">
            <w:pPr>
              <w:jc w:val="center"/>
              <w:rPr>
                <w:ins w:id="2228" w:author="TRIANO José" w:date="2024-09-19T07:58:00Z"/>
              </w:rPr>
            </w:pPr>
            <w:ins w:id="2229" w:author="TRIANO José" w:date="2024-09-19T07:59:00Z">
              <w:r w:rsidRPr="00A2744E">
                <w:rPr>
                  <w:noProof/>
                </w:rPr>
                <w:drawing>
                  <wp:inline distT="0" distB="0" distL="0" distR="0" wp14:anchorId="1D69352B" wp14:editId="68296592">
                    <wp:extent cx="3200564" cy="299735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00564" cy="2997354"/>
                            </a:xfrm>
                            <a:prstGeom prst="rect">
                              <a:avLst/>
                            </a:prstGeom>
                          </pic:spPr>
                        </pic:pic>
                      </a:graphicData>
                    </a:graphic>
                  </wp:inline>
                </w:drawing>
              </w:r>
            </w:ins>
          </w:p>
        </w:tc>
      </w:tr>
    </w:tbl>
    <w:p w14:paraId="41E468DB" w14:textId="77777777" w:rsidR="002B3699" w:rsidRPr="002B3699" w:rsidRDefault="002B3699">
      <w:pPr>
        <w:pPrChange w:id="2230" w:author="TRIANO José" w:date="2024-09-19T07:58:00Z">
          <w:pPr>
            <w:pStyle w:val="Titre4"/>
          </w:pPr>
        </w:pPrChange>
      </w:pPr>
    </w:p>
    <w:p w14:paraId="3E67DF9E" w14:textId="119D96F6" w:rsidR="008B2EB0" w:rsidRPr="001B0389" w:rsidDel="002315BC" w:rsidRDefault="008B2EB0" w:rsidP="00C82597">
      <w:pPr>
        <w:pStyle w:val="ReqID"/>
        <w:rPr>
          <w:moveFrom w:id="2231" w:author="TRIANO José" w:date="2024-09-19T07:59:00Z"/>
        </w:rPr>
      </w:pPr>
      <w:moveFromRangeStart w:id="2232" w:author="TRIANO José" w:date="2024-09-19T07:59:00Z" w:name="move177625177"/>
      <w:moveFrom w:id="2233" w:author="TRIANO José" w:date="2024-09-19T07:59:00Z">
        <w:r w:rsidRPr="001B0389" w:rsidDel="002315BC">
          <w:t>[Exi_</w:t>
        </w:r>
        <w:r w:rsidR="00295F35" w:rsidDel="002315BC">
          <w:t>TM_TR_01</w:t>
        </w:r>
        <w:r w:rsidRPr="001B0389" w:rsidDel="002315BC">
          <w:t>_04_</w:t>
        </w:r>
        <w:r w:rsidR="00CF240A" w:rsidDel="002315BC">
          <w:t>xxxx</w:t>
        </w:r>
        <w:r w:rsidRPr="001B0389" w:rsidDel="002315BC">
          <w:t xml:space="preserve">-HMI] </w:t>
        </w:r>
        <w:bookmarkStart w:id="2234" w:name="_Toc177652450"/>
        <w:bookmarkStart w:id="2235" w:name="_Toc177656021"/>
        <w:bookmarkStart w:id="2236" w:name="_Toc178859802"/>
        <w:bookmarkStart w:id="2237" w:name="_Toc178860010"/>
        <w:bookmarkStart w:id="2238" w:name="_Toc185856570"/>
        <w:bookmarkStart w:id="2239" w:name="_Toc185861462"/>
        <w:bookmarkStart w:id="2240" w:name="_Toc185862395"/>
        <w:bookmarkStart w:id="2241" w:name="_Toc185862603"/>
        <w:bookmarkStart w:id="2242" w:name="_Toc185863609"/>
        <w:bookmarkStart w:id="2243" w:name="_Toc185863821"/>
        <w:bookmarkStart w:id="2244" w:name="_Toc185864033"/>
        <w:bookmarkStart w:id="2245" w:name="_Toc185864890"/>
        <w:bookmarkStart w:id="2246" w:name="_Toc185865084"/>
        <w:bookmarkStart w:id="2247" w:name="_Toc185867214"/>
        <w:bookmarkStart w:id="2248" w:name="_Toc185867406"/>
        <w:bookmarkStart w:id="2249" w:name="_Toc185867639"/>
        <w:bookmarkStart w:id="2250" w:name="_Toc185867831"/>
        <w:bookmarkStart w:id="2251" w:name="_Toc185868024"/>
        <w:bookmarkStart w:id="2252" w:name="_Toc185868216"/>
        <w:bookmarkStart w:id="2253" w:name="_Toc185868409"/>
        <w:bookmarkStart w:id="2254" w:name="_Toc185868994"/>
        <w:bookmarkStart w:id="2255" w:name="_Toc185920795"/>
        <w:bookmarkStart w:id="2256" w:name="_Toc185920986"/>
        <w:bookmarkStart w:id="2257" w:name="_Toc185921270"/>
        <w:bookmarkStart w:id="2258" w:name="_Toc196744490"/>
        <w:bookmarkStart w:id="2259" w:name="_Toc19674468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moveFrom>
    </w:p>
    <w:p w14:paraId="31FA752F" w14:textId="717ECAC2" w:rsidR="008B2EB0" w:rsidRPr="009B6B0F" w:rsidDel="002315BC" w:rsidRDefault="008B2EB0" w:rsidP="00C82597">
      <w:pPr>
        <w:pStyle w:val="ReqText"/>
        <w:jc w:val="both"/>
        <w:rPr>
          <w:moveFrom w:id="2260" w:author="TRIANO José" w:date="2024-09-19T07:59:00Z"/>
        </w:rPr>
      </w:pPr>
      <w:moveFrom w:id="2261" w:author="TRIANO José" w:date="2024-09-19T07:59:00Z">
        <w:r w:rsidRPr="009B6B0F" w:rsidDel="002315BC">
          <w:t xml:space="preserve">Le Traffic Mgr doit permettre l’affichage </w:t>
        </w:r>
        <w:r w:rsidR="00920382" w:rsidRPr="009B6B0F" w:rsidDel="002315BC">
          <w:t xml:space="preserve">des véhicules et de leurs attributs (liste à préciser) </w:t>
        </w:r>
        <w:r w:rsidRPr="009B6B0F" w:rsidDel="002315BC">
          <w:t>sur une vue cartographique de la ligne.</w:t>
        </w:r>
        <w:bookmarkStart w:id="2262" w:name="_Toc177652451"/>
        <w:bookmarkStart w:id="2263" w:name="_Toc177656022"/>
        <w:bookmarkStart w:id="2264" w:name="_Toc178859803"/>
        <w:bookmarkStart w:id="2265" w:name="_Toc178860011"/>
        <w:bookmarkStart w:id="2266" w:name="_Toc185856571"/>
        <w:bookmarkStart w:id="2267" w:name="_Toc185861463"/>
        <w:bookmarkStart w:id="2268" w:name="_Toc185862396"/>
        <w:bookmarkStart w:id="2269" w:name="_Toc185862604"/>
        <w:bookmarkStart w:id="2270" w:name="_Toc185863610"/>
        <w:bookmarkStart w:id="2271" w:name="_Toc185863822"/>
        <w:bookmarkStart w:id="2272" w:name="_Toc185864034"/>
        <w:bookmarkStart w:id="2273" w:name="_Toc185864891"/>
        <w:bookmarkStart w:id="2274" w:name="_Toc185865085"/>
        <w:bookmarkStart w:id="2275" w:name="_Toc185867215"/>
        <w:bookmarkStart w:id="2276" w:name="_Toc185867407"/>
        <w:bookmarkStart w:id="2277" w:name="_Toc185867640"/>
        <w:bookmarkStart w:id="2278" w:name="_Toc185867832"/>
        <w:bookmarkStart w:id="2279" w:name="_Toc185868025"/>
        <w:bookmarkStart w:id="2280" w:name="_Toc185868217"/>
        <w:bookmarkStart w:id="2281" w:name="_Toc185868410"/>
        <w:bookmarkStart w:id="2282" w:name="_Toc185868995"/>
        <w:bookmarkStart w:id="2283" w:name="_Toc185920796"/>
        <w:bookmarkStart w:id="2284" w:name="_Toc185920987"/>
        <w:bookmarkStart w:id="2285" w:name="_Toc185921271"/>
        <w:bookmarkStart w:id="2286" w:name="_Toc196744491"/>
        <w:bookmarkStart w:id="2287" w:name="_Toc196744684"/>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moveFrom>
    </w:p>
    <w:p w14:paraId="706E5C2C" w14:textId="5C55D9FC" w:rsidR="008B2EB0" w:rsidRPr="001B0389" w:rsidDel="002315BC" w:rsidRDefault="008B2EB0" w:rsidP="00C82597">
      <w:pPr>
        <w:pStyle w:val="ReqID"/>
        <w:rPr>
          <w:moveFrom w:id="2288" w:author="TRIANO José" w:date="2024-09-19T07:59:00Z"/>
        </w:rPr>
      </w:pPr>
      <w:moveFrom w:id="2289" w:author="TRIANO José" w:date="2024-09-19T07:59:00Z">
        <w:r w:rsidRPr="001B0389" w:rsidDel="002315BC">
          <w:t>[Exi_</w:t>
        </w:r>
        <w:r w:rsidR="00295F35" w:rsidDel="002315BC">
          <w:t>TM_TR_01</w:t>
        </w:r>
        <w:r w:rsidRPr="001B0389" w:rsidDel="002315BC">
          <w:t>_04_</w:t>
        </w:r>
        <w:r w:rsidR="00CF240A" w:rsidDel="002315BC">
          <w:t>xxxx</w:t>
        </w:r>
        <w:r w:rsidRPr="001B0389" w:rsidDel="002315BC">
          <w:t xml:space="preserve">-HMI] </w:t>
        </w:r>
        <w:bookmarkStart w:id="2290" w:name="_Toc177652452"/>
        <w:bookmarkStart w:id="2291" w:name="_Toc177656023"/>
        <w:bookmarkStart w:id="2292" w:name="_Toc178859804"/>
        <w:bookmarkStart w:id="2293" w:name="_Toc178860012"/>
        <w:bookmarkStart w:id="2294" w:name="_Toc185856572"/>
        <w:bookmarkStart w:id="2295" w:name="_Toc185861464"/>
        <w:bookmarkStart w:id="2296" w:name="_Toc185862397"/>
        <w:bookmarkStart w:id="2297" w:name="_Toc185862605"/>
        <w:bookmarkStart w:id="2298" w:name="_Toc185863611"/>
        <w:bookmarkStart w:id="2299" w:name="_Toc185863823"/>
        <w:bookmarkStart w:id="2300" w:name="_Toc185864035"/>
        <w:bookmarkStart w:id="2301" w:name="_Toc185864892"/>
        <w:bookmarkStart w:id="2302" w:name="_Toc185865086"/>
        <w:bookmarkStart w:id="2303" w:name="_Toc185867216"/>
        <w:bookmarkStart w:id="2304" w:name="_Toc185867408"/>
        <w:bookmarkStart w:id="2305" w:name="_Toc185867641"/>
        <w:bookmarkStart w:id="2306" w:name="_Toc185867833"/>
        <w:bookmarkStart w:id="2307" w:name="_Toc185868026"/>
        <w:bookmarkStart w:id="2308" w:name="_Toc185868218"/>
        <w:bookmarkStart w:id="2309" w:name="_Toc185868411"/>
        <w:bookmarkStart w:id="2310" w:name="_Toc185868996"/>
        <w:bookmarkStart w:id="2311" w:name="_Toc185920797"/>
        <w:bookmarkStart w:id="2312" w:name="_Toc185920988"/>
        <w:bookmarkStart w:id="2313" w:name="_Toc185921272"/>
        <w:bookmarkStart w:id="2314" w:name="_Toc196744492"/>
        <w:bookmarkStart w:id="2315" w:name="_Toc196744685"/>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moveFrom>
    </w:p>
    <w:p w14:paraId="54D2E47E" w14:textId="67CFE6CE" w:rsidR="008B2EB0" w:rsidRPr="009B6B0F" w:rsidDel="002315BC" w:rsidRDefault="008B2EB0" w:rsidP="00C82597">
      <w:pPr>
        <w:pStyle w:val="ReqText"/>
        <w:jc w:val="both"/>
        <w:rPr>
          <w:moveFrom w:id="2316" w:author="TRIANO José" w:date="2024-09-19T07:59:00Z"/>
        </w:rPr>
      </w:pPr>
      <w:moveFrom w:id="2317" w:author="TRIANO José" w:date="2024-09-19T07:59:00Z">
        <w:r w:rsidRPr="009B6B0F" w:rsidDel="002315BC">
          <w:t>Le Traffic Mgr doit permettre l’affichage des véhicules et de leurs attributs (liste à préciser) sur une vue synoptique de la ligne.</w:t>
        </w:r>
        <w:bookmarkStart w:id="2318" w:name="_Toc177652453"/>
        <w:bookmarkStart w:id="2319" w:name="_Toc177656024"/>
        <w:bookmarkStart w:id="2320" w:name="_Toc178859805"/>
        <w:bookmarkStart w:id="2321" w:name="_Toc178860013"/>
        <w:bookmarkStart w:id="2322" w:name="_Toc185856573"/>
        <w:bookmarkStart w:id="2323" w:name="_Toc185861465"/>
        <w:bookmarkStart w:id="2324" w:name="_Toc185862398"/>
        <w:bookmarkStart w:id="2325" w:name="_Toc185862606"/>
        <w:bookmarkStart w:id="2326" w:name="_Toc185863612"/>
        <w:bookmarkStart w:id="2327" w:name="_Toc185863824"/>
        <w:bookmarkStart w:id="2328" w:name="_Toc185864036"/>
        <w:bookmarkStart w:id="2329" w:name="_Toc185864893"/>
        <w:bookmarkStart w:id="2330" w:name="_Toc185865087"/>
        <w:bookmarkStart w:id="2331" w:name="_Toc185867217"/>
        <w:bookmarkStart w:id="2332" w:name="_Toc185867409"/>
        <w:bookmarkStart w:id="2333" w:name="_Toc185867642"/>
        <w:bookmarkStart w:id="2334" w:name="_Toc185867834"/>
        <w:bookmarkStart w:id="2335" w:name="_Toc185868027"/>
        <w:bookmarkStart w:id="2336" w:name="_Toc185868219"/>
        <w:bookmarkStart w:id="2337" w:name="_Toc185868412"/>
        <w:bookmarkStart w:id="2338" w:name="_Toc185868997"/>
        <w:bookmarkStart w:id="2339" w:name="_Toc185920798"/>
        <w:bookmarkStart w:id="2340" w:name="_Toc185920989"/>
        <w:bookmarkStart w:id="2341" w:name="_Toc185921273"/>
        <w:bookmarkStart w:id="2342" w:name="_Toc196744493"/>
        <w:bookmarkStart w:id="2343" w:name="_Toc196744686"/>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moveFrom>
    </w:p>
    <w:p w14:paraId="39948DD1" w14:textId="07DB5CEA" w:rsidR="008B2EB0" w:rsidRPr="001B0389" w:rsidDel="002315BC" w:rsidRDefault="008B2EB0" w:rsidP="00C82597">
      <w:pPr>
        <w:pStyle w:val="ReqID"/>
        <w:rPr>
          <w:moveFrom w:id="2344" w:author="TRIANO José" w:date="2024-09-19T07:59:00Z"/>
        </w:rPr>
      </w:pPr>
      <w:moveFrom w:id="2345" w:author="TRIANO José" w:date="2024-09-19T07:59:00Z">
        <w:r w:rsidRPr="001B0389" w:rsidDel="002315BC">
          <w:t>[Exi_</w:t>
        </w:r>
        <w:r w:rsidR="00295F35" w:rsidDel="002315BC">
          <w:t>TM_TR_01</w:t>
        </w:r>
        <w:r w:rsidRPr="001B0389" w:rsidDel="002315BC">
          <w:t>_04_</w:t>
        </w:r>
        <w:r w:rsidR="00CF240A" w:rsidDel="002315BC">
          <w:t>xxxx</w:t>
        </w:r>
        <w:r w:rsidRPr="001B0389" w:rsidDel="002315BC">
          <w:t xml:space="preserve">-HMI] </w:t>
        </w:r>
        <w:bookmarkStart w:id="2346" w:name="_Toc177652454"/>
        <w:bookmarkStart w:id="2347" w:name="_Toc177656025"/>
        <w:bookmarkStart w:id="2348" w:name="_Toc178859806"/>
        <w:bookmarkStart w:id="2349" w:name="_Toc178860014"/>
        <w:bookmarkStart w:id="2350" w:name="_Toc185856574"/>
        <w:bookmarkStart w:id="2351" w:name="_Toc185861466"/>
        <w:bookmarkStart w:id="2352" w:name="_Toc185862399"/>
        <w:bookmarkStart w:id="2353" w:name="_Toc185862607"/>
        <w:bookmarkStart w:id="2354" w:name="_Toc185863613"/>
        <w:bookmarkStart w:id="2355" w:name="_Toc185863825"/>
        <w:bookmarkStart w:id="2356" w:name="_Toc185864037"/>
        <w:bookmarkStart w:id="2357" w:name="_Toc185864894"/>
        <w:bookmarkStart w:id="2358" w:name="_Toc185865088"/>
        <w:bookmarkStart w:id="2359" w:name="_Toc185867218"/>
        <w:bookmarkStart w:id="2360" w:name="_Toc185867410"/>
        <w:bookmarkStart w:id="2361" w:name="_Toc185867643"/>
        <w:bookmarkStart w:id="2362" w:name="_Toc185867835"/>
        <w:bookmarkStart w:id="2363" w:name="_Toc185868028"/>
        <w:bookmarkStart w:id="2364" w:name="_Toc185868220"/>
        <w:bookmarkStart w:id="2365" w:name="_Toc185868413"/>
        <w:bookmarkStart w:id="2366" w:name="_Toc185868998"/>
        <w:bookmarkStart w:id="2367" w:name="_Toc185920799"/>
        <w:bookmarkStart w:id="2368" w:name="_Toc185920990"/>
        <w:bookmarkStart w:id="2369" w:name="_Toc185921274"/>
        <w:bookmarkStart w:id="2370" w:name="_Toc196744494"/>
        <w:bookmarkStart w:id="2371" w:name="_Toc196744687"/>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moveFrom>
    </w:p>
    <w:p w14:paraId="13114ED0" w14:textId="272FC6B9" w:rsidR="008B2EB0" w:rsidRPr="009B6B0F" w:rsidDel="002315BC" w:rsidRDefault="008B2EB0" w:rsidP="00C82597">
      <w:pPr>
        <w:pStyle w:val="ReqText"/>
        <w:jc w:val="both"/>
        <w:rPr>
          <w:moveFrom w:id="2372" w:author="TRIANO José" w:date="2024-09-19T07:59:00Z"/>
        </w:rPr>
      </w:pPr>
      <w:moveFrom w:id="2373" w:author="TRIANO José" w:date="2024-09-19T07:59:00Z">
        <w:r w:rsidRPr="009B6B0F" w:rsidDel="002315BC">
          <w:t xml:space="preserve">Le Traffic Mgr doit permettre l’affichage des </w:t>
        </w:r>
        <w:r w:rsidR="00920382" w:rsidDel="002315BC">
          <w:t>attributs</w:t>
        </w:r>
        <w:r w:rsidRPr="009B6B0F" w:rsidDel="002315BC">
          <w:t xml:space="preserve"> (liste à préciser) de chaque véhicule dans une vue tabulaire.</w:t>
        </w:r>
        <w:bookmarkStart w:id="2374" w:name="_Toc177652455"/>
        <w:bookmarkStart w:id="2375" w:name="_Toc177656026"/>
        <w:bookmarkStart w:id="2376" w:name="_Toc178859807"/>
        <w:bookmarkStart w:id="2377" w:name="_Toc178860015"/>
        <w:bookmarkStart w:id="2378" w:name="_Toc185856575"/>
        <w:bookmarkStart w:id="2379" w:name="_Toc185861467"/>
        <w:bookmarkStart w:id="2380" w:name="_Toc185862400"/>
        <w:bookmarkStart w:id="2381" w:name="_Toc185862608"/>
        <w:bookmarkStart w:id="2382" w:name="_Toc185863614"/>
        <w:bookmarkStart w:id="2383" w:name="_Toc185863826"/>
        <w:bookmarkStart w:id="2384" w:name="_Toc185864038"/>
        <w:bookmarkStart w:id="2385" w:name="_Toc185864895"/>
        <w:bookmarkStart w:id="2386" w:name="_Toc185865089"/>
        <w:bookmarkStart w:id="2387" w:name="_Toc185867219"/>
        <w:bookmarkStart w:id="2388" w:name="_Toc185867411"/>
        <w:bookmarkStart w:id="2389" w:name="_Toc185867644"/>
        <w:bookmarkStart w:id="2390" w:name="_Toc185867836"/>
        <w:bookmarkStart w:id="2391" w:name="_Toc185868029"/>
        <w:bookmarkStart w:id="2392" w:name="_Toc185868221"/>
        <w:bookmarkStart w:id="2393" w:name="_Toc185868414"/>
        <w:bookmarkStart w:id="2394" w:name="_Toc185868999"/>
        <w:bookmarkStart w:id="2395" w:name="_Toc185920800"/>
        <w:bookmarkStart w:id="2396" w:name="_Toc185920991"/>
        <w:bookmarkStart w:id="2397" w:name="_Toc185921275"/>
        <w:bookmarkStart w:id="2398" w:name="_Toc196744495"/>
        <w:bookmarkStart w:id="2399" w:name="_Toc196744688"/>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moveFrom>
    </w:p>
    <w:p w14:paraId="5C76FF0D" w14:textId="486B8083" w:rsidR="00C800A7" w:rsidRPr="001B0389" w:rsidDel="002315BC" w:rsidRDefault="00C800A7" w:rsidP="00C82597">
      <w:pPr>
        <w:pStyle w:val="ReqID"/>
        <w:rPr>
          <w:moveFrom w:id="2400" w:author="TRIANO José" w:date="2024-09-19T07:59:00Z"/>
        </w:rPr>
      </w:pPr>
      <w:moveFrom w:id="2401" w:author="TRIANO José" w:date="2024-09-19T07:59:00Z">
        <w:r w:rsidRPr="001B0389" w:rsidDel="002315BC">
          <w:t>[Exi_</w:t>
        </w:r>
        <w:r w:rsidDel="002315BC">
          <w:t>TM_TR_01</w:t>
        </w:r>
        <w:r w:rsidRPr="001B0389" w:rsidDel="002315BC">
          <w:t>_04_</w:t>
        </w:r>
        <w:r w:rsidDel="002315BC">
          <w:t>xxxx</w:t>
        </w:r>
        <w:r w:rsidRPr="001B0389" w:rsidDel="002315BC">
          <w:t xml:space="preserve">-HMI] </w:t>
        </w:r>
        <w:bookmarkStart w:id="2402" w:name="_Toc177652456"/>
        <w:bookmarkStart w:id="2403" w:name="_Toc177656027"/>
        <w:bookmarkStart w:id="2404" w:name="_Toc178859808"/>
        <w:bookmarkStart w:id="2405" w:name="_Toc178860016"/>
        <w:bookmarkStart w:id="2406" w:name="_Toc185856576"/>
        <w:bookmarkStart w:id="2407" w:name="_Toc185861468"/>
        <w:bookmarkStart w:id="2408" w:name="_Toc185862401"/>
        <w:bookmarkStart w:id="2409" w:name="_Toc185862609"/>
        <w:bookmarkStart w:id="2410" w:name="_Toc185863615"/>
        <w:bookmarkStart w:id="2411" w:name="_Toc185863827"/>
        <w:bookmarkStart w:id="2412" w:name="_Toc185864039"/>
        <w:bookmarkStart w:id="2413" w:name="_Toc185864896"/>
        <w:bookmarkStart w:id="2414" w:name="_Toc185865090"/>
        <w:bookmarkStart w:id="2415" w:name="_Toc185867220"/>
        <w:bookmarkStart w:id="2416" w:name="_Toc185867412"/>
        <w:bookmarkStart w:id="2417" w:name="_Toc185867645"/>
        <w:bookmarkStart w:id="2418" w:name="_Toc185867837"/>
        <w:bookmarkStart w:id="2419" w:name="_Toc185868030"/>
        <w:bookmarkStart w:id="2420" w:name="_Toc185868222"/>
        <w:bookmarkStart w:id="2421" w:name="_Toc185868415"/>
        <w:bookmarkStart w:id="2422" w:name="_Toc185869000"/>
        <w:bookmarkStart w:id="2423" w:name="_Toc185920801"/>
        <w:bookmarkStart w:id="2424" w:name="_Toc185920992"/>
        <w:bookmarkStart w:id="2425" w:name="_Toc185921276"/>
        <w:bookmarkStart w:id="2426" w:name="_Toc196744496"/>
        <w:bookmarkStart w:id="2427" w:name="_Toc196744689"/>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moveFrom>
    </w:p>
    <w:p w14:paraId="5C238537" w14:textId="5C040E47" w:rsidR="00C800A7" w:rsidRPr="008B2EB0" w:rsidDel="002315BC" w:rsidRDefault="00C800A7" w:rsidP="00C82597">
      <w:pPr>
        <w:pStyle w:val="ReqText"/>
        <w:jc w:val="both"/>
        <w:rPr>
          <w:moveFrom w:id="2428" w:author="TRIANO José" w:date="2024-09-19T07:59:00Z"/>
        </w:rPr>
      </w:pPr>
      <w:moveFrom w:id="2429" w:author="TRIANO José" w:date="2024-09-19T07:59:00Z">
        <w:r w:rsidRPr="009B6B0F" w:rsidDel="002315BC">
          <w:t xml:space="preserve">Le Traffic Mgr doit </w:t>
        </w:r>
        <w:r w:rsidR="009600C7" w:rsidRPr="009B6B0F" w:rsidDel="002315BC">
          <w:t>permettre l’affichage d</w:t>
        </w:r>
        <w:r w:rsidR="009600C7" w:rsidDel="002315BC">
          <w:t>e</w:t>
        </w:r>
        <w:r w:rsidR="009600C7" w:rsidRPr="009B6B0F" w:rsidDel="002315BC">
          <w:t xml:space="preserve"> </w:t>
        </w:r>
        <w:r w:rsidR="001568F4" w:rsidDel="002315BC">
          <w:t>l’état d’aptitude à l’exploitation</w:t>
        </w:r>
        <w:r w:rsidRPr="009B6B0F" w:rsidDel="002315BC">
          <w:t xml:space="preserve"> d’un véhicule.</w:t>
        </w:r>
        <w:bookmarkStart w:id="2430" w:name="_Toc177652457"/>
        <w:bookmarkStart w:id="2431" w:name="_Toc177656028"/>
        <w:bookmarkStart w:id="2432" w:name="_Toc178859809"/>
        <w:bookmarkStart w:id="2433" w:name="_Toc178860017"/>
        <w:bookmarkStart w:id="2434" w:name="_Toc185856577"/>
        <w:bookmarkStart w:id="2435" w:name="_Toc185861469"/>
        <w:bookmarkStart w:id="2436" w:name="_Toc185862402"/>
        <w:bookmarkStart w:id="2437" w:name="_Toc185862610"/>
        <w:bookmarkStart w:id="2438" w:name="_Toc185863616"/>
        <w:bookmarkStart w:id="2439" w:name="_Toc185863828"/>
        <w:bookmarkStart w:id="2440" w:name="_Toc185864040"/>
        <w:bookmarkStart w:id="2441" w:name="_Toc185864897"/>
        <w:bookmarkStart w:id="2442" w:name="_Toc185865091"/>
        <w:bookmarkStart w:id="2443" w:name="_Toc185867221"/>
        <w:bookmarkStart w:id="2444" w:name="_Toc185867413"/>
        <w:bookmarkStart w:id="2445" w:name="_Toc185867646"/>
        <w:bookmarkStart w:id="2446" w:name="_Toc185867838"/>
        <w:bookmarkStart w:id="2447" w:name="_Toc185868031"/>
        <w:bookmarkStart w:id="2448" w:name="_Toc185868223"/>
        <w:bookmarkStart w:id="2449" w:name="_Toc185868416"/>
        <w:bookmarkStart w:id="2450" w:name="_Toc185869001"/>
        <w:bookmarkStart w:id="2451" w:name="_Toc185920802"/>
        <w:bookmarkStart w:id="2452" w:name="_Toc185920993"/>
        <w:bookmarkStart w:id="2453" w:name="_Toc185921277"/>
        <w:bookmarkStart w:id="2454" w:name="_Toc196744497"/>
        <w:bookmarkStart w:id="2455" w:name="_Toc196744690"/>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moveFrom>
    </w:p>
    <w:p w14:paraId="1A094AC5" w14:textId="1681D091" w:rsidR="008B2EB0" w:rsidRPr="001B0389" w:rsidDel="002315BC" w:rsidRDefault="008B2EB0" w:rsidP="00C82597">
      <w:pPr>
        <w:pStyle w:val="ReqID"/>
        <w:rPr>
          <w:moveFrom w:id="2456" w:author="TRIANO José" w:date="2024-09-19T07:59:00Z"/>
        </w:rPr>
      </w:pPr>
      <w:moveFrom w:id="2457" w:author="TRIANO José" w:date="2024-09-19T07:59:00Z">
        <w:r w:rsidRPr="001B0389" w:rsidDel="002315BC">
          <w:t>[Exi_</w:t>
        </w:r>
        <w:r w:rsidR="00295F35" w:rsidDel="002315BC">
          <w:t>TM_TR_01</w:t>
        </w:r>
        <w:r w:rsidRPr="001B0389" w:rsidDel="002315BC">
          <w:t>_04_</w:t>
        </w:r>
        <w:r w:rsidR="00CF240A" w:rsidDel="002315BC">
          <w:t>xxxx</w:t>
        </w:r>
        <w:r w:rsidRPr="001B0389" w:rsidDel="002315BC">
          <w:t xml:space="preserve">-HMI] </w:t>
        </w:r>
        <w:bookmarkStart w:id="2458" w:name="_Toc177652458"/>
        <w:bookmarkStart w:id="2459" w:name="_Toc177656029"/>
        <w:bookmarkStart w:id="2460" w:name="_Toc178859810"/>
        <w:bookmarkStart w:id="2461" w:name="_Toc178860018"/>
        <w:bookmarkStart w:id="2462" w:name="_Toc185856578"/>
        <w:bookmarkStart w:id="2463" w:name="_Toc185861470"/>
        <w:bookmarkStart w:id="2464" w:name="_Toc185862403"/>
        <w:bookmarkStart w:id="2465" w:name="_Toc185862611"/>
        <w:bookmarkStart w:id="2466" w:name="_Toc185863617"/>
        <w:bookmarkStart w:id="2467" w:name="_Toc185863829"/>
        <w:bookmarkStart w:id="2468" w:name="_Toc185864041"/>
        <w:bookmarkStart w:id="2469" w:name="_Toc185864898"/>
        <w:bookmarkStart w:id="2470" w:name="_Toc185865092"/>
        <w:bookmarkStart w:id="2471" w:name="_Toc185867222"/>
        <w:bookmarkStart w:id="2472" w:name="_Toc185867414"/>
        <w:bookmarkStart w:id="2473" w:name="_Toc185867647"/>
        <w:bookmarkStart w:id="2474" w:name="_Toc185867839"/>
        <w:bookmarkStart w:id="2475" w:name="_Toc185868032"/>
        <w:bookmarkStart w:id="2476" w:name="_Toc185868224"/>
        <w:bookmarkStart w:id="2477" w:name="_Toc185868417"/>
        <w:bookmarkStart w:id="2478" w:name="_Toc185869002"/>
        <w:bookmarkStart w:id="2479" w:name="_Toc185920803"/>
        <w:bookmarkStart w:id="2480" w:name="_Toc185920994"/>
        <w:bookmarkStart w:id="2481" w:name="_Toc185921278"/>
        <w:bookmarkStart w:id="2482" w:name="_Toc196744498"/>
        <w:bookmarkStart w:id="2483" w:name="_Toc196744691"/>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moveFrom>
    </w:p>
    <w:p w14:paraId="71862CCC" w14:textId="02B012DD" w:rsidR="008B2EB0" w:rsidRPr="009B6B0F" w:rsidDel="002315BC" w:rsidRDefault="008B2EB0" w:rsidP="00C82597">
      <w:pPr>
        <w:pStyle w:val="ReqText"/>
        <w:jc w:val="both"/>
        <w:rPr>
          <w:moveFrom w:id="2484" w:author="TRIANO José" w:date="2024-09-19T07:59:00Z"/>
        </w:rPr>
      </w:pPr>
      <w:moveFrom w:id="2485" w:author="TRIANO José" w:date="2024-09-19T07:59:00Z">
        <w:r w:rsidRPr="009B6B0F" w:rsidDel="002315BC">
          <w:t>Le Traffic Mgr doit permettre d'afficher qu'un véhicule est marqué comme « véhicule ouvreur</w:t>
        </w:r>
        <w:r w:rsidR="005003EE" w:rsidDel="002315BC">
          <w:t> »</w:t>
        </w:r>
        <w:r w:rsidRPr="009B6B0F" w:rsidDel="002315BC">
          <w:t>.</w:t>
        </w:r>
        <w:bookmarkStart w:id="2486" w:name="_Toc177652459"/>
        <w:bookmarkStart w:id="2487" w:name="_Toc177656030"/>
        <w:bookmarkStart w:id="2488" w:name="_Toc178859811"/>
        <w:bookmarkStart w:id="2489" w:name="_Toc178860019"/>
        <w:bookmarkStart w:id="2490" w:name="_Toc185856579"/>
        <w:bookmarkStart w:id="2491" w:name="_Toc185861471"/>
        <w:bookmarkStart w:id="2492" w:name="_Toc185862404"/>
        <w:bookmarkStart w:id="2493" w:name="_Toc185862612"/>
        <w:bookmarkStart w:id="2494" w:name="_Toc185863618"/>
        <w:bookmarkStart w:id="2495" w:name="_Toc185863830"/>
        <w:bookmarkStart w:id="2496" w:name="_Toc185864042"/>
        <w:bookmarkStart w:id="2497" w:name="_Toc185864899"/>
        <w:bookmarkStart w:id="2498" w:name="_Toc185865093"/>
        <w:bookmarkStart w:id="2499" w:name="_Toc185867223"/>
        <w:bookmarkStart w:id="2500" w:name="_Toc185867415"/>
        <w:bookmarkStart w:id="2501" w:name="_Toc185867648"/>
        <w:bookmarkStart w:id="2502" w:name="_Toc185867840"/>
        <w:bookmarkStart w:id="2503" w:name="_Toc185868033"/>
        <w:bookmarkStart w:id="2504" w:name="_Toc185868225"/>
        <w:bookmarkStart w:id="2505" w:name="_Toc185868418"/>
        <w:bookmarkStart w:id="2506" w:name="_Toc185869003"/>
        <w:bookmarkStart w:id="2507" w:name="_Toc185920804"/>
        <w:bookmarkStart w:id="2508" w:name="_Toc185920995"/>
        <w:bookmarkStart w:id="2509" w:name="_Toc185921279"/>
        <w:bookmarkStart w:id="2510" w:name="_Toc196744499"/>
        <w:bookmarkStart w:id="2511" w:name="_Toc196744692"/>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moveFrom>
    </w:p>
    <w:p w14:paraId="4FE15CF4" w14:textId="20B03661" w:rsidR="005A4EDB" w:rsidRPr="001B0389" w:rsidDel="002315BC" w:rsidRDefault="005A4EDB" w:rsidP="00C82597">
      <w:pPr>
        <w:pStyle w:val="ReqID"/>
        <w:rPr>
          <w:moveFrom w:id="2512" w:author="TRIANO José" w:date="2024-09-19T07:59:00Z"/>
        </w:rPr>
      </w:pPr>
      <w:moveFrom w:id="2513" w:author="TRIANO José" w:date="2024-09-19T07:59:00Z">
        <w:r w:rsidRPr="001B0389" w:rsidDel="002315BC">
          <w:t>[Exi_</w:t>
        </w:r>
        <w:r w:rsidDel="002315BC">
          <w:t>TM_TR_01</w:t>
        </w:r>
        <w:r w:rsidRPr="001B0389" w:rsidDel="002315BC">
          <w:t>_04_</w:t>
        </w:r>
        <w:r w:rsidDel="002315BC">
          <w:t>xxxx</w:t>
        </w:r>
        <w:r w:rsidRPr="001B0389" w:rsidDel="002315BC">
          <w:t xml:space="preserve">-HMI] </w:t>
        </w:r>
        <w:bookmarkStart w:id="2514" w:name="_Toc177652460"/>
        <w:bookmarkStart w:id="2515" w:name="_Toc177656031"/>
        <w:bookmarkStart w:id="2516" w:name="_Toc178859812"/>
        <w:bookmarkStart w:id="2517" w:name="_Toc178860020"/>
        <w:bookmarkStart w:id="2518" w:name="_Toc185856580"/>
        <w:bookmarkStart w:id="2519" w:name="_Toc185861472"/>
        <w:bookmarkStart w:id="2520" w:name="_Toc185862405"/>
        <w:bookmarkStart w:id="2521" w:name="_Toc185862613"/>
        <w:bookmarkStart w:id="2522" w:name="_Toc185863619"/>
        <w:bookmarkStart w:id="2523" w:name="_Toc185863831"/>
        <w:bookmarkStart w:id="2524" w:name="_Toc185864043"/>
        <w:bookmarkStart w:id="2525" w:name="_Toc185864900"/>
        <w:bookmarkStart w:id="2526" w:name="_Toc185865094"/>
        <w:bookmarkStart w:id="2527" w:name="_Toc185867224"/>
        <w:bookmarkStart w:id="2528" w:name="_Toc185867416"/>
        <w:bookmarkStart w:id="2529" w:name="_Toc185867649"/>
        <w:bookmarkStart w:id="2530" w:name="_Toc185867841"/>
        <w:bookmarkStart w:id="2531" w:name="_Toc185868034"/>
        <w:bookmarkStart w:id="2532" w:name="_Toc185868226"/>
        <w:bookmarkStart w:id="2533" w:name="_Toc185868419"/>
        <w:bookmarkStart w:id="2534" w:name="_Toc185869004"/>
        <w:bookmarkStart w:id="2535" w:name="_Toc185920805"/>
        <w:bookmarkStart w:id="2536" w:name="_Toc185920996"/>
        <w:bookmarkStart w:id="2537" w:name="_Toc185921280"/>
        <w:bookmarkStart w:id="2538" w:name="_Toc196744500"/>
        <w:bookmarkStart w:id="2539" w:name="_Toc19674469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moveFrom>
    </w:p>
    <w:p w14:paraId="13B7CFE4" w14:textId="6C64D1D7" w:rsidR="005A4EDB" w:rsidRPr="009B6B0F" w:rsidDel="002315BC" w:rsidRDefault="005A4EDB" w:rsidP="00C82597">
      <w:pPr>
        <w:pStyle w:val="ReqText"/>
        <w:jc w:val="both"/>
        <w:rPr>
          <w:moveFrom w:id="2540" w:author="TRIANO José" w:date="2024-09-19T07:59:00Z"/>
        </w:rPr>
      </w:pPr>
      <w:moveFrom w:id="2541" w:author="TRIANO José" w:date="2024-09-19T07:59:00Z">
        <w:r w:rsidRPr="009B6B0F" w:rsidDel="002315BC">
          <w:t xml:space="preserve">Le Traffic Mgr doit permettre d'afficher qu'un véhicule est marqué comme « véhicule </w:t>
        </w:r>
        <w:r w:rsidDel="002315BC">
          <w:t>en test »</w:t>
        </w:r>
        <w:r w:rsidRPr="009B6B0F" w:rsidDel="002315BC">
          <w:t>.</w:t>
        </w:r>
        <w:bookmarkStart w:id="2542" w:name="_Toc177652461"/>
        <w:bookmarkStart w:id="2543" w:name="_Toc177656032"/>
        <w:bookmarkStart w:id="2544" w:name="_Toc178859813"/>
        <w:bookmarkStart w:id="2545" w:name="_Toc178860021"/>
        <w:bookmarkStart w:id="2546" w:name="_Toc185856581"/>
        <w:bookmarkStart w:id="2547" w:name="_Toc185861473"/>
        <w:bookmarkStart w:id="2548" w:name="_Toc185862406"/>
        <w:bookmarkStart w:id="2549" w:name="_Toc185862614"/>
        <w:bookmarkStart w:id="2550" w:name="_Toc185863620"/>
        <w:bookmarkStart w:id="2551" w:name="_Toc185863832"/>
        <w:bookmarkStart w:id="2552" w:name="_Toc185864044"/>
        <w:bookmarkStart w:id="2553" w:name="_Toc185864901"/>
        <w:bookmarkStart w:id="2554" w:name="_Toc185865095"/>
        <w:bookmarkStart w:id="2555" w:name="_Toc185867225"/>
        <w:bookmarkStart w:id="2556" w:name="_Toc185867417"/>
        <w:bookmarkStart w:id="2557" w:name="_Toc185867650"/>
        <w:bookmarkStart w:id="2558" w:name="_Toc185867842"/>
        <w:bookmarkStart w:id="2559" w:name="_Toc185868035"/>
        <w:bookmarkStart w:id="2560" w:name="_Toc185868227"/>
        <w:bookmarkStart w:id="2561" w:name="_Toc185868420"/>
        <w:bookmarkStart w:id="2562" w:name="_Toc185869005"/>
        <w:bookmarkStart w:id="2563" w:name="_Toc185920806"/>
        <w:bookmarkStart w:id="2564" w:name="_Toc185920997"/>
        <w:bookmarkStart w:id="2565" w:name="_Toc185921281"/>
        <w:bookmarkStart w:id="2566" w:name="_Toc196744501"/>
        <w:bookmarkStart w:id="2567" w:name="_Toc196744694"/>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moveFrom>
    </w:p>
    <w:p w14:paraId="43718805" w14:textId="6EF0D9AE" w:rsidR="008B2EB0" w:rsidRPr="001B0389" w:rsidDel="002315BC" w:rsidRDefault="008B2EB0" w:rsidP="00C82597">
      <w:pPr>
        <w:pStyle w:val="ReqID"/>
        <w:rPr>
          <w:moveFrom w:id="2568" w:author="TRIANO José" w:date="2024-09-19T07:59:00Z"/>
        </w:rPr>
      </w:pPr>
      <w:moveFrom w:id="2569" w:author="TRIANO José" w:date="2024-09-19T07:59:00Z">
        <w:r w:rsidRPr="001B0389" w:rsidDel="002315BC">
          <w:t>[Exi_</w:t>
        </w:r>
        <w:r w:rsidR="00295F35" w:rsidDel="002315BC">
          <w:t>TM_TR_01</w:t>
        </w:r>
        <w:r w:rsidRPr="001B0389" w:rsidDel="002315BC">
          <w:t>_04_</w:t>
        </w:r>
        <w:r w:rsidR="00CF240A" w:rsidDel="002315BC">
          <w:t>xxxx</w:t>
        </w:r>
        <w:r w:rsidRPr="001B0389" w:rsidDel="002315BC">
          <w:t xml:space="preserve">-HMI] </w:t>
        </w:r>
        <w:bookmarkStart w:id="2570" w:name="_Toc177652462"/>
        <w:bookmarkStart w:id="2571" w:name="_Toc177656033"/>
        <w:bookmarkStart w:id="2572" w:name="_Toc178859814"/>
        <w:bookmarkStart w:id="2573" w:name="_Toc178860022"/>
        <w:bookmarkStart w:id="2574" w:name="_Toc185856582"/>
        <w:bookmarkStart w:id="2575" w:name="_Toc185861474"/>
        <w:bookmarkStart w:id="2576" w:name="_Toc185862407"/>
        <w:bookmarkStart w:id="2577" w:name="_Toc185862615"/>
        <w:bookmarkStart w:id="2578" w:name="_Toc185863621"/>
        <w:bookmarkStart w:id="2579" w:name="_Toc185863833"/>
        <w:bookmarkStart w:id="2580" w:name="_Toc185864045"/>
        <w:bookmarkStart w:id="2581" w:name="_Toc185864902"/>
        <w:bookmarkStart w:id="2582" w:name="_Toc185865096"/>
        <w:bookmarkStart w:id="2583" w:name="_Toc185867226"/>
        <w:bookmarkStart w:id="2584" w:name="_Toc185867418"/>
        <w:bookmarkStart w:id="2585" w:name="_Toc185867651"/>
        <w:bookmarkStart w:id="2586" w:name="_Toc185867843"/>
        <w:bookmarkStart w:id="2587" w:name="_Toc185868036"/>
        <w:bookmarkStart w:id="2588" w:name="_Toc185868228"/>
        <w:bookmarkStart w:id="2589" w:name="_Toc185868421"/>
        <w:bookmarkStart w:id="2590" w:name="_Toc185869006"/>
        <w:bookmarkStart w:id="2591" w:name="_Toc185920807"/>
        <w:bookmarkStart w:id="2592" w:name="_Toc185920998"/>
        <w:bookmarkStart w:id="2593" w:name="_Toc185921282"/>
        <w:bookmarkStart w:id="2594" w:name="_Toc196744502"/>
        <w:bookmarkStart w:id="2595" w:name="_Toc196744695"/>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moveFrom>
    </w:p>
    <w:p w14:paraId="757BEFAB" w14:textId="3256A4CC" w:rsidR="008B2EB0" w:rsidRPr="009B6B0F" w:rsidDel="002315BC" w:rsidRDefault="008B2EB0" w:rsidP="00C82597">
      <w:pPr>
        <w:pStyle w:val="ReqText"/>
        <w:jc w:val="both"/>
        <w:rPr>
          <w:moveFrom w:id="2596" w:author="TRIANO José" w:date="2024-09-19T07:59:00Z"/>
        </w:rPr>
      </w:pPr>
      <w:moveFrom w:id="2597" w:author="TRIANO José" w:date="2024-09-19T07:59:00Z">
        <w:r w:rsidRPr="009B6B0F" w:rsidDel="002315BC">
          <w:t>Le Traffic Mgr doit permettre d'afficher le marqueur « accompagnateur bord</w:t>
        </w:r>
        <w:r w:rsidR="005003EE" w:rsidDel="002315BC">
          <w:t> »</w:t>
        </w:r>
        <w:r w:rsidRPr="009B6B0F" w:rsidDel="002315BC">
          <w:t xml:space="preserve"> d’un véhicule.</w:t>
        </w:r>
        <w:bookmarkStart w:id="2598" w:name="_Toc177652463"/>
        <w:bookmarkStart w:id="2599" w:name="_Toc177656034"/>
        <w:bookmarkStart w:id="2600" w:name="_Toc178859815"/>
        <w:bookmarkStart w:id="2601" w:name="_Toc178860023"/>
        <w:bookmarkStart w:id="2602" w:name="_Toc185856583"/>
        <w:bookmarkStart w:id="2603" w:name="_Toc185861475"/>
        <w:bookmarkStart w:id="2604" w:name="_Toc185862408"/>
        <w:bookmarkStart w:id="2605" w:name="_Toc185862616"/>
        <w:bookmarkStart w:id="2606" w:name="_Toc185863622"/>
        <w:bookmarkStart w:id="2607" w:name="_Toc185863834"/>
        <w:bookmarkStart w:id="2608" w:name="_Toc185864046"/>
        <w:bookmarkStart w:id="2609" w:name="_Toc185864903"/>
        <w:bookmarkStart w:id="2610" w:name="_Toc185865097"/>
        <w:bookmarkStart w:id="2611" w:name="_Toc185867227"/>
        <w:bookmarkStart w:id="2612" w:name="_Toc185867419"/>
        <w:bookmarkStart w:id="2613" w:name="_Toc185867652"/>
        <w:bookmarkStart w:id="2614" w:name="_Toc185867844"/>
        <w:bookmarkStart w:id="2615" w:name="_Toc185868037"/>
        <w:bookmarkStart w:id="2616" w:name="_Toc185868229"/>
        <w:bookmarkStart w:id="2617" w:name="_Toc185868422"/>
        <w:bookmarkStart w:id="2618" w:name="_Toc185869007"/>
        <w:bookmarkStart w:id="2619" w:name="_Toc185920808"/>
        <w:bookmarkStart w:id="2620" w:name="_Toc185920999"/>
        <w:bookmarkStart w:id="2621" w:name="_Toc185921283"/>
        <w:bookmarkStart w:id="2622" w:name="_Toc196744503"/>
        <w:bookmarkStart w:id="2623" w:name="_Toc196744696"/>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moveFrom>
    </w:p>
    <w:p w14:paraId="6CF7FAFE" w14:textId="3493377A" w:rsidR="00C800A7" w:rsidRPr="001B0389" w:rsidDel="002315BC" w:rsidRDefault="00C800A7" w:rsidP="00C82597">
      <w:pPr>
        <w:pStyle w:val="ReqID"/>
        <w:rPr>
          <w:moveFrom w:id="2624" w:author="TRIANO José" w:date="2024-09-19T07:59:00Z"/>
        </w:rPr>
      </w:pPr>
      <w:moveFrom w:id="2625" w:author="TRIANO José" w:date="2024-09-19T07:59:00Z">
        <w:r w:rsidRPr="001B0389" w:rsidDel="002315BC">
          <w:t>[Exi_</w:t>
        </w:r>
        <w:r w:rsidDel="002315BC">
          <w:t>TM_TR_01</w:t>
        </w:r>
        <w:r w:rsidRPr="001B0389" w:rsidDel="002315BC">
          <w:t>_04_</w:t>
        </w:r>
        <w:r w:rsidDel="002315BC">
          <w:t>xxxx</w:t>
        </w:r>
        <w:r w:rsidRPr="001B0389" w:rsidDel="002315BC">
          <w:t xml:space="preserve">-HMI] </w:t>
        </w:r>
        <w:bookmarkStart w:id="2626" w:name="_Toc177652464"/>
        <w:bookmarkStart w:id="2627" w:name="_Toc177656035"/>
        <w:bookmarkStart w:id="2628" w:name="_Toc178859816"/>
        <w:bookmarkStart w:id="2629" w:name="_Toc178860024"/>
        <w:bookmarkStart w:id="2630" w:name="_Toc185856584"/>
        <w:bookmarkStart w:id="2631" w:name="_Toc185861476"/>
        <w:bookmarkStart w:id="2632" w:name="_Toc185862409"/>
        <w:bookmarkStart w:id="2633" w:name="_Toc185862617"/>
        <w:bookmarkStart w:id="2634" w:name="_Toc185863623"/>
        <w:bookmarkStart w:id="2635" w:name="_Toc185863835"/>
        <w:bookmarkStart w:id="2636" w:name="_Toc185864047"/>
        <w:bookmarkStart w:id="2637" w:name="_Toc185864904"/>
        <w:bookmarkStart w:id="2638" w:name="_Toc185865098"/>
        <w:bookmarkStart w:id="2639" w:name="_Toc185867228"/>
        <w:bookmarkStart w:id="2640" w:name="_Toc185867420"/>
        <w:bookmarkStart w:id="2641" w:name="_Toc185867653"/>
        <w:bookmarkStart w:id="2642" w:name="_Toc185867845"/>
        <w:bookmarkStart w:id="2643" w:name="_Toc185868038"/>
        <w:bookmarkStart w:id="2644" w:name="_Toc185868230"/>
        <w:bookmarkStart w:id="2645" w:name="_Toc185868423"/>
        <w:bookmarkStart w:id="2646" w:name="_Toc185869008"/>
        <w:bookmarkStart w:id="2647" w:name="_Toc185920809"/>
        <w:bookmarkStart w:id="2648" w:name="_Toc185921000"/>
        <w:bookmarkStart w:id="2649" w:name="_Toc185921284"/>
        <w:bookmarkStart w:id="2650" w:name="_Toc196744504"/>
        <w:bookmarkStart w:id="2651" w:name="_Toc196744697"/>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moveFrom>
    </w:p>
    <w:p w14:paraId="0064D990" w14:textId="02F82AD4" w:rsidR="00C800A7" w:rsidRPr="009B6B0F" w:rsidDel="002315BC" w:rsidRDefault="00C800A7" w:rsidP="00C82597">
      <w:pPr>
        <w:pStyle w:val="ReqText"/>
        <w:jc w:val="both"/>
        <w:rPr>
          <w:moveFrom w:id="2652" w:author="TRIANO José" w:date="2024-09-19T07:59:00Z"/>
        </w:rPr>
      </w:pPr>
      <w:moveFrom w:id="2653" w:author="TRIANO José" w:date="2024-09-19T07:59:00Z">
        <w:r w:rsidRPr="009B6B0F" w:rsidDel="002315BC">
          <w:t>Le Traffic Mgr doit permettre d'afficher le marqueur « recharge de batterie demandée</w:t>
        </w:r>
        <w:r w:rsidR="005003EE" w:rsidDel="002315BC">
          <w:t> »</w:t>
        </w:r>
        <w:r w:rsidRPr="009B6B0F" w:rsidDel="002315BC">
          <w:t xml:space="preserve"> d’un véhicule.</w:t>
        </w:r>
        <w:bookmarkStart w:id="2654" w:name="_Toc177652465"/>
        <w:bookmarkStart w:id="2655" w:name="_Toc177656036"/>
        <w:bookmarkStart w:id="2656" w:name="_Toc178859817"/>
        <w:bookmarkStart w:id="2657" w:name="_Toc178860025"/>
        <w:bookmarkStart w:id="2658" w:name="_Toc185856585"/>
        <w:bookmarkStart w:id="2659" w:name="_Toc185861477"/>
        <w:bookmarkStart w:id="2660" w:name="_Toc185862410"/>
        <w:bookmarkStart w:id="2661" w:name="_Toc185862618"/>
        <w:bookmarkStart w:id="2662" w:name="_Toc185863624"/>
        <w:bookmarkStart w:id="2663" w:name="_Toc185863836"/>
        <w:bookmarkStart w:id="2664" w:name="_Toc185864048"/>
        <w:bookmarkStart w:id="2665" w:name="_Toc185864905"/>
        <w:bookmarkStart w:id="2666" w:name="_Toc185865099"/>
        <w:bookmarkStart w:id="2667" w:name="_Toc185867229"/>
        <w:bookmarkStart w:id="2668" w:name="_Toc185867421"/>
        <w:bookmarkStart w:id="2669" w:name="_Toc185867654"/>
        <w:bookmarkStart w:id="2670" w:name="_Toc185867846"/>
        <w:bookmarkStart w:id="2671" w:name="_Toc185868039"/>
        <w:bookmarkStart w:id="2672" w:name="_Toc185868231"/>
        <w:bookmarkStart w:id="2673" w:name="_Toc185868424"/>
        <w:bookmarkStart w:id="2674" w:name="_Toc185869009"/>
        <w:bookmarkStart w:id="2675" w:name="_Toc185920810"/>
        <w:bookmarkStart w:id="2676" w:name="_Toc185921001"/>
        <w:bookmarkStart w:id="2677" w:name="_Toc185921285"/>
        <w:bookmarkStart w:id="2678" w:name="_Toc196744505"/>
        <w:bookmarkStart w:id="2679" w:name="_Toc196744698"/>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moveFrom>
    </w:p>
    <w:p w14:paraId="2EA67ABE" w14:textId="3C21E292" w:rsidR="008B2EB0" w:rsidRPr="001B0389" w:rsidDel="002315BC" w:rsidRDefault="008B2EB0" w:rsidP="00C82597">
      <w:pPr>
        <w:pStyle w:val="ReqID"/>
        <w:rPr>
          <w:moveFrom w:id="2680" w:author="TRIANO José" w:date="2024-09-19T07:59:00Z"/>
        </w:rPr>
      </w:pPr>
      <w:moveFrom w:id="2681" w:author="TRIANO José" w:date="2024-09-19T07:59:00Z">
        <w:r w:rsidRPr="001B0389" w:rsidDel="002315BC">
          <w:t>[Exi_</w:t>
        </w:r>
        <w:r w:rsidR="00295F35" w:rsidDel="002315BC">
          <w:t>TM_TR_01</w:t>
        </w:r>
        <w:r w:rsidRPr="001B0389" w:rsidDel="002315BC">
          <w:t>_04_</w:t>
        </w:r>
        <w:r w:rsidR="00CF240A" w:rsidDel="002315BC">
          <w:t>xxxx</w:t>
        </w:r>
        <w:r w:rsidRPr="001B0389" w:rsidDel="002315BC">
          <w:t xml:space="preserve">-HMI] </w:t>
        </w:r>
        <w:bookmarkStart w:id="2682" w:name="_Toc177652466"/>
        <w:bookmarkStart w:id="2683" w:name="_Toc177656037"/>
        <w:bookmarkStart w:id="2684" w:name="_Toc178859818"/>
        <w:bookmarkStart w:id="2685" w:name="_Toc178860026"/>
        <w:bookmarkStart w:id="2686" w:name="_Toc185856586"/>
        <w:bookmarkStart w:id="2687" w:name="_Toc185861478"/>
        <w:bookmarkStart w:id="2688" w:name="_Toc185862411"/>
        <w:bookmarkStart w:id="2689" w:name="_Toc185862619"/>
        <w:bookmarkStart w:id="2690" w:name="_Toc185863625"/>
        <w:bookmarkStart w:id="2691" w:name="_Toc185863837"/>
        <w:bookmarkStart w:id="2692" w:name="_Toc185864049"/>
        <w:bookmarkStart w:id="2693" w:name="_Toc185864906"/>
        <w:bookmarkStart w:id="2694" w:name="_Toc185865100"/>
        <w:bookmarkStart w:id="2695" w:name="_Toc185867230"/>
        <w:bookmarkStart w:id="2696" w:name="_Toc185867422"/>
        <w:bookmarkStart w:id="2697" w:name="_Toc185867655"/>
        <w:bookmarkStart w:id="2698" w:name="_Toc185867847"/>
        <w:bookmarkStart w:id="2699" w:name="_Toc185868040"/>
        <w:bookmarkStart w:id="2700" w:name="_Toc185868232"/>
        <w:bookmarkStart w:id="2701" w:name="_Toc185868425"/>
        <w:bookmarkStart w:id="2702" w:name="_Toc185869010"/>
        <w:bookmarkStart w:id="2703" w:name="_Toc185920811"/>
        <w:bookmarkStart w:id="2704" w:name="_Toc185921002"/>
        <w:bookmarkStart w:id="2705" w:name="_Toc185921286"/>
        <w:bookmarkStart w:id="2706" w:name="_Toc196744506"/>
        <w:bookmarkStart w:id="2707" w:name="_Toc196744699"/>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moveFrom>
    </w:p>
    <w:p w14:paraId="43BF9C2C" w14:textId="417F1579" w:rsidR="008B2EB0" w:rsidRPr="009B6B0F" w:rsidDel="002315BC" w:rsidRDefault="008B2EB0" w:rsidP="00C82597">
      <w:pPr>
        <w:pStyle w:val="ReqText"/>
        <w:jc w:val="both"/>
        <w:rPr>
          <w:moveFrom w:id="2708" w:author="TRIANO José" w:date="2024-09-19T07:59:00Z"/>
        </w:rPr>
      </w:pPr>
      <w:moveFrom w:id="2709" w:author="TRIANO José" w:date="2024-09-19T07:59:00Z">
        <w:r w:rsidRPr="009B6B0F" w:rsidDel="002315BC">
          <w:t>Le Traffic Mgr doit permettre d'afficher le marqueur « </w:t>
        </w:r>
        <w:r w:rsidR="00367B30" w:rsidDel="002315BC">
          <w:t xml:space="preserve">planifié pour </w:t>
        </w:r>
        <w:r w:rsidRPr="009B6B0F" w:rsidDel="002315BC">
          <w:t>nettoyage</w:t>
        </w:r>
        <w:r w:rsidR="005003EE" w:rsidDel="002315BC">
          <w:t> »</w:t>
        </w:r>
        <w:r w:rsidRPr="009B6B0F" w:rsidDel="002315BC">
          <w:t xml:space="preserve"> d’un véhicule.</w:t>
        </w:r>
        <w:bookmarkStart w:id="2710" w:name="_Toc177652467"/>
        <w:bookmarkStart w:id="2711" w:name="_Toc177656038"/>
        <w:bookmarkStart w:id="2712" w:name="_Toc178859819"/>
        <w:bookmarkStart w:id="2713" w:name="_Toc178860027"/>
        <w:bookmarkStart w:id="2714" w:name="_Toc185856587"/>
        <w:bookmarkStart w:id="2715" w:name="_Toc185861479"/>
        <w:bookmarkStart w:id="2716" w:name="_Toc185862412"/>
        <w:bookmarkStart w:id="2717" w:name="_Toc185862620"/>
        <w:bookmarkStart w:id="2718" w:name="_Toc185863626"/>
        <w:bookmarkStart w:id="2719" w:name="_Toc185863838"/>
        <w:bookmarkStart w:id="2720" w:name="_Toc185864050"/>
        <w:bookmarkStart w:id="2721" w:name="_Toc185864907"/>
        <w:bookmarkStart w:id="2722" w:name="_Toc185865101"/>
        <w:bookmarkStart w:id="2723" w:name="_Toc185867231"/>
        <w:bookmarkStart w:id="2724" w:name="_Toc185867423"/>
        <w:bookmarkStart w:id="2725" w:name="_Toc185867656"/>
        <w:bookmarkStart w:id="2726" w:name="_Toc185867848"/>
        <w:bookmarkStart w:id="2727" w:name="_Toc185868041"/>
        <w:bookmarkStart w:id="2728" w:name="_Toc185868233"/>
        <w:bookmarkStart w:id="2729" w:name="_Toc185868426"/>
        <w:bookmarkStart w:id="2730" w:name="_Toc185869011"/>
        <w:bookmarkStart w:id="2731" w:name="_Toc185920812"/>
        <w:bookmarkStart w:id="2732" w:name="_Toc185921003"/>
        <w:bookmarkStart w:id="2733" w:name="_Toc185921287"/>
        <w:bookmarkStart w:id="2734" w:name="_Toc196744507"/>
        <w:bookmarkStart w:id="2735" w:name="_Toc196744700"/>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moveFrom>
    </w:p>
    <w:p w14:paraId="214AC466" w14:textId="656D330E" w:rsidR="008B2EB0" w:rsidRPr="001B0389" w:rsidDel="002315BC" w:rsidRDefault="008B2EB0" w:rsidP="00C82597">
      <w:pPr>
        <w:pStyle w:val="ReqID"/>
        <w:rPr>
          <w:moveFrom w:id="2736" w:author="TRIANO José" w:date="2024-09-19T07:59:00Z"/>
        </w:rPr>
      </w:pPr>
      <w:moveFrom w:id="2737" w:author="TRIANO José" w:date="2024-09-19T07:59:00Z">
        <w:r w:rsidRPr="001B0389" w:rsidDel="002315BC">
          <w:t>[Exi_</w:t>
        </w:r>
        <w:r w:rsidR="00295F35" w:rsidDel="002315BC">
          <w:t>TM_TR_01</w:t>
        </w:r>
        <w:r w:rsidRPr="001B0389" w:rsidDel="002315BC">
          <w:t>_04_</w:t>
        </w:r>
        <w:r w:rsidR="00CF240A" w:rsidDel="002315BC">
          <w:t>xxxx</w:t>
        </w:r>
        <w:r w:rsidRPr="001B0389" w:rsidDel="002315BC">
          <w:t xml:space="preserve">-HMI] </w:t>
        </w:r>
        <w:bookmarkStart w:id="2738" w:name="_Toc177652468"/>
        <w:bookmarkStart w:id="2739" w:name="_Toc177656039"/>
        <w:bookmarkStart w:id="2740" w:name="_Toc178859820"/>
        <w:bookmarkStart w:id="2741" w:name="_Toc178860028"/>
        <w:bookmarkStart w:id="2742" w:name="_Toc185856588"/>
        <w:bookmarkStart w:id="2743" w:name="_Toc185861480"/>
        <w:bookmarkStart w:id="2744" w:name="_Toc185862413"/>
        <w:bookmarkStart w:id="2745" w:name="_Toc185862621"/>
        <w:bookmarkStart w:id="2746" w:name="_Toc185863627"/>
        <w:bookmarkStart w:id="2747" w:name="_Toc185863839"/>
        <w:bookmarkStart w:id="2748" w:name="_Toc185864051"/>
        <w:bookmarkStart w:id="2749" w:name="_Toc185864908"/>
        <w:bookmarkStart w:id="2750" w:name="_Toc185865102"/>
        <w:bookmarkStart w:id="2751" w:name="_Toc185867232"/>
        <w:bookmarkStart w:id="2752" w:name="_Toc185867424"/>
        <w:bookmarkStart w:id="2753" w:name="_Toc185867657"/>
        <w:bookmarkStart w:id="2754" w:name="_Toc185867849"/>
        <w:bookmarkStart w:id="2755" w:name="_Toc185868042"/>
        <w:bookmarkStart w:id="2756" w:name="_Toc185868234"/>
        <w:bookmarkStart w:id="2757" w:name="_Toc185868427"/>
        <w:bookmarkStart w:id="2758" w:name="_Toc185869012"/>
        <w:bookmarkStart w:id="2759" w:name="_Toc185920813"/>
        <w:bookmarkStart w:id="2760" w:name="_Toc185921004"/>
        <w:bookmarkStart w:id="2761" w:name="_Toc185921288"/>
        <w:bookmarkStart w:id="2762" w:name="_Toc196744508"/>
        <w:bookmarkStart w:id="2763" w:name="_Toc196744701"/>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moveFrom>
    </w:p>
    <w:p w14:paraId="4C5D3B52" w14:textId="3E75E37F" w:rsidR="008B2EB0" w:rsidRPr="009B6B0F" w:rsidDel="002315BC" w:rsidRDefault="008B2EB0" w:rsidP="00C82597">
      <w:pPr>
        <w:pStyle w:val="ReqText"/>
        <w:jc w:val="both"/>
        <w:rPr>
          <w:moveFrom w:id="2764" w:author="TRIANO José" w:date="2024-09-19T07:59:00Z"/>
        </w:rPr>
      </w:pPr>
      <w:moveFrom w:id="2765" w:author="TRIANO José" w:date="2024-09-19T07:59:00Z">
        <w:r w:rsidRPr="009B6B0F" w:rsidDel="002315BC">
          <w:t>Le Traffic Mgr doit permettre d'afficher le marqueur « </w:t>
        </w:r>
        <w:r w:rsidR="003722C8" w:rsidDel="002315BC">
          <w:t xml:space="preserve">planifié pour </w:t>
        </w:r>
        <w:r w:rsidRPr="009B6B0F" w:rsidDel="002315BC">
          <w:t>maintenance techniqu</w:t>
        </w:r>
        <w:r w:rsidR="003722C8" w:rsidDel="002315BC">
          <w:t>e</w:t>
        </w:r>
        <w:r w:rsidR="005003EE" w:rsidDel="002315BC">
          <w:t> »</w:t>
        </w:r>
        <w:r w:rsidRPr="009B6B0F" w:rsidDel="002315BC">
          <w:t xml:space="preserve"> d’un véhicule.</w:t>
        </w:r>
        <w:bookmarkStart w:id="2766" w:name="_Toc177652469"/>
        <w:bookmarkStart w:id="2767" w:name="_Toc177656040"/>
        <w:bookmarkStart w:id="2768" w:name="_Toc178859821"/>
        <w:bookmarkStart w:id="2769" w:name="_Toc178860029"/>
        <w:bookmarkStart w:id="2770" w:name="_Toc185856589"/>
        <w:bookmarkStart w:id="2771" w:name="_Toc185861481"/>
        <w:bookmarkStart w:id="2772" w:name="_Toc185862414"/>
        <w:bookmarkStart w:id="2773" w:name="_Toc185862622"/>
        <w:bookmarkStart w:id="2774" w:name="_Toc185863628"/>
        <w:bookmarkStart w:id="2775" w:name="_Toc185863840"/>
        <w:bookmarkStart w:id="2776" w:name="_Toc185864052"/>
        <w:bookmarkStart w:id="2777" w:name="_Toc185864909"/>
        <w:bookmarkStart w:id="2778" w:name="_Toc185865103"/>
        <w:bookmarkStart w:id="2779" w:name="_Toc185867233"/>
        <w:bookmarkStart w:id="2780" w:name="_Toc185867425"/>
        <w:bookmarkStart w:id="2781" w:name="_Toc185867658"/>
        <w:bookmarkStart w:id="2782" w:name="_Toc185867850"/>
        <w:bookmarkStart w:id="2783" w:name="_Toc185868043"/>
        <w:bookmarkStart w:id="2784" w:name="_Toc185868235"/>
        <w:bookmarkStart w:id="2785" w:name="_Toc185868428"/>
        <w:bookmarkStart w:id="2786" w:name="_Toc185869013"/>
        <w:bookmarkStart w:id="2787" w:name="_Toc185920814"/>
        <w:bookmarkStart w:id="2788" w:name="_Toc185921005"/>
        <w:bookmarkStart w:id="2789" w:name="_Toc185921289"/>
        <w:bookmarkStart w:id="2790" w:name="_Toc196744509"/>
        <w:bookmarkStart w:id="2791" w:name="_Toc196744702"/>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moveFrom>
    </w:p>
    <w:p w14:paraId="4031A2F9" w14:textId="42B48376" w:rsidR="003722C8" w:rsidRPr="001B0389" w:rsidDel="002315BC" w:rsidRDefault="003722C8" w:rsidP="00C82597">
      <w:pPr>
        <w:pStyle w:val="ReqID"/>
        <w:rPr>
          <w:moveFrom w:id="2792" w:author="TRIANO José" w:date="2024-09-19T07:59:00Z"/>
        </w:rPr>
      </w:pPr>
      <w:moveFrom w:id="2793" w:author="TRIANO José" w:date="2024-09-19T07:59:00Z">
        <w:r w:rsidRPr="001B0389" w:rsidDel="002315BC">
          <w:t>[Exi_</w:t>
        </w:r>
        <w:r w:rsidDel="002315BC">
          <w:t>TM_TR_01</w:t>
        </w:r>
        <w:r w:rsidRPr="001B0389" w:rsidDel="002315BC">
          <w:t>_04_</w:t>
        </w:r>
        <w:r w:rsidDel="002315BC">
          <w:t>xxxx</w:t>
        </w:r>
        <w:r w:rsidRPr="001B0389" w:rsidDel="002315BC">
          <w:t xml:space="preserve">-HMI] </w:t>
        </w:r>
        <w:bookmarkStart w:id="2794" w:name="_Toc177652470"/>
        <w:bookmarkStart w:id="2795" w:name="_Toc177656041"/>
        <w:bookmarkStart w:id="2796" w:name="_Toc178859822"/>
        <w:bookmarkStart w:id="2797" w:name="_Toc178860030"/>
        <w:bookmarkStart w:id="2798" w:name="_Toc185856590"/>
        <w:bookmarkStart w:id="2799" w:name="_Toc185861482"/>
        <w:bookmarkStart w:id="2800" w:name="_Toc185862415"/>
        <w:bookmarkStart w:id="2801" w:name="_Toc185862623"/>
        <w:bookmarkStart w:id="2802" w:name="_Toc185863629"/>
        <w:bookmarkStart w:id="2803" w:name="_Toc185863841"/>
        <w:bookmarkStart w:id="2804" w:name="_Toc185864053"/>
        <w:bookmarkStart w:id="2805" w:name="_Toc185864910"/>
        <w:bookmarkStart w:id="2806" w:name="_Toc185865104"/>
        <w:bookmarkStart w:id="2807" w:name="_Toc185867234"/>
        <w:bookmarkStart w:id="2808" w:name="_Toc185867426"/>
        <w:bookmarkStart w:id="2809" w:name="_Toc185867659"/>
        <w:bookmarkStart w:id="2810" w:name="_Toc185867851"/>
        <w:bookmarkStart w:id="2811" w:name="_Toc185868044"/>
        <w:bookmarkStart w:id="2812" w:name="_Toc185868236"/>
        <w:bookmarkStart w:id="2813" w:name="_Toc185868429"/>
        <w:bookmarkStart w:id="2814" w:name="_Toc185869014"/>
        <w:bookmarkStart w:id="2815" w:name="_Toc185920815"/>
        <w:bookmarkStart w:id="2816" w:name="_Toc185921006"/>
        <w:bookmarkStart w:id="2817" w:name="_Toc185921290"/>
        <w:bookmarkStart w:id="2818" w:name="_Toc196744510"/>
        <w:bookmarkStart w:id="2819" w:name="_Toc19674470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moveFrom>
    </w:p>
    <w:p w14:paraId="4B460306" w14:textId="25F7EE67" w:rsidR="003722C8" w:rsidRPr="009B6B0F" w:rsidDel="002315BC" w:rsidRDefault="003722C8" w:rsidP="00C82597">
      <w:pPr>
        <w:pStyle w:val="ReqText"/>
        <w:jc w:val="both"/>
        <w:rPr>
          <w:moveFrom w:id="2820" w:author="TRIANO José" w:date="2024-09-19T07:59:00Z"/>
        </w:rPr>
      </w:pPr>
      <w:moveFrom w:id="2821" w:author="TRIANO José" w:date="2024-09-19T07:59:00Z">
        <w:r w:rsidRPr="009B6B0F" w:rsidDel="002315BC">
          <w:t xml:space="preserve">Le Traffic Mgr doit permettre d'afficher </w:t>
        </w:r>
        <w:r w:rsidDel="002315BC">
          <w:t>l’emplacement où un véhicule</w:t>
        </w:r>
        <w:r w:rsidRPr="009B6B0F" w:rsidDel="002315BC">
          <w:t xml:space="preserve"> « </w:t>
        </w:r>
        <w:r w:rsidDel="002315BC">
          <w:t xml:space="preserve">planifié pour </w:t>
        </w:r>
        <w:r w:rsidRPr="009B6B0F" w:rsidDel="002315BC">
          <w:t>maintenance techniqu</w:t>
        </w:r>
        <w:r w:rsidDel="002315BC">
          <w:t>e</w:t>
        </w:r>
        <w:r w:rsidR="005003EE" w:rsidDel="002315BC">
          <w:t> »</w:t>
        </w:r>
        <w:r w:rsidDel="002315BC">
          <w:t xml:space="preserve"> est attendu pour maintenance</w:t>
        </w:r>
        <w:r w:rsidRPr="009B6B0F" w:rsidDel="002315BC">
          <w:t>.</w:t>
        </w:r>
        <w:bookmarkStart w:id="2822" w:name="_Toc177652471"/>
        <w:bookmarkStart w:id="2823" w:name="_Toc177656042"/>
        <w:bookmarkStart w:id="2824" w:name="_Toc178859823"/>
        <w:bookmarkStart w:id="2825" w:name="_Toc178860031"/>
        <w:bookmarkStart w:id="2826" w:name="_Toc185856591"/>
        <w:bookmarkStart w:id="2827" w:name="_Toc185861483"/>
        <w:bookmarkStart w:id="2828" w:name="_Toc185862416"/>
        <w:bookmarkStart w:id="2829" w:name="_Toc185862624"/>
        <w:bookmarkStart w:id="2830" w:name="_Toc185863630"/>
        <w:bookmarkStart w:id="2831" w:name="_Toc185863842"/>
        <w:bookmarkStart w:id="2832" w:name="_Toc185864054"/>
        <w:bookmarkStart w:id="2833" w:name="_Toc185864911"/>
        <w:bookmarkStart w:id="2834" w:name="_Toc185865105"/>
        <w:bookmarkStart w:id="2835" w:name="_Toc185867235"/>
        <w:bookmarkStart w:id="2836" w:name="_Toc185867427"/>
        <w:bookmarkStart w:id="2837" w:name="_Toc185867660"/>
        <w:bookmarkStart w:id="2838" w:name="_Toc185867852"/>
        <w:bookmarkStart w:id="2839" w:name="_Toc185868045"/>
        <w:bookmarkStart w:id="2840" w:name="_Toc185868237"/>
        <w:bookmarkStart w:id="2841" w:name="_Toc185868430"/>
        <w:bookmarkStart w:id="2842" w:name="_Toc185869015"/>
        <w:bookmarkStart w:id="2843" w:name="_Toc185920816"/>
        <w:bookmarkStart w:id="2844" w:name="_Toc185921007"/>
        <w:bookmarkStart w:id="2845" w:name="_Toc185921291"/>
        <w:bookmarkStart w:id="2846" w:name="_Toc196744511"/>
        <w:bookmarkStart w:id="2847" w:name="_Toc196744704"/>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moveFrom>
    </w:p>
    <w:p w14:paraId="2FB99075" w14:textId="4670870D" w:rsidR="008B2EB0" w:rsidRPr="001B0389" w:rsidDel="002315BC" w:rsidRDefault="008B2EB0" w:rsidP="00C82597">
      <w:pPr>
        <w:pStyle w:val="ReqID"/>
        <w:rPr>
          <w:moveFrom w:id="2848" w:author="TRIANO José" w:date="2024-09-19T07:59:00Z"/>
        </w:rPr>
      </w:pPr>
      <w:moveFrom w:id="2849" w:author="TRIANO José" w:date="2024-09-19T07:59:00Z">
        <w:r w:rsidRPr="001B0389" w:rsidDel="002315BC">
          <w:t>[Exi_</w:t>
        </w:r>
        <w:r w:rsidR="00295F35" w:rsidDel="002315BC">
          <w:t>TM_TR_01</w:t>
        </w:r>
        <w:r w:rsidRPr="001B0389" w:rsidDel="002315BC">
          <w:t>_04_</w:t>
        </w:r>
        <w:r w:rsidR="00CF240A" w:rsidDel="002315BC">
          <w:t>xxxx</w:t>
        </w:r>
        <w:r w:rsidRPr="001B0389" w:rsidDel="002315BC">
          <w:t xml:space="preserve">-HMI] </w:t>
        </w:r>
        <w:bookmarkStart w:id="2850" w:name="_Toc177652472"/>
        <w:bookmarkStart w:id="2851" w:name="_Toc177656043"/>
        <w:bookmarkStart w:id="2852" w:name="_Toc178859824"/>
        <w:bookmarkStart w:id="2853" w:name="_Toc178860032"/>
        <w:bookmarkStart w:id="2854" w:name="_Toc185856592"/>
        <w:bookmarkStart w:id="2855" w:name="_Toc185861484"/>
        <w:bookmarkStart w:id="2856" w:name="_Toc185862417"/>
        <w:bookmarkStart w:id="2857" w:name="_Toc185862625"/>
        <w:bookmarkStart w:id="2858" w:name="_Toc185863631"/>
        <w:bookmarkStart w:id="2859" w:name="_Toc185863843"/>
        <w:bookmarkStart w:id="2860" w:name="_Toc185864055"/>
        <w:bookmarkStart w:id="2861" w:name="_Toc185864912"/>
        <w:bookmarkStart w:id="2862" w:name="_Toc185865106"/>
        <w:bookmarkStart w:id="2863" w:name="_Toc185867236"/>
        <w:bookmarkStart w:id="2864" w:name="_Toc185867428"/>
        <w:bookmarkStart w:id="2865" w:name="_Toc185867661"/>
        <w:bookmarkStart w:id="2866" w:name="_Toc185867853"/>
        <w:bookmarkStart w:id="2867" w:name="_Toc185868046"/>
        <w:bookmarkStart w:id="2868" w:name="_Toc185868238"/>
        <w:bookmarkStart w:id="2869" w:name="_Toc185868431"/>
        <w:bookmarkStart w:id="2870" w:name="_Toc185869016"/>
        <w:bookmarkStart w:id="2871" w:name="_Toc185920817"/>
        <w:bookmarkStart w:id="2872" w:name="_Toc185921008"/>
        <w:bookmarkStart w:id="2873" w:name="_Toc185921292"/>
        <w:bookmarkStart w:id="2874" w:name="_Toc196744512"/>
        <w:bookmarkStart w:id="2875" w:name="_Toc196744705"/>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moveFrom>
    </w:p>
    <w:p w14:paraId="40DCEF88" w14:textId="6E4649B0" w:rsidR="008B2EB0" w:rsidDel="002315BC" w:rsidRDefault="008B2EB0" w:rsidP="00C82597">
      <w:pPr>
        <w:pStyle w:val="ReqText"/>
        <w:jc w:val="both"/>
        <w:rPr>
          <w:moveFrom w:id="2876" w:author="TRIANO José" w:date="2024-09-19T07:59:00Z"/>
        </w:rPr>
      </w:pPr>
      <w:moveFrom w:id="2877" w:author="TRIANO José" w:date="2024-09-19T07:59:00Z">
        <w:r w:rsidRPr="009B6B0F" w:rsidDel="002315BC">
          <w:t>Le Traffic Mgr doit permettre d'afficher l’autonomie de la batterie d’un véhicule.</w:t>
        </w:r>
        <w:bookmarkStart w:id="2878" w:name="_Toc177652473"/>
        <w:bookmarkStart w:id="2879" w:name="_Toc177656044"/>
        <w:bookmarkStart w:id="2880" w:name="_Toc178859825"/>
        <w:bookmarkStart w:id="2881" w:name="_Toc178860033"/>
        <w:bookmarkStart w:id="2882" w:name="_Toc185856593"/>
        <w:bookmarkStart w:id="2883" w:name="_Toc185861485"/>
        <w:bookmarkStart w:id="2884" w:name="_Toc185862418"/>
        <w:bookmarkStart w:id="2885" w:name="_Toc185862626"/>
        <w:bookmarkStart w:id="2886" w:name="_Toc185863632"/>
        <w:bookmarkStart w:id="2887" w:name="_Toc185863844"/>
        <w:bookmarkStart w:id="2888" w:name="_Toc185864056"/>
        <w:bookmarkStart w:id="2889" w:name="_Toc185864913"/>
        <w:bookmarkStart w:id="2890" w:name="_Toc185865107"/>
        <w:bookmarkStart w:id="2891" w:name="_Toc185867237"/>
        <w:bookmarkStart w:id="2892" w:name="_Toc185867429"/>
        <w:bookmarkStart w:id="2893" w:name="_Toc185867662"/>
        <w:bookmarkStart w:id="2894" w:name="_Toc185867854"/>
        <w:bookmarkStart w:id="2895" w:name="_Toc185868047"/>
        <w:bookmarkStart w:id="2896" w:name="_Toc185868239"/>
        <w:bookmarkStart w:id="2897" w:name="_Toc185868432"/>
        <w:bookmarkStart w:id="2898" w:name="_Toc185869017"/>
        <w:bookmarkStart w:id="2899" w:name="_Toc185920818"/>
        <w:bookmarkStart w:id="2900" w:name="_Toc185921009"/>
        <w:bookmarkStart w:id="2901" w:name="_Toc185921293"/>
        <w:bookmarkStart w:id="2902" w:name="_Toc196744513"/>
        <w:bookmarkStart w:id="2903" w:name="_Toc196744706"/>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moveFrom>
    </w:p>
    <w:p w14:paraId="68F7AEFC" w14:textId="102F96CF" w:rsidR="008B2EB0" w:rsidRDefault="00295F35" w:rsidP="00C82597">
      <w:pPr>
        <w:pStyle w:val="Titre3"/>
      </w:pPr>
      <w:bookmarkStart w:id="2904" w:name="_Toc174367349"/>
      <w:bookmarkStart w:id="2905" w:name="_Toc196744707"/>
      <w:moveFromRangeEnd w:id="2232"/>
      <w:r>
        <w:t>TM_TR_0</w:t>
      </w:r>
      <w:r w:rsidR="008B2EB0">
        <w:t xml:space="preserve">2 : </w:t>
      </w:r>
      <w:commentRangeStart w:id="2906"/>
      <w:commentRangeStart w:id="2907"/>
      <w:commentRangeStart w:id="2908"/>
      <w:r w:rsidR="008B2EB0">
        <w:t>Gérer le référentiel horaire en production</w:t>
      </w:r>
      <w:bookmarkEnd w:id="2904"/>
      <w:commentRangeEnd w:id="2906"/>
      <w:r w:rsidR="009C70C0">
        <w:rPr>
          <w:rStyle w:val="Marquedecommentaire"/>
          <w:rFonts w:asciiTheme="minorHAnsi" w:eastAsiaTheme="minorHAnsi" w:hAnsiTheme="minorHAnsi" w:cstheme="minorBidi"/>
          <w:b w:val="0"/>
          <w:bCs w:val="0"/>
          <w:color w:val="auto"/>
          <w:kern w:val="2"/>
          <w14:ligatures w14:val="standardContextual"/>
        </w:rPr>
        <w:commentReference w:id="2906"/>
      </w:r>
      <w:commentRangeEnd w:id="2907"/>
      <w:r w:rsidR="0037750B">
        <w:rPr>
          <w:rStyle w:val="Marquedecommentaire"/>
          <w:rFonts w:asciiTheme="minorHAnsi" w:eastAsiaTheme="minorHAnsi" w:hAnsiTheme="minorHAnsi" w:cstheme="minorBidi"/>
          <w:b w:val="0"/>
          <w:bCs w:val="0"/>
          <w:color w:val="auto"/>
          <w:kern w:val="2"/>
          <w14:ligatures w14:val="standardContextual"/>
        </w:rPr>
        <w:commentReference w:id="2907"/>
      </w:r>
      <w:commentRangeEnd w:id="2908"/>
      <w:r w:rsidR="000565AA">
        <w:rPr>
          <w:rStyle w:val="Marquedecommentaire"/>
          <w:rFonts w:asciiTheme="minorHAnsi" w:eastAsiaTheme="minorHAnsi" w:hAnsiTheme="minorHAnsi" w:cstheme="minorBidi"/>
          <w:b w:val="0"/>
          <w:bCs w:val="0"/>
          <w:color w:val="auto"/>
          <w:kern w:val="2"/>
          <w14:ligatures w14:val="standardContextual"/>
        </w:rPr>
        <w:commentReference w:id="2908"/>
      </w:r>
      <w:bookmarkEnd w:id="2905"/>
    </w:p>
    <w:p w14:paraId="4E0AFCBF" w14:textId="7AA0DA8A" w:rsidR="00084CFD" w:rsidRDefault="00084CFD" w:rsidP="00084CFD">
      <w:pPr>
        <w:pStyle w:val="Titre4"/>
        <w:rPr>
          <w:ins w:id="2909" w:author="TRIANO José" w:date="2024-09-19T08:12:00Z"/>
        </w:rPr>
      </w:pPr>
      <w:bookmarkStart w:id="2910" w:name="_Toc174367350"/>
      <w:bookmarkStart w:id="2911" w:name="_Toc177656046"/>
      <w:bookmarkStart w:id="2912" w:name="_Toc196744708"/>
      <w:r>
        <w:t xml:space="preserve">Charger les données d’un référentiel horaire </w:t>
      </w:r>
      <w:bookmarkEnd w:id="2910"/>
      <w:bookmarkEnd w:id="2911"/>
      <w:r>
        <w:t>en production</w:t>
      </w:r>
      <w:bookmarkEnd w:id="2912"/>
    </w:p>
    <w:tbl>
      <w:tblPr>
        <w:tblStyle w:val="Grilledutableau"/>
        <w:tblW w:w="0" w:type="auto"/>
        <w:tblLook w:val="04A0" w:firstRow="1" w:lastRow="0" w:firstColumn="1" w:lastColumn="0" w:noHBand="0" w:noVBand="1"/>
      </w:tblPr>
      <w:tblGrid>
        <w:gridCol w:w="1842"/>
        <w:gridCol w:w="7446"/>
      </w:tblGrid>
      <w:tr w:rsidR="00084CFD" w14:paraId="1F5BAC9B" w14:textId="77777777" w:rsidTr="00E075E9">
        <w:trPr>
          <w:ins w:id="2913" w:author="TRIANO José" w:date="2024-09-19T08:12:00Z"/>
        </w:trPr>
        <w:tc>
          <w:tcPr>
            <w:tcW w:w="1842" w:type="dxa"/>
          </w:tcPr>
          <w:p w14:paraId="168F0887" w14:textId="77777777" w:rsidR="00084CFD" w:rsidRDefault="00084CFD" w:rsidP="00E075E9">
            <w:pPr>
              <w:rPr>
                <w:ins w:id="2914" w:author="TRIANO José" w:date="2024-09-19T08:12:00Z"/>
              </w:rPr>
            </w:pPr>
            <w:ins w:id="2915" w:author="TRIANO José" w:date="2024-09-19T08:12:00Z">
              <w:r>
                <w:t>Résultat attendu</w:t>
              </w:r>
            </w:ins>
          </w:p>
        </w:tc>
        <w:tc>
          <w:tcPr>
            <w:tcW w:w="7446" w:type="dxa"/>
          </w:tcPr>
          <w:p w14:paraId="0846CE0E" w14:textId="77777777" w:rsidR="00084CFD" w:rsidRDefault="00084CFD" w:rsidP="00E075E9">
            <w:pPr>
              <w:rPr>
                <w:ins w:id="2916" w:author="TRIANO José" w:date="2024-09-19T08:12:00Z"/>
              </w:rPr>
            </w:pPr>
            <w:ins w:id="2917" w:author="TRIANO José" w:date="2024-09-19T08:12:00Z">
              <w:r>
                <w:t>Charger les données d’un référentiel horaire théorique</w:t>
              </w:r>
            </w:ins>
          </w:p>
        </w:tc>
      </w:tr>
      <w:tr w:rsidR="00084CFD" w14:paraId="58FFF6D9" w14:textId="77777777" w:rsidTr="00E075E9">
        <w:trPr>
          <w:ins w:id="2918" w:author="TRIANO José" w:date="2024-09-19T08:12:00Z"/>
        </w:trPr>
        <w:tc>
          <w:tcPr>
            <w:tcW w:w="1842" w:type="dxa"/>
          </w:tcPr>
          <w:p w14:paraId="1AF96EA8" w14:textId="77777777" w:rsidR="00084CFD" w:rsidRDefault="00084CFD" w:rsidP="00E075E9">
            <w:pPr>
              <w:rPr>
                <w:ins w:id="2919" w:author="TRIANO José" w:date="2024-09-19T08:12:00Z"/>
              </w:rPr>
            </w:pPr>
            <w:ins w:id="2920" w:author="TRIANO José" w:date="2024-09-19T08:12:00Z">
              <w:r>
                <w:t>Description</w:t>
              </w:r>
            </w:ins>
          </w:p>
        </w:tc>
        <w:tc>
          <w:tcPr>
            <w:tcW w:w="7446" w:type="dxa"/>
          </w:tcPr>
          <w:p w14:paraId="6E16ED48" w14:textId="77777777" w:rsidR="00084CFD" w:rsidRPr="007B1519" w:rsidRDefault="00084CFD" w:rsidP="00E075E9">
            <w:pPr>
              <w:pStyle w:val="ReqText"/>
              <w:jc w:val="both"/>
              <w:rPr>
                <w:ins w:id="2921" w:author="TRIANO José" w:date="2024-09-19T08:13:00Z"/>
                <w:i w:val="0"/>
                <w:iCs w:val="0"/>
                <w:color w:val="auto"/>
              </w:rPr>
            </w:pPr>
            <w:moveToRangeStart w:id="2922" w:author="TRIANO José" w:date="2024-09-19T08:13:00Z" w:name="move177626016"/>
            <w:ins w:id="2923" w:author="TRIANO José" w:date="2024-09-19T08:13:00Z">
              <w:r w:rsidRPr="007B1519">
                <w:rPr>
                  <w:i w:val="0"/>
                  <w:iCs w:val="0"/>
                  <w:color w:val="auto"/>
                </w:rPr>
                <w:t xml:space="preserve">Le Traffic Mgr doit </w:t>
              </w:r>
              <w:commentRangeStart w:id="2924"/>
              <w:r w:rsidRPr="007B1519">
                <w:rPr>
                  <w:i w:val="0"/>
                  <w:iCs w:val="0"/>
                  <w:color w:val="auto"/>
                </w:rPr>
                <w:t xml:space="preserve">charger automatiquement </w:t>
              </w:r>
            </w:ins>
            <w:commentRangeEnd w:id="2924"/>
            <w:r w:rsidRPr="007B1519">
              <w:commentReference w:id="2924"/>
            </w:r>
            <w:ins w:id="2925" w:author="TRIANO José" w:date="2024-09-19T08:13:00Z">
              <w:r w:rsidRPr="007B1519">
                <w:rPr>
                  <w:i w:val="0"/>
                  <w:iCs w:val="0"/>
                  <w:color w:val="auto"/>
                </w:rPr>
                <w:t>le référentiel horaire théorique prévu dans le calendrier pour la journée d'exploitation courante</w:t>
              </w:r>
            </w:ins>
            <w:r w:rsidRPr="007B1519">
              <w:rPr>
                <w:i w:val="0"/>
                <w:iCs w:val="0"/>
                <w:color w:val="auto"/>
              </w:rPr>
              <w:t>.</w:t>
            </w:r>
          </w:p>
          <w:p w14:paraId="0099E396" w14:textId="77777777" w:rsidR="00084CFD" w:rsidRPr="007B1519" w:rsidRDefault="00084CFD" w:rsidP="00E075E9">
            <w:pPr>
              <w:pStyle w:val="ReqText"/>
              <w:jc w:val="both"/>
              <w:rPr>
                <w:ins w:id="2926" w:author="TRIANO José" w:date="2024-09-19T08:13:00Z"/>
                <w:i w:val="0"/>
                <w:iCs w:val="0"/>
                <w:color w:val="auto"/>
              </w:rPr>
            </w:pPr>
            <w:ins w:id="2927" w:author="TRIANO José" w:date="2024-09-19T08:13:00Z">
              <w:r w:rsidRPr="007B1519">
                <w:rPr>
                  <w:i w:val="0"/>
                  <w:iCs w:val="0"/>
                  <w:color w:val="auto"/>
                </w:rPr>
                <w:t xml:space="preserve">Le Traffic Mgr doit permettre à un utilisateur de </w:t>
              </w:r>
              <w:commentRangeStart w:id="2928"/>
              <w:r w:rsidRPr="007B1519">
                <w:rPr>
                  <w:i w:val="0"/>
                  <w:iCs w:val="0"/>
                  <w:color w:val="auto"/>
                </w:rPr>
                <w:t xml:space="preserve">commander </w:t>
              </w:r>
            </w:ins>
            <w:commentRangeEnd w:id="2928"/>
            <w:r w:rsidRPr="007B1519">
              <w:commentReference w:id="2928"/>
            </w:r>
            <w:ins w:id="2929" w:author="TRIANO José" w:date="2024-09-19T08:13:00Z">
              <w:r w:rsidRPr="007B1519">
                <w:rPr>
                  <w:i w:val="0"/>
                  <w:iCs w:val="0"/>
                  <w:color w:val="auto"/>
                </w:rPr>
                <w:t>le chargement d'un référentiel horaire théorique si aucun référentiel horaire n'est préalablement chargé.</w:t>
              </w:r>
            </w:ins>
          </w:p>
          <w:p w14:paraId="2ABCB1DB" w14:textId="77777777" w:rsidR="00084CFD" w:rsidRPr="007B1519" w:rsidRDefault="00084CFD" w:rsidP="00E075E9">
            <w:pPr>
              <w:pStyle w:val="ReqText"/>
              <w:jc w:val="both"/>
              <w:rPr>
                <w:ins w:id="2930" w:author="TRIANO José" w:date="2024-09-19T08:13:00Z"/>
                <w:i w:val="0"/>
                <w:iCs w:val="0"/>
                <w:color w:val="auto"/>
              </w:rPr>
            </w:pPr>
            <w:ins w:id="2931" w:author="TRIANO José" w:date="2024-09-19T08:13:00Z">
              <w:r w:rsidRPr="007B1519">
                <w:rPr>
                  <w:i w:val="0"/>
                  <w:iCs w:val="0"/>
                  <w:color w:val="auto"/>
                </w:rPr>
                <w:t>Le Traffic Mgr doit permettre d'afficher la progression et l'état (valeurs « chargement en cours »/« chargement terminé »/« chargement échoué ») du chargement d'un référentiel horaire théorique.</w:t>
              </w:r>
            </w:ins>
          </w:p>
          <w:p w14:paraId="23FFF986" w14:textId="77777777" w:rsidR="00084CFD" w:rsidRPr="007B1519" w:rsidRDefault="00084CFD" w:rsidP="00E075E9">
            <w:pPr>
              <w:pStyle w:val="ReqText"/>
              <w:jc w:val="both"/>
              <w:rPr>
                <w:ins w:id="2932" w:author="TRIANO José" w:date="2024-09-19T08:13:00Z"/>
                <w:i w:val="0"/>
                <w:iCs w:val="0"/>
                <w:color w:val="auto"/>
              </w:rPr>
            </w:pPr>
            <w:ins w:id="2933" w:author="TRIANO José" w:date="2024-09-19T08:13:00Z">
              <w:r w:rsidRPr="007B1519">
                <w:rPr>
                  <w:i w:val="0"/>
                  <w:iCs w:val="0"/>
                  <w:color w:val="auto"/>
                </w:rPr>
                <w:t>Le Traffic Mgr doit lever une alerte en cas d’échec du chargement d'un référentiel horaire théorique.</w:t>
              </w:r>
            </w:ins>
          </w:p>
          <w:p w14:paraId="2E145C4A" w14:textId="77777777" w:rsidR="00084CFD" w:rsidRPr="007B1519" w:rsidDel="00E60A92" w:rsidRDefault="00084CFD" w:rsidP="00E075E9">
            <w:pPr>
              <w:pStyle w:val="ReqText"/>
              <w:jc w:val="both"/>
              <w:rPr>
                <w:ins w:id="2934" w:author="TRIANO José" w:date="2024-09-19T08:13:00Z"/>
                <w:del w:id="2935" w:author="TRIANO José" w:date="2024-09-19T08:13:00Z"/>
                <w:i w:val="0"/>
                <w:iCs w:val="0"/>
                <w:color w:val="auto"/>
              </w:rPr>
            </w:pPr>
            <w:ins w:id="2936" w:author="TRIANO José" w:date="2024-09-19T08:13:00Z">
              <w:r w:rsidRPr="007B1519">
                <w:rPr>
                  <w:i w:val="0"/>
                  <w:iCs w:val="0"/>
                  <w:color w:val="auto"/>
                </w:rPr>
                <w:t>Le Traffic Mgr doit lever une alerte en cas d’échec du déchargement d'un référentiel horaire en production</w:t>
              </w:r>
            </w:ins>
          </w:p>
          <w:moveToRangeEnd w:id="2922"/>
          <w:p w14:paraId="5E255377" w14:textId="77777777" w:rsidR="00084CFD" w:rsidRDefault="00084CFD" w:rsidP="00E075E9">
            <w:pPr>
              <w:pStyle w:val="ReqText"/>
              <w:jc w:val="both"/>
              <w:rPr>
                <w:ins w:id="2937" w:author="TRIANO José" w:date="2024-09-19T08:12:00Z"/>
              </w:rPr>
            </w:pPr>
          </w:p>
        </w:tc>
      </w:tr>
      <w:tr w:rsidR="00084CFD" w:rsidRPr="00AF7411" w14:paraId="554EBFAE" w14:textId="77777777" w:rsidTr="00E075E9">
        <w:trPr>
          <w:ins w:id="2938" w:author="TRIANO José" w:date="2024-09-19T08:12:00Z"/>
        </w:trPr>
        <w:tc>
          <w:tcPr>
            <w:tcW w:w="1842" w:type="dxa"/>
          </w:tcPr>
          <w:p w14:paraId="6EADD9AA" w14:textId="77777777" w:rsidR="00084CFD" w:rsidRDefault="00084CFD" w:rsidP="00E075E9">
            <w:pPr>
              <w:rPr>
                <w:ins w:id="2939" w:author="TRIANO José" w:date="2024-09-19T08:12:00Z"/>
              </w:rPr>
            </w:pPr>
            <w:r>
              <w:t>Interfaces</w:t>
            </w:r>
          </w:p>
        </w:tc>
        <w:tc>
          <w:tcPr>
            <w:tcW w:w="7446" w:type="dxa"/>
          </w:tcPr>
          <w:p w14:paraId="1E84521C" w14:textId="77777777" w:rsidR="00084CFD" w:rsidRPr="00AF7411" w:rsidRDefault="00084CFD" w:rsidP="00E075E9">
            <w:pPr>
              <w:tabs>
                <w:tab w:val="left" w:pos="3579"/>
              </w:tabs>
              <w:rPr>
                <w:ins w:id="2940" w:author="TRIANO José" w:date="2024-09-19T08:12:00Z"/>
                <w:rPrChange w:id="2941" w:author="TRIANO José" w:date="2024-09-19T08:14:00Z">
                  <w:rPr>
                    <w:ins w:id="2942" w:author="TRIANO José" w:date="2024-09-19T08:12:00Z"/>
                    <w:lang w:val="en-US"/>
                  </w:rPr>
                </w:rPrChange>
              </w:rPr>
            </w:pPr>
            <w:r>
              <w:t>Serveur horaire, BDD Référentiel Horaire</w:t>
            </w:r>
          </w:p>
        </w:tc>
      </w:tr>
      <w:tr w:rsidR="00084CFD" w14:paraId="498D653C" w14:textId="77777777" w:rsidTr="00E075E9">
        <w:tc>
          <w:tcPr>
            <w:tcW w:w="1842" w:type="dxa"/>
          </w:tcPr>
          <w:p w14:paraId="491C694D" w14:textId="77777777" w:rsidR="00084CFD" w:rsidRDefault="00084CFD" w:rsidP="00E075E9">
            <w:ins w:id="2943" w:author="TRIANO José" w:date="2024-09-19T08:12:00Z">
              <w:r>
                <w:t>Inputs</w:t>
              </w:r>
            </w:ins>
          </w:p>
        </w:tc>
        <w:tc>
          <w:tcPr>
            <w:tcW w:w="7446" w:type="dxa"/>
          </w:tcPr>
          <w:p w14:paraId="620088CF" w14:textId="77777777" w:rsidR="00084CFD" w:rsidRDefault="00084CFD" w:rsidP="00E075E9">
            <w:r>
              <w:t>Référentiel Horaire</w:t>
            </w:r>
          </w:p>
        </w:tc>
      </w:tr>
      <w:tr w:rsidR="00084CFD" w14:paraId="5BCFB082" w14:textId="77777777" w:rsidTr="00E075E9">
        <w:trPr>
          <w:ins w:id="2944" w:author="TRIANO José" w:date="2024-09-19T08:12:00Z"/>
        </w:trPr>
        <w:tc>
          <w:tcPr>
            <w:tcW w:w="1842" w:type="dxa"/>
          </w:tcPr>
          <w:p w14:paraId="50718830" w14:textId="77777777" w:rsidR="00084CFD" w:rsidRDefault="00084CFD" w:rsidP="00E075E9">
            <w:pPr>
              <w:rPr>
                <w:ins w:id="2945" w:author="TRIANO José" w:date="2024-09-19T08:12:00Z"/>
              </w:rPr>
            </w:pPr>
            <w:ins w:id="2946" w:author="TRIANO José" w:date="2024-09-19T08:12:00Z">
              <w:r>
                <w:t>Outputs</w:t>
              </w:r>
            </w:ins>
          </w:p>
        </w:tc>
        <w:tc>
          <w:tcPr>
            <w:tcW w:w="7446" w:type="dxa"/>
          </w:tcPr>
          <w:p w14:paraId="2E8267AA" w14:textId="77777777" w:rsidR="00084CFD" w:rsidRDefault="00084CFD" w:rsidP="00E075E9">
            <w:pPr>
              <w:rPr>
                <w:ins w:id="2947" w:author="TRIANO José" w:date="2024-09-19T08:12:00Z"/>
              </w:rPr>
            </w:pPr>
            <w:ins w:id="2948" w:author="TRIANO José" w:date="2024-09-19T08:14:00Z">
              <w:r>
                <w:t xml:space="preserve">Référentiel horaire exploitable en temps réel par l’utilisateur sur le Frontend </w:t>
              </w:r>
            </w:ins>
            <w:ins w:id="2949" w:author="TRIANO José" w:date="2024-09-19T08:15:00Z">
              <w:r>
                <w:t xml:space="preserve">TR </w:t>
              </w:r>
            </w:ins>
            <w:ins w:id="2950" w:author="TRIANO José" w:date="2024-09-19T08:14:00Z">
              <w:r>
                <w:t xml:space="preserve">et par le Backend </w:t>
              </w:r>
            </w:ins>
            <w:ins w:id="2951" w:author="TRIANO José" w:date="2024-09-19T08:15:00Z">
              <w:r>
                <w:t xml:space="preserve">Traffic Mgr. Enregistrement des actions et évènements sur le TD. </w:t>
              </w:r>
            </w:ins>
          </w:p>
        </w:tc>
      </w:tr>
      <w:tr w:rsidR="00084CFD" w14:paraId="46339678" w14:textId="77777777" w:rsidTr="00E075E9">
        <w:trPr>
          <w:ins w:id="2952" w:author="TRIANO José" w:date="2024-09-19T08:12:00Z"/>
        </w:trPr>
        <w:tc>
          <w:tcPr>
            <w:tcW w:w="1842" w:type="dxa"/>
          </w:tcPr>
          <w:p w14:paraId="49B35D91" w14:textId="77777777" w:rsidR="00084CFD" w:rsidRDefault="00084CFD" w:rsidP="00E075E9">
            <w:pPr>
              <w:rPr>
                <w:ins w:id="2953" w:author="TRIANO José" w:date="2024-09-19T08:12:00Z"/>
              </w:rPr>
            </w:pPr>
            <w:ins w:id="2954" w:author="TRIANO José" w:date="2024-09-19T08:12:00Z">
              <w:r>
                <w:t>Diagramme</w:t>
              </w:r>
            </w:ins>
            <w:r>
              <w:t xml:space="preserve"> de composants</w:t>
            </w:r>
          </w:p>
        </w:tc>
        <w:tc>
          <w:tcPr>
            <w:tcW w:w="7446" w:type="dxa"/>
          </w:tcPr>
          <w:p w14:paraId="01196490" w14:textId="77777777" w:rsidR="00084CFD" w:rsidRDefault="00084CFD" w:rsidP="00E075E9">
            <w:pPr>
              <w:jc w:val="center"/>
              <w:rPr>
                <w:ins w:id="2955" w:author="TRIANO José" w:date="2024-09-19T08:12:00Z"/>
              </w:rPr>
            </w:pPr>
            <w:r w:rsidRPr="009A1B28">
              <w:rPr>
                <w:noProof/>
              </w:rPr>
              <w:drawing>
                <wp:inline distT="0" distB="0" distL="0" distR="0" wp14:anchorId="034CD93B" wp14:editId="36365CEA">
                  <wp:extent cx="3596999" cy="3068675"/>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2682" cy="3073524"/>
                          </a:xfrm>
                          <a:prstGeom prst="rect">
                            <a:avLst/>
                          </a:prstGeom>
                        </pic:spPr>
                      </pic:pic>
                    </a:graphicData>
                  </a:graphic>
                </wp:inline>
              </w:drawing>
            </w:r>
          </w:p>
        </w:tc>
      </w:tr>
      <w:tr w:rsidR="00084CFD" w14:paraId="13DE52B0" w14:textId="77777777" w:rsidTr="00E075E9">
        <w:tc>
          <w:tcPr>
            <w:tcW w:w="1842" w:type="dxa"/>
          </w:tcPr>
          <w:p w14:paraId="44204F3D" w14:textId="77777777" w:rsidR="00084CFD" w:rsidRDefault="00084CFD" w:rsidP="00E075E9">
            <w:r>
              <w:t>Diagramme de séquences</w:t>
            </w:r>
          </w:p>
        </w:tc>
        <w:tc>
          <w:tcPr>
            <w:tcW w:w="7446" w:type="dxa"/>
          </w:tcPr>
          <w:p w14:paraId="268CADB4" w14:textId="77777777" w:rsidR="00084CFD" w:rsidRDefault="00084CFD" w:rsidP="00E075E9">
            <w:pPr>
              <w:pStyle w:val="Paragraphedeliste"/>
              <w:numPr>
                <w:ilvl w:val="3"/>
                <w:numId w:val="38"/>
              </w:numPr>
              <w:tabs>
                <w:tab w:val="clear" w:pos="2880"/>
                <w:tab w:val="num" w:pos="29"/>
              </w:tabs>
              <w:ind w:left="312" w:hanging="426"/>
              <w:jc w:val="center"/>
            </w:pPr>
            <w:r>
              <w:t>Au démarrage du backend, initialisation automatique de l’import du Référentiel Horaire en exploitation</w:t>
            </w:r>
          </w:p>
          <w:p w14:paraId="7DF0A45C" w14:textId="3FB137B2" w:rsidR="00084CFD" w:rsidRPr="00B42AFF" w:rsidRDefault="00084CFD" w:rsidP="00E075E9">
            <w:pPr>
              <w:pStyle w:val="Paragraphedeliste"/>
              <w:numPr>
                <w:ilvl w:val="3"/>
                <w:numId w:val="38"/>
              </w:numPr>
              <w:tabs>
                <w:tab w:val="clear" w:pos="2880"/>
                <w:tab w:val="num" w:pos="29"/>
              </w:tabs>
              <w:ind w:left="312" w:hanging="426"/>
              <w:jc w:val="center"/>
            </w:pPr>
            <w:r>
              <w:t xml:space="preserve">Le processus de téléchargement du </w:t>
            </w:r>
            <w:r w:rsidR="00E877EA">
              <w:t>Réf Horaire est affiché</w:t>
            </w:r>
          </w:p>
        </w:tc>
      </w:tr>
    </w:tbl>
    <w:p w14:paraId="5316E7C1" w14:textId="77777777" w:rsidR="00084CFD" w:rsidRDefault="00084CFD" w:rsidP="00084CFD"/>
    <w:p w14:paraId="30C5AB55" w14:textId="2A4AEFA9" w:rsidR="00084CFD" w:rsidRPr="00C56AF4" w:rsidRDefault="00084CFD" w:rsidP="00C56AF4">
      <w:pPr>
        <w:pStyle w:val="Titre4"/>
      </w:pPr>
      <w:bookmarkStart w:id="2956" w:name="_Toc196744709"/>
      <w:r w:rsidRPr="003D44DD">
        <w:t>Téléchargement forcé du Référentiel Horaire</w:t>
      </w:r>
      <w:r>
        <w:t xml:space="preserve"> par un administrateur.</w:t>
      </w:r>
      <w:bookmarkEnd w:id="2956"/>
      <w:r>
        <w:t xml:space="preserve"> </w:t>
      </w:r>
    </w:p>
    <w:tbl>
      <w:tblPr>
        <w:tblStyle w:val="Grilledutableau"/>
        <w:tblW w:w="0" w:type="auto"/>
        <w:tblLook w:val="04A0" w:firstRow="1" w:lastRow="0" w:firstColumn="1" w:lastColumn="0" w:noHBand="0" w:noVBand="1"/>
      </w:tblPr>
      <w:tblGrid>
        <w:gridCol w:w="1842"/>
        <w:gridCol w:w="7446"/>
      </w:tblGrid>
      <w:tr w:rsidR="005D135D" w14:paraId="340267D4" w14:textId="77777777" w:rsidTr="001F040F">
        <w:trPr>
          <w:ins w:id="2957" w:author="TRIANO José" w:date="2024-09-19T08:12:00Z"/>
        </w:trPr>
        <w:tc>
          <w:tcPr>
            <w:tcW w:w="1842" w:type="dxa"/>
          </w:tcPr>
          <w:p w14:paraId="08699498" w14:textId="77777777" w:rsidR="005D135D" w:rsidRDefault="005D135D" w:rsidP="001F040F">
            <w:pPr>
              <w:rPr>
                <w:ins w:id="2958" w:author="TRIANO José" w:date="2024-09-19T08:12:00Z"/>
              </w:rPr>
            </w:pPr>
            <w:ins w:id="2959" w:author="TRIANO José" w:date="2024-09-19T08:12:00Z">
              <w:r>
                <w:t>Résultat attendu</w:t>
              </w:r>
            </w:ins>
          </w:p>
        </w:tc>
        <w:tc>
          <w:tcPr>
            <w:tcW w:w="7446" w:type="dxa"/>
          </w:tcPr>
          <w:p w14:paraId="55763CAC" w14:textId="0F7060BC" w:rsidR="005D135D" w:rsidRDefault="005D135D" w:rsidP="001F040F">
            <w:pPr>
              <w:rPr>
                <w:ins w:id="2960" w:author="TRIANO José" w:date="2024-09-19T08:12:00Z"/>
              </w:rPr>
            </w:pPr>
            <w:r>
              <w:t xml:space="preserve">Forcer la communication entre le TR et le TA pour charger </w:t>
            </w:r>
            <w:ins w:id="2961" w:author="TRIANO José" w:date="2024-09-19T08:12:00Z">
              <w:r>
                <w:t>les données d’un référentiel horaire théorique</w:t>
              </w:r>
            </w:ins>
            <w:r>
              <w:t xml:space="preserve"> </w:t>
            </w:r>
          </w:p>
        </w:tc>
      </w:tr>
      <w:tr w:rsidR="005D135D" w14:paraId="0B98E48A" w14:textId="77777777" w:rsidTr="001F040F">
        <w:trPr>
          <w:ins w:id="2962" w:author="TRIANO José" w:date="2024-09-19T08:12:00Z"/>
        </w:trPr>
        <w:tc>
          <w:tcPr>
            <w:tcW w:w="1842" w:type="dxa"/>
          </w:tcPr>
          <w:p w14:paraId="5B560595" w14:textId="77777777" w:rsidR="005D135D" w:rsidRDefault="005D135D" w:rsidP="001F040F">
            <w:pPr>
              <w:rPr>
                <w:ins w:id="2963" w:author="TRIANO José" w:date="2024-09-19T08:12:00Z"/>
              </w:rPr>
            </w:pPr>
            <w:ins w:id="2964" w:author="TRIANO José" w:date="2024-09-19T08:12:00Z">
              <w:r>
                <w:t>Description</w:t>
              </w:r>
            </w:ins>
          </w:p>
        </w:tc>
        <w:tc>
          <w:tcPr>
            <w:tcW w:w="7446" w:type="dxa"/>
          </w:tcPr>
          <w:p w14:paraId="5395D660" w14:textId="77777777" w:rsidR="005D135D" w:rsidRPr="005D135D" w:rsidRDefault="005D135D" w:rsidP="005D135D">
            <w:pPr>
              <w:pStyle w:val="ReqText"/>
              <w:jc w:val="both"/>
              <w:rPr>
                <w:ins w:id="2965" w:author="TRIANO José" w:date="2024-09-19T08:13:00Z"/>
                <w:i w:val="0"/>
                <w:iCs w:val="0"/>
                <w:color w:val="auto"/>
              </w:rPr>
            </w:pPr>
            <w:ins w:id="2966" w:author="TRIANO José" w:date="2024-09-19T08:13:00Z">
              <w:r w:rsidRPr="005D135D">
                <w:rPr>
                  <w:i w:val="0"/>
                  <w:iCs w:val="0"/>
                  <w:color w:val="auto"/>
                </w:rPr>
                <w:t xml:space="preserve">Le Traffic Mgr doit permettre à un utilisateur de commander le déchargement du référentiel horaire en production en cours de journée </w:t>
              </w:r>
              <w:commentRangeStart w:id="2967"/>
              <w:r w:rsidRPr="005D135D">
                <w:rPr>
                  <w:i w:val="0"/>
                  <w:iCs w:val="0"/>
                  <w:color w:val="auto"/>
                </w:rPr>
                <w:t>d’exploitation</w:t>
              </w:r>
            </w:ins>
            <w:commentRangeEnd w:id="2967"/>
            <w:r w:rsidRPr="005D135D">
              <w:commentReference w:id="2967"/>
            </w:r>
            <w:ins w:id="2968" w:author="TRIANO José" w:date="2024-09-19T08:13:00Z">
              <w:r w:rsidRPr="005D135D">
                <w:rPr>
                  <w:i w:val="0"/>
                  <w:iCs w:val="0"/>
                  <w:color w:val="auto"/>
                </w:rPr>
                <w:t>.</w:t>
              </w:r>
            </w:ins>
          </w:p>
          <w:p w14:paraId="364DF7B8" w14:textId="77777777" w:rsidR="005D135D" w:rsidRPr="005D135D" w:rsidRDefault="005D135D" w:rsidP="005D135D">
            <w:pPr>
              <w:pStyle w:val="ReqText"/>
              <w:widowControl w:val="0"/>
              <w:jc w:val="both"/>
              <w:rPr>
                <w:ins w:id="2969" w:author="TRIANO José" w:date="2024-09-19T08:13:00Z"/>
                <w:i w:val="0"/>
                <w:iCs w:val="0"/>
                <w:color w:val="auto"/>
              </w:rPr>
            </w:pPr>
            <w:ins w:id="2970" w:author="TRIANO José" w:date="2024-09-19T08:13:00Z">
              <w:r w:rsidRPr="005D135D">
                <w:rPr>
                  <w:i w:val="0"/>
                  <w:iCs w:val="0"/>
                  <w:color w:val="auto"/>
                </w:rPr>
                <w:t xml:space="preserve">Suite au déchargement du référentiel horaire en production en cours de journée d'exploitation, le Traffic Mgr doit supprimer l'ensemble des </w:t>
              </w:r>
            </w:ins>
            <w:r w:rsidRPr="005D135D">
              <w:rPr>
                <w:i w:val="0"/>
                <w:iCs w:val="0"/>
                <w:color w:val="auto"/>
              </w:rPr>
              <w:t>mission</w:t>
            </w:r>
            <w:ins w:id="2971" w:author="TRIANO José" w:date="2024-09-19T08:13:00Z">
              <w:r w:rsidRPr="005D135D">
                <w:rPr>
                  <w:i w:val="0"/>
                  <w:iCs w:val="0"/>
                  <w:color w:val="auto"/>
                </w:rPr>
                <w:t xml:space="preserve">s de ce référentiel horaire ainsi que les </w:t>
              </w:r>
            </w:ins>
            <w:r w:rsidRPr="005D135D">
              <w:rPr>
                <w:i w:val="0"/>
                <w:iCs w:val="0"/>
                <w:color w:val="auto"/>
              </w:rPr>
              <w:t>mission</w:t>
            </w:r>
            <w:ins w:id="2972" w:author="TRIANO José" w:date="2024-09-19T08:13:00Z">
              <w:r w:rsidRPr="005D135D">
                <w:rPr>
                  <w:i w:val="0"/>
                  <w:iCs w:val="0"/>
                  <w:color w:val="auto"/>
                </w:rPr>
                <w:t>s créées via une commande d'ajustement de ce référentiel horaire qui sont dans l'état « Prévue » ou dans l’état « Confirmée ».</w:t>
              </w:r>
            </w:ins>
          </w:p>
          <w:p w14:paraId="3A69E592" w14:textId="77130029" w:rsidR="005D135D" w:rsidRDefault="005D135D" w:rsidP="001F040F">
            <w:pPr>
              <w:pStyle w:val="ReqText"/>
              <w:jc w:val="both"/>
              <w:rPr>
                <w:ins w:id="2973" w:author="TRIANO José" w:date="2024-09-19T08:12:00Z"/>
              </w:rPr>
            </w:pPr>
            <w:ins w:id="2974" w:author="TRIANO José" w:date="2024-09-19T08:13:00Z">
              <w:r w:rsidRPr="005D135D">
                <w:rPr>
                  <w:i w:val="0"/>
                  <w:iCs w:val="0"/>
                  <w:color w:val="auto"/>
                </w:rPr>
                <w:t>Le Traffic Mgr doit permettre d'afficher la progression et l'état (valeurs « déchargement en cours »/« déchargement terminé »/« déchargement échoué ») du déchargement d'un référentiel horaire en production.</w:t>
              </w:r>
            </w:ins>
          </w:p>
        </w:tc>
      </w:tr>
      <w:tr w:rsidR="005D135D" w:rsidRPr="00AF7411" w14:paraId="3BADEB20" w14:textId="77777777" w:rsidTr="001F040F">
        <w:trPr>
          <w:ins w:id="2975" w:author="TRIANO José" w:date="2024-09-19T08:12:00Z"/>
        </w:trPr>
        <w:tc>
          <w:tcPr>
            <w:tcW w:w="1842" w:type="dxa"/>
          </w:tcPr>
          <w:p w14:paraId="03843517" w14:textId="77777777" w:rsidR="005D135D" w:rsidRDefault="005D135D" w:rsidP="001F040F">
            <w:pPr>
              <w:rPr>
                <w:ins w:id="2976" w:author="TRIANO José" w:date="2024-09-19T08:12:00Z"/>
              </w:rPr>
            </w:pPr>
            <w:r>
              <w:t>Interfaces</w:t>
            </w:r>
          </w:p>
        </w:tc>
        <w:tc>
          <w:tcPr>
            <w:tcW w:w="7446" w:type="dxa"/>
          </w:tcPr>
          <w:p w14:paraId="01F55441" w14:textId="77777777" w:rsidR="005D135D" w:rsidRPr="00AF7411" w:rsidRDefault="005D135D" w:rsidP="001F040F">
            <w:pPr>
              <w:tabs>
                <w:tab w:val="left" w:pos="3579"/>
              </w:tabs>
              <w:rPr>
                <w:ins w:id="2977" w:author="TRIANO José" w:date="2024-09-19T08:12:00Z"/>
                <w:rPrChange w:id="2978" w:author="TRIANO José" w:date="2024-09-19T08:14:00Z">
                  <w:rPr>
                    <w:ins w:id="2979" w:author="TRIANO José" w:date="2024-09-19T08:12:00Z"/>
                    <w:lang w:val="en-US"/>
                  </w:rPr>
                </w:rPrChange>
              </w:rPr>
            </w:pPr>
            <w:r>
              <w:t>Serveur horaire, BDD Référentiel Horaire</w:t>
            </w:r>
          </w:p>
        </w:tc>
      </w:tr>
      <w:tr w:rsidR="005D135D" w14:paraId="4ACECA61" w14:textId="77777777" w:rsidTr="001F040F">
        <w:tc>
          <w:tcPr>
            <w:tcW w:w="1842" w:type="dxa"/>
          </w:tcPr>
          <w:p w14:paraId="1A21F63C" w14:textId="77777777" w:rsidR="005D135D" w:rsidRDefault="005D135D" w:rsidP="001F040F">
            <w:ins w:id="2980" w:author="TRIANO José" w:date="2024-09-19T08:12:00Z">
              <w:r>
                <w:t>Inputs</w:t>
              </w:r>
            </w:ins>
          </w:p>
        </w:tc>
        <w:tc>
          <w:tcPr>
            <w:tcW w:w="7446" w:type="dxa"/>
          </w:tcPr>
          <w:p w14:paraId="23F00A7B" w14:textId="77777777" w:rsidR="005D135D" w:rsidRDefault="005D135D" w:rsidP="001F040F">
            <w:r>
              <w:t>Référentiel Horaire</w:t>
            </w:r>
          </w:p>
        </w:tc>
      </w:tr>
      <w:tr w:rsidR="005D135D" w14:paraId="0100193C" w14:textId="77777777" w:rsidTr="001F040F">
        <w:trPr>
          <w:ins w:id="2981" w:author="TRIANO José" w:date="2024-09-19T08:12:00Z"/>
        </w:trPr>
        <w:tc>
          <w:tcPr>
            <w:tcW w:w="1842" w:type="dxa"/>
          </w:tcPr>
          <w:p w14:paraId="7A36BFD4" w14:textId="77777777" w:rsidR="005D135D" w:rsidRDefault="005D135D" w:rsidP="001F040F">
            <w:pPr>
              <w:rPr>
                <w:ins w:id="2982" w:author="TRIANO José" w:date="2024-09-19T08:12:00Z"/>
              </w:rPr>
            </w:pPr>
            <w:ins w:id="2983" w:author="TRIANO José" w:date="2024-09-19T08:12:00Z">
              <w:r>
                <w:t>Outputs</w:t>
              </w:r>
            </w:ins>
          </w:p>
        </w:tc>
        <w:tc>
          <w:tcPr>
            <w:tcW w:w="7446" w:type="dxa"/>
          </w:tcPr>
          <w:p w14:paraId="216A2AFE" w14:textId="77777777" w:rsidR="005D135D" w:rsidRDefault="005D135D" w:rsidP="001F040F">
            <w:pPr>
              <w:rPr>
                <w:ins w:id="2984" w:author="TRIANO José" w:date="2024-09-19T08:12:00Z"/>
              </w:rPr>
            </w:pPr>
            <w:ins w:id="2985" w:author="TRIANO José" w:date="2024-09-19T08:14:00Z">
              <w:r>
                <w:t xml:space="preserve">Référentiel horaire exploitable en temps réel par l’utilisateur sur le Frontend </w:t>
              </w:r>
            </w:ins>
            <w:ins w:id="2986" w:author="TRIANO José" w:date="2024-09-19T08:15:00Z">
              <w:r>
                <w:t xml:space="preserve">TR </w:t>
              </w:r>
            </w:ins>
            <w:ins w:id="2987" w:author="TRIANO José" w:date="2024-09-19T08:14:00Z">
              <w:r>
                <w:t xml:space="preserve">et par le Backend </w:t>
              </w:r>
            </w:ins>
            <w:ins w:id="2988" w:author="TRIANO José" w:date="2024-09-19T08:15:00Z">
              <w:r>
                <w:t xml:space="preserve">Traffic Mgr. Enregistrement des actions et évènements sur le TD. </w:t>
              </w:r>
            </w:ins>
          </w:p>
        </w:tc>
      </w:tr>
      <w:tr w:rsidR="005D135D" w14:paraId="766CD8AE" w14:textId="77777777" w:rsidTr="001F040F">
        <w:trPr>
          <w:ins w:id="2989" w:author="TRIANO José" w:date="2024-09-19T08:12:00Z"/>
        </w:trPr>
        <w:tc>
          <w:tcPr>
            <w:tcW w:w="1842" w:type="dxa"/>
          </w:tcPr>
          <w:p w14:paraId="7BD4C6CB" w14:textId="77777777" w:rsidR="005D135D" w:rsidRDefault="005D135D" w:rsidP="001F040F">
            <w:pPr>
              <w:rPr>
                <w:ins w:id="2990" w:author="TRIANO José" w:date="2024-09-19T08:12:00Z"/>
              </w:rPr>
            </w:pPr>
            <w:ins w:id="2991" w:author="TRIANO José" w:date="2024-09-19T08:12:00Z">
              <w:r>
                <w:t>Diagramme</w:t>
              </w:r>
            </w:ins>
            <w:r>
              <w:t xml:space="preserve"> de composants</w:t>
            </w:r>
          </w:p>
        </w:tc>
        <w:tc>
          <w:tcPr>
            <w:tcW w:w="7446" w:type="dxa"/>
          </w:tcPr>
          <w:p w14:paraId="2CDB5C33" w14:textId="5C766A1E" w:rsidR="005D135D" w:rsidRDefault="00FA494E" w:rsidP="001F040F">
            <w:pPr>
              <w:jc w:val="center"/>
              <w:rPr>
                <w:ins w:id="2992" w:author="TRIANO José" w:date="2024-09-19T08:12:00Z"/>
              </w:rPr>
            </w:pPr>
            <w:r w:rsidRPr="009A1B28">
              <w:rPr>
                <w:noProof/>
              </w:rPr>
              <w:drawing>
                <wp:inline distT="0" distB="0" distL="0" distR="0" wp14:anchorId="45D1E42E" wp14:editId="202B860A">
                  <wp:extent cx="3596999" cy="3068675"/>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2682" cy="3073524"/>
                          </a:xfrm>
                          <a:prstGeom prst="rect">
                            <a:avLst/>
                          </a:prstGeom>
                        </pic:spPr>
                      </pic:pic>
                    </a:graphicData>
                  </a:graphic>
                </wp:inline>
              </w:drawing>
            </w:r>
          </w:p>
        </w:tc>
      </w:tr>
      <w:tr w:rsidR="005D135D" w14:paraId="2C91C024" w14:textId="77777777" w:rsidTr="001F040F">
        <w:tc>
          <w:tcPr>
            <w:tcW w:w="1842" w:type="dxa"/>
          </w:tcPr>
          <w:p w14:paraId="48C18857" w14:textId="77777777" w:rsidR="005D135D" w:rsidRDefault="005D135D" w:rsidP="00303A65">
            <w:r>
              <w:t>Diagramme de séquences</w:t>
            </w:r>
          </w:p>
        </w:tc>
        <w:tc>
          <w:tcPr>
            <w:tcW w:w="7446" w:type="dxa"/>
          </w:tcPr>
          <w:p w14:paraId="63D27049" w14:textId="7FEC0DE1" w:rsidR="00FA494E" w:rsidRPr="00FA494E" w:rsidRDefault="00303A65" w:rsidP="00303A65">
            <w:r>
              <w:t xml:space="preserve">1. </w:t>
            </w:r>
            <w:r w:rsidR="00FA494E" w:rsidRPr="00FA494E">
              <w:t>Au démarrage du backend, initialisation automatique de l’import du Référentiel Horaire en exploitation</w:t>
            </w:r>
          </w:p>
          <w:p w14:paraId="468D0F53" w14:textId="56A772F4" w:rsidR="005D135D" w:rsidRPr="00FA494E" w:rsidRDefault="00303A65" w:rsidP="00303A65">
            <w:r>
              <w:t xml:space="preserve">2. </w:t>
            </w:r>
            <w:r w:rsidR="00FA494E" w:rsidRPr="00303A65">
              <w:t>Le processus de téléchargement du Réf Horaire est affiché</w:t>
            </w:r>
          </w:p>
        </w:tc>
      </w:tr>
    </w:tbl>
    <w:p w14:paraId="2574A4FC" w14:textId="77777777" w:rsidR="005D135D" w:rsidRPr="003D44DD" w:rsidRDefault="005D135D" w:rsidP="00084CFD">
      <w:pPr>
        <w:rPr>
          <w:rFonts w:eastAsiaTheme="majorEastAsia" w:cstheme="majorBidi"/>
          <w:b/>
          <w:bCs/>
          <w:color w:val="0F4761" w:themeColor="accent1" w:themeShade="BF"/>
          <w:kern w:val="0"/>
          <w14:ligatures w14:val="none"/>
        </w:rPr>
      </w:pPr>
    </w:p>
    <w:p w14:paraId="1D16BBB5" w14:textId="77777777" w:rsidR="003222F9" w:rsidRPr="003222F9" w:rsidRDefault="003222F9">
      <w:pPr>
        <w:pPrChange w:id="2993" w:author="TRIANO José" w:date="2024-09-19T08:12:00Z">
          <w:pPr>
            <w:pStyle w:val="Titre4"/>
          </w:pPr>
        </w:pPrChange>
      </w:pPr>
    </w:p>
    <w:p w14:paraId="76C08D1A" w14:textId="6811CBC7" w:rsidR="007C55ED" w:rsidRPr="00DA0A67" w:rsidDel="00E60A92" w:rsidRDefault="007C55ED" w:rsidP="00FA494E">
      <w:pPr>
        <w:pStyle w:val="ReqID"/>
        <w:ind w:left="2880"/>
        <w:rPr>
          <w:del w:id="2994" w:author="TRIANO José" w:date="2024-09-19T08:13:00Z"/>
          <w:lang w:val="en-GB"/>
        </w:rPr>
      </w:pPr>
      <w:del w:id="2995" w:author="TRIANO José" w:date="2024-09-19T08:13:00Z">
        <w:r w:rsidRPr="00DA0A67" w:rsidDel="00E60A92">
          <w:rPr>
            <w:lang w:val="en-GB"/>
          </w:rPr>
          <w:delText xml:space="preserve">[Exi_TM_TR_02_01_xxxx-PROCESSING] </w:delText>
        </w:r>
        <w:bookmarkStart w:id="2996" w:name="_Toc177652476"/>
        <w:bookmarkStart w:id="2997" w:name="_Toc177656047"/>
        <w:bookmarkStart w:id="2998" w:name="_Toc178859828"/>
        <w:bookmarkStart w:id="2999" w:name="_Toc178860036"/>
        <w:bookmarkStart w:id="3000" w:name="_Toc185856596"/>
        <w:bookmarkStart w:id="3001" w:name="_Toc185861488"/>
        <w:bookmarkStart w:id="3002" w:name="_Toc185862421"/>
        <w:bookmarkStart w:id="3003" w:name="_Toc185862629"/>
        <w:bookmarkStart w:id="3004" w:name="_Toc185863635"/>
        <w:bookmarkStart w:id="3005" w:name="_Toc185863847"/>
        <w:bookmarkStart w:id="3006" w:name="_Toc185864059"/>
        <w:bookmarkEnd w:id="2996"/>
        <w:bookmarkEnd w:id="2997"/>
        <w:bookmarkEnd w:id="2998"/>
        <w:bookmarkEnd w:id="2999"/>
        <w:bookmarkEnd w:id="3000"/>
        <w:bookmarkEnd w:id="3001"/>
        <w:bookmarkEnd w:id="3002"/>
        <w:bookmarkEnd w:id="3003"/>
        <w:bookmarkEnd w:id="3004"/>
        <w:bookmarkEnd w:id="3005"/>
        <w:bookmarkEnd w:id="3006"/>
      </w:del>
    </w:p>
    <w:p w14:paraId="53F20459" w14:textId="3080AE18" w:rsidR="007C55ED" w:rsidRPr="009B6B0F" w:rsidDel="00E60A92" w:rsidRDefault="007C55ED" w:rsidP="00FA494E">
      <w:pPr>
        <w:pStyle w:val="ReqText"/>
        <w:ind w:left="2880"/>
        <w:jc w:val="both"/>
        <w:rPr>
          <w:del w:id="3007" w:author="TRIANO José" w:date="2024-09-19T08:13:00Z"/>
        </w:rPr>
      </w:pPr>
      <w:del w:id="3008" w:author="TRIANO José" w:date="2024-09-19T08:13:00Z">
        <w:r w:rsidDel="00E60A92">
          <w:delText xml:space="preserve">Le Traffic Mgr doit charger automatiquement le référentiel horaire </w:delText>
        </w:r>
        <w:r w:rsidR="00CF5564" w:rsidDel="00E60A92">
          <w:delText>théorique</w:delText>
        </w:r>
        <w:r w:rsidDel="00E60A92">
          <w:delText xml:space="preserve"> prévu dans le calendrier pour la journée d'exploitation courante à l'heure de chargement automatique définie dans le calendrier</w:delText>
        </w:r>
        <w:r w:rsidRPr="009B6B0F" w:rsidDel="00E60A92">
          <w:delText>.</w:delText>
        </w:r>
        <w:bookmarkStart w:id="3009" w:name="_Toc177652477"/>
        <w:bookmarkStart w:id="3010" w:name="_Toc177656048"/>
        <w:bookmarkStart w:id="3011" w:name="_Toc178859829"/>
        <w:bookmarkStart w:id="3012" w:name="_Toc178860037"/>
        <w:bookmarkStart w:id="3013" w:name="_Toc185856597"/>
        <w:bookmarkStart w:id="3014" w:name="_Toc185861489"/>
        <w:bookmarkStart w:id="3015" w:name="_Toc185862422"/>
        <w:bookmarkStart w:id="3016" w:name="_Toc185862630"/>
        <w:bookmarkStart w:id="3017" w:name="_Toc185863636"/>
        <w:bookmarkStart w:id="3018" w:name="_Toc185863848"/>
        <w:bookmarkStart w:id="3019" w:name="_Toc185864060"/>
        <w:bookmarkEnd w:id="3009"/>
        <w:bookmarkEnd w:id="3010"/>
        <w:bookmarkEnd w:id="3011"/>
        <w:bookmarkEnd w:id="3012"/>
        <w:bookmarkEnd w:id="3013"/>
        <w:bookmarkEnd w:id="3014"/>
        <w:bookmarkEnd w:id="3015"/>
        <w:bookmarkEnd w:id="3016"/>
        <w:bookmarkEnd w:id="3017"/>
        <w:bookmarkEnd w:id="3018"/>
        <w:bookmarkEnd w:id="3019"/>
      </w:del>
    </w:p>
    <w:p w14:paraId="07726A77" w14:textId="02793391" w:rsidR="007C55ED" w:rsidRPr="007C55ED" w:rsidDel="00E60A92" w:rsidRDefault="007C55ED" w:rsidP="00FA494E">
      <w:pPr>
        <w:pStyle w:val="ReqID"/>
        <w:ind w:left="2880"/>
        <w:rPr>
          <w:del w:id="3020" w:author="TRIANO José" w:date="2024-09-19T08:13:00Z"/>
        </w:rPr>
      </w:pPr>
      <w:del w:id="3021" w:author="TRIANO José" w:date="2024-09-19T08:13:00Z">
        <w:r w:rsidRPr="007C55ED" w:rsidDel="00E60A92">
          <w:delText xml:space="preserve">[Exi_TM_TR_02_01_xxxx-HMI] </w:delText>
        </w:r>
        <w:bookmarkStart w:id="3022" w:name="_Toc177652478"/>
        <w:bookmarkStart w:id="3023" w:name="_Toc177656049"/>
        <w:bookmarkStart w:id="3024" w:name="_Toc178859830"/>
        <w:bookmarkStart w:id="3025" w:name="_Toc178860038"/>
        <w:bookmarkStart w:id="3026" w:name="_Toc185856598"/>
        <w:bookmarkStart w:id="3027" w:name="_Toc185861490"/>
        <w:bookmarkStart w:id="3028" w:name="_Toc185862423"/>
        <w:bookmarkStart w:id="3029" w:name="_Toc185862631"/>
        <w:bookmarkStart w:id="3030" w:name="_Toc185863637"/>
        <w:bookmarkStart w:id="3031" w:name="_Toc185863849"/>
        <w:bookmarkStart w:id="3032" w:name="_Toc185864061"/>
        <w:bookmarkEnd w:id="3022"/>
        <w:bookmarkEnd w:id="3023"/>
        <w:bookmarkEnd w:id="3024"/>
        <w:bookmarkEnd w:id="3025"/>
        <w:bookmarkEnd w:id="3026"/>
        <w:bookmarkEnd w:id="3027"/>
        <w:bookmarkEnd w:id="3028"/>
        <w:bookmarkEnd w:id="3029"/>
        <w:bookmarkEnd w:id="3030"/>
        <w:bookmarkEnd w:id="3031"/>
        <w:bookmarkEnd w:id="3032"/>
      </w:del>
    </w:p>
    <w:p w14:paraId="4B6B1665" w14:textId="331FD426" w:rsidR="007C55ED" w:rsidRPr="009B6B0F" w:rsidDel="00E60A92" w:rsidRDefault="007C55ED" w:rsidP="00FA494E">
      <w:pPr>
        <w:pStyle w:val="ReqText"/>
        <w:ind w:left="2880"/>
        <w:jc w:val="both"/>
        <w:rPr>
          <w:del w:id="3033" w:author="TRIANO José" w:date="2024-09-19T08:13:00Z"/>
        </w:rPr>
      </w:pPr>
      <w:del w:id="3034" w:author="TRIANO José" w:date="2024-09-19T08:13:00Z">
        <w:r w:rsidDel="00E60A92">
          <w:delText xml:space="preserve">Le Traffic Mgr doit permettre à un utilisateur de commander le chargement d'un référentiel horaire </w:delText>
        </w:r>
        <w:r w:rsidR="00CF5564" w:rsidDel="00E60A92">
          <w:delText>théorique</w:delText>
        </w:r>
        <w:r w:rsidDel="00E60A92">
          <w:delText xml:space="preserve"> si aucun référentiel horaire n'est préalablement chargé</w:delText>
        </w:r>
        <w:r w:rsidRPr="009B6B0F" w:rsidDel="00E60A92">
          <w:delText>.</w:delText>
        </w:r>
        <w:bookmarkStart w:id="3035" w:name="_Toc177652479"/>
        <w:bookmarkStart w:id="3036" w:name="_Toc177656050"/>
        <w:bookmarkStart w:id="3037" w:name="_Toc178859831"/>
        <w:bookmarkStart w:id="3038" w:name="_Toc178860039"/>
        <w:bookmarkStart w:id="3039" w:name="_Toc185856599"/>
        <w:bookmarkStart w:id="3040" w:name="_Toc185861491"/>
        <w:bookmarkStart w:id="3041" w:name="_Toc185862424"/>
        <w:bookmarkStart w:id="3042" w:name="_Toc185862632"/>
        <w:bookmarkStart w:id="3043" w:name="_Toc185863638"/>
        <w:bookmarkStart w:id="3044" w:name="_Toc185863850"/>
        <w:bookmarkStart w:id="3045" w:name="_Toc185864062"/>
        <w:bookmarkEnd w:id="3035"/>
        <w:bookmarkEnd w:id="3036"/>
        <w:bookmarkEnd w:id="3037"/>
        <w:bookmarkEnd w:id="3038"/>
        <w:bookmarkEnd w:id="3039"/>
        <w:bookmarkEnd w:id="3040"/>
        <w:bookmarkEnd w:id="3041"/>
        <w:bookmarkEnd w:id="3042"/>
        <w:bookmarkEnd w:id="3043"/>
        <w:bookmarkEnd w:id="3044"/>
        <w:bookmarkEnd w:id="3045"/>
      </w:del>
    </w:p>
    <w:p w14:paraId="0F3C6647" w14:textId="7D0ECC43" w:rsidR="007C55ED" w:rsidRPr="007C55ED" w:rsidDel="00E60A92" w:rsidRDefault="007C55ED" w:rsidP="00FA494E">
      <w:pPr>
        <w:pStyle w:val="ReqID"/>
        <w:ind w:left="2880"/>
        <w:rPr>
          <w:del w:id="3046" w:author="TRIANO José" w:date="2024-09-19T08:13:00Z"/>
        </w:rPr>
      </w:pPr>
      <w:del w:id="3047" w:author="TRIANO José" w:date="2024-09-19T08:13:00Z">
        <w:r w:rsidRPr="007C55ED" w:rsidDel="00E60A92">
          <w:delText xml:space="preserve">[Exi_TM_TR_02_01_xxxx-HMI] </w:delText>
        </w:r>
        <w:bookmarkStart w:id="3048" w:name="_Toc177652480"/>
        <w:bookmarkStart w:id="3049" w:name="_Toc177656051"/>
        <w:bookmarkStart w:id="3050" w:name="_Toc178859832"/>
        <w:bookmarkStart w:id="3051" w:name="_Toc178860040"/>
        <w:bookmarkStart w:id="3052" w:name="_Toc185856600"/>
        <w:bookmarkStart w:id="3053" w:name="_Toc185861492"/>
        <w:bookmarkStart w:id="3054" w:name="_Toc185862425"/>
        <w:bookmarkStart w:id="3055" w:name="_Toc185862633"/>
        <w:bookmarkStart w:id="3056" w:name="_Toc185863639"/>
        <w:bookmarkStart w:id="3057" w:name="_Toc185863851"/>
        <w:bookmarkStart w:id="3058" w:name="_Toc185864063"/>
        <w:bookmarkEnd w:id="3048"/>
        <w:bookmarkEnd w:id="3049"/>
        <w:bookmarkEnd w:id="3050"/>
        <w:bookmarkEnd w:id="3051"/>
        <w:bookmarkEnd w:id="3052"/>
        <w:bookmarkEnd w:id="3053"/>
        <w:bookmarkEnd w:id="3054"/>
        <w:bookmarkEnd w:id="3055"/>
        <w:bookmarkEnd w:id="3056"/>
        <w:bookmarkEnd w:id="3057"/>
        <w:bookmarkEnd w:id="3058"/>
      </w:del>
    </w:p>
    <w:p w14:paraId="1B2C6B0A" w14:textId="0F92442B" w:rsidR="007C55ED" w:rsidRPr="009B6B0F" w:rsidDel="00E60A92" w:rsidRDefault="007C55ED" w:rsidP="00FA494E">
      <w:pPr>
        <w:pStyle w:val="ReqText"/>
        <w:ind w:left="2880"/>
        <w:jc w:val="both"/>
        <w:rPr>
          <w:del w:id="3059" w:author="TRIANO José" w:date="2024-09-19T08:13:00Z"/>
        </w:rPr>
      </w:pPr>
      <w:del w:id="3060" w:author="TRIANO José" w:date="2024-09-19T08:13:00Z">
        <w:r w:rsidDel="00E60A92">
          <w:delText xml:space="preserve">Le Traffic Mgr doit permettre d'afficher la progression et l'état (valeurs </w:delText>
        </w:r>
        <w:r w:rsidR="005003EE" w:rsidDel="00E60A92">
          <w:delText>« </w:delText>
        </w:r>
        <w:r w:rsidDel="00E60A92">
          <w:delText>chargement en cours</w:delText>
        </w:r>
        <w:r w:rsidR="005003EE" w:rsidDel="00E60A92">
          <w:delText> »</w:delText>
        </w:r>
        <w:r w:rsidDel="00E60A92">
          <w:delText>/</w:delText>
        </w:r>
        <w:r w:rsidR="005003EE" w:rsidDel="00E60A92">
          <w:delText>« </w:delText>
        </w:r>
        <w:r w:rsidDel="00E60A92">
          <w:delText>chargement terminé</w:delText>
        </w:r>
        <w:r w:rsidR="005003EE" w:rsidDel="00E60A92">
          <w:delText> »</w:delText>
        </w:r>
        <w:r w:rsidDel="00E60A92">
          <w:delText>/</w:delText>
        </w:r>
        <w:r w:rsidR="005003EE" w:rsidDel="00E60A92">
          <w:delText>« </w:delText>
        </w:r>
        <w:r w:rsidDel="00E60A92">
          <w:delText>chargement échoué</w:delText>
        </w:r>
        <w:r w:rsidR="005003EE" w:rsidDel="00E60A92">
          <w:delText> »</w:delText>
        </w:r>
        <w:r w:rsidDel="00E60A92">
          <w:delText xml:space="preserve">) du chargement d'un référentiel horaire </w:delText>
        </w:r>
        <w:r w:rsidR="00CF5564" w:rsidDel="00E60A92">
          <w:delText>théorique</w:delText>
        </w:r>
        <w:r w:rsidRPr="009B6B0F" w:rsidDel="00E60A92">
          <w:delText>.</w:delText>
        </w:r>
        <w:bookmarkStart w:id="3061" w:name="_Toc177652481"/>
        <w:bookmarkStart w:id="3062" w:name="_Toc177656052"/>
        <w:bookmarkStart w:id="3063" w:name="_Toc178859833"/>
        <w:bookmarkStart w:id="3064" w:name="_Toc178860041"/>
        <w:bookmarkStart w:id="3065" w:name="_Toc185856601"/>
        <w:bookmarkStart w:id="3066" w:name="_Toc185861493"/>
        <w:bookmarkStart w:id="3067" w:name="_Toc185862426"/>
        <w:bookmarkStart w:id="3068" w:name="_Toc185862634"/>
        <w:bookmarkStart w:id="3069" w:name="_Toc185863640"/>
        <w:bookmarkStart w:id="3070" w:name="_Toc185863852"/>
        <w:bookmarkStart w:id="3071" w:name="_Toc185864064"/>
        <w:bookmarkEnd w:id="3061"/>
        <w:bookmarkEnd w:id="3062"/>
        <w:bookmarkEnd w:id="3063"/>
        <w:bookmarkEnd w:id="3064"/>
        <w:bookmarkEnd w:id="3065"/>
        <w:bookmarkEnd w:id="3066"/>
        <w:bookmarkEnd w:id="3067"/>
        <w:bookmarkEnd w:id="3068"/>
        <w:bookmarkEnd w:id="3069"/>
        <w:bookmarkEnd w:id="3070"/>
        <w:bookmarkEnd w:id="3071"/>
      </w:del>
    </w:p>
    <w:p w14:paraId="7513D24B" w14:textId="285C2893" w:rsidR="007C55ED" w:rsidRPr="00861994" w:rsidDel="00E60A92" w:rsidRDefault="007C55ED" w:rsidP="00FA494E">
      <w:pPr>
        <w:pStyle w:val="ReqID"/>
        <w:ind w:left="2880"/>
        <w:rPr>
          <w:del w:id="3072" w:author="TRIANO José" w:date="2024-09-19T08:13:00Z"/>
          <w:lang w:val="en-GB"/>
        </w:rPr>
      </w:pPr>
      <w:del w:id="3073" w:author="TRIANO José" w:date="2024-09-19T08:13:00Z">
        <w:r w:rsidRPr="00861994" w:rsidDel="00E60A92">
          <w:rPr>
            <w:lang w:val="en-GB"/>
          </w:rPr>
          <w:delText>[Exi_TM_TR_02_01_xxxx-</w:delText>
        </w:r>
        <w:r w:rsidR="00861994" w:rsidRPr="00861994" w:rsidDel="00E60A92">
          <w:rPr>
            <w:lang w:val="en-GB"/>
          </w:rPr>
          <w:delText>PROCESSING</w:delText>
        </w:r>
        <w:r w:rsidRPr="00861994" w:rsidDel="00E60A92">
          <w:rPr>
            <w:lang w:val="en-GB"/>
          </w:rPr>
          <w:delText xml:space="preserve">] </w:delText>
        </w:r>
        <w:bookmarkStart w:id="3074" w:name="_Toc177652482"/>
        <w:bookmarkStart w:id="3075" w:name="_Toc177656053"/>
        <w:bookmarkStart w:id="3076" w:name="_Toc178859834"/>
        <w:bookmarkStart w:id="3077" w:name="_Toc178860042"/>
        <w:bookmarkStart w:id="3078" w:name="_Toc185856602"/>
        <w:bookmarkStart w:id="3079" w:name="_Toc185861494"/>
        <w:bookmarkStart w:id="3080" w:name="_Toc185862427"/>
        <w:bookmarkStart w:id="3081" w:name="_Toc185862635"/>
        <w:bookmarkStart w:id="3082" w:name="_Toc185863641"/>
        <w:bookmarkStart w:id="3083" w:name="_Toc185863853"/>
        <w:bookmarkStart w:id="3084" w:name="_Toc185864065"/>
        <w:bookmarkEnd w:id="3074"/>
        <w:bookmarkEnd w:id="3075"/>
        <w:bookmarkEnd w:id="3076"/>
        <w:bookmarkEnd w:id="3077"/>
        <w:bookmarkEnd w:id="3078"/>
        <w:bookmarkEnd w:id="3079"/>
        <w:bookmarkEnd w:id="3080"/>
        <w:bookmarkEnd w:id="3081"/>
        <w:bookmarkEnd w:id="3082"/>
        <w:bookmarkEnd w:id="3083"/>
        <w:bookmarkEnd w:id="3084"/>
      </w:del>
    </w:p>
    <w:p w14:paraId="1477898D" w14:textId="6EF65859" w:rsidR="007C55ED" w:rsidRPr="009B6B0F" w:rsidDel="00E60A92" w:rsidRDefault="007C55ED" w:rsidP="00FA494E">
      <w:pPr>
        <w:pStyle w:val="ReqText"/>
        <w:ind w:left="2880"/>
        <w:jc w:val="both"/>
        <w:rPr>
          <w:del w:id="3085" w:author="TRIANO José" w:date="2024-09-19T08:13:00Z"/>
        </w:rPr>
      </w:pPr>
      <w:del w:id="3086" w:author="TRIANO José" w:date="2024-09-19T08:13:00Z">
        <w:r w:rsidDel="00E60A92">
          <w:delText xml:space="preserve">Le Traffic Mgr doit lever une alerte en cas d’échec du chargement d'un référentiel horaire </w:delText>
        </w:r>
        <w:r w:rsidR="00CF5564" w:rsidDel="00E60A92">
          <w:delText>théorique</w:delText>
        </w:r>
        <w:r w:rsidRPr="009B6B0F" w:rsidDel="00E60A92">
          <w:delText>.</w:delText>
        </w:r>
        <w:bookmarkStart w:id="3087" w:name="_Toc177652483"/>
        <w:bookmarkStart w:id="3088" w:name="_Toc177656054"/>
        <w:bookmarkStart w:id="3089" w:name="_Toc178859835"/>
        <w:bookmarkStart w:id="3090" w:name="_Toc178860043"/>
        <w:bookmarkStart w:id="3091" w:name="_Toc185856603"/>
        <w:bookmarkStart w:id="3092" w:name="_Toc185861495"/>
        <w:bookmarkStart w:id="3093" w:name="_Toc185862428"/>
        <w:bookmarkStart w:id="3094" w:name="_Toc185862636"/>
        <w:bookmarkStart w:id="3095" w:name="_Toc185863642"/>
        <w:bookmarkStart w:id="3096" w:name="_Toc185863854"/>
        <w:bookmarkStart w:id="3097" w:name="_Toc185864066"/>
        <w:bookmarkEnd w:id="3087"/>
        <w:bookmarkEnd w:id="3088"/>
        <w:bookmarkEnd w:id="3089"/>
        <w:bookmarkEnd w:id="3090"/>
        <w:bookmarkEnd w:id="3091"/>
        <w:bookmarkEnd w:id="3092"/>
        <w:bookmarkEnd w:id="3093"/>
        <w:bookmarkEnd w:id="3094"/>
        <w:bookmarkEnd w:id="3095"/>
        <w:bookmarkEnd w:id="3096"/>
        <w:bookmarkEnd w:id="3097"/>
      </w:del>
    </w:p>
    <w:p w14:paraId="65AC5591" w14:textId="2FF22E3B" w:rsidR="00DA0A67" w:rsidDel="00591A65" w:rsidRDefault="00DA0A67">
      <w:pPr>
        <w:pStyle w:val="Titre4"/>
        <w:numPr>
          <w:ilvl w:val="0"/>
          <w:numId w:val="0"/>
        </w:numPr>
        <w:ind w:left="2880"/>
        <w:rPr>
          <w:del w:id="3098" w:author="TRIANO José" w:date="2024-09-19T08:16:00Z"/>
        </w:rPr>
        <w:pPrChange w:id="3099" w:author="TRIANO José" w:date="2024-09-19T08:16:00Z">
          <w:pPr>
            <w:pStyle w:val="Titre4"/>
          </w:pPr>
        </w:pPrChange>
      </w:pPr>
      <w:bookmarkStart w:id="3100" w:name="_Toc174367351"/>
      <w:del w:id="3101" w:author="TRIANO José" w:date="2024-09-19T08:15:00Z">
        <w:r w:rsidDel="00591A65">
          <w:delText>TM_TR_02</w:delText>
        </w:r>
        <w:r w:rsidRPr="00241C2D" w:rsidDel="00591A65">
          <w:delText>_0</w:delText>
        </w:r>
        <w:r w:rsidDel="00591A65">
          <w:delText>2</w:delText>
        </w:r>
        <w:r w:rsidRPr="00241C2D" w:rsidDel="00591A65">
          <w:delText xml:space="preserve"> : </w:delText>
        </w:r>
        <w:r w:rsidDel="00591A65">
          <w:delText>Décharger les données d’un référentiel horaire en production</w:delText>
        </w:r>
      </w:del>
      <w:bookmarkStart w:id="3102" w:name="_Toc177652484"/>
      <w:bookmarkStart w:id="3103" w:name="_Toc177656055"/>
      <w:bookmarkStart w:id="3104" w:name="_Toc178859836"/>
      <w:bookmarkStart w:id="3105" w:name="_Toc178860044"/>
      <w:bookmarkStart w:id="3106" w:name="_Toc185856604"/>
      <w:bookmarkStart w:id="3107" w:name="_Toc185861496"/>
      <w:bookmarkStart w:id="3108" w:name="_Toc185862429"/>
      <w:bookmarkStart w:id="3109" w:name="_Toc185862637"/>
      <w:bookmarkStart w:id="3110" w:name="_Toc185863643"/>
      <w:bookmarkStart w:id="3111" w:name="_Toc185863855"/>
      <w:bookmarkStart w:id="3112" w:name="_Toc185864067"/>
      <w:bookmarkEnd w:id="3100"/>
      <w:bookmarkEnd w:id="3102"/>
      <w:bookmarkEnd w:id="3103"/>
      <w:bookmarkEnd w:id="3104"/>
      <w:bookmarkEnd w:id="3105"/>
      <w:bookmarkEnd w:id="3106"/>
      <w:bookmarkEnd w:id="3107"/>
      <w:bookmarkEnd w:id="3108"/>
      <w:bookmarkEnd w:id="3109"/>
      <w:bookmarkEnd w:id="3110"/>
      <w:bookmarkEnd w:id="3111"/>
      <w:bookmarkEnd w:id="3112"/>
    </w:p>
    <w:p w14:paraId="146018A7" w14:textId="33926082" w:rsidR="004C67AB" w:rsidRPr="00DA0A67" w:rsidDel="00E60A92" w:rsidRDefault="004C67AB" w:rsidP="00FA494E">
      <w:pPr>
        <w:pStyle w:val="ReqID"/>
        <w:ind w:left="2880"/>
        <w:rPr>
          <w:del w:id="3113" w:author="TRIANO José" w:date="2024-09-19T08:13:00Z"/>
          <w:lang w:val="en-GB"/>
        </w:rPr>
      </w:pPr>
      <w:del w:id="3114" w:author="TRIANO José" w:date="2024-09-19T08:13:00Z">
        <w:r w:rsidRPr="00DA0A67" w:rsidDel="00E60A92">
          <w:rPr>
            <w:lang w:val="en-GB"/>
          </w:rPr>
          <w:delText>[Exi_TM_TR_02_0</w:delText>
        </w:r>
        <w:r w:rsidR="00DA0A67" w:rsidDel="00E60A92">
          <w:rPr>
            <w:lang w:val="en-GB"/>
          </w:rPr>
          <w:delText>2</w:delText>
        </w:r>
        <w:r w:rsidRPr="00DA0A67" w:rsidDel="00E60A92">
          <w:rPr>
            <w:lang w:val="en-GB"/>
          </w:rPr>
          <w:delText xml:space="preserve">_xxxx-PROCESSING] </w:delText>
        </w:r>
        <w:bookmarkStart w:id="3115" w:name="_Toc177652485"/>
        <w:bookmarkStart w:id="3116" w:name="_Toc177656056"/>
        <w:bookmarkStart w:id="3117" w:name="_Toc178859837"/>
        <w:bookmarkStart w:id="3118" w:name="_Toc178860045"/>
        <w:bookmarkStart w:id="3119" w:name="_Toc185856605"/>
        <w:bookmarkStart w:id="3120" w:name="_Toc185861497"/>
        <w:bookmarkStart w:id="3121" w:name="_Toc185862430"/>
        <w:bookmarkStart w:id="3122" w:name="_Toc185862638"/>
        <w:bookmarkStart w:id="3123" w:name="_Toc185863644"/>
        <w:bookmarkStart w:id="3124" w:name="_Toc185863856"/>
        <w:bookmarkStart w:id="3125" w:name="_Toc185864068"/>
        <w:bookmarkEnd w:id="3115"/>
        <w:bookmarkEnd w:id="3116"/>
        <w:bookmarkEnd w:id="3117"/>
        <w:bookmarkEnd w:id="3118"/>
        <w:bookmarkEnd w:id="3119"/>
        <w:bookmarkEnd w:id="3120"/>
        <w:bookmarkEnd w:id="3121"/>
        <w:bookmarkEnd w:id="3122"/>
        <w:bookmarkEnd w:id="3123"/>
        <w:bookmarkEnd w:id="3124"/>
        <w:bookmarkEnd w:id="3125"/>
      </w:del>
    </w:p>
    <w:p w14:paraId="459E827A" w14:textId="3D760B2C" w:rsidR="004C67AB" w:rsidRPr="009B6B0F" w:rsidDel="00E60A92" w:rsidRDefault="004C67AB" w:rsidP="00FA494E">
      <w:pPr>
        <w:pStyle w:val="ReqText"/>
        <w:ind w:left="2880"/>
        <w:jc w:val="both"/>
        <w:rPr>
          <w:del w:id="3126" w:author="TRIANO José" w:date="2024-09-19T08:13:00Z"/>
        </w:rPr>
      </w:pPr>
      <w:del w:id="3127" w:author="TRIANO José" w:date="2024-09-19T08:13:00Z">
        <w:r w:rsidDel="00E60A92">
          <w:delText xml:space="preserve">A l'heure de fin de la journée d'exploitation courante, le Traffic Mgr doit décharger automatiquement le référentiel horaire </w:delText>
        </w:r>
        <w:r w:rsidR="00CF5564" w:rsidDel="00E60A92">
          <w:delText>en production</w:delText>
        </w:r>
        <w:r w:rsidDel="00E60A92">
          <w:delText xml:space="preserve"> si un référentiel horaire </w:delText>
        </w:r>
        <w:r w:rsidR="00CF5564" w:rsidDel="00E60A92">
          <w:delText>théorique a été</w:delText>
        </w:r>
        <w:r w:rsidDel="00E60A92">
          <w:delText xml:space="preserve"> préalablement char</w:delText>
        </w:r>
        <w:r w:rsidR="00CF5564" w:rsidDel="00E60A92">
          <w:delText>gé</w:delText>
        </w:r>
        <w:r w:rsidRPr="009B6B0F" w:rsidDel="00E60A92">
          <w:delText>.</w:delText>
        </w:r>
        <w:bookmarkStart w:id="3128" w:name="_Toc177652486"/>
        <w:bookmarkStart w:id="3129" w:name="_Toc177656057"/>
        <w:bookmarkStart w:id="3130" w:name="_Toc178859838"/>
        <w:bookmarkStart w:id="3131" w:name="_Toc178860046"/>
        <w:bookmarkStart w:id="3132" w:name="_Toc185856606"/>
        <w:bookmarkStart w:id="3133" w:name="_Toc185861498"/>
        <w:bookmarkStart w:id="3134" w:name="_Toc185862431"/>
        <w:bookmarkStart w:id="3135" w:name="_Toc185862639"/>
        <w:bookmarkStart w:id="3136" w:name="_Toc185863645"/>
        <w:bookmarkStart w:id="3137" w:name="_Toc185863857"/>
        <w:bookmarkStart w:id="3138" w:name="_Toc185864069"/>
        <w:bookmarkEnd w:id="3128"/>
        <w:bookmarkEnd w:id="3129"/>
        <w:bookmarkEnd w:id="3130"/>
        <w:bookmarkEnd w:id="3131"/>
        <w:bookmarkEnd w:id="3132"/>
        <w:bookmarkEnd w:id="3133"/>
        <w:bookmarkEnd w:id="3134"/>
        <w:bookmarkEnd w:id="3135"/>
        <w:bookmarkEnd w:id="3136"/>
        <w:bookmarkEnd w:id="3137"/>
        <w:bookmarkEnd w:id="3138"/>
      </w:del>
    </w:p>
    <w:p w14:paraId="58E16084" w14:textId="16A9F51B" w:rsidR="00861994" w:rsidRPr="00861994" w:rsidDel="00E60A92" w:rsidRDefault="00861994" w:rsidP="00FA494E">
      <w:pPr>
        <w:pStyle w:val="ReqID"/>
        <w:ind w:left="2880"/>
        <w:rPr>
          <w:del w:id="3139" w:author="TRIANO José" w:date="2024-09-19T08:13:00Z"/>
        </w:rPr>
      </w:pPr>
      <w:del w:id="3140" w:author="TRIANO José" w:date="2024-09-19T08:13:00Z">
        <w:r w:rsidRPr="00861994" w:rsidDel="00E60A92">
          <w:delText>[Exi_TM_TR_02_0</w:delText>
        </w:r>
        <w:r w:rsidR="00DA0A67" w:rsidDel="00E60A92">
          <w:delText>2</w:delText>
        </w:r>
        <w:r w:rsidRPr="00861994" w:rsidDel="00E60A92">
          <w:delText xml:space="preserve">_xxxx-HMI] </w:delText>
        </w:r>
        <w:bookmarkStart w:id="3141" w:name="_Toc177652487"/>
        <w:bookmarkStart w:id="3142" w:name="_Toc177656058"/>
        <w:bookmarkStart w:id="3143" w:name="_Toc178859839"/>
        <w:bookmarkStart w:id="3144" w:name="_Toc178860047"/>
        <w:bookmarkStart w:id="3145" w:name="_Toc185856607"/>
        <w:bookmarkStart w:id="3146" w:name="_Toc185861499"/>
        <w:bookmarkStart w:id="3147" w:name="_Toc185862432"/>
        <w:bookmarkStart w:id="3148" w:name="_Toc185862640"/>
        <w:bookmarkStart w:id="3149" w:name="_Toc185863646"/>
        <w:bookmarkStart w:id="3150" w:name="_Toc185863858"/>
        <w:bookmarkStart w:id="3151" w:name="_Toc185864070"/>
        <w:bookmarkEnd w:id="3141"/>
        <w:bookmarkEnd w:id="3142"/>
        <w:bookmarkEnd w:id="3143"/>
        <w:bookmarkEnd w:id="3144"/>
        <w:bookmarkEnd w:id="3145"/>
        <w:bookmarkEnd w:id="3146"/>
        <w:bookmarkEnd w:id="3147"/>
        <w:bookmarkEnd w:id="3148"/>
        <w:bookmarkEnd w:id="3149"/>
        <w:bookmarkEnd w:id="3150"/>
        <w:bookmarkEnd w:id="3151"/>
      </w:del>
    </w:p>
    <w:p w14:paraId="594085FD" w14:textId="2CF02671" w:rsidR="00861994" w:rsidDel="00E60A92" w:rsidRDefault="00861994" w:rsidP="00FA494E">
      <w:pPr>
        <w:pStyle w:val="ReqText"/>
        <w:ind w:left="2880"/>
        <w:jc w:val="both"/>
        <w:rPr>
          <w:del w:id="3152" w:author="TRIANO José" w:date="2024-09-19T08:13:00Z"/>
        </w:rPr>
      </w:pPr>
      <w:del w:id="3153" w:author="TRIANO José" w:date="2024-09-19T08:13:00Z">
        <w:r w:rsidDel="00E60A92">
          <w:delText>Le Traffic Mgr doit permettre à un utilisateur de commander le déchargement du référentiel horaire en production en cours de journée d’exploitation.</w:delText>
        </w:r>
        <w:bookmarkStart w:id="3154" w:name="_Toc177652488"/>
        <w:bookmarkStart w:id="3155" w:name="_Toc177656059"/>
        <w:bookmarkStart w:id="3156" w:name="_Toc178859840"/>
        <w:bookmarkStart w:id="3157" w:name="_Toc178860048"/>
        <w:bookmarkStart w:id="3158" w:name="_Toc185856608"/>
        <w:bookmarkStart w:id="3159" w:name="_Toc185861500"/>
        <w:bookmarkStart w:id="3160" w:name="_Toc185862433"/>
        <w:bookmarkStart w:id="3161" w:name="_Toc185862641"/>
        <w:bookmarkStart w:id="3162" w:name="_Toc185863647"/>
        <w:bookmarkStart w:id="3163" w:name="_Toc185863859"/>
        <w:bookmarkStart w:id="3164" w:name="_Toc185864071"/>
        <w:bookmarkEnd w:id="3154"/>
        <w:bookmarkEnd w:id="3155"/>
        <w:bookmarkEnd w:id="3156"/>
        <w:bookmarkEnd w:id="3157"/>
        <w:bookmarkEnd w:id="3158"/>
        <w:bookmarkEnd w:id="3159"/>
        <w:bookmarkEnd w:id="3160"/>
        <w:bookmarkEnd w:id="3161"/>
        <w:bookmarkEnd w:id="3162"/>
        <w:bookmarkEnd w:id="3163"/>
        <w:bookmarkEnd w:id="3164"/>
      </w:del>
    </w:p>
    <w:p w14:paraId="1A39DAE4" w14:textId="144B5D1E" w:rsidR="006733FB" w:rsidRPr="006C4B71" w:rsidDel="00E60A92" w:rsidRDefault="006733FB" w:rsidP="00FA494E">
      <w:pPr>
        <w:pStyle w:val="ReqID"/>
        <w:ind w:left="2880"/>
        <w:rPr>
          <w:del w:id="3165" w:author="TRIANO José" w:date="2024-09-19T08:13:00Z"/>
          <w:lang w:val="en-GB"/>
        </w:rPr>
      </w:pPr>
      <w:del w:id="3166" w:author="TRIANO José" w:date="2024-09-19T08:13:00Z">
        <w:r w:rsidRPr="006C4B71" w:rsidDel="00E60A92">
          <w:rPr>
            <w:lang w:val="en-GB"/>
          </w:rPr>
          <w:delText>[Exi_TM_TR_02_0</w:delText>
        </w:r>
        <w:r w:rsidR="00DA0A67" w:rsidRPr="006C4B71" w:rsidDel="00E60A92">
          <w:rPr>
            <w:lang w:val="en-GB"/>
          </w:rPr>
          <w:delText>2</w:delText>
        </w:r>
        <w:r w:rsidRPr="006C4B71" w:rsidDel="00E60A92">
          <w:rPr>
            <w:lang w:val="en-GB"/>
          </w:rPr>
          <w:delText>_xxxx-</w:delText>
        </w:r>
        <w:r w:rsidR="00B55364" w:rsidRPr="006C4B71" w:rsidDel="00E60A92">
          <w:rPr>
            <w:lang w:val="en-GB"/>
          </w:rPr>
          <w:delText>PROCESSING</w:delText>
        </w:r>
        <w:r w:rsidRPr="006C4B71" w:rsidDel="00E60A92">
          <w:rPr>
            <w:lang w:val="en-GB"/>
          </w:rPr>
          <w:delText xml:space="preserve">] </w:delText>
        </w:r>
        <w:bookmarkStart w:id="3167" w:name="_Toc177652489"/>
        <w:bookmarkStart w:id="3168" w:name="_Toc177656060"/>
        <w:bookmarkStart w:id="3169" w:name="_Toc178859841"/>
        <w:bookmarkStart w:id="3170" w:name="_Toc178860049"/>
        <w:bookmarkStart w:id="3171" w:name="_Toc185856609"/>
        <w:bookmarkStart w:id="3172" w:name="_Toc185861501"/>
        <w:bookmarkStart w:id="3173" w:name="_Toc185862434"/>
        <w:bookmarkStart w:id="3174" w:name="_Toc185862642"/>
        <w:bookmarkStart w:id="3175" w:name="_Toc185863648"/>
        <w:bookmarkStart w:id="3176" w:name="_Toc185863860"/>
        <w:bookmarkStart w:id="3177" w:name="_Toc185864072"/>
        <w:bookmarkEnd w:id="3167"/>
        <w:bookmarkEnd w:id="3168"/>
        <w:bookmarkEnd w:id="3169"/>
        <w:bookmarkEnd w:id="3170"/>
        <w:bookmarkEnd w:id="3171"/>
        <w:bookmarkEnd w:id="3172"/>
        <w:bookmarkEnd w:id="3173"/>
        <w:bookmarkEnd w:id="3174"/>
        <w:bookmarkEnd w:id="3175"/>
        <w:bookmarkEnd w:id="3176"/>
        <w:bookmarkEnd w:id="3177"/>
      </w:del>
    </w:p>
    <w:p w14:paraId="2A3CBE18" w14:textId="7D3D9E86" w:rsidR="006733FB" w:rsidDel="00E60A92" w:rsidRDefault="006733FB" w:rsidP="00FA494E">
      <w:pPr>
        <w:pStyle w:val="ReqText"/>
        <w:widowControl w:val="0"/>
        <w:ind w:left="2880"/>
        <w:jc w:val="both"/>
        <w:rPr>
          <w:del w:id="3178" w:author="TRIANO José" w:date="2024-09-19T08:13:00Z"/>
        </w:rPr>
      </w:pPr>
      <w:del w:id="3179" w:author="TRIANO José" w:date="2024-09-19T08:13:00Z">
        <w:r w:rsidRPr="006C4B71" w:rsidDel="00E60A92">
          <w:delText xml:space="preserve">Suite au déchargement du référentiel horaire en production en cours de journée d'exploitation, le Traffic Mgr doit supprimer l'ensemble des courses de ce référentiel horaire OU </w:delText>
        </w:r>
      </w:del>
      <w:ins w:id="3180" w:author="MAILIER Maxime" w:date="2024-08-30T15:01:00Z">
        <w:del w:id="3181" w:author="TRIANO José" w:date="2024-09-19T08:13:00Z">
          <w:r w:rsidR="000B1627" w:rsidDel="00E60A92">
            <w:delText>ainsi que les courses</w:delText>
          </w:r>
          <w:r w:rsidR="000B1627" w:rsidRPr="006C4B71" w:rsidDel="00E60A92">
            <w:delText xml:space="preserve"> </w:delText>
          </w:r>
        </w:del>
      </w:ins>
      <w:del w:id="3182" w:author="TRIANO José" w:date="2024-09-19T08:13:00Z">
        <w:r w:rsidRPr="006C4B71" w:rsidDel="00E60A92">
          <w:delText xml:space="preserve">créées via une commande d'ajustement de ce </w:delText>
        </w:r>
        <w:r w:rsidR="00B55364" w:rsidRPr="006C4B71" w:rsidDel="00E60A92">
          <w:delText xml:space="preserve">référentiel horaire </w:delText>
        </w:r>
        <w:r w:rsidRPr="006C4B71" w:rsidDel="00E60A92">
          <w:delText xml:space="preserve">qui </w:delText>
        </w:r>
        <w:r w:rsidR="00B55364" w:rsidRPr="006C4B71" w:rsidDel="00E60A92">
          <w:delText xml:space="preserve">sont dans </w:delText>
        </w:r>
        <w:r w:rsidRPr="006C4B71" w:rsidDel="00E60A92">
          <w:delText xml:space="preserve">l'état </w:delText>
        </w:r>
        <w:r w:rsidR="00F463B3" w:rsidRPr="006C4B71" w:rsidDel="00E60A92">
          <w:delText>« </w:delText>
        </w:r>
        <w:r w:rsidRPr="006C4B71" w:rsidDel="00E60A92">
          <w:delText>Future</w:delText>
        </w:r>
        <w:r w:rsidR="00F463B3" w:rsidRPr="006C4B71" w:rsidDel="00E60A92">
          <w:delText> </w:delText>
        </w:r>
      </w:del>
      <w:ins w:id="3183" w:author="MAILIER Maxime" w:date="2024-08-14T17:16:00Z">
        <w:del w:id="3184" w:author="TRIANO José" w:date="2024-09-19T08:13:00Z">
          <w:r w:rsidR="002D077D" w:rsidDel="00E60A92">
            <w:delText>Prévue</w:delText>
          </w:r>
          <w:r w:rsidR="002D077D" w:rsidRPr="006C4B71" w:rsidDel="00E60A92">
            <w:delText> </w:delText>
          </w:r>
        </w:del>
      </w:ins>
      <w:del w:id="3185" w:author="TRIANO José" w:date="2024-09-19T08:13:00Z">
        <w:r w:rsidR="00F463B3" w:rsidRPr="006C4B71" w:rsidDel="00E60A92">
          <w:delText>»</w:delText>
        </w:r>
      </w:del>
      <w:ins w:id="3186" w:author="MAILIER Maxime" w:date="2024-08-30T15:01:00Z">
        <w:del w:id="3187" w:author="TRIANO José" w:date="2024-09-19T08:13:00Z">
          <w:r w:rsidR="000B1627" w:rsidDel="00E60A92">
            <w:delText xml:space="preserve"> ou</w:delText>
          </w:r>
        </w:del>
      </w:ins>
      <w:ins w:id="3188" w:author="MAILIER Maxime" w:date="2024-08-30T15:05:00Z">
        <w:del w:id="3189" w:author="TRIANO José" w:date="2024-09-19T08:13:00Z">
          <w:r w:rsidR="000B1627" w:rsidDel="00E60A92">
            <w:delText xml:space="preserve"> dans l’état </w:delText>
          </w:r>
        </w:del>
      </w:ins>
      <w:ins w:id="3190" w:author="MAILIER Maxime" w:date="2024-08-30T15:01:00Z">
        <w:del w:id="3191" w:author="TRIANO José" w:date="2024-09-19T08:13:00Z">
          <w:r w:rsidR="000B1627" w:rsidDel="00E60A92">
            <w:delText>« Confirmée »</w:delText>
          </w:r>
        </w:del>
      </w:ins>
      <w:del w:id="3192" w:author="TRIANO José" w:date="2024-09-19T08:13:00Z">
        <w:r w:rsidRPr="006C4B71" w:rsidDel="00E60A92">
          <w:delText>.</w:delText>
        </w:r>
        <w:bookmarkStart w:id="3193" w:name="_Toc177652490"/>
        <w:bookmarkStart w:id="3194" w:name="_Toc177656061"/>
        <w:bookmarkStart w:id="3195" w:name="_Toc178859842"/>
        <w:bookmarkStart w:id="3196" w:name="_Toc178860050"/>
        <w:bookmarkStart w:id="3197" w:name="_Toc185856610"/>
        <w:bookmarkStart w:id="3198" w:name="_Toc185861502"/>
        <w:bookmarkStart w:id="3199" w:name="_Toc185862435"/>
        <w:bookmarkStart w:id="3200" w:name="_Toc185862643"/>
        <w:bookmarkStart w:id="3201" w:name="_Toc185863649"/>
        <w:bookmarkStart w:id="3202" w:name="_Toc185863861"/>
        <w:bookmarkStart w:id="3203" w:name="_Toc185864073"/>
        <w:bookmarkEnd w:id="3193"/>
        <w:bookmarkEnd w:id="3194"/>
        <w:bookmarkEnd w:id="3195"/>
        <w:bookmarkEnd w:id="3196"/>
        <w:bookmarkEnd w:id="3197"/>
        <w:bookmarkEnd w:id="3198"/>
        <w:bookmarkEnd w:id="3199"/>
        <w:bookmarkEnd w:id="3200"/>
        <w:bookmarkEnd w:id="3201"/>
        <w:bookmarkEnd w:id="3202"/>
        <w:bookmarkEnd w:id="3203"/>
      </w:del>
    </w:p>
    <w:p w14:paraId="4A5701CC" w14:textId="5305956A" w:rsidR="00861994" w:rsidRPr="007C55ED" w:rsidDel="00E60A92" w:rsidRDefault="00861994" w:rsidP="00FA494E">
      <w:pPr>
        <w:pStyle w:val="ReqID"/>
        <w:ind w:left="2880"/>
        <w:rPr>
          <w:del w:id="3204" w:author="TRIANO José" w:date="2024-09-19T08:13:00Z"/>
        </w:rPr>
      </w:pPr>
      <w:del w:id="3205" w:author="TRIANO José" w:date="2024-09-19T08:13:00Z">
        <w:r w:rsidRPr="007C55ED" w:rsidDel="00E60A92">
          <w:delText>[Exi_TM_TR_02_0</w:delText>
        </w:r>
        <w:r w:rsidR="00DA0A67" w:rsidDel="00E60A92">
          <w:delText>2</w:delText>
        </w:r>
        <w:r w:rsidRPr="007C55ED" w:rsidDel="00E60A92">
          <w:delText xml:space="preserve">_xxxx-HMI] </w:delText>
        </w:r>
        <w:bookmarkStart w:id="3206" w:name="_Toc177652491"/>
        <w:bookmarkStart w:id="3207" w:name="_Toc177656062"/>
        <w:bookmarkStart w:id="3208" w:name="_Toc178859843"/>
        <w:bookmarkStart w:id="3209" w:name="_Toc178860051"/>
        <w:bookmarkStart w:id="3210" w:name="_Toc185856611"/>
        <w:bookmarkStart w:id="3211" w:name="_Toc185861503"/>
        <w:bookmarkStart w:id="3212" w:name="_Toc185862436"/>
        <w:bookmarkStart w:id="3213" w:name="_Toc185862644"/>
        <w:bookmarkStart w:id="3214" w:name="_Toc185863650"/>
        <w:bookmarkStart w:id="3215" w:name="_Toc185863862"/>
        <w:bookmarkStart w:id="3216" w:name="_Toc185864074"/>
        <w:bookmarkEnd w:id="3206"/>
        <w:bookmarkEnd w:id="3207"/>
        <w:bookmarkEnd w:id="3208"/>
        <w:bookmarkEnd w:id="3209"/>
        <w:bookmarkEnd w:id="3210"/>
        <w:bookmarkEnd w:id="3211"/>
        <w:bookmarkEnd w:id="3212"/>
        <w:bookmarkEnd w:id="3213"/>
        <w:bookmarkEnd w:id="3214"/>
        <w:bookmarkEnd w:id="3215"/>
        <w:bookmarkEnd w:id="3216"/>
      </w:del>
    </w:p>
    <w:p w14:paraId="06ECD40B" w14:textId="3B04DB9D" w:rsidR="00861994" w:rsidRPr="009B6B0F" w:rsidDel="00E60A92" w:rsidRDefault="00861994" w:rsidP="00FA494E">
      <w:pPr>
        <w:pStyle w:val="ReqText"/>
        <w:ind w:left="2880"/>
        <w:jc w:val="both"/>
        <w:rPr>
          <w:del w:id="3217" w:author="TRIANO José" w:date="2024-09-19T08:13:00Z"/>
        </w:rPr>
      </w:pPr>
      <w:del w:id="3218" w:author="TRIANO José" w:date="2024-09-19T08:13:00Z">
        <w:r w:rsidDel="00E60A92">
          <w:delText xml:space="preserve">Le Traffic Mgr doit permettre d'afficher la progression et l'état (valeurs </w:delText>
        </w:r>
        <w:r w:rsidR="005003EE" w:rsidDel="00E60A92">
          <w:delText>« déchargement en cours »/« déchargement terminé »/« déchargement échoué »</w:delText>
        </w:r>
        <w:r w:rsidDel="00E60A92">
          <w:delText xml:space="preserve">) du déchargement d'un référentiel horaire </w:delText>
        </w:r>
        <w:r w:rsidR="00CA697B" w:rsidDel="00E60A92">
          <w:delText>en production</w:delText>
        </w:r>
        <w:r w:rsidRPr="009B6B0F" w:rsidDel="00E60A92">
          <w:delText>.</w:delText>
        </w:r>
        <w:bookmarkStart w:id="3219" w:name="_Toc177652492"/>
        <w:bookmarkStart w:id="3220" w:name="_Toc177656063"/>
        <w:bookmarkStart w:id="3221" w:name="_Toc178859844"/>
        <w:bookmarkStart w:id="3222" w:name="_Toc178860052"/>
        <w:bookmarkStart w:id="3223" w:name="_Toc185856612"/>
        <w:bookmarkStart w:id="3224" w:name="_Toc185861504"/>
        <w:bookmarkStart w:id="3225" w:name="_Toc185862437"/>
        <w:bookmarkStart w:id="3226" w:name="_Toc185862645"/>
        <w:bookmarkStart w:id="3227" w:name="_Toc185863651"/>
        <w:bookmarkStart w:id="3228" w:name="_Toc185863863"/>
        <w:bookmarkStart w:id="3229" w:name="_Toc185864075"/>
        <w:bookmarkEnd w:id="3219"/>
        <w:bookmarkEnd w:id="3220"/>
        <w:bookmarkEnd w:id="3221"/>
        <w:bookmarkEnd w:id="3222"/>
        <w:bookmarkEnd w:id="3223"/>
        <w:bookmarkEnd w:id="3224"/>
        <w:bookmarkEnd w:id="3225"/>
        <w:bookmarkEnd w:id="3226"/>
        <w:bookmarkEnd w:id="3227"/>
        <w:bookmarkEnd w:id="3228"/>
        <w:bookmarkEnd w:id="3229"/>
      </w:del>
    </w:p>
    <w:p w14:paraId="509608FB" w14:textId="12477A55" w:rsidR="00861994" w:rsidRPr="00861994" w:rsidDel="00E60A92" w:rsidRDefault="00861994" w:rsidP="00FA494E">
      <w:pPr>
        <w:pStyle w:val="ReqID"/>
        <w:ind w:left="2880"/>
        <w:rPr>
          <w:del w:id="3230" w:author="TRIANO José" w:date="2024-09-19T08:13:00Z"/>
          <w:lang w:val="en-GB"/>
        </w:rPr>
      </w:pPr>
      <w:del w:id="3231" w:author="TRIANO José" w:date="2024-09-19T08:13:00Z">
        <w:r w:rsidRPr="00861994" w:rsidDel="00E60A92">
          <w:rPr>
            <w:lang w:val="en-GB"/>
          </w:rPr>
          <w:delText>[Exi_TM_TR_02_0</w:delText>
        </w:r>
        <w:r w:rsidR="00DA0A67" w:rsidDel="00E60A92">
          <w:rPr>
            <w:lang w:val="en-GB"/>
          </w:rPr>
          <w:delText>2</w:delText>
        </w:r>
        <w:r w:rsidRPr="00861994" w:rsidDel="00E60A92">
          <w:rPr>
            <w:lang w:val="en-GB"/>
          </w:rPr>
          <w:delText xml:space="preserve">_xxxx-PROCESSING] </w:delText>
        </w:r>
        <w:bookmarkStart w:id="3232" w:name="_Toc177652493"/>
        <w:bookmarkStart w:id="3233" w:name="_Toc177656064"/>
        <w:bookmarkStart w:id="3234" w:name="_Toc178859845"/>
        <w:bookmarkStart w:id="3235" w:name="_Toc178860053"/>
        <w:bookmarkStart w:id="3236" w:name="_Toc185856613"/>
        <w:bookmarkStart w:id="3237" w:name="_Toc185861505"/>
        <w:bookmarkStart w:id="3238" w:name="_Toc185862438"/>
        <w:bookmarkStart w:id="3239" w:name="_Toc185862646"/>
        <w:bookmarkStart w:id="3240" w:name="_Toc185863652"/>
        <w:bookmarkStart w:id="3241" w:name="_Toc185863864"/>
        <w:bookmarkStart w:id="3242" w:name="_Toc185864076"/>
        <w:bookmarkEnd w:id="3232"/>
        <w:bookmarkEnd w:id="3233"/>
        <w:bookmarkEnd w:id="3234"/>
        <w:bookmarkEnd w:id="3235"/>
        <w:bookmarkEnd w:id="3236"/>
        <w:bookmarkEnd w:id="3237"/>
        <w:bookmarkEnd w:id="3238"/>
        <w:bookmarkEnd w:id="3239"/>
        <w:bookmarkEnd w:id="3240"/>
        <w:bookmarkEnd w:id="3241"/>
        <w:bookmarkEnd w:id="3242"/>
      </w:del>
    </w:p>
    <w:p w14:paraId="26E3713B" w14:textId="09831ADA" w:rsidR="00861994" w:rsidRPr="009B6B0F" w:rsidDel="00E60A92" w:rsidRDefault="00861994" w:rsidP="00FA494E">
      <w:pPr>
        <w:pStyle w:val="ReqText"/>
        <w:ind w:left="2880"/>
        <w:jc w:val="both"/>
        <w:rPr>
          <w:del w:id="3243" w:author="TRIANO José" w:date="2024-09-19T08:13:00Z"/>
        </w:rPr>
      </w:pPr>
      <w:del w:id="3244" w:author="TRIANO José" w:date="2024-09-19T08:13:00Z">
        <w:r w:rsidDel="00E60A92">
          <w:delText xml:space="preserve">Le Traffic Mgr doit lever une alerte en cas d’échec du déchargement d'un référentiel horaire </w:delText>
        </w:r>
        <w:r w:rsidR="00CA697B" w:rsidDel="00E60A92">
          <w:delText>en production</w:delText>
        </w:r>
        <w:r w:rsidRPr="009B6B0F" w:rsidDel="00E60A92">
          <w:delText>.</w:delText>
        </w:r>
        <w:bookmarkStart w:id="3245" w:name="_Toc177652494"/>
        <w:bookmarkStart w:id="3246" w:name="_Toc177656065"/>
        <w:bookmarkStart w:id="3247" w:name="_Toc178859846"/>
        <w:bookmarkStart w:id="3248" w:name="_Toc178860054"/>
        <w:bookmarkStart w:id="3249" w:name="_Toc185856614"/>
        <w:bookmarkStart w:id="3250" w:name="_Toc185861506"/>
        <w:bookmarkStart w:id="3251" w:name="_Toc185862439"/>
        <w:bookmarkStart w:id="3252" w:name="_Toc185862647"/>
        <w:bookmarkStart w:id="3253" w:name="_Toc185863653"/>
        <w:bookmarkStart w:id="3254" w:name="_Toc185863865"/>
        <w:bookmarkStart w:id="3255" w:name="_Toc185864077"/>
        <w:bookmarkEnd w:id="3245"/>
        <w:bookmarkEnd w:id="3246"/>
        <w:bookmarkEnd w:id="3247"/>
        <w:bookmarkEnd w:id="3248"/>
        <w:bookmarkEnd w:id="3249"/>
        <w:bookmarkEnd w:id="3250"/>
        <w:bookmarkEnd w:id="3251"/>
        <w:bookmarkEnd w:id="3252"/>
        <w:bookmarkEnd w:id="3253"/>
        <w:bookmarkEnd w:id="3254"/>
        <w:bookmarkEnd w:id="3255"/>
      </w:del>
    </w:p>
    <w:p w14:paraId="5AFFB3A8" w14:textId="5F7F354D" w:rsidR="003C1060" w:rsidRDefault="00FA494E" w:rsidP="00FA494E">
      <w:pPr>
        <w:pStyle w:val="Titre4"/>
        <w:numPr>
          <w:ilvl w:val="0"/>
          <w:numId w:val="0"/>
        </w:numPr>
        <w:ind w:left="2880"/>
      </w:pPr>
      <w:bookmarkStart w:id="3256" w:name="_Toc174367352"/>
      <w:bookmarkStart w:id="3257" w:name="_Toc196744710"/>
      <w:r w:rsidRPr="00FA494E">
        <w:t>1.</w:t>
      </w:r>
      <w:r>
        <w:t>3.</w:t>
      </w:r>
      <w:r w:rsidR="00C56AF4">
        <w:t>3</w:t>
      </w:r>
      <w:r>
        <w:t xml:space="preserve">.3 </w:t>
      </w:r>
      <w:r w:rsidRPr="00241C2D">
        <w:t>Ajuster</w:t>
      </w:r>
      <w:r w:rsidR="007D165C">
        <w:t xml:space="preserve"> </w:t>
      </w:r>
      <w:r w:rsidR="003C3286">
        <w:t xml:space="preserve">manuellement </w:t>
      </w:r>
      <w:r w:rsidR="007D165C">
        <w:t>le référentiel horaire en production</w:t>
      </w:r>
      <w:bookmarkEnd w:id="3256"/>
      <w:bookmarkEnd w:id="3257"/>
    </w:p>
    <w:p w14:paraId="55E5938C" w14:textId="393D2847" w:rsidR="000461C7" w:rsidRDefault="000461C7" w:rsidP="00C82597">
      <w:pPr>
        <w:jc w:val="both"/>
        <w:rPr>
          <w:ins w:id="3258" w:author="MAILIER Maxime" w:date="2024-08-28T18:03:00Z"/>
          <w:u w:val="single"/>
        </w:rPr>
      </w:pPr>
      <w:ins w:id="3259" w:author="MAILIER Maxime" w:date="2024-08-28T18:03:00Z">
        <w:r>
          <w:t xml:space="preserve">Voir </w:t>
        </w:r>
        <w:r w:rsidRPr="001B6625">
          <w:rPr>
            <w:b/>
            <w:bCs/>
            <w:i/>
            <w:iCs/>
          </w:rPr>
          <w:t xml:space="preserve">TM_TR_03 : </w:t>
        </w:r>
        <w:r>
          <w:rPr>
            <w:b/>
            <w:bCs/>
            <w:i/>
            <w:iCs/>
          </w:rPr>
          <w:t xml:space="preserve">Gérer le mode d’exploitation de la ligne </w:t>
        </w:r>
      </w:ins>
      <w:ins w:id="3260" w:author="MAILIER Maxime" w:date="2024-08-28T18:04:00Z">
        <w:r>
          <w:t xml:space="preserve">pour </w:t>
        </w:r>
        <w:r w:rsidR="003E781B">
          <w:t>la description du mode « Exploitation Automatique ».</w:t>
        </w:r>
      </w:ins>
    </w:p>
    <w:p w14:paraId="0158B6DC" w14:textId="70CF25AF" w:rsidR="00070CC5" w:rsidRPr="00DA06E4" w:rsidRDefault="00070CC5" w:rsidP="00C82597">
      <w:pPr>
        <w:jc w:val="both"/>
      </w:pPr>
      <w:r>
        <w:rPr>
          <w:u w:val="single"/>
        </w:rPr>
        <w:t>Ajout</w:t>
      </w:r>
      <w:r w:rsidR="00554C87">
        <w:rPr>
          <w:u w:val="single"/>
        </w:rPr>
        <w:t xml:space="preserve"> d’</w:t>
      </w:r>
      <w:r w:rsidRPr="00DA06E4">
        <w:rPr>
          <w:u w:val="single"/>
        </w:rPr>
        <w:t xml:space="preserve">un </w:t>
      </w:r>
      <w:r w:rsidR="00976B1C">
        <w:rPr>
          <w:u w:val="single"/>
        </w:rPr>
        <w:t>s</w:t>
      </w:r>
      <w:r w:rsidRPr="00DA06E4">
        <w:rPr>
          <w:u w:val="single"/>
        </w:rPr>
        <w:t xml:space="preserve">ervice </w:t>
      </w:r>
      <w:r w:rsidR="00976B1C">
        <w:rPr>
          <w:u w:val="single"/>
        </w:rPr>
        <w:t>m</w:t>
      </w:r>
      <w:r w:rsidRPr="00DA06E4">
        <w:rPr>
          <w:u w:val="single"/>
        </w:rPr>
        <w:t>atériel</w:t>
      </w:r>
      <w:r>
        <w:rPr>
          <w:u w:val="single"/>
        </w:rPr>
        <w:t> </w:t>
      </w:r>
      <w:r w:rsidR="00554C87">
        <w:rPr>
          <w:u w:val="single"/>
        </w:rPr>
        <w:t>par l’utilisateur</w:t>
      </w:r>
      <w:r w:rsidR="004C71FA">
        <w:rPr>
          <w:u w:val="single"/>
        </w:rPr>
        <w:t xml:space="preserve"> </w:t>
      </w:r>
      <w:r>
        <w:rPr>
          <w:u w:val="single"/>
        </w:rPr>
        <w:t>:</w:t>
      </w:r>
    </w:p>
    <w:tbl>
      <w:tblPr>
        <w:tblStyle w:val="Grilledutableau"/>
        <w:tblW w:w="0" w:type="auto"/>
        <w:tblLook w:val="04A0" w:firstRow="1" w:lastRow="0" w:firstColumn="1" w:lastColumn="0" w:noHBand="0" w:noVBand="1"/>
      </w:tblPr>
      <w:tblGrid>
        <w:gridCol w:w="1842"/>
        <w:gridCol w:w="7446"/>
      </w:tblGrid>
      <w:tr w:rsidR="005F6F9A" w14:paraId="52E6BB12" w14:textId="77777777" w:rsidTr="001F040F">
        <w:trPr>
          <w:ins w:id="3261" w:author="TRIANO José" w:date="2024-09-19T08:12:00Z"/>
        </w:trPr>
        <w:tc>
          <w:tcPr>
            <w:tcW w:w="1842" w:type="dxa"/>
          </w:tcPr>
          <w:p w14:paraId="00C238E9" w14:textId="77777777" w:rsidR="005F6F9A" w:rsidRDefault="005F6F9A" w:rsidP="001F040F">
            <w:pPr>
              <w:rPr>
                <w:ins w:id="3262" w:author="TRIANO José" w:date="2024-09-19T08:12:00Z"/>
              </w:rPr>
            </w:pPr>
            <w:ins w:id="3263" w:author="TRIANO José" w:date="2024-09-19T08:12:00Z">
              <w:r>
                <w:t>Résultat attendu</w:t>
              </w:r>
            </w:ins>
          </w:p>
        </w:tc>
        <w:tc>
          <w:tcPr>
            <w:tcW w:w="7446" w:type="dxa"/>
          </w:tcPr>
          <w:p w14:paraId="73B39A29" w14:textId="77777777" w:rsidR="005F6F9A" w:rsidRPr="005F6F9A" w:rsidRDefault="005F6F9A" w:rsidP="005F6F9A">
            <w:pPr>
              <w:pStyle w:val="ReqText"/>
              <w:widowControl w:val="0"/>
              <w:jc w:val="both"/>
              <w:rPr>
                <w:ins w:id="3264" w:author="MAILIER Maxime" w:date="2024-08-28T16:14:00Z"/>
                <w:i w:val="0"/>
                <w:iCs w:val="0"/>
                <w:color w:val="auto"/>
              </w:rPr>
            </w:pPr>
            <w:ins w:id="3265" w:author="MAILIER Maxime" w:date="2024-08-28T16:13:00Z">
              <w:r w:rsidRPr="005F6F9A">
                <w:rPr>
                  <w:i w:val="0"/>
                  <w:iCs w:val="0"/>
                  <w:color w:val="auto"/>
                </w:rPr>
                <w:t>Pour une ligne exploitée en mode « Exploitation Automatique », le Traffic Mgr doit permettre à un utilisateur de commander la création d’un service matériel dans le référentiel horaire en p</w:t>
              </w:r>
            </w:ins>
            <w:ins w:id="3266" w:author="MAILIER Maxime" w:date="2024-08-28T16:14:00Z">
              <w:r w:rsidRPr="005F6F9A">
                <w:rPr>
                  <w:i w:val="0"/>
                  <w:iCs w:val="0"/>
                  <w:color w:val="auto"/>
                </w:rPr>
                <w:t>roduction en indiquant :</w:t>
              </w:r>
            </w:ins>
          </w:p>
          <w:p w14:paraId="4C2E099C" w14:textId="77777777" w:rsidR="005F6F9A" w:rsidRPr="005F6F9A" w:rsidRDefault="005F6F9A" w:rsidP="005F6F9A">
            <w:pPr>
              <w:pStyle w:val="ReqText"/>
              <w:numPr>
                <w:ilvl w:val="0"/>
                <w:numId w:val="4"/>
              </w:numPr>
              <w:jc w:val="both"/>
              <w:rPr>
                <w:ins w:id="3267" w:author="MAILIER Maxime" w:date="2024-08-28T16:16:00Z"/>
                <w:i w:val="0"/>
                <w:iCs w:val="0"/>
                <w:color w:val="auto"/>
              </w:rPr>
            </w:pPr>
            <w:ins w:id="3268" w:author="MAILIER Maxime" w:date="2024-08-28T16:14:00Z">
              <w:r w:rsidRPr="005F6F9A">
                <w:rPr>
                  <w:i w:val="0"/>
                  <w:iCs w:val="0"/>
                  <w:color w:val="auto"/>
                </w:rPr>
                <w:t xml:space="preserve">Une </w:t>
              </w:r>
            </w:ins>
            <w:r w:rsidRPr="005F6F9A">
              <w:rPr>
                <w:i w:val="0"/>
                <w:iCs w:val="0"/>
                <w:color w:val="auto"/>
              </w:rPr>
              <w:t>mission</w:t>
            </w:r>
            <w:ins w:id="3269" w:author="MAILIER Maxime" w:date="2024-08-28T16:14:00Z">
              <w:r w:rsidRPr="005F6F9A">
                <w:rPr>
                  <w:i w:val="0"/>
                  <w:iCs w:val="0"/>
                  <w:color w:val="auto"/>
                </w:rPr>
                <w:t>-</w:t>
              </w:r>
              <w:commentRangeStart w:id="3270"/>
              <w:r w:rsidRPr="005F6F9A">
                <w:rPr>
                  <w:i w:val="0"/>
                  <w:iCs w:val="0"/>
                  <w:color w:val="auto"/>
                </w:rPr>
                <w:t>modèle</w:t>
              </w:r>
            </w:ins>
            <w:ins w:id="3271" w:author="MAILIER Maxime" w:date="2024-08-28T16:16:00Z">
              <w:r w:rsidRPr="005F6F9A">
                <w:rPr>
                  <w:i w:val="0"/>
                  <w:iCs w:val="0"/>
                  <w:color w:val="auto"/>
                </w:rPr>
                <w:t xml:space="preserve"> </w:t>
              </w:r>
            </w:ins>
            <w:commentRangeEnd w:id="3270"/>
            <w:r w:rsidRPr="005F6F9A">
              <w:commentReference w:id="3270"/>
            </w:r>
            <w:ins w:id="3272" w:author="MAILIER Maxime" w:date="2024-08-28T16:16:00Z">
              <w:r w:rsidRPr="005F6F9A">
                <w:rPr>
                  <w:i w:val="0"/>
                  <w:iCs w:val="0"/>
                  <w:color w:val="auto"/>
                </w:rPr>
                <w:t>« aller »</w:t>
              </w:r>
            </w:ins>
          </w:p>
          <w:p w14:paraId="1D33831C" w14:textId="77777777" w:rsidR="005F6F9A" w:rsidRPr="005F6F9A" w:rsidRDefault="005F6F9A" w:rsidP="005F6F9A">
            <w:pPr>
              <w:pStyle w:val="ReqText"/>
              <w:numPr>
                <w:ilvl w:val="0"/>
                <w:numId w:val="4"/>
              </w:numPr>
              <w:jc w:val="both"/>
              <w:rPr>
                <w:ins w:id="3273" w:author="MAILIER Maxime" w:date="2024-08-28T16:17:00Z"/>
                <w:i w:val="0"/>
                <w:iCs w:val="0"/>
                <w:color w:val="auto"/>
              </w:rPr>
            </w:pPr>
            <w:ins w:id="3274" w:author="MAILIER Maxime" w:date="2024-08-28T16:16:00Z">
              <w:r w:rsidRPr="005F6F9A">
                <w:rPr>
                  <w:i w:val="0"/>
                  <w:iCs w:val="0"/>
                  <w:color w:val="auto"/>
                </w:rPr>
                <w:t xml:space="preserve">Une </w:t>
              </w:r>
            </w:ins>
            <w:r w:rsidRPr="005F6F9A">
              <w:rPr>
                <w:i w:val="0"/>
                <w:iCs w:val="0"/>
                <w:color w:val="auto"/>
              </w:rPr>
              <w:t>mission</w:t>
            </w:r>
            <w:ins w:id="3275" w:author="MAILIER Maxime" w:date="2024-08-28T16:16:00Z">
              <w:r w:rsidRPr="005F6F9A">
                <w:rPr>
                  <w:i w:val="0"/>
                  <w:iCs w:val="0"/>
                  <w:color w:val="auto"/>
                </w:rPr>
                <w:t>-modèle « retour »</w:t>
              </w:r>
            </w:ins>
          </w:p>
          <w:p w14:paraId="5C39900D" w14:textId="77777777" w:rsidR="005F6F9A" w:rsidRPr="005F6F9A" w:rsidRDefault="005F6F9A" w:rsidP="005F6F9A">
            <w:pPr>
              <w:pStyle w:val="ReqText"/>
              <w:numPr>
                <w:ilvl w:val="0"/>
                <w:numId w:val="4"/>
              </w:numPr>
              <w:jc w:val="both"/>
              <w:rPr>
                <w:ins w:id="3276" w:author="MAILIER Maxime" w:date="2024-08-28T16:14:00Z"/>
                <w:i w:val="0"/>
                <w:iCs w:val="0"/>
                <w:color w:val="auto"/>
              </w:rPr>
            </w:pPr>
            <w:ins w:id="3277" w:author="MAILIER Maxime" w:date="2024-08-28T16:17:00Z">
              <w:r w:rsidRPr="005F6F9A">
                <w:rPr>
                  <w:i w:val="0"/>
                  <w:iCs w:val="0"/>
                  <w:color w:val="auto"/>
                </w:rPr>
                <w:t xml:space="preserve">Le nombre d’aller-retour </w:t>
              </w:r>
            </w:ins>
            <w:ins w:id="3278" w:author="MAILIER Maxime" w:date="2024-08-28T16:22:00Z">
              <w:r w:rsidRPr="005F6F9A">
                <w:rPr>
                  <w:i w:val="0"/>
                  <w:iCs w:val="0"/>
                  <w:color w:val="auto"/>
                </w:rPr>
                <w:t>du service matériel</w:t>
              </w:r>
            </w:ins>
          </w:p>
          <w:p w14:paraId="27583C7C" w14:textId="77777777" w:rsidR="005F6F9A" w:rsidRPr="005F6F9A" w:rsidRDefault="005F6F9A" w:rsidP="005F6F9A">
            <w:pPr>
              <w:pStyle w:val="ReqText"/>
              <w:numPr>
                <w:ilvl w:val="0"/>
                <w:numId w:val="4"/>
              </w:numPr>
              <w:jc w:val="both"/>
              <w:rPr>
                <w:ins w:id="3279" w:author="MAILIER Maxime" w:date="2024-08-28T16:17:00Z"/>
                <w:i w:val="0"/>
                <w:iCs w:val="0"/>
                <w:color w:val="auto"/>
              </w:rPr>
            </w:pPr>
            <w:ins w:id="3280" w:author="MAILIER Maxime" w:date="2024-08-28T16:17:00Z">
              <w:r w:rsidRPr="005F6F9A">
                <w:rPr>
                  <w:i w:val="0"/>
                  <w:iCs w:val="0"/>
                  <w:color w:val="auto"/>
                </w:rPr>
                <w:t>Le point d’arrêt technique initial du nouveau service matériel (optionnel)</w:t>
              </w:r>
            </w:ins>
          </w:p>
          <w:p w14:paraId="7F151AE3" w14:textId="77777777" w:rsidR="005F6F9A" w:rsidRPr="005F6F9A" w:rsidRDefault="005F6F9A" w:rsidP="005F6F9A">
            <w:pPr>
              <w:pStyle w:val="ReqText"/>
              <w:numPr>
                <w:ilvl w:val="0"/>
                <w:numId w:val="4"/>
              </w:numPr>
              <w:jc w:val="both"/>
              <w:rPr>
                <w:ins w:id="3281" w:author="MAILIER Maxime" w:date="2024-08-28T16:19:00Z"/>
                <w:i w:val="0"/>
                <w:iCs w:val="0"/>
                <w:color w:val="auto"/>
              </w:rPr>
            </w:pPr>
            <w:ins w:id="3282" w:author="MAILIER Maxime" w:date="2024-08-28T16:17:00Z">
              <w:r w:rsidRPr="005F6F9A">
                <w:rPr>
                  <w:i w:val="0"/>
                  <w:iCs w:val="0"/>
                  <w:color w:val="auto"/>
                </w:rPr>
                <w:t>Le point d’arrêt technique final du nouveau service matériel (optionnel)</w:t>
              </w:r>
            </w:ins>
          </w:p>
          <w:p w14:paraId="67B57F5B" w14:textId="77777777" w:rsidR="005F6F9A" w:rsidRPr="005F6F9A" w:rsidRDefault="005F6F9A" w:rsidP="005F6F9A">
            <w:pPr>
              <w:pStyle w:val="ReqText"/>
              <w:numPr>
                <w:ilvl w:val="0"/>
                <w:numId w:val="4"/>
              </w:numPr>
              <w:jc w:val="both"/>
              <w:rPr>
                <w:ins w:id="3283" w:author="MAILIER Maxime" w:date="2024-08-28T16:17:00Z"/>
                <w:i w:val="0"/>
                <w:iCs w:val="0"/>
                <w:color w:val="auto"/>
              </w:rPr>
            </w:pPr>
            <w:ins w:id="3284" w:author="MAILIER Maxime" w:date="2024-08-28T16:20:00Z">
              <w:r w:rsidRPr="005F6F9A">
                <w:rPr>
                  <w:i w:val="0"/>
                  <w:iCs w:val="0"/>
                  <w:color w:val="auto"/>
                </w:rPr>
                <w:t xml:space="preserve">L’heure de départ </w:t>
              </w:r>
            </w:ins>
            <w:ins w:id="3285" w:author="MAILIER Maxime" w:date="2024-08-28T16:21:00Z">
              <w:r w:rsidRPr="005F6F9A">
                <w:rPr>
                  <w:i w:val="0"/>
                  <w:iCs w:val="0"/>
                  <w:color w:val="auto"/>
                </w:rPr>
                <w:t xml:space="preserve">de la première </w:t>
              </w:r>
            </w:ins>
            <w:r w:rsidRPr="005F6F9A">
              <w:rPr>
                <w:i w:val="0"/>
                <w:iCs w:val="0"/>
                <w:color w:val="auto"/>
              </w:rPr>
              <w:t>mission</w:t>
            </w:r>
            <w:ins w:id="3286" w:author="MAILIER Maxime" w:date="2024-08-28T16:21:00Z">
              <w:r w:rsidRPr="005F6F9A">
                <w:rPr>
                  <w:i w:val="0"/>
                  <w:iCs w:val="0"/>
                  <w:color w:val="auto"/>
                </w:rPr>
                <w:t xml:space="preserve"> depuis le point commercial origine</w:t>
              </w:r>
            </w:ins>
          </w:p>
          <w:p w14:paraId="38E3C0DE" w14:textId="77777777" w:rsidR="005F6F9A" w:rsidRPr="005F6F9A" w:rsidRDefault="005F6F9A" w:rsidP="005F6F9A">
            <w:pPr>
              <w:pStyle w:val="ReqText"/>
              <w:widowControl w:val="0"/>
              <w:jc w:val="both"/>
              <w:rPr>
                <w:ins w:id="3287" w:author="MAILIER Maxime" w:date="2024-08-28T16:18:00Z"/>
                <w:i w:val="0"/>
                <w:iCs w:val="0"/>
                <w:color w:val="auto"/>
              </w:rPr>
            </w:pPr>
            <w:ins w:id="3288" w:author="MAILIER Maxime" w:date="2024-08-28T16:18:00Z">
              <w:r w:rsidRPr="005F6F9A">
                <w:rPr>
                  <w:i w:val="0"/>
                  <w:iCs w:val="0"/>
                  <w:color w:val="auto"/>
                </w:rPr>
                <w:t>La commande doit être acceptée si les conditions suivantes sont vérifiées :</w:t>
              </w:r>
            </w:ins>
          </w:p>
          <w:p w14:paraId="146AD353" w14:textId="77777777" w:rsidR="005F6F9A" w:rsidRPr="005F6F9A" w:rsidRDefault="005F6F9A" w:rsidP="005F6F9A">
            <w:pPr>
              <w:pStyle w:val="ReqText"/>
              <w:numPr>
                <w:ilvl w:val="0"/>
                <w:numId w:val="4"/>
              </w:numPr>
              <w:jc w:val="both"/>
              <w:rPr>
                <w:ins w:id="3289" w:author="MAILIER Maxime" w:date="2024-08-28T16:24:00Z"/>
                <w:i w:val="0"/>
                <w:iCs w:val="0"/>
                <w:color w:val="auto"/>
              </w:rPr>
            </w:pPr>
            <w:ins w:id="3290" w:author="MAILIER Maxime" w:date="2024-08-28T16:23:00Z">
              <w:r w:rsidRPr="005F6F9A">
                <w:rPr>
                  <w:i w:val="0"/>
                  <w:iCs w:val="0"/>
                  <w:color w:val="auto"/>
                </w:rPr>
                <w:t>Le point commercial origine de l</w:t>
              </w:r>
            </w:ins>
            <w:ins w:id="3291" w:author="MAILIER Maxime" w:date="2024-08-28T16:22:00Z">
              <w:r w:rsidRPr="005F6F9A">
                <w:rPr>
                  <w:i w:val="0"/>
                  <w:iCs w:val="0"/>
                  <w:color w:val="auto"/>
                </w:rPr>
                <w:t xml:space="preserve">a </w:t>
              </w:r>
            </w:ins>
            <w:r w:rsidRPr="005F6F9A">
              <w:rPr>
                <w:i w:val="0"/>
                <w:iCs w:val="0"/>
                <w:color w:val="auto"/>
              </w:rPr>
              <w:t>mission</w:t>
            </w:r>
            <w:ins w:id="3292" w:author="MAILIER Maxime" w:date="2024-08-28T16:22:00Z">
              <w:r w:rsidRPr="005F6F9A">
                <w:rPr>
                  <w:i w:val="0"/>
                  <w:iCs w:val="0"/>
                  <w:color w:val="auto"/>
                </w:rPr>
                <w:t xml:space="preserve">-modèle « aller » </w:t>
              </w:r>
            </w:ins>
            <w:ins w:id="3293" w:author="MAILIER Maxime" w:date="2024-08-28T16:24:00Z">
              <w:r w:rsidRPr="005F6F9A">
                <w:rPr>
                  <w:i w:val="0"/>
                  <w:iCs w:val="0"/>
                  <w:color w:val="auto"/>
                </w:rPr>
                <w:t xml:space="preserve">et le point commercial destination de </w:t>
              </w:r>
            </w:ins>
            <w:ins w:id="3294" w:author="MAILIER Maxime" w:date="2024-08-28T16:22:00Z">
              <w:r w:rsidRPr="005F6F9A">
                <w:rPr>
                  <w:i w:val="0"/>
                  <w:iCs w:val="0"/>
                  <w:color w:val="auto"/>
                </w:rPr>
                <w:t xml:space="preserve">la </w:t>
              </w:r>
            </w:ins>
            <w:r w:rsidRPr="005F6F9A">
              <w:rPr>
                <w:i w:val="0"/>
                <w:iCs w:val="0"/>
                <w:color w:val="auto"/>
              </w:rPr>
              <w:t>mission</w:t>
            </w:r>
            <w:ins w:id="3295" w:author="MAILIER Maxime" w:date="2024-08-28T16:22:00Z">
              <w:r w:rsidRPr="005F6F9A">
                <w:rPr>
                  <w:i w:val="0"/>
                  <w:iCs w:val="0"/>
                  <w:color w:val="auto"/>
                </w:rPr>
                <w:t>-modèle « retour</w:t>
              </w:r>
            </w:ins>
            <w:ins w:id="3296" w:author="MAILIER Maxime" w:date="2024-08-28T16:23:00Z">
              <w:r w:rsidRPr="005F6F9A">
                <w:rPr>
                  <w:i w:val="0"/>
                  <w:iCs w:val="0"/>
                  <w:color w:val="auto"/>
                </w:rPr>
                <w:t> »</w:t>
              </w:r>
            </w:ins>
            <w:ins w:id="3297" w:author="MAILIER Maxime" w:date="2024-08-28T16:24:00Z">
              <w:r w:rsidRPr="005F6F9A">
                <w:rPr>
                  <w:i w:val="0"/>
                  <w:iCs w:val="0"/>
                  <w:color w:val="auto"/>
                </w:rPr>
                <w:t xml:space="preserve"> sont identiques</w:t>
              </w:r>
            </w:ins>
          </w:p>
          <w:p w14:paraId="6139E65A" w14:textId="77777777" w:rsidR="005F6F9A" w:rsidRPr="005F6F9A" w:rsidRDefault="005F6F9A" w:rsidP="005F6F9A">
            <w:pPr>
              <w:pStyle w:val="ReqText"/>
              <w:numPr>
                <w:ilvl w:val="0"/>
                <w:numId w:val="4"/>
              </w:numPr>
              <w:jc w:val="both"/>
              <w:rPr>
                <w:ins w:id="3298" w:author="MAILIER Maxime" w:date="2024-08-28T16:24:00Z"/>
                <w:i w:val="0"/>
                <w:iCs w:val="0"/>
                <w:color w:val="auto"/>
              </w:rPr>
            </w:pPr>
            <w:ins w:id="3299" w:author="MAILIER Maxime" w:date="2024-08-28T16:24:00Z">
              <w:r w:rsidRPr="005F6F9A">
                <w:rPr>
                  <w:i w:val="0"/>
                  <w:iCs w:val="0"/>
                  <w:color w:val="auto"/>
                </w:rPr>
                <w:t xml:space="preserve">Le point commercial </w:t>
              </w:r>
            </w:ins>
            <w:ins w:id="3300" w:author="MAILIER Maxime" w:date="2024-08-28T16:25:00Z">
              <w:r w:rsidRPr="005F6F9A">
                <w:rPr>
                  <w:i w:val="0"/>
                  <w:iCs w:val="0"/>
                  <w:color w:val="auto"/>
                </w:rPr>
                <w:t>destination</w:t>
              </w:r>
            </w:ins>
            <w:ins w:id="3301" w:author="MAILIER Maxime" w:date="2024-08-28T16:24:00Z">
              <w:r w:rsidRPr="005F6F9A">
                <w:rPr>
                  <w:i w:val="0"/>
                  <w:iCs w:val="0"/>
                  <w:color w:val="auto"/>
                </w:rPr>
                <w:t xml:space="preserve"> de la </w:t>
              </w:r>
            </w:ins>
            <w:r w:rsidRPr="005F6F9A">
              <w:rPr>
                <w:i w:val="0"/>
                <w:iCs w:val="0"/>
                <w:color w:val="auto"/>
              </w:rPr>
              <w:t>mission</w:t>
            </w:r>
            <w:ins w:id="3302" w:author="MAILIER Maxime" w:date="2024-08-28T16:24:00Z">
              <w:r w:rsidRPr="005F6F9A">
                <w:rPr>
                  <w:i w:val="0"/>
                  <w:iCs w:val="0"/>
                  <w:color w:val="auto"/>
                </w:rPr>
                <w:t xml:space="preserve">-modèle « aller » et le point commercial </w:t>
              </w:r>
            </w:ins>
            <w:ins w:id="3303" w:author="MAILIER Maxime" w:date="2024-08-28T16:25:00Z">
              <w:r w:rsidRPr="005F6F9A">
                <w:rPr>
                  <w:i w:val="0"/>
                  <w:iCs w:val="0"/>
                  <w:color w:val="auto"/>
                </w:rPr>
                <w:t>origine</w:t>
              </w:r>
            </w:ins>
            <w:ins w:id="3304" w:author="MAILIER Maxime" w:date="2024-08-28T16:24:00Z">
              <w:r w:rsidRPr="005F6F9A">
                <w:rPr>
                  <w:i w:val="0"/>
                  <w:iCs w:val="0"/>
                  <w:color w:val="auto"/>
                </w:rPr>
                <w:t xml:space="preserve"> de la </w:t>
              </w:r>
            </w:ins>
            <w:r w:rsidRPr="005F6F9A">
              <w:rPr>
                <w:i w:val="0"/>
                <w:iCs w:val="0"/>
                <w:color w:val="auto"/>
              </w:rPr>
              <w:t>mission</w:t>
            </w:r>
            <w:ins w:id="3305" w:author="MAILIER Maxime" w:date="2024-08-28T16:24:00Z">
              <w:r w:rsidRPr="005F6F9A">
                <w:rPr>
                  <w:i w:val="0"/>
                  <w:iCs w:val="0"/>
                  <w:color w:val="auto"/>
                </w:rPr>
                <w:t>-modèle « retour » sont identiques</w:t>
              </w:r>
            </w:ins>
          </w:p>
          <w:p w14:paraId="0546E450" w14:textId="77777777" w:rsidR="005F6F9A" w:rsidRPr="005F6F9A" w:rsidRDefault="005F6F9A" w:rsidP="005F6F9A">
            <w:pPr>
              <w:pStyle w:val="ReqText"/>
              <w:numPr>
                <w:ilvl w:val="0"/>
                <w:numId w:val="4"/>
              </w:numPr>
              <w:jc w:val="both"/>
              <w:rPr>
                <w:ins w:id="3306" w:author="MAILIER Maxime" w:date="2024-08-28T16:33:00Z"/>
                <w:i w:val="0"/>
                <w:iCs w:val="0"/>
                <w:color w:val="auto"/>
              </w:rPr>
            </w:pPr>
            <w:ins w:id="3307" w:author="MAILIER Maxime" w:date="2024-08-28T16:29:00Z">
              <w:r w:rsidRPr="005F6F9A">
                <w:rPr>
                  <w:i w:val="0"/>
                  <w:iCs w:val="0"/>
                  <w:color w:val="auto"/>
                </w:rPr>
                <w:t xml:space="preserve">Pour </w:t>
              </w:r>
            </w:ins>
            <w:ins w:id="3308" w:author="MAILIER Maxime" w:date="2024-08-28T16:46:00Z">
              <w:r w:rsidRPr="005F6F9A">
                <w:rPr>
                  <w:i w:val="0"/>
                  <w:iCs w:val="0"/>
                  <w:color w:val="auto"/>
                </w:rPr>
                <w:t xml:space="preserve">la première </w:t>
              </w:r>
            </w:ins>
            <w:r w:rsidRPr="005F6F9A">
              <w:rPr>
                <w:i w:val="0"/>
                <w:iCs w:val="0"/>
                <w:color w:val="auto"/>
              </w:rPr>
              <w:t>mission</w:t>
            </w:r>
            <w:ins w:id="3309" w:author="MAILIER Maxime" w:date="2024-08-28T16:46:00Z">
              <w:r w:rsidRPr="005F6F9A">
                <w:rPr>
                  <w:i w:val="0"/>
                  <w:iCs w:val="0"/>
                  <w:color w:val="auto"/>
                </w:rPr>
                <w:t xml:space="preserve"> créée</w:t>
              </w:r>
            </w:ins>
            <w:ins w:id="3310" w:author="MAILIER Maxime" w:date="2024-08-28T16:29:00Z">
              <w:r w:rsidRPr="005F6F9A">
                <w:rPr>
                  <w:i w:val="0"/>
                  <w:iCs w:val="0"/>
                  <w:color w:val="auto"/>
                </w:rPr>
                <w:t>, il exi</w:t>
              </w:r>
            </w:ins>
            <w:ins w:id="3311" w:author="MAILIER Maxime" w:date="2024-08-28T16:30:00Z">
              <w:r w:rsidRPr="005F6F9A">
                <w:rPr>
                  <w:i w:val="0"/>
                  <w:iCs w:val="0"/>
                  <w:color w:val="auto"/>
                </w:rPr>
                <w:t xml:space="preserve">ste un sillon </w:t>
              </w:r>
            </w:ins>
            <w:ins w:id="3312" w:author="MAILIER Maxime" w:date="2024-08-28T16:31:00Z">
              <w:r w:rsidRPr="005F6F9A">
                <w:rPr>
                  <w:i w:val="0"/>
                  <w:iCs w:val="0"/>
                  <w:color w:val="auto"/>
                </w:rPr>
                <w:t xml:space="preserve">non </w:t>
              </w:r>
            </w:ins>
            <w:ins w:id="3313" w:author="MAILIER Maxime" w:date="2024-08-29T10:59:00Z">
              <w:r w:rsidRPr="005F6F9A">
                <w:rPr>
                  <w:i w:val="0"/>
                  <w:iCs w:val="0"/>
                  <w:color w:val="auto"/>
                </w:rPr>
                <w:t>utilisé</w:t>
              </w:r>
            </w:ins>
            <w:ins w:id="3314" w:author="MAILIER Maxime" w:date="2024-08-28T16:31:00Z">
              <w:r w:rsidRPr="005F6F9A">
                <w:rPr>
                  <w:i w:val="0"/>
                  <w:iCs w:val="0"/>
                  <w:color w:val="auto"/>
                </w:rPr>
                <w:t xml:space="preserve"> par une </w:t>
              </w:r>
            </w:ins>
            <w:r w:rsidRPr="005F6F9A">
              <w:rPr>
                <w:i w:val="0"/>
                <w:iCs w:val="0"/>
                <w:color w:val="auto"/>
              </w:rPr>
              <w:t>mission</w:t>
            </w:r>
            <w:ins w:id="3315" w:author="MAILIER Maxime" w:date="2024-08-28T16:31:00Z">
              <w:r w:rsidRPr="005F6F9A">
                <w:rPr>
                  <w:i w:val="0"/>
                  <w:iCs w:val="0"/>
                  <w:color w:val="auto"/>
                </w:rPr>
                <w:t xml:space="preserve"> existante</w:t>
              </w:r>
            </w:ins>
            <w:ins w:id="3316" w:author="MAILIER Maxime" w:date="2024-08-28T16:32:00Z">
              <w:r w:rsidRPr="005F6F9A">
                <w:rPr>
                  <w:i w:val="0"/>
                  <w:iCs w:val="0"/>
                  <w:color w:val="auto"/>
                </w:rPr>
                <w:t xml:space="preserve"> entre le point d’arrêt commercial </w:t>
              </w:r>
            </w:ins>
            <w:ins w:id="3317" w:author="MAILIER Maxime" w:date="2024-08-28T16:50:00Z">
              <w:r w:rsidRPr="005F6F9A">
                <w:rPr>
                  <w:i w:val="0"/>
                  <w:iCs w:val="0"/>
                  <w:color w:val="auto"/>
                </w:rPr>
                <w:t xml:space="preserve">origine </w:t>
              </w:r>
            </w:ins>
            <w:ins w:id="3318" w:author="MAILIER Maxime" w:date="2024-08-28T16:32:00Z">
              <w:r w:rsidRPr="005F6F9A">
                <w:rPr>
                  <w:i w:val="0"/>
                  <w:iCs w:val="0"/>
                  <w:color w:val="auto"/>
                </w:rPr>
                <w:t>et le point d’arrêt commercial destination</w:t>
              </w:r>
            </w:ins>
            <w:ins w:id="3319" w:author="MAILIER Maxime" w:date="2024-08-28T16:36:00Z">
              <w:r w:rsidRPr="005F6F9A">
                <w:rPr>
                  <w:i w:val="0"/>
                  <w:iCs w:val="0"/>
                  <w:color w:val="auto"/>
                </w:rPr>
                <w:t xml:space="preserve"> </w:t>
              </w:r>
            </w:ins>
            <w:ins w:id="3320" w:author="MAILIER Maxime" w:date="2024-08-28T17:21:00Z">
              <w:r w:rsidRPr="005F6F9A">
                <w:rPr>
                  <w:i w:val="0"/>
                  <w:iCs w:val="0"/>
                  <w:color w:val="auto"/>
                </w:rPr>
                <w:t xml:space="preserve">de la </w:t>
              </w:r>
            </w:ins>
            <w:r w:rsidRPr="005F6F9A">
              <w:rPr>
                <w:i w:val="0"/>
                <w:iCs w:val="0"/>
                <w:color w:val="auto"/>
              </w:rPr>
              <w:t>mission</w:t>
            </w:r>
            <w:ins w:id="3321" w:author="MAILIER Maxime" w:date="2024-08-28T17:21:00Z">
              <w:r w:rsidRPr="005F6F9A">
                <w:rPr>
                  <w:i w:val="0"/>
                  <w:iCs w:val="0"/>
                  <w:color w:val="auto"/>
                </w:rPr>
                <w:t>-m</w:t>
              </w:r>
            </w:ins>
            <w:ins w:id="3322" w:author="MAILIER Maxime" w:date="2024-08-28T17:22:00Z">
              <w:r w:rsidRPr="005F6F9A">
                <w:rPr>
                  <w:i w:val="0"/>
                  <w:iCs w:val="0"/>
                  <w:color w:val="auto"/>
                </w:rPr>
                <w:t xml:space="preserve">odèle « aller » </w:t>
              </w:r>
            </w:ins>
            <w:ins w:id="3323" w:author="MAILIER Maxime" w:date="2024-08-28T16:36:00Z">
              <w:r w:rsidRPr="005F6F9A">
                <w:rPr>
                  <w:i w:val="0"/>
                  <w:iCs w:val="0"/>
                  <w:color w:val="auto"/>
                </w:rPr>
                <w:t xml:space="preserve">dont l’heure de départ est comprise </w:t>
              </w:r>
            </w:ins>
            <w:ins w:id="3324" w:author="MAILIER Maxime" w:date="2024-08-28T16:37:00Z">
              <w:r w:rsidRPr="005F6F9A">
                <w:rPr>
                  <w:i w:val="0"/>
                  <w:iCs w:val="0"/>
                  <w:color w:val="auto"/>
                </w:rPr>
                <w:t xml:space="preserve">dans la plage horaire </w:t>
              </w:r>
            </w:ins>
            <w:r w:rsidRPr="005F6F9A">
              <w:rPr>
                <w:i w:val="0"/>
                <w:iCs w:val="0"/>
                <w:color w:val="auto"/>
              </w:rPr>
              <w:t>« </w:t>
            </w:r>
            <w:ins w:id="3325" w:author="MAILIER Maxime" w:date="2024-08-28T16:40:00Z">
              <w:r w:rsidRPr="005F6F9A">
                <w:rPr>
                  <w:i w:val="0"/>
                  <w:iCs w:val="0"/>
                  <w:color w:val="auto"/>
                </w:rPr>
                <w:t xml:space="preserve">heure de départ </w:t>
              </w:r>
            </w:ins>
            <w:ins w:id="3326" w:author="MAILIER Maxime" w:date="2024-08-28T16:48:00Z">
              <w:r w:rsidRPr="005F6F9A">
                <w:rPr>
                  <w:i w:val="0"/>
                  <w:iCs w:val="0"/>
                  <w:color w:val="auto"/>
                </w:rPr>
                <w:t>renseignée</w:t>
              </w:r>
            </w:ins>
            <w:r w:rsidRPr="005F6F9A">
              <w:rPr>
                <w:i w:val="0"/>
                <w:iCs w:val="0"/>
                <w:color w:val="auto"/>
              </w:rPr>
              <w:t> »</w:t>
            </w:r>
            <w:ins w:id="3327" w:author="MAILIER Maxime" w:date="2024-08-28T16:40:00Z">
              <w:r w:rsidRPr="005F6F9A">
                <w:rPr>
                  <w:i w:val="0"/>
                  <w:iCs w:val="0"/>
                  <w:color w:val="auto"/>
                </w:rPr>
                <w:t xml:space="preserve"> </w:t>
              </w:r>
            </w:ins>
          </w:p>
          <w:p w14:paraId="0BB18DD5" w14:textId="77777777" w:rsidR="005F6F9A" w:rsidRPr="005F6F9A" w:rsidRDefault="005F6F9A" w:rsidP="005F6F9A">
            <w:pPr>
              <w:pStyle w:val="ReqText"/>
              <w:numPr>
                <w:ilvl w:val="0"/>
                <w:numId w:val="4"/>
              </w:numPr>
              <w:jc w:val="both"/>
              <w:rPr>
                <w:ins w:id="3328" w:author="MAILIER Maxime" w:date="2024-08-28T16:45:00Z"/>
                <w:i w:val="0"/>
                <w:iCs w:val="0"/>
                <w:color w:val="auto"/>
              </w:rPr>
            </w:pPr>
            <w:ins w:id="3329" w:author="MAILIER Maxime" w:date="2024-08-28T16:45:00Z">
              <w:r w:rsidRPr="005F6F9A">
                <w:rPr>
                  <w:i w:val="0"/>
                  <w:iCs w:val="0"/>
                  <w:color w:val="auto"/>
                </w:rPr>
                <w:t>P</w:t>
              </w:r>
            </w:ins>
            <w:ins w:id="3330" w:author="MAILIER Maxime" w:date="2024-08-28T16:46:00Z">
              <w:r w:rsidRPr="005F6F9A">
                <w:rPr>
                  <w:i w:val="0"/>
                  <w:iCs w:val="0"/>
                  <w:color w:val="auto"/>
                </w:rPr>
                <w:t xml:space="preserve">our chaque </w:t>
              </w:r>
            </w:ins>
            <w:r w:rsidRPr="005F6F9A">
              <w:rPr>
                <w:i w:val="0"/>
                <w:iCs w:val="0"/>
                <w:color w:val="auto"/>
              </w:rPr>
              <w:t>mission</w:t>
            </w:r>
            <w:ins w:id="3331" w:author="MAILIER Maxime" w:date="2024-08-28T16:46:00Z">
              <w:r w:rsidRPr="005F6F9A">
                <w:rPr>
                  <w:i w:val="0"/>
                  <w:iCs w:val="0"/>
                  <w:color w:val="auto"/>
                </w:rPr>
                <w:t xml:space="preserve"> suivante du service matériel, il existe</w:t>
              </w:r>
            </w:ins>
            <w:ins w:id="3332" w:author="MAILIER Maxime" w:date="2024-08-28T16:50:00Z">
              <w:r w:rsidRPr="005F6F9A">
                <w:rPr>
                  <w:i w:val="0"/>
                  <w:iCs w:val="0"/>
                  <w:color w:val="auto"/>
                </w:rPr>
                <w:t xml:space="preserve"> un sillon non </w:t>
              </w:r>
            </w:ins>
            <w:ins w:id="3333" w:author="MAILIER Maxime" w:date="2024-08-29T11:00:00Z">
              <w:r w:rsidRPr="005F6F9A">
                <w:rPr>
                  <w:i w:val="0"/>
                  <w:iCs w:val="0"/>
                  <w:color w:val="auto"/>
                </w:rPr>
                <w:t>utilisé</w:t>
              </w:r>
            </w:ins>
            <w:ins w:id="3334" w:author="MAILIER Maxime" w:date="2024-08-28T16:50:00Z">
              <w:r w:rsidRPr="005F6F9A">
                <w:rPr>
                  <w:i w:val="0"/>
                  <w:iCs w:val="0"/>
                  <w:color w:val="auto"/>
                </w:rPr>
                <w:t xml:space="preserve"> par une </w:t>
              </w:r>
            </w:ins>
            <w:r w:rsidRPr="005F6F9A">
              <w:rPr>
                <w:i w:val="0"/>
                <w:iCs w:val="0"/>
                <w:color w:val="auto"/>
              </w:rPr>
              <w:t>mission</w:t>
            </w:r>
            <w:ins w:id="3335" w:author="MAILIER Maxime" w:date="2024-08-28T16:50:00Z">
              <w:r w:rsidRPr="005F6F9A">
                <w:rPr>
                  <w:i w:val="0"/>
                  <w:iCs w:val="0"/>
                  <w:color w:val="auto"/>
                </w:rPr>
                <w:t xml:space="preserve"> existante entre le point d’arrêt commercial origine et le point d’arrêt commercial destination </w:t>
              </w:r>
            </w:ins>
            <w:ins w:id="3336" w:author="MAILIER Maxime" w:date="2024-08-28T17:22:00Z">
              <w:r w:rsidRPr="005F6F9A">
                <w:rPr>
                  <w:i w:val="0"/>
                  <w:iCs w:val="0"/>
                  <w:color w:val="auto"/>
                </w:rPr>
                <w:t xml:space="preserve">de la </w:t>
              </w:r>
            </w:ins>
            <w:r w:rsidRPr="005F6F9A">
              <w:rPr>
                <w:i w:val="0"/>
                <w:iCs w:val="0"/>
                <w:color w:val="auto"/>
              </w:rPr>
              <w:t>mission</w:t>
            </w:r>
            <w:ins w:id="3337" w:author="MAILIER Maxime" w:date="2024-08-28T17:22:00Z">
              <w:r w:rsidRPr="005F6F9A">
                <w:rPr>
                  <w:i w:val="0"/>
                  <w:iCs w:val="0"/>
                  <w:color w:val="auto"/>
                </w:rPr>
                <w:t xml:space="preserve">-modèle « aller » ou « retour » selon </w:t>
              </w:r>
            </w:ins>
            <w:ins w:id="3338" w:author="MAILIER Maxime" w:date="2024-08-28T17:23:00Z">
              <w:r w:rsidRPr="005F6F9A">
                <w:rPr>
                  <w:i w:val="0"/>
                  <w:iCs w:val="0"/>
                  <w:color w:val="auto"/>
                </w:rPr>
                <w:t xml:space="preserve">les cas </w:t>
              </w:r>
            </w:ins>
            <w:ins w:id="3339" w:author="MAILIER Maxime" w:date="2024-08-28T16:50:00Z">
              <w:r w:rsidRPr="005F6F9A">
                <w:rPr>
                  <w:i w:val="0"/>
                  <w:iCs w:val="0"/>
                  <w:color w:val="auto"/>
                </w:rPr>
                <w:t>dont l’heure de départ est comprise dans la plage horaire</w:t>
              </w:r>
            </w:ins>
            <w:r w:rsidRPr="005F6F9A">
              <w:rPr>
                <w:i w:val="0"/>
                <w:iCs w:val="0"/>
                <w:color w:val="auto"/>
              </w:rPr>
              <w:t xml:space="preserve">. </w:t>
            </w:r>
          </w:p>
          <w:p w14:paraId="359AE3C5" w14:textId="77777777" w:rsidR="005F6F9A" w:rsidRPr="005F6F9A" w:rsidRDefault="005F6F9A" w:rsidP="005F6F9A">
            <w:pPr>
              <w:pStyle w:val="ReqText"/>
              <w:numPr>
                <w:ilvl w:val="0"/>
                <w:numId w:val="4"/>
              </w:numPr>
              <w:jc w:val="both"/>
              <w:rPr>
                <w:ins w:id="3340" w:author="MAILIER Maxime" w:date="2024-08-28T16:34:00Z"/>
                <w:i w:val="0"/>
                <w:iCs w:val="0"/>
                <w:color w:val="auto"/>
              </w:rPr>
            </w:pPr>
            <w:ins w:id="3341" w:author="MAILIER Maxime" w:date="2024-08-28T16:33:00Z">
              <w:r w:rsidRPr="005F6F9A">
                <w:rPr>
                  <w:i w:val="0"/>
                  <w:iCs w:val="0"/>
                  <w:color w:val="auto"/>
                </w:rPr>
                <w:t xml:space="preserve">Les horaires des </w:t>
              </w:r>
            </w:ins>
            <w:r w:rsidRPr="005F6F9A">
              <w:rPr>
                <w:i w:val="0"/>
                <w:iCs w:val="0"/>
                <w:color w:val="auto"/>
              </w:rPr>
              <w:t>missions</w:t>
            </w:r>
            <w:ins w:id="3342" w:author="MAILIER Maxime" w:date="2024-08-28T16:33:00Z">
              <w:r w:rsidRPr="005F6F9A">
                <w:rPr>
                  <w:i w:val="0"/>
                  <w:iCs w:val="0"/>
                  <w:color w:val="auto"/>
                </w:rPr>
                <w:t xml:space="preserve"> créées sont compris dans la journée d’exploitation</w:t>
              </w:r>
            </w:ins>
          </w:p>
          <w:p w14:paraId="1220C9AC" w14:textId="77777777" w:rsidR="005F6F9A" w:rsidRPr="005F6F9A" w:rsidRDefault="005F6F9A" w:rsidP="005F6F9A">
            <w:pPr>
              <w:pStyle w:val="ReqText"/>
              <w:numPr>
                <w:ilvl w:val="0"/>
                <w:numId w:val="4"/>
              </w:numPr>
              <w:jc w:val="both"/>
              <w:rPr>
                <w:ins w:id="3343" w:author="MAILIER Maxime" w:date="2024-08-28T16:34:00Z"/>
                <w:i w:val="0"/>
                <w:iCs w:val="0"/>
                <w:color w:val="auto"/>
              </w:rPr>
            </w:pPr>
            <w:ins w:id="3344" w:author="MAILIER Maxime" w:date="2024-08-28T16:34:00Z">
              <w:r w:rsidRPr="005F6F9A">
                <w:rPr>
                  <w:i w:val="0"/>
                  <w:iCs w:val="0"/>
                  <w:color w:val="auto"/>
                </w:rPr>
                <w:t xml:space="preserve">Pour la première </w:t>
              </w:r>
            </w:ins>
            <w:r w:rsidRPr="005F6F9A">
              <w:rPr>
                <w:i w:val="0"/>
                <w:iCs w:val="0"/>
                <w:color w:val="auto"/>
              </w:rPr>
              <w:t>mission</w:t>
            </w:r>
            <w:ins w:id="3345" w:author="MAILIER Maxime" w:date="2024-08-28T16:34:00Z">
              <w:r w:rsidRPr="005F6F9A">
                <w:rPr>
                  <w:i w:val="0"/>
                  <w:iCs w:val="0"/>
                  <w:color w:val="auto"/>
                </w:rPr>
                <w:t xml:space="preserve"> du nouveau service matériel, </w:t>
              </w:r>
            </w:ins>
            <w:ins w:id="3346" w:author="MAILIER Maxime" w:date="2024-08-29T10:47:00Z">
              <w:r w:rsidRPr="005F6F9A">
                <w:rPr>
                  <w:i w:val="0"/>
                  <w:iCs w:val="0"/>
                  <w:color w:val="auto"/>
                </w:rPr>
                <w:t>l</w:t>
              </w:r>
            </w:ins>
            <w:ins w:id="3347" w:author="MAILIER Maxime" w:date="2024-08-29T10:46:00Z">
              <w:r w:rsidRPr="005F6F9A">
                <w:rPr>
                  <w:i w:val="0"/>
                  <w:iCs w:val="0"/>
                  <w:color w:val="auto"/>
                </w:rPr>
                <w:t xml:space="preserve">'heure courante n’est pas dans la plage horaire d'association automatique avant l'heure de départ de la </w:t>
              </w:r>
            </w:ins>
            <w:r w:rsidRPr="005F6F9A">
              <w:rPr>
                <w:i w:val="0"/>
                <w:iCs w:val="0"/>
                <w:color w:val="auto"/>
              </w:rPr>
              <w:t>mission</w:t>
            </w:r>
            <w:ins w:id="3348" w:author="MAILIER Maxime" w:date="2024-08-29T10:46:00Z">
              <w:r w:rsidRPr="005F6F9A">
                <w:rPr>
                  <w:i w:val="0"/>
                  <w:iCs w:val="0"/>
                  <w:color w:val="auto"/>
                </w:rPr>
                <w:t>)</w:t>
              </w:r>
            </w:ins>
          </w:p>
          <w:p w14:paraId="360E051B" w14:textId="51FE6531" w:rsidR="005F6F9A" w:rsidRPr="005F6F9A" w:rsidRDefault="005F6F9A" w:rsidP="005F6F9A">
            <w:pPr>
              <w:pStyle w:val="ReqText"/>
              <w:widowControl w:val="0"/>
              <w:jc w:val="both"/>
              <w:rPr>
                <w:ins w:id="3349" w:author="TRIANO José" w:date="2024-09-19T08:12:00Z"/>
                <w:i w:val="0"/>
                <w:iCs w:val="0"/>
                <w:color w:val="auto"/>
              </w:rPr>
            </w:pPr>
            <w:ins w:id="3350" w:author="MAILIER Maxime" w:date="2024-08-28T16:34:00Z">
              <w:r w:rsidRPr="005F6F9A">
                <w:rPr>
                  <w:i w:val="0"/>
                  <w:iCs w:val="0"/>
                  <w:color w:val="auto"/>
                </w:rPr>
                <w:t>Dans le cas contraire, le Traffic Mgr doit refuser la commande et afficher un message précisant la cause de l’échec de la commande à destination de l’utilisateur ayant passé la commande.</w:t>
              </w:r>
            </w:ins>
          </w:p>
        </w:tc>
      </w:tr>
      <w:tr w:rsidR="005F6F9A" w14:paraId="30DE4227" w14:textId="77777777" w:rsidTr="001F040F">
        <w:trPr>
          <w:ins w:id="3351" w:author="TRIANO José" w:date="2024-09-19T08:12:00Z"/>
        </w:trPr>
        <w:tc>
          <w:tcPr>
            <w:tcW w:w="1842" w:type="dxa"/>
          </w:tcPr>
          <w:p w14:paraId="78A373CF" w14:textId="70F566D1" w:rsidR="005F6F9A" w:rsidRDefault="005F6F9A" w:rsidP="001F040F">
            <w:pPr>
              <w:rPr>
                <w:ins w:id="3352" w:author="TRIANO José" w:date="2024-09-19T08:12:00Z"/>
              </w:rPr>
            </w:pPr>
            <w:r>
              <w:t>Paramètres</w:t>
            </w:r>
          </w:p>
        </w:tc>
        <w:tc>
          <w:tcPr>
            <w:tcW w:w="7446" w:type="dxa"/>
          </w:tcPr>
          <w:p w14:paraId="70091858" w14:textId="77777777" w:rsidR="005F6F9A" w:rsidRDefault="005F6F9A" w:rsidP="005F6F9A">
            <w:pPr>
              <w:pStyle w:val="ReqID"/>
              <w:rPr>
                <w:ins w:id="3353" w:author="MAILIER Maxime" w:date="2024-08-28T17:06:00Z"/>
              </w:rPr>
            </w:pPr>
            <w:ins w:id="3354" w:author="MAILIER Maxime" w:date="2024-08-28T17:06:00Z">
              <w:r w:rsidRPr="00C1751B">
                <w:t>[Param_</w:t>
              </w:r>
              <w:r>
                <w:t>TM_TR_02_03</w:t>
              </w:r>
              <w:r w:rsidRPr="00C1751B">
                <w:t>_</w:t>
              </w:r>
            </w:ins>
            <w:ins w:id="3355" w:author="MAILIER Maxime" w:date="2024-08-28T17:08:00Z">
              <w:r>
                <w:t>0001</w:t>
              </w:r>
            </w:ins>
            <w:ins w:id="3356" w:author="MAILIER Maxime" w:date="2024-08-28T17:06:00Z">
              <w:r w:rsidRPr="00C1751B">
                <w:t>]</w:t>
              </w:r>
            </w:ins>
          </w:p>
          <w:p w14:paraId="27F7E686" w14:textId="77777777" w:rsidR="005F6F9A" w:rsidRPr="00872F5E" w:rsidRDefault="005F6F9A" w:rsidP="005F6F9A">
            <w:pPr>
              <w:pStyle w:val="ReqID"/>
              <w:rPr>
                <w:ins w:id="3357" w:author="MAILIER Maxime" w:date="2024-08-28T17:06:00Z"/>
                <w:color w:val="00B050"/>
              </w:rPr>
            </w:pPr>
            <w:ins w:id="3358" w:author="MAILIER Maxime" w:date="2024-08-28T17:06:00Z">
              <w:r>
                <w:rPr>
                  <w:color w:val="00B050"/>
                </w:rPr>
                <w:t xml:space="preserve">Durée (exprimée en secondes) </w:t>
              </w:r>
            </w:ins>
            <w:ins w:id="3359" w:author="MAILIER Maxime" w:date="2024-08-28T17:07:00Z">
              <w:r>
                <w:rPr>
                  <w:color w:val="00B050"/>
                </w:rPr>
                <w:t xml:space="preserve">avant et après l’heure de départ de la première </w:t>
              </w:r>
            </w:ins>
            <w:r>
              <w:rPr>
                <w:color w:val="00B050"/>
              </w:rPr>
              <w:t>mission</w:t>
            </w:r>
            <w:ins w:id="3360" w:author="MAILIER Maxime" w:date="2024-08-28T17:07:00Z">
              <w:r>
                <w:rPr>
                  <w:color w:val="00B050"/>
                </w:rPr>
                <w:t xml:space="preserve"> </w:t>
              </w:r>
            </w:ins>
            <w:ins w:id="3361" w:author="MAILIER Maxime" w:date="2024-08-28T17:06:00Z">
              <w:r>
                <w:rPr>
                  <w:color w:val="00B050"/>
                </w:rPr>
                <w:t xml:space="preserve">dont dispose le Traffic Mgr pour </w:t>
              </w:r>
            </w:ins>
            <w:ins w:id="3362" w:author="MAILIER Maxime" w:date="2024-08-28T17:07:00Z">
              <w:r>
                <w:rPr>
                  <w:color w:val="00B050"/>
                </w:rPr>
                <w:t>la sélection</w:t>
              </w:r>
            </w:ins>
            <w:ins w:id="3363" w:author="MAILIER Maxime" w:date="2024-08-28T17:06:00Z">
              <w:r>
                <w:rPr>
                  <w:color w:val="00B050"/>
                </w:rPr>
                <w:t xml:space="preserve"> d’un sillon </w:t>
              </w:r>
            </w:ins>
            <w:ins w:id="3364" w:author="MAILIER Maxime" w:date="2024-08-29T10:56:00Z">
              <w:r>
                <w:rPr>
                  <w:color w:val="00B050"/>
                </w:rPr>
                <w:t xml:space="preserve">non </w:t>
              </w:r>
            </w:ins>
            <w:ins w:id="3365" w:author="MAILIER Maxime" w:date="2024-08-29T10:59:00Z">
              <w:r>
                <w:rPr>
                  <w:color w:val="00B050"/>
                </w:rPr>
                <w:t>utilisé</w:t>
              </w:r>
            </w:ins>
            <w:ins w:id="3366" w:author="MAILIER Maxime" w:date="2024-08-29T10:56:00Z">
              <w:r>
                <w:rPr>
                  <w:color w:val="00B050"/>
                </w:rPr>
                <w:t xml:space="preserve"> par une </w:t>
              </w:r>
            </w:ins>
            <w:r>
              <w:rPr>
                <w:color w:val="00B050"/>
              </w:rPr>
              <w:t>mission</w:t>
            </w:r>
            <w:ins w:id="3367" w:author="MAILIER Maxime" w:date="2024-08-29T10:56:00Z">
              <w:r>
                <w:rPr>
                  <w:color w:val="00B050"/>
                </w:rPr>
                <w:t xml:space="preserve"> e</w:t>
              </w:r>
            </w:ins>
            <w:ins w:id="3368" w:author="MAILIER Maxime" w:date="2024-08-29T10:57:00Z">
              <w:r>
                <w:rPr>
                  <w:color w:val="00B050"/>
                </w:rPr>
                <w:t>xistante</w:t>
              </w:r>
            </w:ins>
            <w:ins w:id="3369" w:author="MAILIER Maxime" w:date="2024-08-28T17:06:00Z">
              <w:r>
                <w:rPr>
                  <w:color w:val="00B050"/>
                </w:rPr>
                <w:t xml:space="preserve"> dans le cadre de l’ajout manuel d’un service matériel.</w:t>
              </w:r>
            </w:ins>
          </w:p>
          <w:p w14:paraId="6C537493" w14:textId="77777777" w:rsidR="005F6F9A" w:rsidDel="00E603B1" w:rsidRDefault="005F6F9A" w:rsidP="005F6F9A">
            <w:pPr>
              <w:pStyle w:val="ReqText"/>
              <w:widowControl w:val="0"/>
              <w:jc w:val="both"/>
              <w:rPr>
                <w:del w:id="3370" w:author="MAILIER Maxime" w:date="2024-08-28T16:53:00Z"/>
              </w:rPr>
            </w:pPr>
            <w:del w:id="3371" w:author="MAILIER Maxime" w:date="2024-08-19T11:49:00Z">
              <w:r w:rsidDel="002E5C59">
                <w:delText>Le</w:delText>
              </w:r>
            </w:del>
            <w:del w:id="3372" w:author="MAILIER Maxime" w:date="2024-08-28T16:53:00Z">
              <w:r w:rsidDel="00E603B1">
                <w:delText xml:space="preserve"> Traffic Mgr doit permettre à un utilisateur de commander la création d’un service matériel dans le référentiel horaire en production en indiquant :</w:delText>
              </w:r>
            </w:del>
          </w:p>
          <w:p w14:paraId="58AC19B2" w14:textId="77777777" w:rsidR="005F6F9A" w:rsidDel="00E603B1" w:rsidRDefault="005F6F9A" w:rsidP="005F6F9A">
            <w:pPr>
              <w:pStyle w:val="ReqText"/>
              <w:numPr>
                <w:ilvl w:val="0"/>
                <w:numId w:val="4"/>
              </w:numPr>
              <w:jc w:val="both"/>
              <w:rPr>
                <w:del w:id="3373" w:author="MAILIER Maxime" w:date="2024-08-28T16:53:00Z"/>
              </w:rPr>
            </w:pPr>
            <w:del w:id="3374" w:author="MAILIER Maxime" w:date="2024-08-28T16:53:00Z">
              <w:r w:rsidDel="00E603B1">
                <w:delText>Une course d’un service matériel défini dans le référentiel horaire en production dits « course de référence » et « service matériel modèle »</w:delText>
              </w:r>
            </w:del>
          </w:p>
          <w:p w14:paraId="5D62A9E3" w14:textId="77777777" w:rsidR="005F6F9A" w:rsidDel="00E603B1" w:rsidRDefault="005F6F9A" w:rsidP="005F6F9A">
            <w:pPr>
              <w:pStyle w:val="ReqText"/>
              <w:numPr>
                <w:ilvl w:val="0"/>
                <w:numId w:val="4"/>
              </w:numPr>
              <w:jc w:val="both"/>
              <w:rPr>
                <w:del w:id="3375" w:author="MAILIER Maxime" w:date="2024-08-28T16:53:00Z"/>
              </w:rPr>
            </w:pPr>
            <w:del w:id="3376" w:author="MAILIER Maxime" w:date="2024-08-28T16:53:00Z">
              <w:r w:rsidDel="00E603B1">
                <w:delText>Le nombre de courses du service matériel sélectionné à copier à partir de la course sélectionnée (incluse) dites « courses modèles »</w:delText>
              </w:r>
            </w:del>
          </w:p>
          <w:p w14:paraId="2D1C5CB5" w14:textId="77777777" w:rsidR="005F6F9A" w:rsidDel="00E603B1" w:rsidRDefault="005F6F9A" w:rsidP="005F6F9A">
            <w:pPr>
              <w:pStyle w:val="ReqText"/>
              <w:numPr>
                <w:ilvl w:val="0"/>
                <w:numId w:val="4"/>
              </w:numPr>
              <w:jc w:val="both"/>
              <w:rPr>
                <w:del w:id="3377" w:author="MAILIER Maxime" w:date="2024-08-28T16:53:00Z"/>
              </w:rPr>
            </w:pPr>
            <w:del w:id="3378" w:author="MAILIER Maxime" w:date="2024-08-28T16:53:00Z">
              <w:r w:rsidDel="00E603B1">
                <w:delText>Le point d’arrêt technique initial du nouveau service matériel (optionnel)</w:delText>
              </w:r>
            </w:del>
          </w:p>
          <w:p w14:paraId="341D4D2B" w14:textId="77777777" w:rsidR="005F6F9A" w:rsidDel="00E603B1" w:rsidRDefault="005F6F9A" w:rsidP="005F6F9A">
            <w:pPr>
              <w:pStyle w:val="ReqText"/>
              <w:numPr>
                <w:ilvl w:val="0"/>
                <w:numId w:val="4"/>
              </w:numPr>
              <w:jc w:val="both"/>
              <w:rPr>
                <w:del w:id="3379" w:author="MAILIER Maxime" w:date="2024-08-28T16:53:00Z"/>
              </w:rPr>
            </w:pPr>
            <w:del w:id="3380" w:author="MAILIER Maxime" w:date="2024-08-28T16:53:00Z">
              <w:r w:rsidDel="00E603B1">
                <w:delText>Le point d’arrêt technique final du nouveau service matériel (optionnel)</w:delText>
              </w:r>
            </w:del>
          </w:p>
          <w:p w14:paraId="6326340D" w14:textId="77777777" w:rsidR="005F6F9A" w:rsidDel="00E603B1" w:rsidRDefault="005F6F9A" w:rsidP="005F6F9A">
            <w:pPr>
              <w:pStyle w:val="ReqText"/>
              <w:numPr>
                <w:ilvl w:val="0"/>
                <w:numId w:val="4"/>
              </w:numPr>
              <w:jc w:val="both"/>
              <w:rPr>
                <w:del w:id="3381" w:author="MAILIER Maxime" w:date="2024-08-28T16:53:00Z"/>
              </w:rPr>
            </w:pPr>
            <w:del w:id="3382" w:author="MAILIER Maxime" w:date="2024-08-28T16:53:00Z">
              <w:r w:rsidDel="00E603B1">
                <w:delText>Un décalage horaire par rapport aux horaires des courses du service matériel sélectionné</w:delText>
              </w:r>
            </w:del>
          </w:p>
          <w:p w14:paraId="4BA7B0DC" w14:textId="77777777" w:rsidR="005F6F9A" w:rsidDel="00E603B1" w:rsidRDefault="005F6F9A" w:rsidP="005F6F9A">
            <w:pPr>
              <w:pStyle w:val="ReqText"/>
              <w:widowControl w:val="0"/>
              <w:jc w:val="both"/>
              <w:rPr>
                <w:del w:id="3383" w:author="MAILIER Maxime" w:date="2024-08-28T16:53:00Z"/>
              </w:rPr>
            </w:pPr>
            <w:del w:id="3384" w:author="MAILIER Maxime" w:date="2024-08-28T16:53:00Z">
              <w:r w:rsidDel="00E603B1">
                <w:delText>La commande doit être acceptée si les conditions suivantes sont vérifiées :</w:delText>
              </w:r>
            </w:del>
          </w:p>
          <w:p w14:paraId="7B38D577" w14:textId="77777777" w:rsidR="005F6F9A" w:rsidDel="00E603B1" w:rsidRDefault="005F6F9A" w:rsidP="005F6F9A">
            <w:pPr>
              <w:pStyle w:val="ReqText"/>
              <w:numPr>
                <w:ilvl w:val="0"/>
                <w:numId w:val="5"/>
              </w:numPr>
              <w:jc w:val="both"/>
              <w:rPr>
                <w:del w:id="3385" w:author="MAILIER Maxime" w:date="2024-08-28T16:53:00Z"/>
              </w:rPr>
            </w:pPr>
            <w:del w:id="3386" w:author="MAILIER Maxime" w:date="2024-08-28T16:53:00Z">
              <w:r w:rsidDel="00E603B1">
                <w:delText>Pour chaque course créée, l'intervalle avec la course précédente (parmi les courses définies dans le référentiel horaire en production qui ne sont pas dans l'état « Supprimée ») est supérieur à une durée configurée à tous les points d’arrêt commerciaux.</w:delText>
              </w:r>
            </w:del>
          </w:p>
          <w:p w14:paraId="4E622580" w14:textId="77777777" w:rsidR="005F6F9A" w:rsidRPr="00391050" w:rsidDel="00E603B1" w:rsidRDefault="005F6F9A" w:rsidP="005F6F9A">
            <w:pPr>
              <w:pStyle w:val="ReqText"/>
              <w:numPr>
                <w:ilvl w:val="0"/>
                <w:numId w:val="5"/>
              </w:numPr>
              <w:jc w:val="both"/>
              <w:rPr>
                <w:del w:id="3387" w:author="MAILIER Maxime" w:date="2024-08-28T16:53:00Z"/>
              </w:rPr>
            </w:pPr>
            <w:del w:id="3388" w:author="MAILIER Maxime" w:date="2024-08-28T16:53:00Z">
              <w:r w:rsidRPr="00391050" w:rsidDel="00E603B1">
                <w:delText>Pour chaque course créée, l'intervalle avec la course suivante (parmi les courses définies dans le référentiel horaire en production qui ne sont pas dans l'état « Supprimée ») est supérieur à une durée configurée à tous les points d’arrêt commerciaux.</w:delText>
              </w:r>
            </w:del>
          </w:p>
          <w:p w14:paraId="26456F4D" w14:textId="77777777" w:rsidR="005F6F9A" w:rsidDel="00E603B1" w:rsidRDefault="005F6F9A" w:rsidP="005F6F9A">
            <w:pPr>
              <w:pStyle w:val="ReqText"/>
              <w:numPr>
                <w:ilvl w:val="0"/>
                <w:numId w:val="5"/>
              </w:numPr>
              <w:jc w:val="both"/>
              <w:rPr>
                <w:del w:id="3389" w:author="MAILIER Maxime" w:date="2024-08-28T16:53:00Z"/>
              </w:rPr>
            </w:pPr>
            <w:del w:id="3390" w:author="MAILIER Maxime" w:date="2024-08-28T16:53:00Z">
              <w:r w:rsidDel="00E603B1">
                <w:delText>Les horaires des courses créées sont compris dans la journée d'exploitation.</w:delText>
              </w:r>
            </w:del>
          </w:p>
          <w:p w14:paraId="50CBA19B" w14:textId="77777777" w:rsidR="005F6F9A" w:rsidRPr="00391050" w:rsidDel="00E603B1" w:rsidRDefault="005F6F9A" w:rsidP="005F6F9A">
            <w:pPr>
              <w:pStyle w:val="ReqText"/>
              <w:numPr>
                <w:ilvl w:val="0"/>
                <w:numId w:val="5"/>
              </w:numPr>
              <w:jc w:val="both"/>
              <w:rPr>
                <w:del w:id="3391" w:author="MAILIER Maxime" w:date="2024-08-28T16:53:00Z"/>
              </w:rPr>
            </w:pPr>
            <w:del w:id="3392" w:author="MAILIER Maxime" w:date="2024-08-28T16:53:00Z">
              <w:r w:rsidRPr="00391050" w:rsidDel="00E603B1">
                <w:delText xml:space="preserve">Pour la course de tête du nouveau </w:delText>
              </w:r>
              <w:r w:rsidDel="00E603B1">
                <w:delText>s</w:delText>
              </w:r>
              <w:r w:rsidRPr="00391050" w:rsidDel="00E603B1">
                <w:delText xml:space="preserve">ervice </w:delText>
              </w:r>
              <w:r w:rsidDel="00E603B1">
                <w:delText>m</w:delText>
              </w:r>
              <w:r w:rsidRPr="00391050" w:rsidDel="00E603B1">
                <w:delText xml:space="preserve">atériel, l'heure </w:delText>
              </w:r>
            </w:del>
            <w:del w:id="3393" w:author="MAILIER Maxime" w:date="2024-08-21T15:15:00Z">
              <w:r w:rsidRPr="00391050" w:rsidDel="00AE1414">
                <w:delText xml:space="preserve">d'allocation </w:delText>
              </w:r>
            </w:del>
            <w:del w:id="3394" w:author="MAILIER Maxime" w:date="2024-08-28T16:53:00Z">
              <w:r w:rsidRPr="00391050" w:rsidDel="00E603B1">
                <w:delText>automatique n'est pas atteinte (durée configurée avant l'heure de départ de la course)</w:delText>
              </w:r>
            </w:del>
          </w:p>
          <w:p w14:paraId="2F039FD6" w14:textId="77777777" w:rsidR="005F6F9A" w:rsidDel="00E603B1" w:rsidRDefault="005F6F9A" w:rsidP="005F6F9A">
            <w:pPr>
              <w:pStyle w:val="ReqText"/>
              <w:widowControl w:val="0"/>
              <w:jc w:val="both"/>
              <w:rPr>
                <w:del w:id="3395" w:author="MAILIER Maxime" w:date="2024-08-28T16:53:00Z"/>
              </w:rPr>
            </w:pPr>
            <w:del w:id="3396" w:author="MAILIER Maxime" w:date="2024-08-28T16:53:00Z">
              <w:r w:rsidDel="00E603B1">
                <w:delText>Dans le cas contraire, le Traffic Mgr doit refuser la commande et afficher un message précisant la cause de l’échec de la commande à destination de l’utilisateur ayant passé la commande.</w:delText>
              </w:r>
            </w:del>
          </w:p>
          <w:p w14:paraId="39179721" w14:textId="77777777" w:rsidR="005F6F9A" w:rsidRPr="00C1751B" w:rsidRDefault="005F6F9A" w:rsidP="005F6F9A">
            <w:pPr>
              <w:pStyle w:val="ReqID"/>
            </w:pPr>
            <w:r w:rsidRPr="00C1751B">
              <w:t>[Param_</w:t>
            </w:r>
            <w:r>
              <w:t>TM_TR_02_03</w:t>
            </w:r>
            <w:r w:rsidRPr="00C1751B">
              <w:t>_</w:t>
            </w:r>
            <w:del w:id="3397" w:author="MAILIER Maxime" w:date="2024-08-28T17:08:00Z">
              <w:r w:rsidDel="00AE0E69">
                <w:delText>yyyy</w:delText>
              </w:r>
            </w:del>
            <w:ins w:id="3398" w:author="MAILIER Maxime" w:date="2024-08-28T17:08:00Z">
              <w:r>
                <w:t>0002</w:t>
              </w:r>
            </w:ins>
            <w:r w:rsidRPr="00C1751B">
              <w:t xml:space="preserve">] </w:t>
            </w:r>
          </w:p>
          <w:p w14:paraId="590DA447" w14:textId="77777777" w:rsidR="005F6F9A" w:rsidRPr="00807788" w:rsidRDefault="005F6F9A" w:rsidP="005F6F9A">
            <w:pPr>
              <w:jc w:val="both"/>
              <w:rPr>
                <w:i/>
                <w:iCs/>
                <w:color w:val="00B050"/>
              </w:rPr>
            </w:pPr>
            <w:commentRangeStart w:id="3399"/>
            <w:commentRangeStart w:id="3400"/>
            <w:commentRangeStart w:id="3401"/>
            <w:r>
              <w:rPr>
                <w:i/>
                <w:iCs/>
                <w:color w:val="00B050"/>
              </w:rPr>
              <w:t xml:space="preserve">Intervalle minimal à un point d’arrêt commercial </w:t>
            </w:r>
            <w:ins w:id="3402" w:author="MAILIER Maxime" w:date="2024-08-28T17:06:00Z">
              <w:r>
                <w:rPr>
                  <w:i/>
                  <w:iCs/>
                  <w:color w:val="00B050"/>
                </w:rPr>
                <w:t>(</w:t>
              </w:r>
            </w:ins>
            <w:r>
              <w:rPr>
                <w:i/>
                <w:iCs/>
                <w:color w:val="00B050"/>
              </w:rPr>
              <w:t>exprimé en secondes</w:t>
            </w:r>
            <w:ins w:id="3403" w:author="MAILIER Maxime" w:date="2024-08-28T17:06:00Z">
              <w:r>
                <w:rPr>
                  <w:i/>
                  <w:iCs/>
                  <w:color w:val="00B050"/>
                </w:rPr>
                <w:t>)</w:t>
              </w:r>
            </w:ins>
            <w:r>
              <w:rPr>
                <w:i/>
                <w:iCs/>
                <w:color w:val="00B050"/>
              </w:rPr>
              <w:t xml:space="preserve"> entre deux </w:t>
            </w:r>
            <w:del w:id="3404" w:author="MAILIER Maxime" w:date="2024-08-28T17:04:00Z">
              <w:r w:rsidDel="00AE0E69">
                <w:rPr>
                  <w:i/>
                  <w:iCs/>
                  <w:color w:val="00B050"/>
                </w:rPr>
                <w:delText xml:space="preserve">circulations </w:delText>
              </w:r>
            </w:del>
            <w:r>
              <w:rPr>
                <w:i/>
                <w:iCs/>
                <w:color w:val="00B050"/>
              </w:rPr>
              <w:t>missions</w:t>
            </w:r>
            <w:ins w:id="3405" w:author="MAILIER Maxime" w:date="2024-08-28T17:04:00Z">
              <w:r>
                <w:rPr>
                  <w:i/>
                  <w:iCs/>
                  <w:color w:val="00B050"/>
                </w:rPr>
                <w:t xml:space="preserve"> </w:t>
              </w:r>
            </w:ins>
            <w:del w:id="3406" w:author="MAILIER Maxime" w:date="2024-08-28T16:55:00Z">
              <w:r w:rsidDel="00E603B1">
                <w:rPr>
                  <w:i/>
                  <w:iCs/>
                  <w:color w:val="00B050"/>
                </w:rPr>
                <w:delText>du référentiel horaire en production</w:delText>
              </w:r>
            </w:del>
            <w:ins w:id="3407" w:author="MAILIER Maxime" w:date="2024-08-28T16:55:00Z">
              <w:r>
                <w:rPr>
                  <w:i/>
                  <w:iCs/>
                  <w:color w:val="00B050"/>
                </w:rPr>
                <w:t>successives d’un service matériel</w:t>
              </w:r>
            </w:ins>
            <w:r w:rsidRPr="00807788">
              <w:rPr>
                <w:i/>
                <w:iCs/>
                <w:color w:val="00B050"/>
              </w:rPr>
              <w:t>.</w:t>
            </w:r>
            <w:commentRangeEnd w:id="3399"/>
            <w:r>
              <w:rPr>
                <w:rStyle w:val="Marquedecommentaire"/>
                <w:rFonts w:asciiTheme="minorHAnsi" w:hAnsiTheme="minorHAnsi" w:cstheme="minorBidi"/>
              </w:rPr>
              <w:commentReference w:id="3399"/>
            </w:r>
            <w:commentRangeEnd w:id="3400"/>
            <w:r>
              <w:rPr>
                <w:rStyle w:val="Marquedecommentaire"/>
                <w:rFonts w:asciiTheme="minorHAnsi" w:hAnsiTheme="minorHAnsi" w:cstheme="minorBidi"/>
              </w:rPr>
              <w:commentReference w:id="3400"/>
            </w:r>
            <w:commentRangeEnd w:id="3401"/>
            <w:r>
              <w:rPr>
                <w:rStyle w:val="Marquedecommentaire"/>
                <w:rFonts w:asciiTheme="minorHAnsi" w:hAnsiTheme="minorHAnsi" w:cstheme="minorBidi"/>
              </w:rPr>
              <w:commentReference w:id="3401"/>
            </w:r>
          </w:p>
          <w:p w14:paraId="7B642915" w14:textId="77777777" w:rsidR="005F6F9A" w:rsidRDefault="005F6F9A" w:rsidP="005F6F9A">
            <w:pPr>
              <w:pStyle w:val="ReqID"/>
              <w:rPr>
                <w:ins w:id="3408" w:author="MAILIER Maxime" w:date="2024-08-28T17:01:00Z"/>
              </w:rPr>
            </w:pPr>
            <w:ins w:id="3409" w:author="MAILIER Maxime" w:date="2024-08-28T17:01:00Z">
              <w:r w:rsidRPr="00C1751B">
                <w:t>[Param_</w:t>
              </w:r>
              <w:r>
                <w:t>TM_TR_02_03</w:t>
              </w:r>
              <w:r w:rsidRPr="00C1751B">
                <w:t>_</w:t>
              </w:r>
            </w:ins>
            <w:ins w:id="3410" w:author="MAILIER Maxime" w:date="2024-08-28T17:08:00Z">
              <w:r>
                <w:t>0003</w:t>
              </w:r>
            </w:ins>
            <w:ins w:id="3411" w:author="MAILIER Maxime" w:date="2024-08-28T17:01:00Z">
              <w:r w:rsidRPr="00C1751B">
                <w:t>]</w:t>
              </w:r>
            </w:ins>
          </w:p>
          <w:p w14:paraId="319EB6F9" w14:textId="7876C9C3" w:rsidR="005F6F9A" w:rsidRPr="005F6F9A" w:rsidRDefault="005F6F9A" w:rsidP="005F6F9A">
            <w:pPr>
              <w:jc w:val="both"/>
              <w:rPr>
                <w:ins w:id="3412" w:author="TRIANO José" w:date="2024-09-19T08:12:00Z"/>
                <w:i/>
                <w:iCs/>
                <w:color w:val="00B050"/>
              </w:rPr>
            </w:pPr>
            <w:ins w:id="3413" w:author="MAILIER Maxime" w:date="2024-08-28T17:03:00Z">
              <w:r w:rsidRPr="00C82597">
                <w:rPr>
                  <w:i/>
                  <w:iCs/>
                  <w:color w:val="00B050"/>
                </w:rPr>
                <w:t xml:space="preserve">Durée au-delà de l’intervalle minimal </w:t>
              </w:r>
            </w:ins>
            <w:ins w:id="3414" w:author="MAILIER Maxime" w:date="2024-08-28T17:24:00Z">
              <w:r w:rsidRPr="00C82597">
                <w:rPr>
                  <w:i/>
                  <w:iCs/>
                  <w:color w:val="00B050"/>
                </w:rPr>
                <w:t>(</w:t>
              </w:r>
            </w:ins>
            <w:ins w:id="3415" w:author="MAILIER Maxime" w:date="2024-08-28T17:05:00Z">
              <w:r w:rsidRPr="00C82597">
                <w:rPr>
                  <w:i/>
                  <w:iCs/>
                  <w:color w:val="00B050"/>
                </w:rPr>
                <w:t>exprimée en secondes</w:t>
              </w:r>
            </w:ins>
            <w:ins w:id="3416" w:author="MAILIER Maxime" w:date="2024-08-28T17:24:00Z">
              <w:r w:rsidRPr="00C82597">
                <w:rPr>
                  <w:i/>
                  <w:iCs/>
                  <w:color w:val="00B050"/>
                </w:rPr>
                <w:t>)</w:t>
              </w:r>
            </w:ins>
            <w:ins w:id="3417" w:author="MAILIER Maxime" w:date="2024-08-28T17:05:00Z">
              <w:r w:rsidRPr="00C82597">
                <w:rPr>
                  <w:i/>
                  <w:iCs/>
                  <w:color w:val="00B050"/>
                </w:rPr>
                <w:t xml:space="preserve"> </w:t>
              </w:r>
            </w:ins>
            <w:ins w:id="3418" w:author="MAILIER Maxime" w:date="2024-08-28T17:04:00Z">
              <w:r w:rsidRPr="00C82597">
                <w:rPr>
                  <w:i/>
                  <w:iCs/>
                  <w:color w:val="00B050"/>
                </w:rPr>
                <w:t xml:space="preserve">entre deux </w:t>
              </w:r>
            </w:ins>
            <w:r>
              <w:rPr>
                <w:i/>
                <w:iCs/>
                <w:color w:val="00B050"/>
              </w:rPr>
              <w:t>missions</w:t>
            </w:r>
            <w:ins w:id="3419" w:author="MAILIER Maxime" w:date="2024-08-28T17:04:00Z">
              <w:r w:rsidRPr="00C82597">
                <w:rPr>
                  <w:i/>
                  <w:iCs/>
                  <w:color w:val="00B050"/>
                </w:rPr>
                <w:t xml:space="preserve"> successives d’un service matériel à un point d’arrêt commercial </w:t>
              </w:r>
            </w:ins>
            <w:ins w:id="3420" w:author="MAILIER Maxime" w:date="2024-08-28T17:03:00Z">
              <w:r w:rsidRPr="00C82597">
                <w:rPr>
                  <w:i/>
                  <w:iCs/>
                  <w:color w:val="00B050"/>
                </w:rPr>
                <w:t>dont dispose le Traffic Mgr</w:t>
              </w:r>
            </w:ins>
            <w:ins w:id="3421" w:author="MAILIER Maxime" w:date="2024-08-28T17:04:00Z">
              <w:r w:rsidRPr="00C82597">
                <w:rPr>
                  <w:i/>
                  <w:iCs/>
                  <w:color w:val="00B050"/>
                </w:rPr>
                <w:t xml:space="preserve"> pour la </w:t>
              </w:r>
            </w:ins>
            <w:ins w:id="3422" w:author="MAILIER Maxime" w:date="2024-08-28T17:07:00Z">
              <w:r w:rsidRPr="00C82597">
                <w:rPr>
                  <w:i/>
                  <w:iCs/>
                  <w:color w:val="00B050"/>
                </w:rPr>
                <w:t>sélection</w:t>
              </w:r>
            </w:ins>
            <w:ins w:id="3423" w:author="MAILIER Maxime" w:date="2024-08-28T17:04:00Z">
              <w:r w:rsidRPr="00C82597">
                <w:rPr>
                  <w:i/>
                  <w:iCs/>
                  <w:color w:val="00B050"/>
                </w:rPr>
                <w:t xml:space="preserve"> d’un sillon </w:t>
              </w:r>
            </w:ins>
            <w:ins w:id="3424" w:author="MAILIER Maxime" w:date="2024-08-29T10:57:00Z">
              <w:r w:rsidRPr="00C82597">
                <w:rPr>
                  <w:i/>
                  <w:iCs/>
                  <w:color w:val="00B050"/>
                </w:rPr>
                <w:t xml:space="preserve">non </w:t>
              </w:r>
            </w:ins>
            <w:ins w:id="3425" w:author="MAILIER Maxime" w:date="2024-08-29T10:59:00Z">
              <w:r w:rsidRPr="00C82597">
                <w:rPr>
                  <w:i/>
                  <w:iCs/>
                  <w:color w:val="00B050"/>
                </w:rPr>
                <w:t>utilisé</w:t>
              </w:r>
            </w:ins>
            <w:ins w:id="3426" w:author="MAILIER Maxime" w:date="2024-08-29T10:57:00Z">
              <w:r w:rsidRPr="00C82597">
                <w:rPr>
                  <w:i/>
                  <w:iCs/>
                  <w:color w:val="00B050"/>
                </w:rPr>
                <w:t xml:space="preserve"> par une </w:t>
              </w:r>
            </w:ins>
            <w:r>
              <w:rPr>
                <w:i/>
                <w:iCs/>
                <w:color w:val="00B050"/>
              </w:rPr>
              <w:t>mission</w:t>
            </w:r>
            <w:ins w:id="3427" w:author="MAILIER Maxime" w:date="2024-08-29T10:57:00Z">
              <w:r w:rsidRPr="00C82597">
                <w:rPr>
                  <w:i/>
                  <w:iCs/>
                  <w:color w:val="00B050"/>
                </w:rPr>
                <w:t xml:space="preserve"> existante </w:t>
              </w:r>
            </w:ins>
            <w:ins w:id="3428" w:author="MAILIER Maxime" w:date="2024-08-28T17:04:00Z">
              <w:r w:rsidRPr="00C82597">
                <w:rPr>
                  <w:i/>
                  <w:iCs/>
                  <w:color w:val="00B050"/>
                </w:rPr>
                <w:t>dans le cadre de l’ajout man</w:t>
              </w:r>
            </w:ins>
            <w:ins w:id="3429" w:author="MAILIER Maxime" w:date="2024-08-28T17:05:00Z">
              <w:r w:rsidRPr="00C82597">
                <w:rPr>
                  <w:i/>
                  <w:iCs/>
                  <w:color w:val="00B050"/>
                </w:rPr>
                <w:t>uel d’un service matériel.</w:t>
              </w:r>
            </w:ins>
          </w:p>
        </w:tc>
      </w:tr>
    </w:tbl>
    <w:p w14:paraId="6C3678B9" w14:textId="77777777" w:rsidR="005F6F9A" w:rsidRDefault="005F6F9A" w:rsidP="00C82597">
      <w:pPr>
        <w:pStyle w:val="ReqText"/>
        <w:widowControl w:val="0"/>
        <w:jc w:val="both"/>
      </w:pPr>
    </w:p>
    <w:p w14:paraId="51F7D780" w14:textId="77777777" w:rsidR="003E3FA8" w:rsidRDefault="003E3FA8" w:rsidP="00C82597">
      <w:pPr>
        <w:pStyle w:val="ReqText"/>
        <w:widowControl w:val="0"/>
        <w:jc w:val="both"/>
      </w:pPr>
    </w:p>
    <w:p w14:paraId="73B5C3FE" w14:textId="77777777" w:rsidR="003E3FA8" w:rsidRDefault="003E3FA8" w:rsidP="00C82597">
      <w:pPr>
        <w:pStyle w:val="ReqText"/>
        <w:widowControl w:val="0"/>
        <w:jc w:val="both"/>
      </w:pPr>
    </w:p>
    <w:p w14:paraId="056F03AB" w14:textId="60B9B7F0" w:rsidR="003E3FA8" w:rsidRPr="00DA06E4" w:rsidRDefault="003E3FA8" w:rsidP="003E3FA8">
      <w:pPr>
        <w:jc w:val="both"/>
      </w:pPr>
      <w:r>
        <w:rPr>
          <w:u w:val="single"/>
        </w:rPr>
        <w:t>Duplication d’un</w:t>
      </w:r>
      <w:r w:rsidRPr="00DA06E4">
        <w:rPr>
          <w:u w:val="single"/>
        </w:rPr>
        <w:t xml:space="preserve"> </w:t>
      </w:r>
      <w:r>
        <w:rPr>
          <w:u w:val="single"/>
        </w:rPr>
        <w:t>s</w:t>
      </w:r>
      <w:r w:rsidRPr="00DA06E4">
        <w:rPr>
          <w:u w:val="single"/>
        </w:rPr>
        <w:t xml:space="preserve">ervice </w:t>
      </w:r>
      <w:r>
        <w:rPr>
          <w:u w:val="single"/>
        </w:rPr>
        <w:t>m</w:t>
      </w:r>
      <w:r w:rsidRPr="00DA06E4">
        <w:rPr>
          <w:u w:val="single"/>
        </w:rPr>
        <w:t>atériel</w:t>
      </w:r>
      <w:r>
        <w:rPr>
          <w:u w:val="single"/>
        </w:rPr>
        <w:t> par l’utilisateur :</w:t>
      </w:r>
    </w:p>
    <w:tbl>
      <w:tblPr>
        <w:tblStyle w:val="Grilledutableau"/>
        <w:tblW w:w="0" w:type="auto"/>
        <w:tblLook w:val="04A0" w:firstRow="1" w:lastRow="0" w:firstColumn="1" w:lastColumn="0" w:noHBand="0" w:noVBand="1"/>
      </w:tblPr>
      <w:tblGrid>
        <w:gridCol w:w="1842"/>
        <w:gridCol w:w="7446"/>
      </w:tblGrid>
      <w:tr w:rsidR="006134DA" w14:paraId="54F4F994" w14:textId="77777777" w:rsidTr="001F040F">
        <w:trPr>
          <w:ins w:id="3430" w:author="TRIANO José" w:date="2024-09-19T08:12:00Z"/>
        </w:trPr>
        <w:tc>
          <w:tcPr>
            <w:tcW w:w="1842" w:type="dxa"/>
          </w:tcPr>
          <w:p w14:paraId="5BEC744B" w14:textId="77777777" w:rsidR="006134DA" w:rsidRDefault="006134DA" w:rsidP="001F040F">
            <w:pPr>
              <w:rPr>
                <w:ins w:id="3431" w:author="TRIANO José" w:date="2024-09-19T08:12:00Z"/>
              </w:rPr>
            </w:pPr>
            <w:ins w:id="3432" w:author="TRIANO José" w:date="2024-09-19T08:12:00Z">
              <w:r>
                <w:t>Résultat attendu</w:t>
              </w:r>
            </w:ins>
          </w:p>
        </w:tc>
        <w:tc>
          <w:tcPr>
            <w:tcW w:w="7446" w:type="dxa"/>
          </w:tcPr>
          <w:p w14:paraId="110A43BC" w14:textId="77777777" w:rsidR="00DB2595" w:rsidRPr="00DB2595" w:rsidRDefault="00DB2595" w:rsidP="00DB2595">
            <w:pPr>
              <w:pStyle w:val="ReqText"/>
              <w:widowControl w:val="0"/>
              <w:jc w:val="both"/>
              <w:rPr>
                <w:ins w:id="3433" w:author="MAILIER Maxime" w:date="2024-08-28T17:12:00Z"/>
                <w:i w:val="0"/>
                <w:iCs w:val="0"/>
                <w:color w:val="auto"/>
              </w:rPr>
            </w:pPr>
            <w:ins w:id="3434" w:author="MAILIER Maxime" w:date="2024-08-28T17:12:00Z">
              <w:r w:rsidRPr="00DB2595">
                <w:rPr>
                  <w:i w:val="0"/>
                  <w:iCs w:val="0"/>
                  <w:color w:val="auto"/>
                </w:rPr>
                <w:t xml:space="preserve">Pour une ligne exploitée en mode « Exploitation Automatique », si les conditions de la commande par un utilisateur de </w:t>
              </w:r>
            </w:ins>
            <w:r w:rsidRPr="00DB2595">
              <w:rPr>
                <w:i w:val="0"/>
                <w:iCs w:val="0"/>
                <w:color w:val="auto"/>
              </w:rPr>
              <w:t>la duplication</w:t>
            </w:r>
            <w:ins w:id="3435" w:author="MAILIER Maxime" w:date="2024-08-28T17:12:00Z">
              <w:r w:rsidRPr="00DB2595">
                <w:rPr>
                  <w:i w:val="0"/>
                  <w:iCs w:val="0"/>
                  <w:color w:val="auto"/>
                </w:rPr>
                <w:t xml:space="preserve"> d’un service matériel </w:t>
              </w:r>
            </w:ins>
            <w:ins w:id="3436" w:author="MAILIER Maxime" w:date="2024-08-28T17:13:00Z">
              <w:r w:rsidRPr="00DB2595">
                <w:rPr>
                  <w:i w:val="0"/>
                  <w:iCs w:val="0"/>
                  <w:color w:val="auto"/>
                </w:rPr>
                <w:t xml:space="preserve">dans le référentiel horaire en production sont vérifiées, alors le Traffic Mgr doit créer un service matériel constitué des copies des </w:t>
              </w:r>
            </w:ins>
            <w:r w:rsidRPr="00DB2595">
              <w:rPr>
                <w:i w:val="0"/>
                <w:iCs w:val="0"/>
                <w:color w:val="auto"/>
              </w:rPr>
              <w:t>missions</w:t>
            </w:r>
            <w:ins w:id="3437" w:author="MAILIER Maxime" w:date="2024-08-28T17:13:00Z">
              <w:r w:rsidRPr="00DB2595">
                <w:rPr>
                  <w:i w:val="0"/>
                  <w:iCs w:val="0"/>
                  <w:color w:val="auto"/>
                </w:rPr>
                <w:t>-modèles renseignées par l’utilisateur avec les caractéristiques suivantes :</w:t>
              </w:r>
            </w:ins>
          </w:p>
          <w:p w14:paraId="51D54C93" w14:textId="77777777" w:rsidR="00DB2595" w:rsidRPr="00DB2595" w:rsidRDefault="00DB2595" w:rsidP="00DB2595">
            <w:pPr>
              <w:pStyle w:val="ReqText"/>
              <w:numPr>
                <w:ilvl w:val="0"/>
                <w:numId w:val="6"/>
              </w:numPr>
              <w:jc w:val="both"/>
              <w:rPr>
                <w:ins w:id="3438" w:author="MAILIER Maxime" w:date="2024-08-28T17:14:00Z"/>
                <w:i w:val="0"/>
                <w:iCs w:val="0"/>
                <w:color w:val="auto"/>
              </w:rPr>
            </w:pPr>
            <w:ins w:id="3439" w:author="MAILIER Maxime" w:date="2024-08-28T17:14:00Z">
              <w:r w:rsidRPr="00DB2595">
                <w:rPr>
                  <w:i w:val="0"/>
                  <w:iCs w:val="0"/>
                  <w:color w:val="auto"/>
                </w:rPr>
                <w:t>Pour le service matériel :</w:t>
              </w:r>
            </w:ins>
          </w:p>
          <w:p w14:paraId="7EE795F7" w14:textId="77777777" w:rsidR="00DB2595" w:rsidRPr="00DB2595" w:rsidRDefault="00DB2595" w:rsidP="00DB2595">
            <w:pPr>
              <w:pStyle w:val="ReqText"/>
              <w:numPr>
                <w:ilvl w:val="0"/>
                <w:numId w:val="7"/>
              </w:numPr>
              <w:jc w:val="both"/>
              <w:rPr>
                <w:ins w:id="3440" w:author="MAILIER Maxime" w:date="2024-08-28T17:14:00Z"/>
                <w:i w:val="0"/>
                <w:iCs w:val="0"/>
                <w:color w:val="auto"/>
              </w:rPr>
            </w:pPr>
            <w:ins w:id="3441" w:author="MAILIER Maxime" w:date="2024-08-28T17:14:00Z">
              <w:r w:rsidRPr="00DB2595">
                <w:rPr>
                  <w:i w:val="0"/>
                  <w:iCs w:val="0"/>
                  <w:color w:val="auto"/>
                </w:rPr>
                <w:t>Un identifiant de service matériel non encore utilisé</w:t>
              </w:r>
            </w:ins>
          </w:p>
          <w:p w14:paraId="15711A85" w14:textId="77777777" w:rsidR="00DB2595" w:rsidRPr="00DB2595" w:rsidRDefault="00DB2595" w:rsidP="00DB2595">
            <w:pPr>
              <w:pStyle w:val="ReqText"/>
              <w:numPr>
                <w:ilvl w:val="0"/>
                <w:numId w:val="7"/>
              </w:numPr>
              <w:jc w:val="both"/>
              <w:rPr>
                <w:ins w:id="3442" w:author="MAILIER Maxime" w:date="2024-08-28T17:14:00Z"/>
                <w:i w:val="0"/>
                <w:iCs w:val="0"/>
                <w:color w:val="auto"/>
              </w:rPr>
            </w:pPr>
            <w:ins w:id="3443" w:author="MAILIER Maxime" w:date="2024-08-28T17:14:00Z">
              <w:r w:rsidRPr="00DB2595">
                <w:rPr>
                  <w:i w:val="0"/>
                  <w:iCs w:val="0"/>
                  <w:color w:val="auto"/>
                </w:rPr>
                <w:t>Le point d’arrêt technique initial pour le nouveau service matériel, si indiqué par l'utilisateur</w:t>
              </w:r>
            </w:ins>
          </w:p>
          <w:p w14:paraId="2F132879" w14:textId="77777777" w:rsidR="00DB2595" w:rsidRPr="00DB2595" w:rsidRDefault="00DB2595" w:rsidP="00DB2595">
            <w:pPr>
              <w:pStyle w:val="ReqText"/>
              <w:numPr>
                <w:ilvl w:val="0"/>
                <w:numId w:val="7"/>
              </w:numPr>
              <w:jc w:val="both"/>
              <w:rPr>
                <w:ins w:id="3444" w:author="MAILIER Maxime" w:date="2024-08-28T17:14:00Z"/>
                <w:i w:val="0"/>
                <w:iCs w:val="0"/>
                <w:color w:val="auto"/>
              </w:rPr>
            </w:pPr>
            <w:ins w:id="3445" w:author="MAILIER Maxime" w:date="2024-08-28T17:14:00Z">
              <w:r w:rsidRPr="00DB2595">
                <w:rPr>
                  <w:i w:val="0"/>
                  <w:iCs w:val="0"/>
                  <w:color w:val="auto"/>
                </w:rPr>
                <w:t>Le point d’arrêt technique final pour le nouveau service matériel, si indiqué par l'utilisateur</w:t>
              </w:r>
            </w:ins>
          </w:p>
          <w:p w14:paraId="0D0480BA" w14:textId="77777777" w:rsidR="00DB2595" w:rsidRPr="00DB2595" w:rsidRDefault="00DB2595" w:rsidP="00DB2595">
            <w:pPr>
              <w:pStyle w:val="ReqText"/>
              <w:numPr>
                <w:ilvl w:val="0"/>
                <w:numId w:val="6"/>
              </w:numPr>
              <w:jc w:val="both"/>
              <w:rPr>
                <w:ins w:id="3446" w:author="MAILIER Maxime" w:date="2024-08-28T17:14:00Z"/>
                <w:i w:val="0"/>
                <w:iCs w:val="0"/>
                <w:color w:val="auto"/>
              </w:rPr>
            </w:pPr>
            <w:ins w:id="3447" w:author="MAILIER Maxime" w:date="2024-08-28T17:14:00Z">
              <w:r w:rsidRPr="00DB2595">
                <w:rPr>
                  <w:i w:val="0"/>
                  <w:iCs w:val="0"/>
                  <w:color w:val="auto"/>
                </w:rPr>
                <w:t xml:space="preserve">Pour chaque </w:t>
              </w:r>
            </w:ins>
            <w:r w:rsidRPr="00DB2595">
              <w:rPr>
                <w:i w:val="0"/>
                <w:iCs w:val="0"/>
                <w:color w:val="auto"/>
              </w:rPr>
              <w:t>mission</w:t>
            </w:r>
            <w:ins w:id="3448" w:author="MAILIER Maxime" w:date="2024-08-28T17:14:00Z">
              <w:r w:rsidRPr="00DB2595">
                <w:rPr>
                  <w:i w:val="0"/>
                  <w:iCs w:val="0"/>
                  <w:color w:val="auto"/>
                </w:rPr>
                <w:t xml:space="preserve"> de ce service matériel :</w:t>
              </w:r>
            </w:ins>
          </w:p>
          <w:p w14:paraId="00CB2016" w14:textId="77777777" w:rsidR="00DB2595" w:rsidRPr="00DB2595" w:rsidRDefault="00DB2595" w:rsidP="00DB2595">
            <w:pPr>
              <w:pStyle w:val="ReqText"/>
              <w:numPr>
                <w:ilvl w:val="0"/>
                <w:numId w:val="7"/>
              </w:numPr>
              <w:jc w:val="both"/>
              <w:rPr>
                <w:ins w:id="3449" w:author="MAILIER Maxime" w:date="2024-08-28T17:15:00Z"/>
                <w:i w:val="0"/>
                <w:iCs w:val="0"/>
                <w:color w:val="auto"/>
              </w:rPr>
            </w:pPr>
            <w:ins w:id="3450" w:author="MAILIER Maxime" w:date="2024-08-28T17:14:00Z">
              <w:r w:rsidRPr="00DB2595">
                <w:rPr>
                  <w:i w:val="0"/>
                  <w:iCs w:val="0"/>
                  <w:color w:val="auto"/>
                </w:rPr>
                <w:t xml:space="preserve">Un </w:t>
              </w:r>
            </w:ins>
            <w:ins w:id="3451" w:author="MAILIER Maxime" w:date="2024-08-28T17:15:00Z">
              <w:r w:rsidRPr="00DB2595">
                <w:rPr>
                  <w:i w:val="0"/>
                  <w:iCs w:val="0"/>
                  <w:color w:val="auto"/>
                </w:rPr>
                <w:t>numéro</w:t>
              </w:r>
            </w:ins>
            <w:ins w:id="3452" w:author="MAILIER Maxime" w:date="2024-08-28T17:14:00Z">
              <w:r w:rsidRPr="00DB2595">
                <w:rPr>
                  <w:i w:val="0"/>
                  <w:iCs w:val="0"/>
                  <w:color w:val="auto"/>
                </w:rPr>
                <w:t xml:space="preserve"> de </w:t>
              </w:r>
            </w:ins>
            <w:r w:rsidRPr="00DB2595">
              <w:rPr>
                <w:i w:val="0"/>
                <w:iCs w:val="0"/>
                <w:color w:val="auto"/>
              </w:rPr>
              <w:t>mission</w:t>
            </w:r>
            <w:ins w:id="3453" w:author="MAILIER Maxime" w:date="2024-08-28T17:14:00Z">
              <w:r w:rsidRPr="00DB2595">
                <w:rPr>
                  <w:i w:val="0"/>
                  <w:iCs w:val="0"/>
                  <w:color w:val="auto"/>
                </w:rPr>
                <w:t xml:space="preserve"> non encore attribué dans la plage de valeurs pour les </w:t>
              </w:r>
            </w:ins>
            <w:r w:rsidRPr="00DB2595">
              <w:rPr>
                <w:i w:val="0"/>
                <w:iCs w:val="0"/>
                <w:color w:val="auto"/>
              </w:rPr>
              <w:t>missions</w:t>
            </w:r>
            <w:ins w:id="3454" w:author="MAILIER Maxime" w:date="2024-08-28T17:14:00Z">
              <w:r w:rsidRPr="00DB2595">
                <w:rPr>
                  <w:i w:val="0"/>
                  <w:iCs w:val="0"/>
                  <w:color w:val="auto"/>
                </w:rPr>
                <w:t xml:space="preserve"> avec voyageurs</w:t>
              </w:r>
            </w:ins>
          </w:p>
          <w:p w14:paraId="0B9AAE88" w14:textId="77777777" w:rsidR="00DB2595" w:rsidRPr="00DB2595" w:rsidRDefault="00DB2595" w:rsidP="00DB2595">
            <w:pPr>
              <w:pStyle w:val="ReqText"/>
              <w:numPr>
                <w:ilvl w:val="0"/>
                <w:numId w:val="7"/>
              </w:numPr>
              <w:jc w:val="both"/>
              <w:rPr>
                <w:ins w:id="3455" w:author="MAILIER Maxime" w:date="2024-08-28T17:15:00Z"/>
                <w:i w:val="0"/>
                <w:iCs w:val="0"/>
                <w:color w:val="auto"/>
              </w:rPr>
            </w:pPr>
            <w:ins w:id="3456" w:author="MAILIER Maxime" w:date="2024-08-28T17:15:00Z">
              <w:r w:rsidRPr="00DB2595">
                <w:rPr>
                  <w:i w:val="0"/>
                  <w:iCs w:val="0"/>
                  <w:color w:val="auto"/>
                </w:rPr>
                <w:t xml:space="preserve">Horaires égaux aux horaires des </w:t>
              </w:r>
            </w:ins>
            <w:ins w:id="3457" w:author="MAILIER Maxime" w:date="2024-08-28T17:17:00Z">
              <w:r w:rsidRPr="00DB2595">
                <w:rPr>
                  <w:i w:val="0"/>
                  <w:iCs w:val="0"/>
                  <w:color w:val="auto"/>
                </w:rPr>
                <w:t>sillons</w:t>
              </w:r>
            </w:ins>
            <w:ins w:id="3458" w:author="MAILIER Maxime" w:date="2024-08-28T17:18:00Z">
              <w:r w:rsidRPr="00DB2595">
                <w:rPr>
                  <w:i w:val="0"/>
                  <w:iCs w:val="0"/>
                  <w:color w:val="auto"/>
                </w:rPr>
                <w:t xml:space="preserve"> sélectionnés par le Traffic Mgr</w:t>
              </w:r>
            </w:ins>
            <w:ins w:id="3459" w:author="MAILIER Maxime" w:date="2024-08-28T17:25:00Z">
              <w:r w:rsidRPr="00DB2595">
                <w:rPr>
                  <w:i w:val="0"/>
                  <w:iCs w:val="0"/>
                  <w:color w:val="auto"/>
                </w:rPr>
                <w:t xml:space="preserve"> entre les points commerciaux origine et destination</w:t>
              </w:r>
            </w:ins>
          </w:p>
          <w:p w14:paraId="48265646" w14:textId="77777777" w:rsidR="00DB2595" w:rsidRPr="00DB2595" w:rsidRDefault="00DB2595" w:rsidP="00DB2595">
            <w:pPr>
              <w:pStyle w:val="ReqText"/>
              <w:numPr>
                <w:ilvl w:val="0"/>
                <w:numId w:val="7"/>
              </w:numPr>
              <w:jc w:val="both"/>
              <w:rPr>
                <w:ins w:id="3460" w:author="MAILIER Maxime" w:date="2024-08-28T17:16:00Z"/>
                <w:i w:val="0"/>
                <w:iCs w:val="0"/>
                <w:color w:val="auto"/>
              </w:rPr>
            </w:pPr>
            <w:ins w:id="3461" w:author="MAILIER Maxime" w:date="2024-08-28T17:15:00Z">
              <w:r w:rsidRPr="00DB2595">
                <w:rPr>
                  <w:i w:val="0"/>
                  <w:iCs w:val="0"/>
                  <w:color w:val="auto"/>
                </w:rPr>
                <w:t xml:space="preserve">Autres </w:t>
              </w:r>
            </w:ins>
            <w:r w:rsidRPr="00DB2595">
              <w:rPr>
                <w:i w:val="0"/>
                <w:iCs w:val="0"/>
                <w:color w:val="auto"/>
              </w:rPr>
              <w:t>caractéristiques :</w:t>
            </w:r>
            <w:ins w:id="3462" w:author="MAILIER Maxime" w:date="2024-08-28T17:15:00Z">
              <w:r w:rsidRPr="00DB2595">
                <w:rPr>
                  <w:i w:val="0"/>
                  <w:iCs w:val="0"/>
                  <w:color w:val="auto"/>
                </w:rPr>
                <w:t xml:space="preserve"> identiques à celles des </w:t>
              </w:r>
            </w:ins>
            <w:r w:rsidRPr="00DB2595">
              <w:rPr>
                <w:i w:val="0"/>
                <w:iCs w:val="0"/>
                <w:color w:val="auto"/>
              </w:rPr>
              <w:t>missions</w:t>
            </w:r>
            <w:ins w:id="3463" w:author="MAILIER Maxime" w:date="2024-08-28T17:15:00Z">
              <w:r w:rsidRPr="00DB2595">
                <w:rPr>
                  <w:i w:val="0"/>
                  <w:iCs w:val="0"/>
                  <w:color w:val="auto"/>
                </w:rPr>
                <w:t>-modèles</w:t>
              </w:r>
            </w:ins>
          </w:p>
          <w:p w14:paraId="193658AF" w14:textId="1CD020F0" w:rsidR="006134DA" w:rsidRPr="00DB2595" w:rsidRDefault="00DB2595" w:rsidP="001F040F">
            <w:pPr>
              <w:pStyle w:val="ReqText"/>
              <w:numPr>
                <w:ilvl w:val="0"/>
                <w:numId w:val="7"/>
              </w:numPr>
              <w:jc w:val="both"/>
              <w:rPr>
                <w:ins w:id="3464" w:author="TRIANO José" w:date="2024-09-19T08:12:00Z"/>
                <w:i w:val="0"/>
                <w:iCs w:val="0"/>
                <w:color w:val="auto"/>
              </w:rPr>
            </w:pPr>
            <w:ins w:id="3465" w:author="MAILIER Maxime" w:date="2024-08-28T17:16:00Z">
              <w:r w:rsidRPr="00DB2595">
                <w:rPr>
                  <w:i w:val="0"/>
                  <w:iCs w:val="0"/>
                  <w:color w:val="auto"/>
                </w:rPr>
                <w:t>Etat « Prévue »</w:t>
              </w:r>
            </w:ins>
          </w:p>
        </w:tc>
      </w:tr>
      <w:tr w:rsidR="006134DA" w14:paraId="3F4CB46A" w14:textId="77777777" w:rsidTr="001F040F">
        <w:trPr>
          <w:ins w:id="3466" w:author="TRIANO José" w:date="2024-09-19T08:12:00Z"/>
        </w:trPr>
        <w:tc>
          <w:tcPr>
            <w:tcW w:w="1842" w:type="dxa"/>
          </w:tcPr>
          <w:p w14:paraId="551791F5" w14:textId="05398F40" w:rsidR="006134DA" w:rsidRDefault="006134DA" w:rsidP="001F040F">
            <w:pPr>
              <w:rPr>
                <w:ins w:id="3467" w:author="TRIANO José" w:date="2024-09-19T08:12:00Z"/>
              </w:rPr>
            </w:pPr>
            <w:r>
              <w:t xml:space="preserve">Paramètres </w:t>
            </w:r>
          </w:p>
        </w:tc>
        <w:tc>
          <w:tcPr>
            <w:tcW w:w="7446" w:type="dxa"/>
          </w:tcPr>
          <w:p w14:paraId="04475320" w14:textId="77777777" w:rsidR="006134DA" w:rsidRPr="003D256D" w:rsidRDefault="006134DA" w:rsidP="001F040F">
            <w:pPr>
              <w:pStyle w:val="ReqText"/>
              <w:jc w:val="both"/>
              <w:rPr>
                <w:ins w:id="3468" w:author="TRIANO José" w:date="2024-09-19T08:12:00Z"/>
              </w:rPr>
            </w:pPr>
          </w:p>
        </w:tc>
      </w:tr>
    </w:tbl>
    <w:p w14:paraId="2852A41F" w14:textId="77777777" w:rsidR="003E3FA8" w:rsidRDefault="003E3FA8" w:rsidP="00C82597">
      <w:pPr>
        <w:pStyle w:val="ReqText"/>
        <w:widowControl w:val="0"/>
        <w:jc w:val="both"/>
      </w:pPr>
    </w:p>
    <w:p w14:paraId="16D103B0" w14:textId="04FE3187" w:rsidR="00391050" w:rsidRPr="00C1751B" w:rsidDel="00EA4AEB" w:rsidRDefault="00391050" w:rsidP="00C82597">
      <w:pPr>
        <w:pStyle w:val="ReqID"/>
        <w:rPr>
          <w:del w:id="3469" w:author="MAILIER Maxime" w:date="2024-08-14T17:29:00Z"/>
        </w:rPr>
      </w:pPr>
      <w:del w:id="3470" w:author="MAILIER Maxime" w:date="2024-08-14T17:29:00Z">
        <w:r w:rsidRPr="00C1751B" w:rsidDel="00EA4AEB">
          <w:delText>[Param_</w:delText>
        </w:r>
        <w:r w:rsidDel="00EA4AEB">
          <w:delText>TM_TR_02_03</w:delText>
        </w:r>
        <w:r w:rsidRPr="00C1751B" w:rsidDel="00EA4AEB">
          <w:delText>_</w:delText>
        </w:r>
        <w:r w:rsidDel="00EA4AEB">
          <w:delText>yyyy</w:delText>
        </w:r>
        <w:r w:rsidRPr="00C1751B" w:rsidDel="00EA4AEB">
          <w:delText xml:space="preserve">] </w:delText>
        </w:r>
      </w:del>
    </w:p>
    <w:p w14:paraId="6F942D04" w14:textId="50AF4A34" w:rsidR="00391050" w:rsidRPr="00391050" w:rsidDel="00EA4AEB" w:rsidRDefault="00391050" w:rsidP="00C82597">
      <w:pPr>
        <w:jc w:val="both"/>
        <w:rPr>
          <w:del w:id="3471" w:author="MAILIER Maxime" w:date="2024-08-14T17:29:00Z"/>
          <w:i/>
          <w:iCs/>
          <w:color w:val="00B050"/>
        </w:rPr>
      </w:pPr>
      <w:commentRangeStart w:id="3472"/>
      <w:commentRangeStart w:id="3473"/>
      <w:commentRangeStart w:id="3474"/>
      <w:del w:id="3475" w:author="MAILIER Maxime" w:date="2024-08-14T17:29:00Z">
        <w:r w:rsidRPr="00807788" w:rsidDel="00EA4AEB">
          <w:rPr>
            <w:i/>
            <w:iCs/>
            <w:color w:val="00B050"/>
          </w:rPr>
          <w:delText xml:space="preserve">Durée en secondes </w:delText>
        </w:r>
        <w:r w:rsidDel="00EA4AEB">
          <w:rPr>
            <w:i/>
            <w:iCs/>
            <w:color w:val="00B050"/>
          </w:rPr>
          <w:delText>avant l’heure de départ de la course d’amorce d’un service matériel à partir de laquelle le Traffic Mgr vérifie les conditions d’allocation de cette course à un véhicule</w:delText>
        </w:r>
        <w:r w:rsidRPr="00807788" w:rsidDel="00EA4AEB">
          <w:rPr>
            <w:i/>
            <w:iCs/>
            <w:color w:val="00B050"/>
          </w:rPr>
          <w:delText>.</w:delText>
        </w:r>
        <w:commentRangeEnd w:id="3472"/>
        <w:r w:rsidR="006342FD" w:rsidDel="00EA4AEB">
          <w:rPr>
            <w:rStyle w:val="Marquedecommentaire"/>
            <w:rFonts w:asciiTheme="minorHAnsi" w:hAnsiTheme="minorHAnsi" w:cstheme="minorBidi"/>
          </w:rPr>
          <w:commentReference w:id="3472"/>
        </w:r>
        <w:commentRangeEnd w:id="3473"/>
        <w:r w:rsidR="0037750B" w:rsidDel="00EA4AEB">
          <w:rPr>
            <w:rStyle w:val="Marquedecommentaire"/>
            <w:rFonts w:asciiTheme="minorHAnsi" w:hAnsiTheme="minorHAnsi" w:cstheme="minorBidi"/>
          </w:rPr>
          <w:commentReference w:id="3473"/>
        </w:r>
        <w:commentRangeEnd w:id="3474"/>
        <w:r w:rsidR="0062580E" w:rsidDel="00EA4AEB">
          <w:rPr>
            <w:rStyle w:val="Marquedecommentaire"/>
            <w:rFonts w:asciiTheme="minorHAnsi" w:hAnsiTheme="minorHAnsi" w:cstheme="minorBidi"/>
          </w:rPr>
          <w:commentReference w:id="3474"/>
        </w:r>
      </w:del>
    </w:p>
    <w:p w14:paraId="6E4F716E" w14:textId="28C76129" w:rsidR="00F12163" w:rsidDel="00F51E64" w:rsidRDefault="002E5C59" w:rsidP="00C82597">
      <w:pPr>
        <w:pStyle w:val="ReqText"/>
        <w:widowControl w:val="0"/>
        <w:jc w:val="both"/>
        <w:rPr>
          <w:del w:id="3476" w:author="MAILIER Maxime" w:date="2024-08-28T17:17:00Z"/>
        </w:rPr>
      </w:pPr>
      <w:del w:id="3477" w:author="MAILIER Maxime" w:date="2024-08-28T17:17:00Z">
        <w:r w:rsidDel="00F51E64">
          <w:delText>Pour une ligne exploitée en mode « Exploitation Automatique », si</w:delText>
        </w:r>
        <w:r w:rsidR="00F12163" w:rsidDel="00F51E64">
          <w:delText xml:space="preserve"> les conditions de la commande par un utilisateur de l'ajout d’un </w:delText>
        </w:r>
        <w:r w:rsidR="00976B1C" w:rsidDel="00F51E64">
          <w:delText>s</w:delText>
        </w:r>
        <w:r w:rsidR="00F12163" w:rsidDel="00F51E64">
          <w:delText xml:space="preserve">ervice </w:delText>
        </w:r>
        <w:r w:rsidR="00976B1C" w:rsidDel="00F51E64">
          <w:delText>m</w:delText>
        </w:r>
        <w:r w:rsidR="00F12163" w:rsidDel="00F51E64">
          <w:delText xml:space="preserve">atériel dans le référentiel horaire en production sont vérifiées, alors le Traffic Mgr doit créer un </w:delText>
        </w:r>
        <w:r w:rsidR="00976B1C" w:rsidDel="00F51E64">
          <w:delText>s</w:delText>
        </w:r>
        <w:r w:rsidR="00F12163" w:rsidDel="00F51E64">
          <w:delText xml:space="preserve">ervice </w:delText>
        </w:r>
        <w:r w:rsidR="00976B1C" w:rsidDel="00F51E64">
          <w:delText>m</w:delText>
        </w:r>
        <w:r w:rsidR="00F12163" w:rsidDel="00F51E64">
          <w:delText xml:space="preserve">atériel constitué d'une copie des courses-modèles </w:delText>
        </w:r>
        <w:r w:rsidR="00A938DC" w:rsidDel="00F51E64">
          <w:delText xml:space="preserve">du </w:delText>
        </w:r>
        <w:r w:rsidR="00976B1C" w:rsidDel="00F51E64">
          <w:delText>s</w:delText>
        </w:r>
        <w:r w:rsidR="00A938DC" w:rsidDel="00F51E64">
          <w:delText xml:space="preserve">ervice </w:delText>
        </w:r>
        <w:r w:rsidR="00976B1C" w:rsidDel="00F51E64">
          <w:delText>m</w:delText>
        </w:r>
        <w:r w:rsidR="00A938DC" w:rsidDel="00F51E64">
          <w:delText>atériel</w:delText>
        </w:r>
        <w:r w:rsidR="00F12163" w:rsidDel="00F51E64">
          <w:delText>-modèle avec les caractéristiques suivantes :</w:delText>
        </w:r>
      </w:del>
    </w:p>
    <w:p w14:paraId="78BF851D" w14:textId="4C5DF6DB" w:rsidR="00F12163" w:rsidDel="00F51E64" w:rsidRDefault="00554C87" w:rsidP="00C82597">
      <w:pPr>
        <w:pStyle w:val="ReqText"/>
        <w:numPr>
          <w:ilvl w:val="0"/>
          <w:numId w:val="6"/>
        </w:numPr>
        <w:jc w:val="both"/>
        <w:rPr>
          <w:del w:id="3478" w:author="MAILIER Maxime" w:date="2024-08-28T17:17:00Z"/>
        </w:rPr>
      </w:pPr>
      <w:del w:id="3479" w:author="MAILIER Maxime" w:date="2024-08-28T17:17:00Z">
        <w:r w:rsidDel="00F51E64">
          <w:delText>P</w:delText>
        </w:r>
        <w:r w:rsidR="00F12163" w:rsidDel="00F51E64">
          <w:delText xml:space="preserve">our </w:delText>
        </w:r>
        <w:r w:rsidR="00A938DC" w:rsidDel="00F51E64">
          <w:delText xml:space="preserve">le </w:delText>
        </w:r>
        <w:r w:rsidR="00976B1C" w:rsidDel="00F51E64">
          <w:delText>s</w:delText>
        </w:r>
        <w:r w:rsidR="00A938DC" w:rsidDel="00F51E64">
          <w:delText xml:space="preserve">ervice </w:delText>
        </w:r>
        <w:r w:rsidR="00976B1C" w:rsidDel="00F51E64">
          <w:delText>m</w:delText>
        </w:r>
        <w:r w:rsidR="00A938DC" w:rsidDel="00F51E64">
          <w:delText>atériel</w:delText>
        </w:r>
        <w:r w:rsidR="00F12163" w:rsidDel="00F51E64">
          <w:delText xml:space="preserve"> :</w:delText>
        </w:r>
      </w:del>
    </w:p>
    <w:p w14:paraId="6662A8FC" w14:textId="5948D69E" w:rsidR="00F12163" w:rsidDel="00F51E64" w:rsidRDefault="00554C87" w:rsidP="00C82597">
      <w:pPr>
        <w:pStyle w:val="ReqText"/>
        <w:numPr>
          <w:ilvl w:val="0"/>
          <w:numId w:val="7"/>
        </w:numPr>
        <w:jc w:val="both"/>
        <w:rPr>
          <w:del w:id="3480" w:author="MAILIER Maxime" w:date="2024-08-28T17:17:00Z"/>
        </w:rPr>
      </w:pPr>
      <w:del w:id="3481" w:author="MAILIER Maxime" w:date="2024-08-28T17:17:00Z">
        <w:r w:rsidDel="00F51E64">
          <w:delText>U</w:delText>
        </w:r>
        <w:r w:rsidR="00F12163" w:rsidDel="00F51E64">
          <w:delText xml:space="preserve">n </w:delText>
        </w:r>
        <w:r w:rsidR="00153904" w:rsidDel="00F51E64">
          <w:delText>identifiant de</w:delText>
        </w:r>
        <w:r w:rsidR="00F12163" w:rsidDel="00F51E64">
          <w:delText xml:space="preserve"> </w:delText>
        </w:r>
        <w:r w:rsidR="00976B1C" w:rsidDel="00F51E64">
          <w:delText>s</w:delText>
        </w:r>
        <w:r w:rsidR="00A938DC" w:rsidDel="00F51E64">
          <w:delText xml:space="preserve">ervice </w:delText>
        </w:r>
        <w:r w:rsidR="00976B1C" w:rsidDel="00F51E64">
          <w:delText>m</w:delText>
        </w:r>
        <w:r w:rsidR="00A938DC" w:rsidDel="00F51E64">
          <w:delText>atériel</w:delText>
        </w:r>
        <w:r w:rsidR="00F12163" w:rsidDel="00F51E64">
          <w:delText xml:space="preserve"> non encore </w:delText>
        </w:r>
        <w:r w:rsidR="00A938DC" w:rsidDel="00F51E64">
          <w:delText>utilisé</w:delText>
        </w:r>
      </w:del>
    </w:p>
    <w:p w14:paraId="71F9CAB3" w14:textId="2651EA86" w:rsidR="00F12163" w:rsidDel="00F51E64" w:rsidRDefault="00554C87" w:rsidP="00C82597">
      <w:pPr>
        <w:pStyle w:val="ReqText"/>
        <w:numPr>
          <w:ilvl w:val="0"/>
          <w:numId w:val="7"/>
        </w:numPr>
        <w:jc w:val="both"/>
        <w:rPr>
          <w:del w:id="3482" w:author="MAILIER Maxime" w:date="2024-08-28T17:17:00Z"/>
        </w:rPr>
      </w:pPr>
      <w:del w:id="3483" w:author="MAILIER Maxime" w:date="2024-08-28T17:17:00Z">
        <w:r w:rsidDel="00F51E64">
          <w:delText>L</w:delText>
        </w:r>
        <w:r w:rsidR="00A938DC" w:rsidDel="00F51E64">
          <w:delText>e point d’arrêt</w:delText>
        </w:r>
        <w:r w:rsidR="00F12163" w:rsidDel="00F51E64">
          <w:delText xml:space="preserve"> </w:delText>
        </w:r>
        <w:r w:rsidR="004C71FA" w:rsidDel="00F51E64">
          <w:delText>technique</w:delText>
        </w:r>
        <w:r w:rsidR="003E5288" w:rsidDel="00F51E64">
          <w:delText xml:space="preserve"> ou commercial</w:delText>
        </w:r>
        <w:r w:rsidR="004C71FA" w:rsidDel="00F51E64">
          <w:delText xml:space="preserve"> </w:delText>
        </w:r>
        <w:r w:rsidR="00F12163" w:rsidDel="00F51E64">
          <w:delText xml:space="preserve">initial pour </w:delText>
        </w:r>
        <w:r w:rsidR="00A938DC" w:rsidDel="00F51E64">
          <w:delText xml:space="preserve">le nouveau </w:delText>
        </w:r>
        <w:r w:rsidR="00976B1C" w:rsidDel="00F51E64">
          <w:delText>s</w:delText>
        </w:r>
        <w:r w:rsidR="00A938DC" w:rsidDel="00F51E64">
          <w:delText xml:space="preserve">ervice </w:delText>
        </w:r>
        <w:r w:rsidR="00976B1C" w:rsidDel="00F51E64">
          <w:delText>m</w:delText>
        </w:r>
        <w:r w:rsidR="00A938DC" w:rsidDel="00F51E64">
          <w:delText>atériel</w:delText>
        </w:r>
        <w:r w:rsidR="00F12163" w:rsidDel="00F51E64">
          <w:delText>, si indiqué par l'utilisateur</w:delText>
        </w:r>
      </w:del>
    </w:p>
    <w:p w14:paraId="16E2183C" w14:textId="4639CEF1" w:rsidR="00F12163" w:rsidDel="00F51E64" w:rsidRDefault="00554C87" w:rsidP="00C82597">
      <w:pPr>
        <w:pStyle w:val="ReqText"/>
        <w:numPr>
          <w:ilvl w:val="0"/>
          <w:numId w:val="7"/>
        </w:numPr>
        <w:jc w:val="both"/>
        <w:rPr>
          <w:del w:id="3484" w:author="MAILIER Maxime" w:date="2024-08-28T17:17:00Z"/>
        </w:rPr>
      </w:pPr>
      <w:del w:id="3485" w:author="MAILIER Maxime" w:date="2024-08-28T17:17:00Z">
        <w:r w:rsidDel="00F51E64">
          <w:delText>L</w:delText>
        </w:r>
        <w:r w:rsidR="00A938DC" w:rsidDel="00F51E64">
          <w:delText>e point d’arrêt</w:delText>
        </w:r>
        <w:r w:rsidR="004C71FA" w:rsidDel="00F51E64">
          <w:delText xml:space="preserve"> technique</w:delText>
        </w:r>
        <w:r w:rsidR="00A938DC" w:rsidDel="00F51E64">
          <w:delText xml:space="preserve"> </w:delText>
        </w:r>
        <w:r w:rsidR="003E5288" w:rsidDel="00F51E64">
          <w:delText xml:space="preserve">ou commercial </w:delText>
        </w:r>
        <w:r w:rsidR="00A938DC" w:rsidDel="00F51E64">
          <w:delText xml:space="preserve">final pour le nouveau </w:delText>
        </w:r>
        <w:r w:rsidR="00976B1C" w:rsidDel="00F51E64">
          <w:delText>s</w:delText>
        </w:r>
        <w:r w:rsidR="00A938DC" w:rsidDel="00F51E64">
          <w:delText xml:space="preserve">ervice </w:delText>
        </w:r>
        <w:r w:rsidR="00976B1C" w:rsidDel="00F51E64">
          <w:delText>m</w:delText>
        </w:r>
        <w:r w:rsidR="00A938DC" w:rsidDel="00F51E64">
          <w:delText>atériel, si indiqué par l'utilisateur</w:delText>
        </w:r>
      </w:del>
    </w:p>
    <w:p w14:paraId="7AC87C27" w14:textId="70AEAEB7" w:rsidR="00F12163" w:rsidDel="00F51E64" w:rsidRDefault="00554C87" w:rsidP="00C82597">
      <w:pPr>
        <w:pStyle w:val="ReqText"/>
        <w:numPr>
          <w:ilvl w:val="0"/>
          <w:numId w:val="8"/>
        </w:numPr>
        <w:jc w:val="both"/>
        <w:rPr>
          <w:del w:id="3486" w:author="MAILIER Maxime" w:date="2024-08-28T17:17:00Z"/>
        </w:rPr>
      </w:pPr>
      <w:del w:id="3487" w:author="MAILIER Maxime" w:date="2024-08-28T17:17:00Z">
        <w:r w:rsidDel="00F51E64">
          <w:delText>P</w:delText>
        </w:r>
        <w:r w:rsidR="00F12163" w:rsidDel="00F51E64">
          <w:delText xml:space="preserve">our chaque course de </w:delText>
        </w:r>
        <w:r w:rsidR="00A938DC" w:rsidDel="00F51E64">
          <w:delText xml:space="preserve">ce </w:delText>
        </w:r>
        <w:r w:rsidR="00976B1C" w:rsidDel="00F51E64">
          <w:delText>s</w:delText>
        </w:r>
        <w:r w:rsidR="00A938DC" w:rsidDel="00F51E64">
          <w:delText xml:space="preserve">ervice </w:delText>
        </w:r>
        <w:r w:rsidR="00976B1C" w:rsidDel="00F51E64">
          <w:delText>m</w:delText>
        </w:r>
        <w:r w:rsidR="00A938DC" w:rsidDel="00F51E64">
          <w:delText>atériel</w:delText>
        </w:r>
        <w:r w:rsidR="00F12163" w:rsidDel="00F51E64">
          <w:delText xml:space="preserve"> :</w:delText>
        </w:r>
      </w:del>
    </w:p>
    <w:p w14:paraId="784FD382" w14:textId="0733B647" w:rsidR="00F12163" w:rsidDel="00F51E64" w:rsidRDefault="00554C87" w:rsidP="00C82597">
      <w:pPr>
        <w:pStyle w:val="ReqText"/>
        <w:numPr>
          <w:ilvl w:val="0"/>
          <w:numId w:val="9"/>
        </w:numPr>
        <w:jc w:val="both"/>
        <w:rPr>
          <w:del w:id="3488" w:author="MAILIER Maxime" w:date="2024-08-28T17:17:00Z"/>
        </w:rPr>
      </w:pPr>
      <w:del w:id="3489" w:author="MAILIER Maxime" w:date="2024-08-28T17:17:00Z">
        <w:r w:rsidDel="00F51E64">
          <w:delText>U</w:delText>
        </w:r>
        <w:r w:rsidR="00F12163" w:rsidDel="00F51E64">
          <w:delText xml:space="preserve">n </w:delText>
        </w:r>
        <w:r w:rsidR="00153904" w:rsidDel="00F51E64">
          <w:delText xml:space="preserve">identifiant </w:delText>
        </w:r>
        <w:r w:rsidR="00F12163" w:rsidDel="00F51E64">
          <w:delText>de course non encore attribué dans la plage de valeurs pour les courses avec voyageurs</w:delText>
        </w:r>
      </w:del>
    </w:p>
    <w:p w14:paraId="29721F6F" w14:textId="5456ABD0" w:rsidR="00F12163" w:rsidDel="00F51E64" w:rsidRDefault="00554C87" w:rsidP="00C82597">
      <w:pPr>
        <w:pStyle w:val="ReqText"/>
        <w:numPr>
          <w:ilvl w:val="0"/>
          <w:numId w:val="9"/>
        </w:numPr>
        <w:jc w:val="both"/>
        <w:rPr>
          <w:del w:id="3490" w:author="MAILIER Maxime" w:date="2024-08-28T17:17:00Z"/>
        </w:rPr>
      </w:pPr>
      <w:del w:id="3491" w:author="MAILIER Maxime" w:date="2024-08-28T17:17:00Z">
        <w:r w:rsidDel="00F51E64">
          <w:delText>H</w:delText>
        </w:r>
        <w:r w:rsidR="00F12163" w:rsidDel="00F51E64">
          <w:delText>oraires égaux aux horaires des courses-modèles plus le décalage horaire indiqué par l'utilisateur</w:delText>
        </w:r>
      </w:del>
    </w:p>
    <w:p w14:paraId="1A2CACE2" w14:textId="37155D8A" w:rsidR="00F12163" w:rsidDel="00F51E64" w:rsidRDefault="00554C87" w:rsidP="00C82597">
      <w:pPr>
        <w:pStyle w:val="ReqText"/>
        <w:numPr>
          <w:ilvl w:val="0"/>
          <w:numId w:val="9"/>
        </w:numPr>
        <w:jc w:val="both"/>
        <w:rPr>
          <w:del w:id="3492" w:author="MAILIER Maxime" w:date="2024-08-28T17:17:00Z"/>
        </w:rPr>
      </w:pPr>
      <w:del w:id="3493" w:author="MAILIER Maxime" w:date="2024-08-28T17:17:00Z">
        <w:r w:rsidDel="00F51E64">
          <w:delText>A</w:delText>
        </w:r>
        <w:r w:rsidR="00F12163" w:rsidDel="00F51E64">
          <w:delText>utres caractéristiques : identiques à celles des courses-modèles</w:delText>
        </w:r>
      </w:del>
    </w:p>
    <w:p w14:paraId="3EF11F7C" w14:textId="7400F809" w:rsidR="00F12163" w:rsidDel="00F51E64" w:rsidRDefault="00554C87" w:rsidP="00C82597">
      <w:pPr>
        <w:pStyle w:val="ReqText"/>
        <w:numPr>
          <w:ilvl w:val="0"/>
          <w:numId w:val="9"/>
        </w:numPr>
        <w:jc w:val="both"/>
        <w:rPr>
          <w:del w:id="3494" w:author="MAILIER Maxime" w:date="2024-08-28T17:17:00Z"/>
        </w:rPr>
      </w:pPr>
      <w:del w:id="3495" w:author="MAILIER Maxime" w:date="2024-08-28T17:17:00Z">
        <w:r w:rsidDel="00F51E64">
          <w:delText>E</w:delText>
        </w:r>
        <w:r w:rsidR="00F12163" w:rsidDel="00F51E64">
          <w:delText xml:space="preserve">tat </w:delText>
        </w:r>
        <w:r w:rsidR="002D077D" w:rsidDel="00F51E64">
          <w:delText> « Prévue »</w:delText>
        </w:r>
      </w:del>
    </w:p>
    <w:p w14:paraId="5E2D86A2" w14:textId="537CB332" w:rsidR="00DA06E4" w:rsidRDefault="00DA06E4" w:rsidP="00C82597">
      <w:pPr>
        <w:jc w:val="both"/>
        <w:rPr>
          <w:u w:val="single"/>
        </w:rPr>
      </w:pPr>
      <w:r w:rsidRPr="00DA06E4">
        <w:rPr>
          <w:u w:val="single"/>
        </w:rPr>
        <w:t>Suppr</w:t>
      </w:r>
      <w:r w:rsidR="00554C87">
        <w:rPr>
          <w:u w:val="single"/>
        </w:rPr>
        <w:t>ession d’</w:t>
      </w:r>
      <w:r w:rsidRPr="00DA06E4">
        <w:rPr>
          <w:u w:val="single"/>
        </w:rPr>
        <w:t xml:space="preserve">un </w:t>
      </w:r>
      <w:r w:rsidR="00976B1C">
        <w:rPr>
          <w:u w:val="single"/>
        </w:rPr>
        <w:t>s</w:t>
      </w:r>
      <w:r w:rsidRPr="00DA06E4">
        <w:rPr>
          <w:u w:val="single"/>
        </w:rPr>
        <w:t xml:space="preserve">ervice </w:t>
      </w:r>
      <w:r w:rsidR="00976B1C">
        <w:rPr>
          <w:u w:val="single"/>
        </w:rPr>
        <w:t>m</w:t>
      </w:r>
      <w:r w:rsidRPr="00DA06E4">
        <w:rPr>
          <w:u w:val="single"/>
        </w:rPr>
        <w:t>atériel</w:t>
      </w:r>
      <w:r>
        <w:rPr>
          <w:u w:val="single"/>
        </w:rPr>
        <w:t> </w:t>
      </w:r>
      <w:r w:rsidR="00554C87">
        <w:rPr>
          <w:u w:val="single"/>
        </w:rPr>
        <w:t>par l’utilisateur</w:t>
      </w:r>
      <w:r w:rsidR="004C71FA">
        <w:rPr>
          <w:u w:val="single"/>
        </w:rPr>
        <w:t xml:space="preserve"> </w:t>
      </w:r>
      <w:r>
        <w:rPr>
          <w:u w:val="single"/>
        </w:rPr>
        <w:t>:</w:t>
      </w:r>
    </w:p>
    <w:tbl>
      <w:tblPr>
        <w:tblStyle w:val="Grilledutableau"/>
        <w:tblW w:w="0" w:type="auto"/>
        <w:tblLook w:val="04A0" w:firstRow="1" w:lastRow="0" w:firstColumn="1" w:lastColumn="0" w:noHBand="0" w:noVBand="1"/>
      </w:tblPr>
      <w:tblGrid>
        <w:gridCol w:w="1842"/>
        <w:gridCol w:w="7446"/>
      </w:tblGrid>
      <w:tr w:rsidR="00237B2F" w14:paraId="2AD531FE" w14:textId="77777777" w:rsidTr="001F040F">
        <w:trPr>
          <w:ins w:id="3496" w:author="TRIANO José" w:date="2024-09-19T08:12:00Z"/>
        </w:trPr>
        <w:tc>
          <w:tcPr>
            <w:tcW w:w="1842" w:type="dxa"/>
          </w:tcPr>
          <w:p w14:paraId="7CD96356" w14:textId="77777777" w:rsidR="00237B2F" w:rsidRDefault="00237B2F" w:rsidP="001F040F">
            <w:pPr>
              <w:rPr>
                <w:ins w:id="3497" w:author="TRIANO José" w:date="2024-09-19T08:12:00Z"/>
              </w:rPr>
            </w:pPr>
            <w:ins w:id="3498" w:author="TRIANO José" w:date="2024-09-19T08:12:00Z">
              <w:r>
                <w:t>Résultat attendu</w:t>
              </w:r>
            </w:ins>
          </w:p>
        </w:tc>
        <w:tc>
          <w:tcPr>
            <w:tcW w:w="7446" w:type="dxa"/>
          </w:tcPr>
          <w:p w14:paraId="4AF2C323" w14:textId="77777777" w:rsidR="00237B2F" w:rsidRDefault="00237B2F" w:rsidP="00237B2F">
            <w:ins w:id="3499" w:author="MAILIER Maxime" w:date="2024-08-19T11:50:00Z">
              <w:r>
                <w:t>Pour une ligne exploitée en mode « Exploitation Automatique », le</w:t>
              </w:r>
            </w:ins>
            <w:del w:id="3500" w:author="MAILIER Maxime" w:date="2024-08-19T11:50:00Z">
              <w:r w:rsidDel="002E5C59">
                <w:delText>Le</w:delText>
              </w:r>
            </w:del>
            <w:r>
              <w:t xml:space="preserve"> Traffic Mgr doit permettre à un utilisateur de commander la suppression d’un service matériel défini dans le référentiel horaire en production en indiquant </w:t>
            </w:r>
            <w:del w:id="3501" w:author="MAILIER Maxime" w:date="2024-08-28T17:26:00Z">
              <w:r w:rsidDel="00615401">
                <w:delText xml:space="preserve">le </w:delText>
              </w:r>
            </w:del>
            <w:ins w:id="3502" w:author="MAILIER Maxime" w:date="2024-08-28T17:26:00Z">
              <w:r>
                <w:t xml:space="preserve">l’identifiant du </w:t>
              </w:r>
            </w:ins>
            <w:r>
              <w:t>service matériel concerné.</w:t>
            </w:r>
          </w:p>
          <w:p w14:paraId="3AC4CC0F" w14:textId="4E7A902C" w:rsidR="00237B2F" w:rsidRDefault="00237B2F" w:rsidP="00237B2F">
            <w:pPr>
              <w:rPr>
                <w:ins w:id="3503" w:author="TRIANO José" w:date="2024-09-19T08:12:00Z"/>
              </w:rPr>
            </w:pPr>
            <w:ins w:id="3504" w:author="MAILIER Maxime" w:date="2024-08-19T11:50:00Z">
              <w:r>
                <w:t>Pour une ligne exploitée en mode « Exploitation Automatique », suite</w:t>
              </w:r>
            </w:ins>
            <w:del w:id="3505" w:author="MAILIER Maxime" w:date="2024-08-19T11:50:00Z">
              <w:r w:rsidDel="002E5C59">
                <w:delText>Suite</w:delText>
              </w:r>
            </w:del>
            <w:r>
              <w:t xml:space="preserve"> à une commande de suppression d’un service matériel, le Traffic Mgr doit mettre dans l'état « Supprimée » les missions </w:t>
            </w:r>
            <w:del w:id="3506" w:author="MAILIER Maxime" w:date="2024-08-30T17:27:00Z">
              <w:r w:rsidDel="00893CA9">
                <w:delText xml:space="preserve">du </w:delText>
              </w:r>
            </w:del>
            <w:ins w:id="3507" w:author="MAILIER Maxime" w:date="2024-08-30T17:27:00Z">
              <w:r>
                <w:t xml:space="preserve">de ce </w:t>
              </w:r>
            </w:ins>
            <w:r>
              <w:t>service matériel qui sont dans l'état « </w:t>
            </w:r>
            <w:del w:id="3508" w:author="MAILIER Maxime" w:date="2024-08-14T17:17:00Z">
              <w:r w:rsidDel="002D077D">
                <w:delText>Future </w:delText>
              </w:r>
            </w:del>
            <w:ins w:id="3509" w:author="MAILIER Maxime" w:date="2024-08-14T17:17:00Z">
              <w:r>
                <w:t>Prévue </w:t>
              </w:r>
            </w:ins>
            <w:r>
              <w:t>»</w:t>
            </w:r>
            <w:ins w:id="3510" w:author="MAILIER Maxime" w:date="2024-08-30T15:05:00Z">
              <w:r>
                <w:t xml:space="preserve"> ou dans l’état « Confirmée »</w:t>
              </w:r>
            </w:ins>
            <w:r>
              <w:t>.</w:t>
            </w:r>
          </w:p>
        </w:tc>
      </w:tr>
      <w:tr w:rsidR="00237B2F" w14:paraId="10D94D20" w14:textId="77777777" w:rsidTr="001F040F">
        <w:trPr>
          <w:ins w:id="3511" w:author="TRIANO José" w:date="2024-09-19T08:12:00Z"/>
        </w:trPr>
        <w:tc>
          <w:tcPr>
            <w:tcW w:w="1842" w:type="dxa"/>
          </w:tcPr>
          <w:p w14:paraId="4FEBAF3F" w14:textId="77777777" w:rsidR="00237B2F" w:rsidRDefault="00237B2F" w:rsidP="001F040F">
            <w:pPr>
              <w:rPr>
                <w:ins w:id="3512" w:author="TRIANO José" w:date="2024-09-19T08:12:00Z"/>
              </w:rPr>
            </w:pPr>
            <w:r>
              <w:t xml:space="preserve">Paramètres </w:t>
            </w:r>
          </w:p>
        </w:tc>
        <w:tc>
          <w:tcPr>
            <w:tcW w:w="7446" w:type="dxa"/>
          </w:tcPr>
          <w:p w14:paraId="1FAED2CA" w14:textId="77777777" w:rsidR="00237B2F" w:rsidRPr="003D256D" w:rsidRDefault="00237B2F" w:rsidP="001F040F">
            <w:pPr>
              <w:pStyle w:val="ReqText"/>
              <w:jc w:val="both"/>
              <w:rPr>
                <w:ins w:id="3513" w:author="TRIANO José" w:date="2024-09-19T08:12:00Z"/>
              </w:rPr>
            </w:pPr>
          </w:p>
        </w:tc>
      </w:tr>
    </w:tbl>
    <w:p w14:paraId="45E35129" w14:textId="77777777" w:rsidR="00DB2595" w:rsidRPr="00DA06E4" w:rsidRDefault="00DB2595" w:rsidP="00C82597">
      <w:pPr>
        <w:jc w:val="both"/>
      </w:pPr>
    </w:p>
    <w:p w14:paraId="01D3F2AD" w14:textId="1C7135D4" w:rsidR="002F05D0" w:rsidRDefault="002F05D0" w:rsidP="00C82597">
      <w:pPr>
        <w:jc w:val="both"/>
        <w:rPr>
          <w:u w:val="single"/>
        </w:rPr>
      </w:pPr>
      <w:r>
        <w:rPr>
          <w:u w:val="single"/>
        </w:rPr>
        <w:t>Ajout</w:t>
      </w:r>
      <w:r w:rsidRPr="00DA06E4">
        <w:rPr>
          <w:u w:val="single"/>
        </w:rPr>
        <w:t xml:space="preserve"> </w:t>
      </w:r>
      <w:r w:rsidR="00554C87">
        <w:rPr>
          <w:u w:val="single"/>
        </w:rPr>
        <w:t>d’</w:t>
      </w:r>
      <w:r w:rsidRPr="00DA06E4">
        <w:rPr>
          <w:u w:val="single"/>
        </w:rPr>
        <w:t>un</w:t>
      </w:r>
      <w:r>
        <w:rPr>
          <w:u w:val="single"/>
        </w:rPr>
        <w:t xml:space="preserve">e </w:t>
      </w:r>
      <w:r w:rsidR="001F6EE4">
        <w:rPr>
          <w:u w:val="single"/>
        </w:rPr>
        <w:t>mission</w:t>
      </w:r>
      <w:r>
        <w:rPr>
          <w:u w:val="single"/>
        </w:rPr>
        <w:t> </w:t>
      </w:r>
      <w:r w:rsidR="00554C87">
        <w:rPr>
          <w:u w:val="single"/>
        </w:rPr>
        <w:t xml:space="preserve">par l’utilisateur </w:t>
      </w:r>
      <w:r>
        <w:rPr>
          <w:u w:val="single"/>
        </w:rPr>
        <w:t>:</w:t>
      </w:r>
    </w:p>
    <w:tbl>
      <w:tblPr>
        <w:tblStyle w:val="Grilledutableau"/>
        <w:tblW w:w="0" w:type="auto"/>
        <w:tblLook w:val="04A0" w:firstRow="1" w:lastRow="0" w:firstColumn="1" w:lastColumn="0" w:noHBand="0" w:noVBand="1"/>
      </w:tblPr>
      <w:tblGrid>
        <w:gridCol w:w="1842"/>
        <w:gridCol w:w="7446"/>
      </w:tblGrid>
      <w:tr w:rsidR="007774AD" w14:paraId="71120A8A" w14:textId="77777777" w:rsidTr="001F040F">
        <w:trPr>
          <w:ins w:id="3514" w:author="TRIANO José" w:date="2024-09-19T08:12:00Z"/>
        </w:trPr>
        <w:tc>
          <w:tcPr>
            <w:tcW w:w="1842" w:type="dxa"/>
          </w:tcPr>
          <w:p w14:paraId="70E5CA5D" w14:textId="77777777" w:rsidR="007774AD" w:rsidRDefault="007774AD" w:rsidP="001F040F">
            <w:pPr>
              <w:rPr>
                <w:ins w:id="3515" w:author="TRIANO José" w:date="2024-09-19T08:12:00Z"/>
              </w:rPr>
            </w:pPr>
            <w:ins w:id="3516" w:author="TRIANO José" w:date="2024-09-19T08:12:00Z">
              <w:r>
                <w:t>Résultat attendu</w:t>
              </w:r>
            </w:ins>
          </w:p>
        </w:tc>
        <w:tc>
          <w:tcPr>
            <w:tcW w:w="7446" w:type="dxa"/>
          </w:tcPr>
          <w:p w14:paraId="5826386C" w14:textId="77777777" w:rsidR="00BD216C" w:rsidRDefault="00BD216C" w:rsidP="003647E3">
            <w:ins w:id="3517" w:author="MAILIER Maxime" w:date="2024-08-19T11:50:00Z">
              <w:r>
                <w:t>Pour une ligne exploitée en mode « Exploitation Automatique », le</w:t>
              </w:r>
            </w:ins>
            <w:del w:id="3518" w:author="MAILIER Maxime" w:date="2024-08-19T11:50:00Z">
              <w:r w:rsidDel="002E5C59">
                <w:delText>Le</w:delText>
              </w:r>
            </w:del>
            <w:r>
              <w:t xml:space="preserve"> Traffic Mgr doit permettre à un utilisateur de commander la création d’une mission </w:t>
            </w:r>
            <w:ins w:id="3519" w:author="MAILIER Maxime" w:date="2024-08-28T17:37:00Z">
              <w:r>
                <w:t xml:space="preserve">avec voyageurs </w:t>
              </w:r>
            </w:ins>
            <w:r>
              <w:t>dans le référentiel horaire en production en indiquant :</w:t>
            </w:r>
          </w:p>
          <w:p w14:paraId="4D4F5C5A" w14:textId="77777777" w:rsidR="00BD216C" w:rsidRPr="00CE5780" w:rsidRDefault="00BD216C" w:rsidP="00CE5780">
            <w:pPr>
              <w:pStyle w:val="Paragraphedeliste"/>
              <w:numPr>
                <w:ilvl w:val="0"/>
                <w:numId w:val="116"/>
              </w:numPr>
            </w:pPr>
            <w:r w:rsidRPr="00CE5780">
              <w:t>Le point d’arrêt technique initial de la nouvelle mission (optionnel)</w:t>
            </w:r>
          </w:p>
          <w:p w14:paraId="7896CFB8" w14:textId="77777777" w:rsidR="00BD216C" w:rsidRPr="00CE5780" w:rsidRDefault="00BD216C" w:rsidP="00CE5780">
            <w:pPr>
              <w:pStyle w:val="Paragraphedeliste"/>
              <w:numPr>
                <w:ilvl w:val="0"/>
                <w:numId w:val="116"/>
              </w:numPr>
            </w:pPr>
            <w:r w:rsidRPr="00CE5780">
              <w:t>Le point d’arrêt technique final de la nouvelle mission (optionnel)</w:t>
            </w:r>
          </w:p>
          <w:p w14:paraId="4CABBCAE" w14:textId="77777777" w:rsidR="00BD216C" w:rsidRPr="00CE5780" w:rsidRDefault="00BD216C" w:rsidP="00CE5780">
            <w:pPr>
              <w:pStyle w:val="Paragraphedeliste"/>
              <w:numPr>
                <w:ilvl w:val="0"/>
                <w:numId w:val="116"/>
              </w:numPr>
            </w:pPr>
            <w:r w:rsidRPr="00CE5780">
              <w:t>Le point d’arrêt commercial origine</w:t>
            </w:r>
          </w:p>
          <w:p w14:paraId="73723C58" w14:textId="77777777" w:rsidR="00BD216C" w:rsidRPr="00CE5780" w:rsidRDefault="00BD216C" w:rsidP="00CE5780">
            <w:pPr>
              <w:pStyle w:val="Paragraphedeliste"/>
              <w:numPr>
                <w:ilvl w:val="0"/>
                <w:numId w:val="116"/>
              </w:numPr>
            </w:pPr>
            <w:r w:rsidRPr="00CE5780">
              <w:t>Le point d’arrêt commercial destination</w:t>
            </w:r>
          </w:p>
          <w:p w14:paraId="0081F3B5" w14:textId="77777777" w:rsidR="00BD216C" w:rsidRPr="00CE5780" w:rsidRDefault="00BD216C" w:rsidP="00CE5780">
            <w:pPr>
              <w:pStyle w:val="Paragraphedeliste"/>
              <w:numPr>
                <w:ilvl w:val="0"/>
                <w:numId w:val="116"/>
              </w:numPr>
            </w:pPr>
            <w:r w:rsidRPr="00CE5780">
              <w:t>Les points d’arrêt commerciaux à desservir</w:t>
            </w:r>
          </w:p>
          <w:p w14:paraId="146F246C" w14:textId="77777777" w:rsidR="00BD216C" w:rsidRPr="00CE5780" w:rsidRDefault="00BD216C" w:rsidP="00CE5780">
            <w:pPr>
              <w:pStyle w:val="Paragraphedeliste"/>
              <w:numPr>
                <w:ilvl w:val="0"/>
                <w:numId w:val="116"/>
              </w:numPr>
            </w:pPr>
            <w:r w:rsidRPr="00CE5780">
              <w:t>L’heure de départ depuis le point d’arrêt commercial origine</w:t>
            </w:r>
          </w:p>
          <w:p w14:paraId="06D50986" w14:textId="77777777" w:rsidR="00BD216C" w:rsidRPr="00CE5780" w:rsidRDefault="00BD216C" w:rsidP="00CE5780">
            <w:pPr>
              <w:pStyle w:val="Paragraphedeliste"/>
              <w:numPr>
                <w:ilvl w:val="0"/>
                <w:numId w:val="116"/>
              </w:numPr>
            </w:pPr>
            <w:r w:rsidRPr="00CE5780">
              <w:t>Un identifiant de réservation (optionnel)</w:t>
            </w:r>
          </w:p>
          <w:p w14:paraId="35DB00D5" w14:textId="77777777" w:rsidR="00BD216C" w:rsidRDefault="00BD216C" w:rsidP="003647E3">
            <w:r>
              <w:t>La commande doit être acceptée si les conditions suivantes sont vérifiées :</w:t>
            </w:r>
          </w:p>
          <w:p w14:paraId="2DBBAE7B" w14:textId="77777777" w:rsidR="00BD216C" w:rsidRPr="00BC5FC7" w:rsidRDefault="00BD216C" w:rsidP="00BD216C">
            <w:pPr>
              <w:pStyle w:val="ReqText"/>
              <w:numPr>
                <w:ilvl w:val="0"/>
                <w:numId w:val="5"/>
              </w:numPr>
              <w:jc w:val="both"/>
              <w:rPr>
                <w:i w:val="0"/>
                <w:iCs w:val="0"/>
                <w:color w:val="auto"/>
              </w:rPr>
            </w:pPr>
            <w:ins w:id="3520" w:author="MAILIER Maxime" w:date="2024-08-28T17:38:00Z">
              <w:r w:rsidRPr="00BC5FC7">
                <w:rPr>
                  <w:i w:val="0"/>
                  <w:iCs w:val="0"/>
                  <w:color w:val="auto"/>
                </w:rPr>
                <w:t xml:space="preserve">Il existe un sillon non </w:t>
              </w:r>
            </w:ins>
            <w:ins w:id="3521" w:author="MAILIER Maxime" w:date="2024-08-29T10:59:00Z">
              <w:r w:rsidRPr="00BC5FC7">
                <w:rPr>
                  <w:i w:val="0"/>
                  <w:iCs w:val="0"/>
                  <w:color w:val="auto"/>
                </w:rPr>
                <w:t>utilisé</w:t>
              </w:r>
            </w:ins>
            <w:ins w:id="3522" w:author="MAILIER Maxime" w:date="2024-08-28T17:38:00Z">
              <w:r w:rsidRPr="00BC5FC7">
                <w:rPr>
                  <w:i w:val="0"/>
                  <w:iCs w:val="0"/>
                  <w:color w:val="auto"/>
                </w:rPr>
                <w:t xml:space="preserve"> par une </w:t>
              </w:r>
            </w:ins>
            <w:r w:rsidRPr="00BC5FC7">
              <w:rPr>
                <w:i w:val="0"/>
                <w:iCs w:val="0"/>
                <w:color w:val="auto"/>
              </w:rPr>
              <w:t>mission</w:t>
            </w:r>
            <w:ins w:id="3523" w:author="MAILIER Maxime" w:date="2024-08-28T17:38:00Z">
              <w:r w:rsidRPr="00BC5FC7">
                <w:rPr>
                  <w:i w:val="0"/>
                  <w:iCs w:val="0"/>
                  <w:color w:val="auto"/>
                </w:rPr>
                <w:t xml:space="preserve"> existante entre le point d’arrêt commercial origine et le point d’arrêt commercial destination dont l’heure de départ est comprise dans la plage horaire [heure de départ renseignée – [Param_TM_TR_02_03_0001] ; heure de départ renseignée + [Param_TM_TR_02_03_0001]]</w:t>
              </w:r>
            </w:ins>
            <w:del w:id="3524" w:author="MAILIER Maxime" w:date="2024-08-28T17:38:00Z">
              <w:r w:rsidRPr="00BC5FC7" w:rsidDel="00A65BF1">
                <w:rPr>
                  <w:i w:val="0"/>
                  <w:iCs w:val="0"/>
                  <w:color w:val="auto"/>
                </w:rPr>
                <w:delText>L'intervalle avec la course précédente (parmi les courses définies dans le référentiel horaire en production qui ne sont pas dans l'état « Supprimée ») est supérieur à une durée configurée à tous les points d’arrêt commerciaux.</w:delText>
              </w:r>
            </w:del>
          </w:p>
          <w:p w14:paraId="14215E3B" w14:textId="77777777" w:rsidR="00BD216C" w:rsidRPr="00BC5FC7" w:rsidDel="00A65BF1" w:rsidRDefault="00BD216C" w:rsidP="00BD216C">
            <w:pPr>
              <w:pStyle w:val="ReqText"/>
              <w:numPr>
                <w:ilvl w:val="0"/>
                <w:numId w:val="5"/>
              </w:numPr>
              <w:jc w:val="both"/>
              <w:rPr>
                <w:del w:id="3525" w:author="MAILIER Maxime" w:date="2024-08-28T17:39:00Z"/>
                <w:i w:val="0"/>
                <w:iCs w:val="0"/>
                <w:color w:val="auto"/>
              </w:rPr>
            </w:pPr>
            <w:del w:id="3526" w:author="MAILIER Maxime" w:date="2024-08-28T17:39:00Z">
              <w:r w:rsidRPr="00BC5FC7" w:rsidDel="00A65BF1">
                <w:rPr>
                  <w:i w:val="0"/>
                  <w:iCs w:val="0"/>
                  <w:color w:val="auto"/>
                </w:rPr>
                <w:delText>L'intervalle avec la course suivante (parmi les courses définies dans le référentiel horaire en production qui ne sont pas dans l'état « Supprimée ») est supérieur à une durée configurée à tous les points d’arrêt commerciaux.</w:delText>
              </w:r>
            </w:del>
          </w:p>
          <w:p w14:paraId="5F28C417" w14:textId="77777777" w:rsidR="00BD216C" w:rsidRPr="00BC5FC7" w:rsidRDefault="00BD216C" w:rsidP="00BD216C">
            <w:pPr>
              <w:pStyle w:val="ReqText"/>
              <w:numPr>
                <w:ilvl w:val="0"/>
                <w:numId w:val="5"/>
              </w:numPr>
              <w:jc w:val="both"/>
              <w:rPr>
                <w:i w:val="0"/>
                <w:iCs w:val="0"/>
                <w:color w:val="auto"/>
              </w:rPr>
            </w:pPr>
            <w:r w:rsidRPr="00BC5FC7">
              <w:rPr>
                <w:i w:val="0"/>
                <w:iCs w:val="0"/>
                <w:color w:val="auto"/>
              </w:rPr>
              <w:t>Les horaires de la mission créé sont compris dans la journée d'exploitation.</w:t>
            </w:r>
          </w:p>
          <w:p w14:paraId="39F78B36" w14:textId="77777777" w:rsidR="00BD216C" w:rsidRPr="00BC5FC7" w:rsidRDefault="00BD216C" w:rsidP="00BD216C">
            <w:pPr>
              <w:pStyle w:val="ReqText"/>
              <w:numPr>
                <w:ilvl w:val="0"/>
                <w:numId w:val="5"/>
              </w:numPr>
              <w:jc w:val="both"/>
              <w:rPr>
                <w:i w:val="0"/>
                <w:iCs w:val="0"/>
                <w:color w:val="auto"/>
              </w:rPr>
            </w:pPr>
            <w:del w:id="3527" w:author="MAILIER Maxime" w:date="2024-08-28T17:39:00Z">
              <w:r w:rsidRPr="00BC5FC7" w:rsidDel="00A65BF1">
                <w:rPr>
                  <w:i w:val="0"/>
                  <w:iCs w:val="0"/>
                  <w:color w:val="auto"/>
                </w:rPr>
                <w:delText>l</w:delText>
              </w:r>
            </w:del>
            <w:ins w:id="3528" w:author="MAILIER Maxime" w:date="2024-08-28T17:39:00Z">
              <w:r w:rsidRPr="00BC5FC7">
                <w:rPr>
                  <w:i w:val="0"/>
                  <w:iCs w:val="0"/>
                  <w:color w:val="auto"/>
                </w:rPr>
                <w:t>L</w:t>
              </w:r>
            </w:ins>
            <w:r w:rsidRPr="00BC5FC7">
              <w:rPr>
                <w:i w:val="0"/>
                <w:iCs w:val="0"/>
                <w:color w:val="auto"/>
              </w:rPr>
              <w:t xml:space="preserve">'heure </w:t>
            </w:r>
            <w:ins w:id="3529" w:author="MAILIER Maxime" w:date="2024-08-29T10:45:00Z">
              <w:r w:rsidRPr="00BC5FC7">
                <w:rPr>
                  <w:i w:val="0"/>
                  <w:iCs w:val="0"/>
                  <w:color w:val="auto"/>
                </w:rPr>
                <w:t xml:space="preserve">courante n’est pas dans la plage horaire </w:t>
              </w:r>
            </w:ins>
            <w:del w:id="3530" w:author="MAILIER Maxime" w:date="2024-08-21T15:16:00Z">
              <w:r w:rsidRPr="00BC5FC7" w:rsidDel="00AE1414">
                <w:rPr>
                  <w:i w:val="0"/>
                  <w:iCs w:val="0"/>
                  <w:color w:val="auto"/>
                </w:rPr>
                <w:delText xml:space="preserve">d'allocation </w:delText>
              </w:r>
            </w:del>
            <w:ins w:id="3531" w:author="MAILIER Maxime" w:date="2024-08-21T15:16:00Z">
              <w:r w:rsidRPr="00BC5FC7">
                <w:rPr>
                  <w:i w:val="0"/>
                  <w:iCs w:val="0"/>
                  <w:color w:val="auto"/>
                </w:rPr>
                <w:t xml:space="preserve">d'association </w:t>
              </w:r>
            </w:ins>
            <w:r w:rsidRPr="00BC5FC7">
              <w:rPr>
                <w:i w:val="0"/>
                <w:iCs w:val="0"/>
                <w:color w:val="auto"/>
              </w:rPr>
              <w:t>automatique</w:t>
            </w:r>
            <w:ins w:id="3532" w:author="MAILIER Maxime" w:date="2024-08-29T10:46:00Z">
              <w:r w:rsidRPr="00BC5FC7">
                <w:rPr>
                  <w:i w:val="0"/>
                  <w:iCs w:val="0"/>
                  <w:color w:val="auto"/>
                </w:rPr>
                <w:t xml:space="preserve"> </w:t>
              </w:r>
            </w:ins>
            <w:r w:rsidRPr="00BC5FC7">
              <w:rPr>
                <w:i w:val="0"/>
                <w:iCs w:val="0"/>
                <w:color w:val="auto"/>
              </w:rPr>
              <w:t xml:space="preserve"> </w:t>
            </w:r>
            <w:del w:id="3533" w:author="MAILIER Maxime" w:date="2024-08-29T10:46:00Z">
              <w:r w:rsidRPr="00BC5FC7" w:rsidDel="00964295">
                <w:rPr>
                  <w:i w:val="0"/>
                  <w:iCs w:val="0"/>
                  <w:color w:val="auto"/>
                </w:rPr>
                <w:delText xml:space="preserve">n'est pas atteinte </w:delText>
              </w:r>
            </w:del>
            <w:r w:rsidRPr="00BC5FC7">
              <w:rPr>
                <w:i w:val="0"/>
                <w:iCs w:val="0"/>
                <w:color w:val="auto"/>
              </w:rPr>
              <w:t>(</w:t>
            </w:r>
            <w:ins w:id="3534" w:author="MAILIER Maxime" w:date="2024-08-29T10:45:00Z">
              <w:r w:rsidRPr="00BC5FC7">
                <w:rPr>
                  <w:i w:val="0"/>
                  <w:iCs w:val="0"/>
                  <w:color w:val="auto"/>
                </w:rPr>
                <w:t xml:space="preserve">[Param_TM_TR_04_01_01_0001] </w:t>
              </w:r>
            </w:ins>
            <w:del w:id="3535" w:author="MAILIER Maxime" w:date="2024-08-29T10:45:00Z">
              <w:r w:rsidRPr="00BC5FC7" w:rsidDel="00964295">
                <w:rPr>
                  <w:i w:val="0"/>
                  <w:iCs w:val="0"/>
                  <w:color w:val="auto"/>
                </w:rPr>
                <w:delText xml:space="preserve">durée configurée </w:delText>
              </w:r>
            </w:del>
            <w:r w:rsidRPr="00BC5FC7">
              <w:rPr>
                <w:i w:val="0"/>
                <w:iCs w:val="0"/>
                <w:color w:val="auto"/>
              </w:rPr>
              <w:t>avant l'heure de départ de la mission)</w:t>
            </w:r>
          </w:p>
          <w:p w14:paraId="3A913E5B" w14:textId="7BF7C443" w:rsidR="007774AD" w:rsidRDefault="00BD216C" w:rsidP="00BD216C">
            <w:pPr>
              <w:pStyle w:val="ReqText"/>
              <w:widowControl w:val="0"/>
              <w:jc w:val="both"/>
              <w:rPr>
                <w:ins w:id="3536" w:author="TRIANO José" w:date="2024-09-19T08:12:00Z"/>
              </w:rPr>
            </w:pPr>
            <w:r w:rsidRPr="00BC5FC7">
              <w:rPr>
                <w:i w:val="0"/>
                <w:iCs w:val="0"/>
                <w:color w:val="auto"/>
              </w:rPr>
              <w:t>Dans le cas contraire, le Traffic Mgr doit refuser la commande et afficher un message précisant la cause de l’échec de la commande à destination de l’utilisateur ayant passé la commande.</w:t>
            </w:r>
            <w:r>
              <w:t xml:space="preserve"> </w:t>
            </w:r>
          </w:p>
        </w:tc>
      </w:tr>
      <w:tr w:rsidR="007774AD" w14:paraId="19C4EEC7" w14:textId="77777777" w:rsidTr="001F040F">
        <w:trPr>
          <w:ins w:id="3537" w:author="TRIANO José" w:date="2024-09-19T08:12:00Z"/>
        </w:trPr>
        <w:tc>
          <w:tcPr>
            <w:tcW w:w="1842" w:type="dxa"/>
          </w:tcPr>
          <w:p w14:paraId="5C2B3609" w14:textId="77777777" w:rsidR="007774AD" w:rsidRDefault="007774AD" w:rsidP="001F040F">
            <w:pPr>
              <w:rPr>
                <w:ins w:id="3538" w:author="TRIANO José" w:date="2024-09-19T08:12:00Z"/>
              </w:rPr>
            </w:pPr>
            <w:r>
              <w:t xml:space="preserve">Paramètres </w:t>
            </w:r>
          </w:p>
        </w:tc>
        <w:tc>
          <w:tcPr>
            <w:tcW w:w="7446" w:type="dxa"/>
          </w:tcPr>
          <w:p w14:paraId="18A648E3" w14:textId="77777777" w:rsidR="00221F4D" w:rsidRDefault="00221F4D" w:rsidP="00221F4D">
            <w:pPr>
              <w:pStyle w:val="ReqID"/>
              <w:rPr>
                <w:ins w:id="3539" w:author="MAILIER Maxime" w:date="2024-08-28T17:06:00Z"/>
              </w:rPr>
            </w:pPr>
            <w:ins w:id="3540" w:author="MAILIER Maxime" w:date="2024-08-28T17:06:00Z">
              <w:r w:rsidRPr="00C1751B">
                <w:t>[Param_</w:t>
              </w:r>
              <w:r>
                <w:t>TM_TR_02_03</w:t>
              </w:r>
              <w:r w:rsidRPr="00C1751B">
                <w:t>_</w:t>
              </w:r>
            </w:ins>
            <w:ins w:id="3541" w:author="MAILIER Maxime" w:date="2024-08-28T17:08:00Z">
              <w:r>
                <w:t>0001</w:t>
              </w:r>
            </w:ins>
            <w:ins w:id="3542" w:author="MAILIER Maxime" w:date="2024-08-28T17:06:00Z">
              <w:r w:rsidRPr="00C1751B">
                <w:t>]</w:t>
              </w:r>
            </w:ins>
          </w:p>
          <w:p w14:paraId="3E46FBD0" w14:textId="77777777" w:rsidR="00221F4D" w:rsidRDefault="00221F4D" w:rsidP="00221F4D">
            <w:pPr>
              <w:pStyle w:val="ReqID"/>
              <w:rPr>
                <w:color w:val="00B050"/>
              </w:rPr>
            </w:pPr>
            <w:ins w:id="3543" w:author="MAILIER Maxime" w:date="2024-08-28T17:06:00Z">
              <w:r>
                <w:rPr>
                  <w:color w:val="00B050"/>
                </w:rPr>
                <w:t xml:space="preserve">Durée (exprimée en secondes) </w:t>
              </w:r>
            </w:ins>
            <w:ins w:id="3544" w:author="MAILIER Maxime" w:date="2024-08-28T17:07:00Z">
              <w:r>
                <w:rPr>
                  <w:color w:val="00B050"/>
                </w:rPr>
                <w:t xml:space="preserve">avant et après l’heure de départ de la première </w:t>
              </w:r>
            </w:ins>
            <w:r>
              <w:rPr>
                <w:color w:val="00B050"/>
              </w:rPr>
              <w:t>mission</w:t>
            </w:r>
            <w:ins w:id="3545" w:author="MAILIER Maxime" w:date="2024-08-28T17:07:00Z">
              <w:r>
                <w:rPr>
                  <w:color w:val="00B050"/>
                </w:rPr>
                <w:t xml:space="preserve"> </w:t>
              </w:r>
            </w:ins>
            <w:ins w:id="3546" w:author="MAILIER Maxime" w:date="2024-08-28T17:06:00Z">
              <w:r>
                <w:rPr>
                  <w:color w:val="00B050"/>
                </w:rPr>
                <w:t xml:space="preserve">dont dispose le Traffic Mgr pour </w:t>
              </w:r>
            </w:ins>
            <w:ins w:id="3547" w:author="MAILIER Maxime" w:date="2024-08-28T17:07:00Z">
              <w:r>
                <w:rPr>
                  <w:color w:val="00B050"/>
                </w:rPr>
                <w:t>la sélection</w:t>
              </w:r>
            </w:ins>
            <w:ins w:id="3548" w:author="MAILIER Maxime" w:date="2024-08-28T17:06:00Z">
              <w:r>
                <w:rPr>
                  <w:color w:val="00B050"/>
                </w:rPr>
                <w:t xml:space="preserve"> d’un sillon </w:t>
              </w:r>
            </w:ins>
            <w:ins w:id="3549" w:author="MAILIER Maxime" w:date="2024-08-29T10:56:00Z">
              <w:r>
                <w:rPr>
                  <w:color w:val="00B050"/>
                </w:rPr>
                <w:t xml:space="preserve">non </w:t>
              </w:r>
            </w:ins>
            <w:ins w:id="3550" w:author="MAILIER Maxime" w:date="2024-08-29T10:59:00Z">
              <w:r>
                <w:rPr>
                  <w:color w:val="00B050"/>
                </w:rPr>
                <w:t>utilisé</w:t>
              </w:r>
            </w:ins>
            <w:ins w:id="3551" w:author="MAILIER Maxime" w:date="2024-08-29T10:56:00Z">
              <w:r>
                <w:rPr>
                  <w:color w:val="00B050"/>
                </w:rPr>
                <w:t xml:space="preserve"> par une </w:t>
              </w:r>
            </w:ins>
            <w:r>
              <w:rPr>
                <w:color w:val="00B050"/>
              </w:rPr>
              <w:t>mission</w:t>
            </w:r>
            <w:ins w:id="3552" w:author="MAILIER Maxime" w:date="2024-08-29T10:56:00Z">
              <w:r>
                <w:rPr>
                  <w:color w:val="00B050"/>
                </w:rPr>
                <w:t xml:space="preserve"> e</w:t>
              </w:r>
            </w:ins>
            <w:ins w:id="3553" w:author="MAILIER Maxime" w:date="2024-08-29T10:57:00Z">
              <w:r>
                <w:rPr>
                  <w:color w:val="00B050"/>
                </w:rPr>
                <w:t>xistante</w:t>
              </w:r>
            </w:ins>
            <w:ins w:id="3554" w:author="MAILIER Maxime" w:date="2024-08-28T17:06:00Z">
              <w:r>
                <w:rPr>
                  <w:color w:val="00B050"/>
                </w:rPr>
                <w:t xml:space="preserve"> dans le cadre de l’ajout manuel d’un service matériel.</w:t>
              </w:r>
            </w:ins>
          </w:p>
          <w:p w14:paraId="162F53C9" w14:textId="77777777" w:rsidR="00CD5C57" w:rsidRPr="00C1751B" w:rsidRDefault="00CD5C57" w:rsidP="00CD5C57">
            <w:pPr>
              <w:pStyle w:val="ReqID"/>
            </w:pPr>
            <w:r w:rsidRPr="00C1751B">
              <w:t>[Param_</w:t>
            </w:r>
            <w:r>
              <w:t>TM_TR_04_01_01</w:t>
            </w:r>
            <w:r w:rsidRPr="00C1751B">
              <w:t>_</w:t>
            </w:r>
            <w:r>
              <w:t>0001</w:t>
            </w:r>
            <w:r w:rsidRPr="00C1751B">
              <w:t xml:space="preserve">] </w:t>
            </w:r>
          </w:p>
          <w:p w14:paraId="30ADFFB7" w14:textId="77777777" w:rsidR="00CD5C57" w:rsidRPr="007F67E2" w:rsidRDefault="00CD5C57" w:rsidP="00CD5C57">
            <w:pPr>
              <w:jc w:val="both"/>
              <w:rPr>
                <w:i/>
                <w:iCs/>
                <w:color w:val="00B050"/>
              </w:rPr>
            </w:pPr>
            <w:r w:rsidRPr="007F67E2">
              <w:rPr>
                <w:i/>
                <w:iCs/>
                <w:color w:val="00B050"/>
              </w:rPr>
              <w:t xml:space="preserve">Durée en secondes avant l’heure de départ </w:t>
            </w:r>
            <w:r>
              <w:rPr>
                <w:i/>
                <w:iCs/>
                <w:color w:val="00B050"/>
              </w:rPr>
              <w:t>d’une</w:t>
            </w:r>
            <w:r w:rsidRPr="007F67E2">
              <w:rPr>
                <w:i/>
                <w:iCs/>
                <w:color w:val="00B050"/>
              </w:rPr>
              <w:t xml:space="preserve"> course à partir de laquelle le Traffic Mgr </w:t>
            </w:r>
            <w:r>
              <w:rPr>
                <w:i/>
                <w:iCs/>
                <w:color w:val="00B050"/>
              </w:rPr>
              <w:t>peut associer cette course à un véhicule (sous certaines conditions additionnelles) dans le cadre de l’association automatique d’une course à un véhicule</w:t>
            </w:r>
            <w:r w:rsidRPr="007F67E2">
              <w:rPr>
                <w:i/>
                <w:iCs/>
                <w:color w:val="00B050"/>
              </w:rPr>
              <w:t>.</w:t>
            </w:r>
          </w:p>
          <w:p w14:paraId="1E37E414" w14:textId="77777777" w:rsidR="00CD5C57" w:rsidRPr="00C1751B" w:rsidRDefault="00CD5C57" w:rsidP="00CD5C57">
            <w:pPr>
              <w:pStyle w:val="ReqID"/>
            </w:pPr>
            <w:r w:rsidRPr="00C1751B">
              <w:t>[Param_</w:t>
            </w:r>
            <w:r>
              <w:t>TM_TR_04_01_01</w:t>
            </w:r>
            <w:r w:rsidRPr="00C1751B">
              <w:t>_</w:t>
            </w:r>
            <w:r>
              <w:t>0002</w:t>
            </w:r>
            <w:r w:rsidRPr="00C1751B">
              <w:t xml:space="preserve">] </w:t>
            </w:r>
          </w:p>
          <w:p w14:paraId="00C4D250" w14:textId="46671469" w:rsidR="007774AD" w:rsidRPr="00CD5C57" w:rsidRDefault="00CD5C57" w:rsidP="00CD5C57">
            <w:pPr>
              <w:jc w:val="both"/>
              <w:rPr>
                <w:ins w:id="3555" w:author="TRIANO José" w:date="2024-09-19T08:12:00Z"/>
                <w:i/>
                <w:iCs/>
                <w:color w:val="00B050"/>
              </w:rPr>
            </w:pPr>
            <w:r w:rsidRPr="007F67E2">
              <w:rPr>
                <w:i/>
                <w:iCs/>
                <w:color w:val="00B050"/>
              </w:rPr>
              <w:t xml:space="preserve">Durée en secondes </w:t>
            </w:r>
            <w:r>
              <w:rPr>
                <w:i/>
                <w:iCs/>
                <w:color w:val="00B050"/>
              </w:rPr>
              <w:t>après</w:t>
            </w:r>
            <w:r w:rsidRPr="007F67E2">
              <w:rPr>
                <w:i/>
                <w:iCs/>
                <w:color w:val="00B050"/>
              </w:rPr>
              <w:t xml:space="preserve"> l’heure de départ </w:t>
            </w:r>
            <w:r>
              <w:rPr>
                <w:i/>
                <w:iCs/>
                <w:color w:val="00B050"/>
              </w:rPr>
              <w:t>d’une</w:t>
            </w:r>
            <w:r w:rsidRPr="007F67E2">
              <w:rPr>
                <w:i/>
                <w:iCs/>
                <w:color w:val="00B050"/>
              </w:rPr>
              <w:t xml:space="preserve"> course </w:t>
            </w:r>
            <w:r>
              <w:rPr>
                <w:i/>
                <w:iCs/>
                <w:color w:val="00B050"/>
              </w:rPr>
              <w:t>jusqu’à laquelle</w:t>
            </w:r>
            <w:r w:rsidRPr="007F67E2">
              <w:rPr>
                <w:i/>
                <w:iCs/>
                <w:color w:val="00B050"/>
              </w:rPr>
              <w:t xml:space="preserve"> le Traffic Mgr </w:t>
            </w:r>
            <w:r>
              <w:rPr>
                <w:i/>
                <w:iCs/>
                <w:color w:val="00B050"/>
              </w:rPr>
              <w:t>peut associer cette course à un véhicule (sous certaines conditions additionnelles) dans le cadre de l’association automatique d’une course à un véhicule</w:t>
            </w:r>
            <w:r w:rsidRPr="007F67E2">
              <w:rPr>
                <w:i/>
                <w:iCs/>
                <w:color w:val="00B050"/>
              </w:rPr>
              <w:t>.</w:t>
            </w:r>
          </w:p>
        </w:tc>
      </w:tr>
    </w:tbl>
    <w:p w14:paraId="288C1229" w14:textId="77777777" w:rsidR="00237B2F" w:rsidRDefault="00237B2F" w:rsidP="00C82597">
      <w:pPr>
        <w:jc w:val="both"/>
      </w:pPr>
    </w:p>
    <w:tbl>
      <w:tblPr>
        <w:tblStyle w:val="Grilledutableau"/>
        <w:tblW w:w="0" w:type="auto"/>
        <w:tblLook w:val="04A0" w:firstRow="1" w:lastRow="0" w:firstColumn="1" w:lastColumn="0" w:noHBand="0" w:noVBand="1"/>
      </w:tblPr>
      <w:tblGrid>
        <w:gridCol w:w="1842"/>
        <w:gridCol w:w="7446"/>
      </w:tblGrid>
      <w:tr w:rsidR="007F61F9" w14:paraId="266D7304" w14:textId="77777777" w:rsidTr="001F040F">
        <w:trPr>
          <w:ins w:id="3556" w:author="TRIANO José" w:date="2024-09-19T08:12:00Z"/>
        </w:trPr>
        <w:tc>
          <w:tcPr>
            <w:tcW w:w="1842" w:type="dxa"/>
          </w:tcPr>
          <w:p w14:paraId="5A24D7F1" w14:textId="77777777" w:rsidR="007F61F9" w:rsidRDefault="007F61F9" w:rsidP="001F040F">
            <w:pPr>
              <w:rPr>
                <w:ins w:id="3557" w:author="TRIANO José" w:date="2024-09-19T08:12:00Z"/>
              </w:rPr>
            </w:pPr>
            <w:ins w:id="3558" w:author="TRIANO José" w:date="2024-09-19T08:12:00Z">
              <w:r>
                <w:t>Résultat attendu</w:t>
              </w:r>
            </w:ins>
          </w:p>
        </w:tc>
        <w:tc>
          <w:tcPr>
            <w:tcW w:w="7446" w:type="dxa"/>
          </w:tcPr>
          <w:p w14:paraId="11B9BF0A" w14:textId="77777777" w:rsidR="007F61F9" w:rsidRPr="007F61F9" w:rsidRDefault="007F61F9" w:rsidP="007F61F9">
            <w:pPr>
              <w:pStyle w:val="ReqText"/>
              <w:widowControl w:val="0"/>
              <w:jc w:val="both"/>
              <w:rPr>
                <w:i w:val="0"/>
                <w:iCs w:val="0"/>
                <w:color w:val="auto"/>
              </w:rPr>
            </w:pPr>
            <w:ins w:id="3559" w:author="MAILIER Maxime" w:date="2024-08-19T11:50:00Z">
              <w:r w:rsidRPr="007F61F9">
                <w:rPr>
                  <w:i w:val="0"/>
                  <w:iCs w:val="0"/>
                  <w:color w:val="auto"/>
                </w:rPr>
                <w:t>Pour une ligne exploitée en mode « Exploitation Automatique », si</w:t>
              </w:r>
            </w:ins>
            <w:del w:id="3560" w:author="MAILIER Maxime" w:date="2024-08-19T11:50:00Z">
              <w:r w:rsidRPr="007F61F9" w:rsidDel="002E5C59">
                <w:rPr>
                  <w:i w:val="0"/>
                  <w:iCs w:val="0"/>
                  <w:color w:val="auto"/>
                </w:rPr>
                <w:delText>Si</w:delText>
              </w:r>
            </w:del>
            <w:r w:rsidRPr="007F61F9">
              <w:rPr>
                <w:i w:val="0"/>
                <w:iCs w:val="0"/>
                <w:color w:val="auto"/>
              </w:rPr>
              <w:t xml:space="preserve"> les conditions de la commande par un utilisateur dupliquer une mission dans le référentiel horaire en production sont vérifiées, alors le Traffic Mgr doit créer une mission avec les caractéristiques suivantes :</w:t>
            </w:r>
          </w:p>
          <w:p w14:paraId="1DE29C8E" w14:textId="77777777" w:rsidR="007F61F9" w:rsidRPr="007F61F9" w:rsidRDefault="007F61F9" w:rsidP="007F61F9">
            <w:pPr>
              <w:pStyle w:val="ReqText"/>
              <w:numPr>
                <w:ilvl w:val="0"/>
                <w:numId w:val="5"/>
              </w:numPr>
              <w:jc w:val="both"/>
              <w:rPr>
                <w:i w:val="0"/>
                <w:iCs w:val="0"/>
                <w:color w:val="auto"/>
              </w:rPr>
            </w:pPr>
            <w:r w:rsidRPr="007F61F9">
              <w:rPr>
                <w:i w:val="0"/>
                <w:iCs w:val="0"/>
                <w:color w:val="auto"/>
              </w:rPr>
              <w:t xml:space="preserve">Identifiant de service matériel : </w:t>
            </w:r>
            <w:ins w:id="3561" w:author="MAILIER Maxime" w:date="2024-08-28T17:41:00Z">
              <w:r w:rsidRPr="007F61F9">
                <w:rPr>
                  <w:i w:val="0"/>
                  <w:iCs w:val="0"/>
                  <w:color w:val="auto"/>
                </w:rPr>
                <w:t>Un identifiant de service matériel non encore utilisé</w:t>
              </w:r>
            </w:ins>
            <w:del w:id="3562" w:author="MAILIER Maxime" w:date="2024-08-28T17:41:00Z">
              <w:r w:rsidRPr="007F61F9" w:rsidDel="004C4C73">
                <w:rPr>
                  <w:i w:val="0"/>
                  <w:iCs w:val="0"/>
                  <w:color w:val="auto"/>
                </w:rPr>
                <w:delText>non renseigné</w:delText>
              </w:r>
            </w:del>
          </w:p>
          <w:p w14:paraId="199CB6B9" w14:textId="77777777" w:rsidR="007F61F9" w:rsidRPr="007F61F9" w:rsidRDefault="007F61F9" w:rsidP="007F61F9">
            <w:pPr>
              <w:pStyle w:val="ReqText"/>
              <w:numPr>
                <w:ilvl w:val="0"/>
                <w:numId w:val="5"/>
              </w:numPr>
              <w:jc w:val="both"/>
              <w:rPr>
                <w:i w:val="0"/>
                <w:iCs w:val="0"/>
                <w:color w:val="auto"/>
              </w:rPr>
            </w:pPr>
            <w:r w:rsidRPr="007F61F9">
              <w:rPr>
                <w:i w:val="0"/>
                <w:iCs w:val="0"/>
                <w:color w:val="auto"/>
              </w:rPr>
              <w:t>Un numéro de mission non encore attribué dans la plage de valeurs pour les missions avec voyageurs</w:t>
            </w:r>
          </w:p>
          <w:p w14:paraId="2C1AA775" w14:textId="77777777" w:rsidR="007F61F9" w:rsidRPr="007F61F9" w:rsidRDefault="007F61F9" w:rsidP="007F61F9">
            <w:pPr>
              <w:pStyle w:val="ReqText"/>
              <w:numPr>
                <w:ilvl w:val="0"/>
                <w:numId w:val="5"/>
              </w:numPr>
              <w:jc w:val="both"/>
              <w:rPr>
                <w:i w:val="0"/>
                <w:iCs w:val="0"/>
                <w:color w:val="auto"/>
              </w:rPr>
            </w:pPr>
            <w:r w:rsidRPr="007F61F9">
              <w:rPr>
                <w:i w:val="0"/>
                <w:iCs w:val="0"/>
                <w:color w:val="auto"/>
              </w:rPr>
              <w:t>Le point d’arrêt initial pour la nouvelle mission, si indiqué par l'utilisateur</w:t>
            </w:r>
          </w:p>
          <w:p w14:paraId="1596FB96" w14:textId="77777777" w:rsidR="007F61F9" w:rsidRPr="007F61F9" w:rsidRDefault="007F61F9" w:rsidP="007F61F9">
            <w:pPr>
              <w:pStyle w:val="ReqText"/>
              <w:numPr>
                <w:ilvl w:val="0"/>
                <w:numId w:val="5"/>
              </w:numPr>
              <w:jc w:val="both"/>
              <w:rPr>
                <w:i w:val="0"/>
                <w:iCs w:val="0"/>
                <w:color w:val="auto"/>
              </w:rPr>
            </w:pPr>
            <w:r w:rsidRPr="007F61F9">
              <w:rPr>
                <w:i w:val="0"/>
                <w:iCs w:val="0"/>
                <w:color w:val="auto"/>
              </w:rPr>
              <w:t>Origine : le point d’arrêt commercial origine indiqué par l’utilisateur</w:t>
            </w:r>
          </w:p>
          <w:p w14:paraId="5C3E794A" w14:textId="77777777" w:rsidR="007F61F9" w:rsidRPr="007F61F9" w:rsidRDefault="007F61F9" w:rsidP="007F61F9">
            <w:pPr>
              <w:pStyle w:val="ReqText"/>
              <w:numPr>
                <w:ilvl w:val="0"/>
                <w:numId w:val="5"/>
              </w:numPr>
              <w:jc w:val="both"/>
              <w:rPr>
                <w:i w:val="0"/>
                <w:iCs w:val="0"/>
                <w:color w:val="auto"/>
              </w:rPr>
            </w:pPr>
            <w:r w:rsidRPr="007F61F9">
              <w:rPr>
                <w:i w:val="0"/>
                <w:iCs w:val="0"/>
                <w:color w:val="auto"/>
              </w:rPr>
              <w:t>Destination : le point d’arrêt commercial destination indiqué par l’utilisateur</w:t>
            </w:r>
          </w:p>
          <w:p w14:paraId="63BFF6E1" w14:textId="77777777" w:rsidR="007F61F9" w:rsidRPr="007F61F9" w:rsidRDefault="007F61F9" w:rsidP="007F61F9">
            <w:pPr>
              <w:pStyle w:val="ReqText"/>
              <w:numPr>
                <w:ilvl w:val="0"/>
                <w:numId w:val="5"/>
              </w:numPr>
              <w:jc w:val="both"/>
              <w:rPr>
                <w:i w:val="0"/>
                <w:iCs w:val="0"/>
                <w:color w:val="auto"/>
              </w:rPr>
            </w:pPr>
            <w:r w:rsidRPr="007F61F9">
              <w:rPr>
                <w:i w:val="0"/>
                <w:iCs w:val="0"/>
                <w:color w:val="auto"/>
              </w:rPr>
              <w:t>Le point d’arrêt final pour la nouvelle mission, si indiqué par l'utilisateur</w:t>
            </w:r>
          </w:p>
          <w:p w14:paraId="566EFE43" w14:textId="77777777" w:rsidR="007F61F9" w:rsidRPr="007F61F9" w:rsidRDefault="007F61F9" w:rsidP="007F61F9">
            <w:pPr>
              <w:pStyle w:val="ReqText"/>
              <w:numPr>
                <w:ilvl w:val="0"/>
                <w:numId w:val="5"/>
              </w:numPr>
              <w:jc w:val="both"/>
              <w:rPr>
                <w:i w:val="0"/>
                <w:iCs w:val="0"/>
                <w:color w:val="auto"/>
              </w:rPr>
            </w:pPr>
            <w:r w:rsidRPr="007F61F9">
              <w:rPr>
                <w:i w:val="0"/>
                <w:iCs w:val="0"/>
                <w:color w:val="auto"/>
              </w:rPr>
              <w:t>Desserte des points d’arrêt commerciaux indiqués par l’utilisateur</w:t>
            </w:r>
          </w:p>
          <w:p w14:paraId="7B1D3916" w14:textId="77777777" w:rsidR="007F61F9" w:rsidRPr="007F61F9" w:rsidRDefault="007F61F9" w:rsidP="007F61F9">
            <w:pPr>
              <w:pStyle w:val="ReqText"/>
              <w:numPr>
                <w:ilvl w:val="0"/>
                <w:numId w:val="5"/>
              </w:numPr>
              <w:jc w:val="both"/>
              <w:rPr>
                <w:ins w:id="3563" w:author="MAILIER Maxime" w:date="2024-08-28T17:42:00Z"/>
                <w:i w:val="0"/>
                <w:iCs w:val="0"/>
                <w:color w:val="auto"/>
              </w:rPr>
            </w:pPr>
            <w:ins w:id="3564" w:author="MAILIER Maxime" w:date="2024-08-28T17:42:00Z">
              <w:r w:rsidRPr="007F61F9">
                <w:rPr>
                  <w:i w:val="0"/>
                  <w:iCs w:val="0"/>
                  <w:color w:val="auto"/>
                </w:rPr>
                <w:t>Horaires égaux aux horaires du sillon sélectionné par le Traffic Mgr entre les points commerciaux origine et destination</w:t>
              </w:r>
            </w:ins>
          </w:p>
          <w:p w14:paraId="2B23FEA6" w14:textId="77777777" w:rsidR="007F61F9" w:rsidRPr="007F61F9" w:rsidDel="004C4C73" w:rsidRDefault="007F61F9" w:rsidP="007F61F9">
            <w:pPr>
              <w:pStyle w:val="ReqText"/>
              <w:numPr>
                <w:ilvl w:val="0"/>
                <w:numId w:val="5"/>
              </w:numPr>
              <w:jc w:val="both"/>
              <w:rPr>
                <w:del w:id="3565" w:author="MAILIER Maxime" w:date="2024-08-28T17:42:00Z"/>
                <w:i w:val="0"/>
                <w:iCs w:val="0"/>
                <w:color w:val="auto"/>
              </w:rPr>
            </w:pPr>
            <w:del w:id="3566" w:author="MAILIER Maxime" w:date="2024-08-28T17:42:00Z">
              <w:r w:rsidRPr="007F61F9" w:rsidDel="004C4C73">
                <w:rPr>
                  <w:i w:val="0"/>
                  <w:iCs w:val="0"/>
                  <w:color w:val="auto"/>
                </w:rPr>
                <w:delText>Heure de départ : heure de départ indiquée par l’utilisateur</w:delText>
              </w:r>
            </w:del>
          </w:p>
          <w:p w14:paraId="1EECF14F" w14:textId="77777777" w:rsidR="007F61F9" w:rsidRPr="007F61F9" w:rsidDel="004C4C73" w:rsidRDefault="007F61F9" w:rsidP="007F61F9">
            <w:pPr>
              <w:pStyle w:val="ReqText"/>
              <w:numPr>
                <w:ilvl w:val="0"/>
                <w:numId w:val="5"/>
              </w:numPr>
              <w:jc w:val="both"/>
              <w:rPr>
                <w:del w:id="3567" w:author="MAILIER Maxime" w:date="2024-08-28T17:42:00Z"/>
                <w:i w:val="0"/>
                <w:iCs w:val="0"/>
                <w:color w:val="auto"/>
              </w:rPr>
            </w:pPr>
            <w:del w:id="3568" w:author="MAILIER Maxime" w:date="2024-08-28T17:42:00Z">
              <w:r w:rsidRPr="007F61F9" w:rsidDel="004C4C73">
                <w:rPr>
                  <w:i w:val="0"/>
                  <w:iCs w:val="0"/>
                  <w:color w:val="auto"/>
                </w:rPr>
                <w:delText>Temps de parcours et de stationnement nominaux</w:delText>
              </w:r>
            </w:del>
          </w:p>
          <w:p w14:paraId="02F236B9" w14:textId="77777777" w:rsidR="007F61F9" w:rsidRPr="007F61F9" w:rsidRDefault="007F61F9" w:rsidP="007F61F9">
            <w:pPr>
              <w:pStyle w:val="ReqText"/>
              <w:numPr>
                <w:ilvl w:val="0"/>
                <w:numId w:val="5"/>
              </w:numPr>
              <w:jc w:val="both"/>
              <w:rPr>
                <w:i w:val="0"/>
                <w:iCs w:val="0"/>
                <w:color w:val="auto"/>
              </w:rPr>
            </w:pPr>
            <w:r w:rsidRPr="007F61F9">
              <w:rPr>
                <w:i w:val="0"/>
                <w:iCs w:val="0"/>
                <w:color w:val="auto"/>
              </w:rPr>
              <w:t>Etat « </w:t>
            </w:r>
            <w:del w:id="3569" w:author="MAILIER Maxime" w:date="2024-08-14T17:17:00Z">
              <w:r w:rsidRPr="007F61F9" w:rsidDel="002D077D">
                <w:rPr>
                  <w:i w:val="0"/>
                  <w:iCs w:val="0"/>
                  <w:color w:val="auto"/>
                </w:rPr>
                <w:delText>Future </w:delText>
              </w:r>
            </w:del>
            <w:ins w:id="3570" w:author="MAILIER Maxime" w:date="2024-08-14T17:17:00Z">
              <w:r w:rsidRPr="007F61F9">
                <w:rPr>
                  <w:i w:val="0"/>
                  <w:iCs w:val="0"/>
                  <w:color w:val="auto"/>
                </w:rPr>
                <w:t>Prévue </w:t>
              </w:r>
            </w:ins>
            <w:r w:rsidRPr="007F61F9">
              <w:rPr>
                <w:i w:val="0"/>
                <w:iCs w:val="0"/>
                <w:color w:val="auto"/>
              </w:rPr>
              <w:t>»</w:t>
            </w:r>
          </w:p>
          <w:p w14:paraId="527D27D2" w14:textId="00496FC9" w:rsidR="007F61F9" w:rsidRPr="007F61F9" w:rsidRDefault="007F61F9" w:rsidP="001F040F">
            <w:pPr>
              <w:pStyle w:val="ReqText"/>
              <w:numPr>
                <w:ilvl w:val="0"/>
                <w:numId w:val="5"/>
              </w:numPr>
              <w:jc w:val="both"/>
              <w:rPr>
                <w:ins w:id="3571" w:author="TRIANO José" w:date="2024-09-19T08:12:00Z"/>
                <w:i w:val="0"/>
                <w:iCs w:val="0"/>
                <w:color w:val="auto"/>
              </w:rPr>
            </w:pPr>
            <w:ins w:id="3572" w:author="MAILIER Maxime" w:date="2024-08-29T09:14:00Z">
              <w:r w:rsidRPr="007F61F9">
                <w:rPr>
                  <w:i w:val="0"/>
                  <w:iCs w:val="0"/>
                  <w:color w:val="auto"/>
                </w:rPr>
                <w:t>Liste d</w:t>
              </w:r>
            </w:ins>
            <w:del w:id="3573" w:author="MAILIER Maxime" w:date="2024-08-29T09:14:00Z">
              <w:r w:rsidRPr="007F61F9" w:rsidDel="001979C1">
                <w:rPr>
                  <w:i w:val="0"/>
                  <w:iCs w:val="0"/>
                  <w:color w:val="auto"/>
                </w:rPr>
                <w:delText>I</w:delText>
              </w:r>
            </w:del>
            <w:ins w:id="3574" w:author="MAILIER Maxime" w:date="2024-08-29T09:14:00Z">
              <w:r w:rsidRPr="007F61F9">
                <w:rPr>
                  <w:i w:val="0"/>
                  <w:iCs w:val="0"/>
                  <w:color w:val="auto"/>
                </w:rPr>
                <w:t>’i</w:t>
              </w:r>
            </w:ins>
            <w:r w:rsidRPr="007F61F9">
              <w:rPr>
                <w:i w:val="0"/>
                <w:iCs w:val="0"/>
                <w:color w:val="auto"/>
              </w:rPr>
              <w:t>dentifiant</w:t>
            </w:r>
            <w:ins w:id="3575" w:author="MAILIER Maxime" w:date="2024-08-29T09:14:00Z">
              <w:r w:rsidRPr="007F61F9">
                <w:rPr>
                  <w:i w:val="0"/>
                  <w:iCs w:val="0"/>
                  <w:color w:val="auto"/>
                </w:rPr>
                <w:t>s</w:t>
              </w:r>
            </w:ins>
            <w:r w:rsidRPr="007F61F9">
              <w:rPr>
                <w:i w:val="0"/>
                <w:iCs w:val="0"/>
                <w:color w:val="auto"/>
              </w:rPr>
              <w:t xml:space="preserve"> de réservation</w:t>
            </w:r>
            <w:ins w:id="3576" w:author="MAILIER Maxime" w:date="2024-08-28T17:40:00Z">
              <w:r w:rsidRPr="007F61F9">
                <w:rPr>
                  <w:i w:val="0"/>
                  <w:iCs w:val="0"/>
                  <w:color w:val="auto"/>
                </w:rPr>
                <w:t> :</w:t>
              </w:r>
            </w:ins>
            <w:r w:rsidRPr="007F61F9">
              <w:rPr>
                <w:i w:val="0"/>
                <w:iCs w:val="0"/>
                <w:color w:val="auto"/>
              </w:rPr>
              <w:t> </w:t>
            </w:r>
            <w:ins w:id="3577" w:author="MAILIER Maxime" w:date="2024-08-29T09:14:00Z">
              <w:r w:rsidRPr="007F61F9">
                <w:rPr>
                  <w:i w:val="0"/>
                  <w:iCs w:val="0"/>
                  <w:color w:val="auto"/>
                </w:rPr>
                <w:t xml:space="preserve">ajout de </w:t>
              </w:r>
            </w:ins>
            <w:ins w:id="3578" w:author="MAILIER Maxime" w:date="2024-08-28T17:40:00Z">
              <w:r w:rsidRPr="007F61F9">
                <w:rPr>
                  <w:i w:val="0"/>
                  <w:iCs w:val="0"/>
                  <w:color w:val="auto"/>
                </w:rPr>
                <w:t>l’identifiant de réservation</w:t>
              </w:r>
            </w:ins>
            <w:del w:id="3579" w:author="MAILIER Maxime" w:date="2024-08-28T17:40:00Z">
              <w:r w:rsidRPr="007F61F9" w:rsidDel="00A65BF1">
                <w:rPr>
                  <w:i w:val="0"/>
                  <w:iCs w:val="0"/>
                  <w:color w:val="auto"/>
                </w:rPr>
                <w:delText>si</w:delText>
              </w:r>
            </w:del>
            <w:r w:rsidRPr="007F61F9">
              <w:rPr>
                <w:i w:val="0"/>
                <w:iCs w:val="0"/>
                <w:color w:val="auto"/>
              </w:rPr>
              <w:t xml:space="preserve"> indiqué par l’utilisateur</w:t>
            </w:r>
          </w:p>
        </w:tc>
      </w:tr>
      <w:tr w:rsidR="007F61F9" w14:paraId="110729E0" w14:textId="77777777" w:rsidTr="001F040F">
        <w:trPr>
          <w:ins w:id="3580" w:author="TRIANO José" w:date="2024-09-19T08:12:00Z"/>
        </w:trPr>
        <w:tc>
          <w:tcPr>
            <w:tcW w:w="1842" w:type="dxa"/>
          </w:tcPr>
          <w:p w14:paraId="4FE21E1E" w14:textId="77777777" w:rsidR="007F61F9" w:rsidRDefault="007F61F9" w:rsidP="001F040F">
            <w:pPr>
              <w:rPr>
                <w:ins w:id="3581" w:author="TRIANO José" w:date="2024-09-19T08:12:00Z"/>
              </w:rPr>
            </w:pPr>
            <w:r>
              <w:t xml:space="preserve">Paramètres </w:t>
            </w:r>
          </w:p>
        </w:tc>
        <w:tc>
          <w:tcPr>
            <w:tcW w:w="7446" w:type="dxa"/>
          </w:tcPr>
          <w:p w14:paraId="30AA518C" w14:textId="77777777" w:rsidR="007F61F9" w:rsidRPr="003D256D" w:rsidRDefault="007F61F9" w:rsidP="001F040F">
            <w:pPr>
              <w:pStyle w:val="ReqText"/>
              <w:jc w:val="both"/>
              <w:rPr>
                <w:ins w:id="3582" w:author="TRIANO José" w:date="2024-09-19T08:12:00Z"/>
              </w:rPr>
            </w:pPr>
          </w:p>
        </w:tc>
      </w:tr>
    </w:tbl>
    <w:p w14:paraId="1CE3619F" w14:textId="77777777" w:rsidR="007F61F9" w:rsidRPr="00DA06E4" w:rsidRDefault="007F61F9" w:rsidP="00C82597">
      <w:pPr>
        <w:jc w:val="both"/>
      </w:pPr>
    </w:p>
    <w:p w14:paraId="7ABD36D7" w14:textId="10145B57" w:rsidR="00554C87" w:rsidRDefault="00554C87" w:rsidP="00C82597">
      <w:pPr>
        <w:jc w:val="both"/>
        <w:rPr>
          <w:u w:val="single"/>
        </w:rPr>
      </w:pPr>
      <w:r>
        <w:rPr>
          <w:u w:val="single"/>
        </w:rPr>
        <w:t>Suppression</w:t>
      </w:r>
      <w:r w:rsidRPr="00DA06E4">
        <w:rPr>
          <w:u w:val="single"/>
        </w:rPr>
        <w:t xml:space="preserve"> </w:t>
      </w:r>
      <w:r>
        <w:rPr>
          <w:u w:val="single"/>
        </w:rPr>
        <w:t>d’</w:t>
      </w:r>
      <w:r w:rsidRPr="00DA06E4">
        <w:rPr>
          <w:u w:val="single"/>
        </w:rPr>
        <w:t>un</w:t>
      </w:r>
      <w:r>
        <w:rPr>
          <w:u w:val="single"/>
        </w:rPr>
        <w:t xml:space="preserve">e </w:t>
      </w:r>
      <w:r w:rsidR="001F6EE4">
        <w:rPr>
          <w:u w:val="single"/>
        </w:rPr>
        <w:t>mission</w:t>
      </w:r>
      <w:r>
        <w:rPr>
          <w:u w:val="single"/>
        </w:rPr>
        <w:t> par l’utilisateur :</w:t>
      </w:r>
    </w:p>
    <w:p w14:paraId="606EFFA5" w14:textId="77777777" w:rsidR="00FE7EA3" w:rsidRDefault="00FE7EA3" w:rsidP="00C82597">
      <w:pPr>
        <w:jc w:val="both"/>
        <w:rPr>
          <w:u w:val="single"/>
        </w:rPr>
      </w:pPr>
    </w:p>
    <w:tbl>
      <w:tblPr>
        <w:tblStyle w:val="Grilledutableau"/>
        <w:tblW w:w="0" w:type="auto"/>
        <w:tblLook w:val="04A0" w:firstRow="1" w:lastRow="0" w:firstColumn="1" w:lastColumn="0" w:noHBand="0" w:noVBand="1"/>
      </w:tblPr>
      <w:tblGrid>
        <w:gridCol w:w="1842"/>
        <w:gridCol w:w="7446"/>
      </w:tblGrid>
      <w:tr w:rsidR="00FE7EA3" w14:paraId="0DE42A22" w14:textId="77777777" w:rsidTr="001F040F">
        <w:trPr>
          <w:ins w:id="3583" w:author="TRIANO José" w:date="2024-09-19T08:12:00Z"/>
        </w:trPr>
        <w:tc>
          <w:tcPr>
            <w:tcW w:w="1842" w:type="dxa"/>
          </w:tcPr>
          <w:p w14:paraId="120033F1" w14:textId="77777777" w:rsidR="00FE7EA3" w:rsidRDefault="00FE7EA3" w:rsidP="001F040F">
            <w:pPr>
              <w:rPr>
                <w:ins w:id="3584" w:author="TRIANO José" w:date="2024-09-19T08:12:00Z"/>
              </w:rPr>
            </w:pPr>
            <w:ins w:id="3585" w:author="TRIANO José" w:date="2024-09-19T08:12:00Z">
              <w:r>
                <w:t>Résultat attendu</w:t>
              </w:r>
            </w:ins>
          </w:p>
        </w:tc>
        <w:tc>
          <w:tcPr>
            <w:tcW w:w="7446" w:type="dxa"/>
          </w:tcPr>
          <w:p w14:paraId="2CD54C7D" w14:textId="515A2A84" w:rsidR="00FE7EA3" w:rsidRDefault="00FE7EA3" w:rsidP="00FE7EA3">
            <w:pPr>
              <w:pStyle w:val="ReqText"/>
              <w:widowControl w:val="0"/>
              <w:jc w:val="both"/>
              <w:rPr>
                <w:ins w:id="3586" w:author="TRIANO José" w:date="2024-09-19T08:12:00Z"/>
              </w:rPr>
            </w:pPr>
            <w:ins w:id="3587" w:author="MAILIER Maxime" w:date="2024-08-19T11:50:00Z">
              <w:r w:rsidRPr="00FE7EA3">
                <w:rPr>
                  <w:i w:val="0"/>
                  <w:iCs w:val="0"/>
                  <w:color w:val="auto"/>
                </w:rPr>
                <w:t xml:space="preserve">Pour une ligne exploitée en mode « Exploitation Automatique », </w:t>
              </w:r>
            </w:ins>
            <w:ins w:id="3588" w:author="MAILIER Maxime" w:date="2024-08-19T11:51:00Z">
              <w:r w:rsidRPr="00FE7EA3">
                <w:rPr>
                  <w:i w:val="0"/>
                  <w:iCs w:val="0"/>
                  <w:color w:val="auto"/>
                </w:rPr>
                <w:t>le</w:t>
              </w:r>
            </w:ins>
            <w:del w:id="3589" w:author="MAILIER Maxime" w:date="2024-08-19T11:50:00Z">
              <w:r w:rsidRPr="00FE7EA3" w:rsidDel="002E5C59">
                <w:rPr>
                  <w:i w:val="0"/>
                  <w:iCs w:val="0"/>
                  <w:color w:val="auto"/>
                </w:rPr>
                <w:delText>Le</w:delText>
              </w:r>
            </w:del>
            <w:r w:rsidRPr="00FE7EA3">
              <w:rPr>
                <w:i w:val="0"/>
                <w:iCs w:val="0"/>
                <w:color w:val="auto"/>
              </w:rPr>
              <w:t xml:space="preserve"> Traffic Mgr doit permettre à un utilisateur de commander la suppression d’une mission définie dans le référentiel horaire en production </w:t>
            </w:r>
            <w:ins w:id="3590" w:author="MAILIER Maxime" w:date="2024-08-30T15:46:00Z">
              <w:r w:rsidRPr="00FE7EA3">
                <w:rPr>
                  <w:i w:val="0"/>
                  <w:iCs w:val="0"/>
                  <w:color w:val="auto"/>
                </w:rPr>
                <w:t>dans</w:t>
              </w:r>
            </w:ins>
            <w:ins w:id="3591" w:author="MAILIER Maxime" w:date="2024-08-30T15:44:00Z">
              <w:r w:rsidRPr="00FE7EA3">
                <w:rPr>
                  <w:i w:val="0"/>
                  <w:iCs w:val="0"/>
                  <w:color w:val="auto"/>
                </w:rPr>
                <w:t xml:space="preserve"> l’état « Prévue » ou dans l’état « Confirmée »</w:t>
              </w:r>
            </w:ins>
            <w:ins w:id="3592" w:author="MAILIER Maxime" w:date="2024-08-30T15:47:00Z">
              <w:r w:rsidRPr="00FE7EA3">
                <w:rPr>
                  <w:i w:val="0"/>
                  <w:iCs w:val="0"/>
                  <w:color w:val="auto"/>
                </w:rPr>
                <w:t xml:space="preserve"> </w:t>
              </w:r>
            </w:ins>
            <w:r w:rsidRPr="00FE7EA3">
              <w:rPr>
                <w:i w:val="0"/>
                <w:iCs w:val="0"/>
                <w:color w:val="auto"/>
              </w:rPr>
              <w:t>en indiquant le numéro de la mission concernée.</w:t>
            </w:r>
          </w:p>
        </w:tc>
      </w:tr>
      <w:tr w:rsidR="00FE7EA3" w14:paraId="408A6E96" w14:textId="77777777" w:rsidTr="001F040F">
        <w:trPr>
          <w:ins w:id="3593" w:author="TRIANO José" w:date="2024-09-19T08:12:00Z"/>
        </w:trPr>
        <w:tc>
          <w:tcPr>
            <w:tcW w:w="1842" w:type="dxa"/>
          </w:tcPr>
          <w:p w14:paraId="05312236" w14:textId="77777777" w:rsidR="00FE7EA3" w:rsidRDefault="00FE7EA3" w:rsidP="001F040F">
            <w:pPr>
              <w:rPr>
                <w:ins w:id="3594" w:author="TRIANO José" w:date="2024-09-19T08:12:00Z"/>
              </w:rPr>
            </w:pPr>
            <w:r>
              <w:t xml:space="preserve">Paramètres </w:t>
            </w:r>
          </w:p>
        </w:tc>
        <w:tc>
          <w:tcPr>
            <w:tcW w:w="7446" w:type="dxa"/>
          </w:tcPr>
          <w:p w14:paraId="48FA2C83" w14:textId="77777777" w:rsidR="00FE7EA3" w:rsidRPr="003D256D" w:rsidRDefault="00FE7EA3" w:rsidP="001F040F">
            <w:pPr>
              <w:pStyle w:val="ReqText"/>
              <w:jc w:val="both"/>
              <w:rPr>
                <w:ins w:id="3595" w:author="TRIANO José" w:date="2024-09-19T08:12:00Z"/>
              </w:rPr>
            </w:pPr>
          </w:p>
        </w:tc>
      </w:tr>
    </w:tbl>
    <w:p w14:paraId="084674EC" w14:textId="77777777" w:rsidR="00FE7EA3" w:rsidRPr="00DA06E4" w:rsidRDefault="00FE7EA3" w:rsidP="00C82597">
      <w:pPr>
        <w:jc w:val="both"/>
      </w:pPr>
    </w:p>
    <w:tbl>
      <w:tblPr>
        <w:tblStyle w:val="Grilledutableau"/>
        <w:tblW w:w="0" w:type="auto"/>
        <w:tblLook w:val="04A0" w:firstRow="1" w:lastRow="0" w:firstColumn="1" w:lastColumn="0" w:noHBand="0" w:noVBand="1"/>
      </w:tblPr>
      <w:tblGrid>
        <w:gridCol w:w="1842"/>
        <w:gridCol w:w="7446"/>
      </w:tblGrid>
      <w:tr w:rsidR="005C0FF3" w14:paraId="4910BA33" w14:textId="77777777" w:rsidTr="001F040F">
        <w:trPr>
          <w:ins w:id="3596" w:author="TRIANO José" w:date="2024-09-19T08:12:00Z"/>
        </w:trPr>
        <w:tc>
          <w:tcPr>
            <w:tcW w:w="1842" w:type="dxa"/>
          </w:tcPr>
          <w:p w14:paraId="1FC34A32" w14:textId="77777777" w:rsidR="005C0FF3" w:rsidRDefault="005C0FF3" w:rsidP="001F040F">
            <w:pPr>
              <w:rPr>
                <w:ins w:id="3597" w:author="TRIANO José" w:date="2024-09-19T08:12:00Z"/>
              </w:rPr>
            </w:pPr>
            <w:ins w:id="3598" w:author="TRIANO José" w:date="2024-09-19T08:12:00Z">
              <w:r>
                <w:t>Résultat attendu</w:t>
              </w:r>
            </w:ins>
          </w:p>
        </w:tc>
        <w:tc>
          <w:tcPr>
            <w:tcW w:w="7446" w:type="dxa"/>
          </w:tcPr>
          <w:p w14:paraId="67AC07AE" w14:textId="77777777" w:rsidR="005C0FF3" w:rsidRPr="005C0FF3" w:rsidRDefault="005C0FF3" w:rsidP="005C0FF3">
            <w:pPr>
              <w:pStyle w:val="ReqText"/>
              <w:widowControl w:val="0"/>
              <w:jc w:val="both"/>
              <w:rPr>
                <w:ins w:id="3599" w:author="MAILIER Maxime" w:date="2024-08-30T16:20:00Z"/>
                <w:i w:val="0"/>
                <w:iCs w:val="0"/>
                <w:color w:val="auto"/>
              </w:rPr>
            </w:pPr>
            <w:ins w:id="3600" w:author="MAILIER Maxime" w:date="2024-08-19T11:51:00Z">
              <w:r w:rsidRPr="005C0FF3">
                <w:rPr>
                  <w:i w:val="0"/>
                  <w:iCs w:val="0"/>
                  <w:color w:val="auto"/>
                </w:rPr>
                <w:t>Pour une ligne exploitée en mode « Exploitation Automatique », suite</w:t>
              </w:r>
            </w:ins>
            <w:del w:id="3601" w:author="MAILIER Maxime" w:date="2024-08-19T11:51:00Z">
              <w:r w:rsidRPr="005C0FF3" w:rsidDel="002E5C59">
                <w:rPr>
                  <w:i w:val="0"/>
                  <w:iCs w:val="0"/>
                  <w:color w:val="auto"/>
                </w:rPr>
                <w:delText>Suite</w:delText>
              </w:r>
            </w:del>
            <w:r w:rsidRPr="005C0FF3">
              <w:rPr>
                <w:i w:val="0"/>
                <w:iCs w:val="0"/>
                <w:color w:val="auto"/>
              </w:rPr>
              <w:t xml:space="preserve"> à une commande de suppression d’une mission, le Traffic Mgr doit mettre cette mission dans l'état « Supprimée ».</w:t>
            </w:r>
          </w:p>
          <w:p w14:paraId="4DAF81CA" w14:textId="77777777" w:rsidR="005C0FF3" w:rsidRPr="005C0FF3" w:rsidRDefault="005C0FF3" w:rsidP="005C0FF3">
            <w:pPr>
              <w:pStyle w:val="ReqText"/>
              <w:widowControl w:val="0"/>
              <w:jc w:val="both"/>
              <w:rPr>
                <w:ins w:id="3602" w:author="MAILIER Maxime" w:date="2024-08-30T16:22:00Z"/>
                <w:i w:val="0"/>
                <w:iCs w:val="0"/>
                <w:color w:val="auto"/>
              </w:rPr>
            </w:pPr>
            <w:ins w:id="3603" w:author="MAILIER Maxime" w:date="2024-08-30T16:22:00Z">
              <w:r w:rsidRPr="005C0FF3">
                <w:rPr>
                  <w:i w:val="0"/>
                  <w:iCs w:val="0"/>
                  <w:color w:val="auto"/>
                </w:rPr>
                <w:t xml:space="preserve">Si cette </w:t>
              </w:r>
            </w:ins>
            <w:r w:rsidRPr="005C0FF3">
              <w:rPr>
                <w:i w:val="0"/>
                <w:iCs w:val="0"/>
                <w:color w:val="auto"/>
              </w:rPr>
              <w:t>mission</w:t>
            </w:r>
            <w:ins w:id="3604" w:author="MAILIER Maxime" w:date="2024-08-30T16:22:00Z">
              <w:r w:rsidRPr="005C0FF3">
                <w:rPr>
                  <w:i w:val="0"/>
                  <w:iCs w:val="0"/>
                  <w:color w:val="auto"/>
                </w:rPr>
                <w:t xml:space="preserve"> a une </w:t>
              </w:r>
            </w:ins>
            <w:r w:rsidRPr="005C0FF3">
              <w:rPr>
                <w:i w:val="0"/>
                <w:iCs w:val="0"/>
                <w:color w:val="auto"/>
              </w:rPr>
              <w:t>mission</w:t>
            </w:r>
            <w:ins w:id="3605" w:author="MAILIER Maxime" w:date="2024-08-30T16:22:00Z">
              <w:r w:rsidRPr="005C0FF3">
                <w:rPr>
                  <w:i w:val="0"/>
                  <w:iCs w:val="0"/>
                  <w:color w:val="auto"/>
                </w:rPr>
                <w:t xml:space="preserve"> de manœuvre prédécesseur dans l'état « Prévue » ou dans l’état « Confirmée », alors le Traffic Mgr doit mettre la </w:t>
              </w:r>
            </w:ins>
            <w:r w:rsidRPr="005C0FF3">
              <w:rPr>
                <w:i w:val="0"/>
                <w:iCs w:val="0"/>
                <w:color w:val="auto"/>
              </w:rPr>
              <w:t>mission</w:t>
            </w:r>
            <w:ins w:id="3606" w:author="MAILIER Maxime" w:date="2024-08-30T16:22:00Z">
              <w:r w:rsidRPr="005C0FF3">
                <w:rPr>
                  <w:i w:val="0"/>
                  <w:iCs w:val="0"/>
                  <w:color w:val="auto"/>
                </w:rPr>
                <w:t xml:space="preserve"> prédécesseur dans l'état « Supprimée ».</w:t>
              </w:r>
            </w:ins>
          </w:p>
          <w:p w14:paraId="220230A4" w14:textId="190080D4" w:rsidR="005C0FF3" w:rsidRDefault="005C0FF3" w:rsidP="005C0FF3">
            <w:pPr>
              <w:pStyle w:val="ReqText"/>
              <w:widowControl w:val="0"/>
              <w:jc w:val="both"/>
              <w:rPr>
                <w:ins w:id="3607" w:author="TRIANO José" w:date="2024-09-19T08:12:00Z"/>
              </w:rPr>
            </w:pPr>
            <w:ins w:id="3608" w:author="MAILIER Maxime" w:date="2024-08-30T16:23:00Z">
              <w:r w:rsidRPr="005C0FF3">
                <w:rPr>
                  <w:i w:val="0"/>
                  <w:iCs w:val="0"/>
                  <w:color w:val="auto"/>
                </w:rPr>
                <w:t xml:space="preserve">Si cette </w:t>
              </w:r>
            </w:ins>
            <w:r w:rsidRPr="005C0FF3">
              <w:rPr>
                <w:i w:val="0"/>
                <w:iCs w:val="0"/>
                <w:color w:val="auto"/>
              </w:rPr>
              <w:t>mission</w:t>
            </w:r>
            <w:ins w:id="3609" w:author="MAILIER Maxime" w:date="2024-08-30T16:23:00Z">
              <w:r w:rsidRPr="005C0FF3">
                <w:rPr>
                  <w:i w:val="0"/>
                  <w:iCs w:val="0"/>
                  <w:color w:val="auto"/>
                </w:rPr>
                <w:t xml:space="preserve"> a une </w:t>
              </w:r>
            </w:ins>
            <w:r w:rsidRPr="005C0FF3">
              <w:rPr>
                <w:i w:val="0"/>
                <w:iCs w:val="0"/>
                <w:color w:val="auto"/>
              </w:rPr>
              <w:t>mission</w:t>
            </w:r>
            <w:ins w:id="3610" w:author="MAILIER Maxime" w:date="2024-08-30T16:23:00Z">
              <w:r w:rsidRPr="005C0FF3">
                <w:rPr>
                  <w:i w:val="0"/>
                  <w:iCs w:val="0"/>
                  <w:color w:val="auto"/>
                </w:rPr>
                <w:t xml:space="preserve"> de manœuvre successeur dans l'état « Prévue » ou dans l’état « Confirmée », alors le Traffic Mgr doit mettre la </w:t>
              </w:r>
            </w:ins>
            <w:r w:rsidRPr="005C0FF3">
              <w:rPr>
                <w:i w:val="0"/>
                <w:iCs w:val="0"/>
                <w:color w:val="auto"/>
              </w:rPr>
              <w:t>mission</w:t>
            </w:r>
            <w:ins w:id="3611" w:author="MAILIER Maxime" w:date="2024-08-30T16:23:00Z">
              <w:r w:rsidRPr="005C0FF3">
                <w:rPr>
                  <w:i w:val="0"/>
                  <w:iCs w:val="0"/>
                  <w:color w:val="auto"/>
                </w:rPr>
                <w:t xml:space="preserve"> </w:t>
              </w:r>
            </w:ins>
            <w:ins w:id="3612" w:author="MAILIER Maxime" w:date="2024-08-30T17:29:00Z">
              <w:r w:rsidRPr="005C0FF3">
                <w:rPr>
                  <w:i w:val="0"/>
                  <w:iCs w:val="0"/>
                  <w:color w:val="auto"/>
                </w:rPr>
                <w:t>successeur</w:t>
              </w:r>
            </w:ins>
            <w:ins w:id="3613" w:author="MAILIER Maxime" w:date="2024-08-30T16:23:00Z">
              <w:r w:rsidRPr="005C0FF3">
                <w:rPr>
                  <w:i w:val="0"/>
                  <w:iCs w:val="0"/>
                  <w:color w:val="auto"/>
                </w:rPr>
                <w:t xml:space="preserve"> dans l'état « Supprimée ».</w:t>
              </w:r>
            </w:ins>
          </w:p>
        </w:tc>
      </w:tr>
      <w:tr w:rsidR="005C0FF3" w14:paraId="6592E763" w14:textId="77777777" w:rsidTr="001F040F">
        <w:trPr>
          <w:ins w:id="3614" w:author="TRIANO José" w:date="2024-09-19T08:12:00Z"/>
        </w:trPr>
        <w:tc>
          <w:tcPr>
            <w:tcW w:w="1842" w:type="dxa"/>
          </w:tcPr>
          <w:p w14:paraId="21C42054" w14:textId="77777777" w:rsidR="005C0FF3" w:rsidRDefault="005C0FF3" w:rsidP="001F040F">
            <w:pPr>
              <w:rPr>
                <w:ins w:id="3615" w:author="TRIANO José" w:date="2024-09-19T08:12:00Z"/>
              </w:rPr>
            </w:pPr>
            <w:r>
              <w:t xml:space="preserve">Paramètres </w:t>
            </w:r>
          </w:p>
        </w:tc>
        <w:tc>
          <w:tcPr>
            <w:tcW w:w="7446" w:type="dxa"/>
          </w:tcPr>
          <w:p w14:paraId="7C18FC45" w14:textId="77777777" w:rsidR="005C0FF3" w:rsidRPr="003D256D" w:rsidRDefault="005C0FF3" w:rsidP="001F040F">
            <w:pPr>
              <w:pStyle w:val="ReqText"/>
              <w:jc w:val="both"/>
              <w:rPr>
                <w:ins w:id="3616" w:author="TRIANO José" w:date="2024-09-19T08:12:00Z"/>
              </w:rPr>
            </w:pPr>
          </w:p>
        </w:tc>
      </w:tr>
    </w:tbl>
    <w:p w14:paraId="431174F6" w14:textId="77777777" w:rsidR="00FE7EA3" w:rsidRDefault="00FE7EA3" w:rsidP="00C82597">
      <w:pPr>
        <w:pStyle w:val="ReqText"/>
        <w:widowControl w:val="0"/>
        <w:jc w:val="both"/>
      </w:pPr>
    </w:p>
    <w:p w14:paraId="0D797786" w14:textId="544A8BC4" w:rsidR="00615937" w:rsidDel="005D6A52" w:rsidRDefault="002B372E" w:rsidP="002B372E">
      <w:pPr>
        <w:pStyle w:val="ReqText"/>
        <w:widowControl w:val="0"/>
        <w:ind w:left="2880"/>
        <w:jc w:val="both"/>
        <w:rPr>
          <w:del w:id="3617" w:author="MAILIER Maxime" w:date="2024-08-30T16:23:00Z"/>
        </w:rPr>
      </w:pPr>
      <w:bookmarkStart w:id="3618" w:name="_Toc175927968"/>
      <w:bookmarkStart w:id="3619" w:name="_Toc175930270"/>
      <w:bookmarkStart w:id="3620" w:name="_Toc177652496"/>
      <w:bookmarkStart w:id="3621" w:name="_Toc177656067"/>
      <w:bookmarkStart w:id="3622" w:name="_Toc178859848"/>
      <w:bookmarkStart w:id="3623" w:name="_Toc178860056"/>
      <w:bookmarkStart w:id="3624" w:name="_Toc185856616"/>
      <w:bookmarkStart w:id="3625" w:name="_Toc185861508"/>
      <w:bookmarkStart w:id="3626" w:name="_Toc185862441"/>
      <w:bookmarkStart w:id="3627" w:name="_Toc185862649"/>
      <w:bookmarkStart w:id="3628" w:name="_Toc185863655"/>
      <w:bookmarkStart w:id="3629" w:name="_Toc185863867"/>
      <w:bookmarkStart w:id="3630" w:name="_Toc185864079"/>
      <w:bookmarkStart w:id="3631" w:name="_Toc185864918"/>
      <w:bookmarkStart w:id="3632" w:name="_Toc185865111"/>
      <w:bookmarkStart w:id="3633" w:name="_Toc185867241"/>
      <w:bookmarkStart w:id="3634" w:name="_Toc185867433"/>
      <w:bookmarkStart w:id="3635" w:name="_Toc185867666"/>
      <w:bookmarkStart w:id="3636" w:name="_Toc185867859"/>
      <w:bookmarkStart w:id="3637" w:name="_Toc185868052"/>
      <w:bookmarkStart w:id="3638" w:name="_Toc196744711"/>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r>
        <w:t>1.3.3.4</w:t>
      </w:r>
      <w:bookmarkEnd w:id="3638"/>
      <w:r>
        <w:t xml:space="preserve">  </w:t>
      </w:r>
    </w:p>
    <w:p w14:paraId="53FF603C" w14:textId="1AA0C931" w:rsidR="003C3286" w:rsidRPr="00E50EEE" w:rsidRDefault="003C3286" w:rsidP="002B372E">
      <w:pPr>
        <w:pStyle w:val="Titre4"/>
        <w:numPr>
          <w:ilvl w:val="0"/>
          <w:numId w:val="0"/>
        </w:numPr>
        <w:ind w:left="2880"/>
      </w:pPr>
      <w:bookmarkStart w:id="3639" w:name="_Toc174367353"/>
      <w:bookmarkStart w:id="3640" w:name="_Toc196744712"/>
      <w:r w:rsidRPr="00E50EEE">
        <w:t>Ajuster automatiquement le référentiel horaire en production</w:t>
      </w:r>
      <w:bookmarkEnd w:id="3639"/>
      <w:bookmarkEnd w:id="3640"/>
    </w:p>
    <w:p w14:paraId="7BD6DDE8" w14:textId="0FD614EA" w:rsidR="00185BE4" w:rsidRDefault="00185BE4" w:rsidP="00C82597">
      <w:pPr>
        <w:jc w:val="both"/>
        <w:rPr>
          <w:u w:val="single"/>
        </w:rPr>
      </w:pPr>
      <w:r>
        <w:rPr>
          <w:u w:val="single"/>
        </w:rPr>
        <w:t xml:space="preserve">Création de </w:t>
      </w:r>
      <w:r w:rsidR="001F6EE4">
        <w:rPr>
          <w:u w:val="single"/>
        </w:rPr>
        <w:t>mission</w:t>
      </w:r>
      <w:r>
        <w:rPr>
          <w:u w:val="single"/>
        </w:rPr>
        <w:t xml:space="preserve"> suite à réception d’une confirmation de réservation</w:t>
      </w:r>
      <w:ins w:id="3641" w:author="MAILIER Maxime" w:date="2024-08-28T18:05:00Z">
        <w:r w:rsidR="00CC00C6">
          <w:rPr>
            <w:u w:val="single"/>
          </w:rPr>
          <w:t> :</w:t>
        </w:r>
      </w:ins>
    </w:p>
    <w:tbl>
      <w:tblPr>
        <w:tblStyle w:val="Grilledutableau"/>
        <w:tblW w:w="0" w:type="auto"/>
        <w:tblLook w:val="04A0" w:firstRow="1" w:lastRow="0" w:firstColumn="1" w:lastColumn="0" w:noHBand="0" w:noVBand="1"/>
      </w:tblPr>
      <w:tblGrid>
        <w:gridCol w:w="1842"/>
        <w:gridCol w:w="7446"/>
      </w:tblGrid>
      <w:tr w:rsidR="00F655D7" w14:paraId="766C0DEE" w14:textId="77777777" w:rsidTr="001F040F">
        <w:trPr>
          <w:ins w:id="3642" w:author="TRIANO José" w:date="2024-09-19T08:12:00Z"/>
        </w:trPr>
        <w:tc>
          <w:tcPr>
            <w:tcW w:w="1842" w:type="dxa"/>
          </w:tcPr>
          <w:p w14:paraId="190E04E5" w14:textId="77777777" w:rsidR="00F655D7" w:rsidRDefault="00F655D7" w:rsidP="001F040F">
            <w:pPr>
              <w:rPr>
                <w:ins w:id="3643" w:author="TRIANO José" w:date="2024-09-19T08:12:00Z"/>
              </w:rPr>
            </w:pPr>
            <w:ins w:id="3644" w:author="TRIANO José" w:date="2024-09-19T08:12:00Z">
              <w:r>
                <w:t>Résultat attendu</w:t>
              </w:r>
            </w:ins>
          </w:p>
        </w:tc>
        <w:tc>
          <w:tcPr>
            <w:tcW w:w="7446" w:type="dxa"/>
          </w:tcPr>
          <w:p w14:paraId="1A6A0B47" w14:textId="77777777" w:rsidR="00F655D7" w:rsidRDefault="00F655D7" w:rsidP="00F655D7">
            <w:pPr>
              <w:rPr>
                <w:ins w:id="3645" w:author="MAILIER Maxime" w:date="2024-08-28T18:10:00Z"/>
              </w:rPr>
            </w:pPr>
            <w:ins w:id="3646" w:author="MAILIER Maxime" w:date="2024-08-28T18:05:00Z">
              <w:r>
                <w:t>Pour une ligne exploitée en mode « Exploitation Automatique »</w:t>
              </w:r>
            </w:ins>
            <w:ins w:id="3647" w:author="MAILIER Maxime" w:date="2024-08-28T18:07:00Z">
              <w:r>
                <w:t>, lorsque le Traffic Mgr reçoit</w:t>
              </w:r>
            </w:ins>
            <w:ins w:id="3648" w:author="MAILIER Maxime" w:date="2024-08-28T18:08:00Z">
              <w:r>
                <w:t xml:space="preserve"> une </w:t>
              </w:r>
            </w:ins>
            <w:ins w:id="3649" w:author="MAILIER Maxime" w:date="2024-08-28T18:05:00Z">
              <w:r>
                <w:t>confir</w:t>
              </w:r>
            </w:ins>
            <w:ins w:id="3650" w:author="MAILIER Maxime" w:date="2024-08-28T18:06:00Z">
              <w:r>
                <w:t>m</w:t>
              </w:r>
            </w:ins>
            <w:ins w:id="3651" w:author="MAILIER Maxime" w:date="2024-08-28T18:05:00Z">
              <w:r>
                <w:t>ati</w:t>
              </w:r>
            </w:ins>
            <w:ins w:id="3652" w:author="MAILIER Maxime" w:date="2024-08-28T18:06:00Z">
              <w:r>
                <w:t>on de réservation</w:t>
              </w:r>
            </w:ins>
            <w:ins w:id="3653" w:author="MAILIER Maxime" w:date="2024-08-28T18:16:00Z">
              <w:r>
                <w:t xml:space="preserve"> pour un sillon </w:t>
              </w:r>
            </w:ins>
            <w:ins w:id="3654" w:author="MAILIER Maxime" w:date="2024-08-29T11:00:00Z">
              <w:r>
                <w:t>non</w:t>
              </w:r>
            </w:ins>
            <w:ins w:id="3655" w:author="MAILIER Maxime" w:date="2024-08-28T18:16:00Z">
              <w:r>
                <w:t xml:space="preserve"> utilisé</w:t>
              </w:r>
            </w:ins>
            <w:ins w:id="3656" w:author="MAILIER Maxime" w:date="2024-08-28T18:17:00Z">
              <w:r>
                <w:t xml:space="preserve"> par une </w:t>
              </w:r>
            </w:ins>
            <w:r>
              <w:t>mission</w:t>
            </w:r>
            <w:ins w:id="3657" w:author="MAILIER Maxime" w:date="2024-08-28T18:17:00Z">
              <w:r>
                <w:t xml:space="preserve"> existante</w:t>
              </w:r>
            </w:ins>
            <w:ins w:id="3658" w:author="MAILIER Maxime" w:date="2024-08-28T18:05:00Z">
              <w:r>
                <w:t>, le Traffic Mgr doit</w:t>
              </w:r>
            </w:ins>
            <w:ins w:id="3659" w:author="MAILIER Maxime" w:date="2024-08-28T18:10:00Z">
              <w:r>
                <w:t> :</w:t>
              </w:r>
            </w:ins>
          </w:p>
          <w:p w14:paraId="713F500C" w14:textId="77777777" w:rsidR="00F655D7" w:rsidRDefault="00F655D7" w:rsidP="00F655D7">
            <w:pPr>
              <w:rPr>
                <w:ins w:id="3660" w:author="MAILIER Maxime" w:date="2024-08-28T18:10:00Z"/>
              </w:rPr>
            </w:pPr>
            <w:ins w:id="3661" w:author="MAILIER Maxime" w:date="2024-08-28T18:10:00Z">
              <w:r>
                <w:t xml:space="preserve">Créer une </w:t>
              </w:r>
            </w:ins>
            <w:r>
              <w:t>mission</w:t>
            </w:r>
            <w:ins w:id="3662" w:author="MAILIER Maxime" w:date="2024-08-28T18:10:00Z">
              <w:r>
                <w:t xml:space="preserve"> avec voyageurs avec les caractéristiques suivantes :</w:t>
              </w:r>
            </w:ins>
          </w:p>
          <w:p w14:paraId="24EED179" w14:textId="77777777" w:rsidR="00F655D7" w:rsidRPr="00E26D91" w:rsidRDefault="00F655D7" w:rsidP="00E26D91">
            <w:pPr>
              <w:pStyle w:val="Paragraphedeliste"/>
              <w:numPr>
                <w:ilvl w:val="0"/>
                <w:numId w:val="117"/>
              </w:numPr>
              <w:rPr>
                <w:ins w:id="3663" w:author="MAILIER Maxime" w:date="2024-08-28T18:10:00Z"/>
              </w:rPr>
            </w:pPr>
            <w:ins w:id="3664" w:author="MAILIER Maxime" w:date="2024-08-28T18:10:00Z">
              <w:r w:rsidRPr="00E26D91">
                <w:t xml:space="preserve">Origine : point d’arrêt commercial origine de </w:t>
              </w:r>
            </w:ins>
            <w:ins w:id="3665" w:author="MAILIER Maxime" w:date="2024-08-28T18:11:00Z">
              <w:r w:rsidRPr="00E26D91">
                <w:t>la réservation</w:t>
              </w:r>
            </w:ins>
          </w:p>
          <w:p w14:paraId="78E6E532" w14:textId="77777777" w:rsidR="00F655D7" w:rsidRPr="00E26D91" w:rsidRDefault="00F655D7" w:rsidP="00E26D91">
            <w:pPr>
              <w:pStyle w:val="Paragraphedeliste"/>
              <w:numPr>
                <w:ilvl w:val="0"/>
                <w:numId w:val="117"/>
              </w:numPr>
              <w:rPr>
                <w:ins w:id="3666" w:author="MAILIER Maxime" w:date="2024-08-28T18:10:00Z"/>
              </w:rPr>
            </w:pPr>
            <w:ins w:id="3667" w:author="MAILIER Maxime" w:date="2024-08-28T18:10:00Z">
              <w:r w:rsidRPr="00E26D91">
                <w:t xml:space="preserve">Heure de départ : heure </w:t>
              </w:r>
            </w:ins>
            <w:ins w:id="3668" w:author="MAILIER Maxime" w:date="2024-08-28T18:11:00Z">
              <w:r w:rsidRPr="00E26D91">
                <w:t>de départ de la réservation</w:t>
              </w:r>
            </w:ins>
          </w:p>
          <w:p w14:paraId="4CF3B1FD" w14:textId="77777777" w:rsidR="00F655D7" w:rsidRPr="00E26D91" w:rsidRDefault="00F655D7" w:rsidP="00E26D91">
            <w:pPr>
              <w:pStyle w:val="Paragraphedeliste"/>
              <w:numPr>
                <w:ilvl w:val="0"/>
                <w:numId w:val="117"/>
              </w:numPr>
              <w:rPr>
                <w:ins w:id="3669" w:author="MAILIER Maxime" w:date="2024-08-28T18:10:00Z"/>
              </w:rPr>
            </w:pPr>
            <w:ins w:id="3670" w:author="MAILIER Maxime" w:date="2024-08-28T18:10:00Z">
              <w:r w:rsidRPr="00E26D91">
                <w:t xml:space="preserve">Destination : </w:t>
              </w:r>
            </w:ins>
            <w:ins w:id="3671" w:author="MAILIER Maxime" w:date="2024-08-28T18:11:00Z">
              <w:r w:rsidRPr="00E26D91">
                <w:t xml:space="preserve">point d’arrêt commercial </w:t>
              </w:r>
            </w:ins>
            <w:ins w:id="3672" w:author="MAILIER Maxime" w:date="2024-08-29T09:30:00Z">
              <w:r w:rsidRPr="00E26D91">
                <w:t>destination</w:t>
              </w:r>
            </w:ins>
            <w:ins w:id="3673" w:author="MAILIER Maxime" w:date="2024-08-28T18:11:00Z">
              <w:r w:rsidRPr="00E26D91">
                <w:t xml:space="preserve"> de la réservation</w:t>
              </w:r>
            </w:ins>
          </w:p>
          <w:p w14:paraId="3C001672" w14:textId="77777777" w:rsidR="00F655D7" w:rsidRPr="00E26D91" w:rsidRDefault="00F655D7" w:rsidP="00E26D91">
            <w:pPr>
              <w:pStyle w:val="Paragraphedeliste"/>
              <w:numPr>
                <w:ilvl w:val="0"/>
                <w:numId w:val="117"/>
              </w:numPr>
              <w:rPr>
                <w:ins w:id="3674" w:author="MAILIER Maxime" w:date="2024-08-29T09:34:00Z"/>
              </w:rPr>
            </w:pPr>
            <w:ins w:id="3675" w:author="MAILIER Maxime" w:date="2024-08-29T09:33:00Z">
              <w:r w:rsidRPr="00E26D91">
                <w:t>Points de passage</w:t>
              </w:r>
            </w:ins>
            <w:ins w:id="3676" w:author="MAILIER Maxime" w:date="2024-08-29T09:34:00Z">
              <w:r w:rsidRPr="00E26D91">
                <w:t> : liste des points de passage de la réservation</w:t>
              </w:r>
            </w:ins>
          </w:p>
          <w:p w14:paraId="6A69DD97" w14:textId="77777777" w:rsidR="00F655D7" w:rsidRPr="00E26D91" w:rsidRDefault="00F655D7" w:rsidP="00E26D91">
            <w:pPr>
              <w:pStyle w:val="Paragraphedeliste"/>
              <w:numPr>
                <w:ilvl w:val="0"/>
                <w:numId w:val="117"/>
              </w:numPr>
              <w:rPr>
                <w:ins w:id="3677" w:author="MAILIER Maxime" w:date="2024-08-28T18:10:00Z"/>
              </w:rPr>
            </w:pPr>
            <w:ins w:id="3678" w:author="MAILIER Maxime" w:date="2024-08-28T18:10:00Z">
              <w:r w:rsidRPr="00E26D91">
                <w:t>Temps de parcours</w:t>
              </w:r>
            </w:ins>
            <w:ins w:id="3679" w:author="MAILIER Maxime" w:date="2024-08-28T18:11:00Z">
              <w:r w:rsidRPr="00E26D91">
                <w:t> : temps de parcours d</w:t>
              </w:r>
            </w:ins>
            <w:ins w:id="3680" w:author="MAILIER Maxime" w:date="2024-08-28T18:12:00Z">
              <w:r w:rsidRPr="00E26D91">
                <w:t>e la réservation</w:t>
              </w:r>
            </w:ins>
          </w:p>
          <w:p w14:paraId="7A66E350" w14:textId="77777777" w:rsidR="00F655D7" w:rsidRPr="00E26D91" w:rsidRDefault="00F655D7" w:rsidP="00E26D91">
            <w:pPr>
              <w:pStyle w:val="Paragraphedeliste"/>
              <w:numPr>
                <w:ilvl w:val="0"/>
                <w:numId w:val="117"/>
              </w:numPr>
              <w:rPr>
                <w:ins w:id="3681" w:author="MAILIER Maxime" w:date="2024-08-30T17:33:00Z"/>
              </w:rPr>
            </w:pPr>
            <w:ins w:id="3682" w:author="MAILIER Maxime" w:date="2024-08-30T17:33:00Z">
              <w:r w:rsidRPr="00E26D91">
                <w:t>Temps de stationnement : temps de stationnement de la réservation</w:t>
              </w:r>
            </w:ins>
          </w:p>
          <w:p w14:paraId="582B5EC2" w14:textId="77777777" w:rsidR="00F655D7" w:rsidRPr="00E26D91" w:rsidRDefault="00F655D7" w:rsidP="00E26D91">
            <w:pPr>
              <w:pStyle w:val="Paragraphedeliste"/>
              <w:numPr>
                <w:ilvl w:val="0"/>
                <w:numId w:val="117"/>
              </w:numPr>
              <w:rPr>
                <w:ins w:id="3683" w:author="MAILIER Maxime" w:date="2024-08-28T18:10:00Z"/>
              </w:rPr>
            </w:pPr>
            <w:ins w:id="3684" w:author="MAILIER Maxime" w:date="2024-08-28T18:10:00Z">
              <w:r w:rsidRPr="00E26D91">
                <w:t>Identifiant de service matériel :</w:t>
              </w:r>
            </w:ins>
            <w:ins w:id="3685" w:author="MAILIER Maxime" w:date="2024-08-28T18:14:00Z">
              <w:r w:rsidRPr="00E26D91">
                <w:t xml:space="preserve"> Un identifiant de service matériel non encore utilisé</w:t>
              </w:r>
            </w:ins>
          </w:p>
          <w:p w14:paraId="12DF2B7F" w14:textId="77777777" w:rsidR="00F655D7" w:rsidRPr="00E26D91" w:rsidRDefault="00F655D7" w:rsidP="00E26D91">
            <w:pPr>
              <w:pStyle w:val="Paragraphedeliste"/>
              <w:numPr>
                <w:ilvl w:val="0"/>
                <w:numId w:val="117"/>
              </w:numPr>
              <w:rPr>
                <w:ins w:id="3686" w:author="MAILIER Maxime" w:date="2024-08-28T18:14:00Z"/>
              </w:rPr>
            </w:pPr>
            <w:ins w:id="3687" w:author="MAILIER Maxime" w:date="2024-08-28T18:10:00Z">
              <w:r w:rsidRPr="00E26D91">
                <w:t xml:space="preserve">Le plus petit numéro de </w:t>
              </w:r>
            </w:ins>
            <w:r w:rsidRPr="00E26D91">
              <w:t>mission</w:t>
            </w:r>
            <w:ins w:id="3688" w:author="MAILIER Maxime" w:date="2024-08-28T18:10:00Z">
              <w:r w:rsidRPr="00E26D91">
                <w:t xml:space="preserve"> non encore attribué dans la plage de valeurs pour les </w:t>
              </w:r>
            </w:ins>
            <w:r w:rsidRPr="00E26D91">
              <w:t>missions</w:t>
            </w:r>
            <w:ins w:id="3689" w:author="MAILIER Maxime" w:date="2024-08-28T18:10:00Z">
              <w:r w:rsidRPr="00E26D91">
                <w:t xml:space="preserve"> </w:t>
              </w:r>
            </w:ins>
            <w:ins w:id="3690" w:author="MAILIER Maxime" w:date="2024-08-28T18:13:00Z">
              <w:r w:rsidRPr="00E26D91">
                <w:t xml:space="preserve">avec </w:t>
              </w:r>
            </w:ins>
            <w:ins w:id="3691" w:author="MAILIER Maxime" w:date="2024-08-28T18:10:00Z">
              <w:r w:rsidRPr="00E26D91">
                <w:t>voyageur</w:t>
              </w:r>
            </w:ins>
            <w:ins w:id="3692" w:author="MAILIER Maxime" w:date="2024-08-28T18:13:00Z">
              <w:r w:rsidRPr="00E26D91">
                <w:t>s non définies dans le référentiel horaire</w:t>
              </w:r>
            </w:ins>
          </w:p>
          <w:p w14:paraId="169453A6" w14:textId="77777777" w:rsidR="00F655D7" w:rsidRPr="00E26D91" w:rsidRDefault="00F655D7" w:rsidP="00E26D91">
            <w:pPr>
              <w:pStyle w:val="Paragraphedeliste"/>
              <w:numPr>
                <w:ilvl w:val="0"/>
                <w:numId w:val="117"/>
              </w:numPr>
              <w:rPr>
                <w:ins w:id="3693" w:author="MAILIER Maxime" w:date="2024-08-30T15:08:00Z"/>
              </w:rPr>
            </w:pPr>
            <w:ins w:id="3694" w:author="MAILIER Maxime" w:date="2024-08-29T09:13:00Z">
              <w:r w:rsidRPr="00E26D91">
                <w:t>Liste d’i</w:t>
              </w:r>
            </w:ins>
            <w:ins w:id="3695" w:author="MAILIER Maxime" w:date="2024-08-28T18:14:00Z">
              <w:r w:rsidRPr="00E26D91">
                <w:t>dentifiant</w:t>
              </w:r>
            </w:ins>
            <w:ins w:id="3696" w:author="MAILIER Maxime" w:date="2024-08-29T09:13:00Z">
              <w:r w:rsidRPr="00E26D91">
                <w:t>s</w:t>
              </w:r>
            </w:ins>
            <w:ins w:id="3697" w:author="MAILIER Maxime" w:date="2024-08-28T18:14:00Z">
              <w:r w:rsidRPr="00E26D91">
                <w:t xml:space="preserve"> de réservation : </w:t>
              </w:r>
            </w:ins>
            <w:ins w:id="3698" w:author="MAILIER Maxime" w:date="2024-08-29T09:13:00Z">
              <w:r w:rsidRPr="00E26D91">
                <w:t xml:space="preserve">ajout de </w:t>
              </w:r>
            </w:ins>
            <w:ins w:id="3699" w:author="MAILIER Maxime" w:date="2024-08-28T18:14:00Z">
              <w:r w:rsidRPr="00E26D91">
                <w:t>l’identifiant de la réservation</w:t>
              </w:r>
            </w:ins>
          </w:p>
          <w:p w14:paraId="49DE7645" w14:textId="128FB57E" w:rsidR="00F655D7" w:rsidRPr="00E26D91" w:rsidRDefault="00F655D7" w:rsidP="00E26D91">
            <w:pPr>
              <w:pStyle w:val="Paragraphedeliste"/>
              <w:numPr>
                <w:ilvl w:val="0"/>
                <w:numId w:val="117"/>
              </w:numPr>
              <w:rPr>
                <w:ins w:id="3700" w:author="TRIANO José" w:date="2024-09-19T08:12:00Z"/>
              </w:rPr>
            </w:pPr>
            <w:ins w:id="3701" w:author="MAILIER Maxime" w:date="2024-08-30T15:08:00Z">
              <w:r w:rsidRPr="00E26D91">
                <w:t>Etat : « </w:t>
              </w:r>
            </w:ins>
            <w:ins w:id="3702" w:author="MAILIER Maxime" w:date="2024-08-30T15:09:00Z">
              <w:r w:rsidRPr="00E26D91">
                <w:t>Prévue</w:t>
              </w:r>
            </w:ins>
            <w:ins w:id="3703" w:author="MAILIER Maxime" w:date="2024-08-30T15:08:00Z">
              <w:r w:rsidRPr="00E26D91">
                <w:t> »</w:t>
              </w:r>
            </w:ins>
          </w:p>
        </w:tc>
      </w:tr>
      <w:tr w:rsidR="00F655D7" w14:paraId="1049935F" w14:textId="77777777" w:rsidTr="001F040F">
        <w:trPr>
          <w:ins w:id="3704" w:author="TRIANO José" w:date="2024-09-19T08:12:00Z"/>
        </w:trPr>
        <w:tc>
          <w:tcPr>
            <w:tcW w:w="1842" w:type="dxa"/>
          </w:tcPr>
          <w:p w14:paraId="2A5F4DA3" w14:textId="77777777" w:rsidR="00F655D7" w:rsidRDefault="00F655D7" w:rsidP="001F040F">
            <w:pPr>
              <w:rPr>
                <w:ins w:id="3705" w:author="TRIANO José" w:date="2024-09-19T08:12:00Z"/>
              </w:rPr>
            </w:pPr>
            <w:r>
              <w:t xml:space="preserve">Paramètres </w:t>
            </w:r>
          </w:p>
        </w:tc>
        <w:tc>
          <w:tcPr>
            <w:tcW w:w="7446" w:type="dxa"/>
          </w:tcPr>
          <w:p w14:paraId="25322887" w14:textId="77777777" w:rsidR="00F655D7" w:rsidRPr="003D256D" w:rsidRDefault="00F655D7" w:rsidP="001F040F">
            <w:pPr>
              <w:pStyle w:val="ReqText"/>
              <w:jc w:val="both"/>
              <w:rPr>
                <w:ins w:id="3706" w:author="TRIANO José" w:date="2024-09-19T08:12:00Z"/>
              </w:rPr>
            </w:pPr>
          </w:p>
        </w:tc>
      </w:tr>
    </w:tbl>
    <w:p w14:paraId="729992A0" w14:textId="77777777" w:rsidR="00342335" w:rsidRDefault="00342335" w:rsidP="00C82597">
      <w:pPr>
        <w:jc w:val="both"/>
        <w:rPr>
          <w:ins w:id="3707" w:author="MAILIER Maxime" w:date="2024-08-28T18:05:00Z"/>
          <w:u w:val="single"/>
        </w:rPr>
      </w:pPr>
    </w:p>
    <w:p w14:paraId="16BCB24D" w14:textId="6A8769B9" w:rsidR="00C77E5A" w:rsidRPr="00DA06E4" w:rsidRDefault="00BD31F8" w:rsidP="00C82597">
      <w:pPr>
        <w:jc w:val="both"/>
      </w:pPr>
      <w:r>
        <w:rPr>
          <w:u w:val="single"/>
        </w:rPr>
        <w:t>Modification</w:t>
      </w:r>
      <w:r w:rsidR="00C77E5A" w:rsidRPr="00DA06E4">
        <w:rPr>
          <w:u w:val="single"/>
        </w:rPr>
        <w:t xml:space="preserve"> </w:t>
      </w:r>
      <w:r w:rsidR="00C77E5A">
        <w:rPr>
          <w:u w:val="single"/>
        </w:rPr>
        <w:t>d’</w:t>
      </w:r>
      <w:r w:rsidR="00C77E5A" w:rsidRPr="00DA06E4">
        <w:rPr>
          <w:u w:val="single"/>
        </w:rPr>
        <w:t>un</w:t>
      </w:r>
      <w:r w:rsidR="00C77E5A">
        <w:rPr>
          <w:u w:val="single"/>
        </w:rPr>
        <w:t xml:space="preserve">e </w:t>
      </w:r>
      <w:r w:rsidR="001F6EE4">
        <w:rPr>
          <w:u w:val="single"/>
        </w:rPr>
        <w:t>mission</w:t>
      </w:r>
      <w:r w:rsidR="00C77E5A">
        <w:rPr>
          <w:u w:val="single"/>
        </w:rPr>
        <w:t> </w:t>
      </w:r>
      <w:r w:rsidR="00881FBB">
        <w:rPr>
          <w:u w:val="single"/>
        </w:rPr>
        <w:t>suite à réception d’une confirmation de réservation</w:t>
      </w:r>
      <w:r w:rsidR="00C77E5A">
        <w:rPr>
          <w:u w:val="single"/>
        </w:rPr>
        <w:t xml:space="preserve"> :</w:t>
      </w:r>
    </w:p>
    <w:p w14:paraId="3254D006" w14:textId="76B8C4E2" w:rsidR="00554C87" w:rsidRDefault="00F966A3" w:rsidP="00C82597">
      <w:pPr>
        <w:pStyle w:val="Paragraphedeliste"/>
        <w:numPr>
          <w:ilvl w:val="0"/>
          <w:numId w:val="51"/>
        </w:numPr>
        <w:jc w:val="both"/>
      </w:pPr>
      <w:r>
        <w:t xml:space="preserve">Ajout d’un arrêt intermédiaire sur une </w:t>
      </w:r>
      <w:r w:rsidR="001F6EE4">
        <w:t>mission</w:t>
      </w:r>
      <w:r>
        <w:t xml:space="preserve"> existante</w:t>
      </w:r>
    </w:p>
    <w:tbl>
      <w:tblPr>
        <w:tblStyle w:val="Grilledutableau"/>
        <w:tblW w:w="0" w:type="auto"/>
        <w:tblLook w:val="04A0" w:firstRow="1" w:lastRow="0" w:firstColumn="1" w:lastColumn="0" w:noHBand="0" w:noVBand="1"/>
      </w:tblPr>
      <w:tblGrid>
        <w:gridCol w:w="1842"/>
        <w:gridCol w:w="7446"/>
      </w:tblGrid>
      <w:tr w:rsidR="00B724F5" w14:paraId="5E879D66" w14:textId="77777777" w:rsidTr="001F040F">
        <w:trPr>
          <w:ins w:id="3708" w:author="TRIANO José" w:date="2024-09-19T08:12:00Z"/>
        </w:trPr>
        <w:tc>
          <w:tcPr>
            <w:tcW w:w="1842" w:type="dxa"/>
          </w:tcPr>
          <w:p w14:paraId="1D107DD5" w14:textId="77777777" w:rsidR="00B724F5" w:rsidRDefault="00B724F5" w:rsidP="001F040F">
            <w:pPr>
              <w:rPr>
                <w:ins w:id="3709" w:author="TRIANO José" w:date="2024-09-19T08:12:00Z"/>
              </w:rPr>
            </w:pPr>
            <w:ins w:id="3710" w:author="TRIANO José" w:date="2024-09-19T08:12:00Z">
              <w:r>
                <w:t>Résultat attendu</w:t>
              </w:r>
            </w:ins>
          </w:p>
        </w:tc>
        <w:tc>
          <w:tcPr>
            <w:tcW w:w="7446" w:type="dxa"/>
          </w:tcPr>
          <w:p w14:paraId="622BDD02" w14:textId="77777777" w:rsidR="00B724F5" w:rsidRPr="00B724F5" w:rsidRDefault="00B724F5" w:rsidP="00B724F5">
            <w:pPr>
              <w:pStyle w:val="ReqText"/>
              <w:widowControl w:val="0"/>
              <w:jc w:val="both"/>
              <w:rPr>
                <w:ins w:id="3711" w:author="MAILIER Maxime" w:date="2024-08-29T09:17:00Z"/>
                <w:i w:val="0"/>
                <w:iCs w:val="0"/>
                <w:color w:val="auto"/>
              </w:rPr>
            </w:pPr>
            <w:ins w:id="3712" w:author="MAILIER Maxime" w:date="2024-08-29T09:17:00Z">
              <w:r w:rsidRPr="00B724F5">
                <w:rPr>
                  <w:i w:val="0"/>
                  <w:iCs w:val="0"/>
                  <w:color w:val="auto"/>
                </w:rPr>
                <w:t xml:space="preserve">Pour une ligne exploitée en mode « Exploitation Automatique », lorsque le Traffic Mgr reçoit une confirmation de réservation pour un sillon qui est </w:t>
              </w:r>
            </w:ins>
            <w:ins w:id="3713" w:author="MAILIER Maxime" w:date="2024-08-29T09:26:00Z">
              <w:r w:rsidRPr="00B724F5">
                <w:rPr>
                  <w:i w:val="0"/>
                  <w:iCs w:val="0"/>
                  <w:color w:val="auto"/>
                </w:rPr>
                <w:t xml:space="preserve">préalablement et totalement </w:t>
              </w:r>
            </w:ins>
            <w:ins w:id="3714" w:author="MAILIER Maxime" w:date="2024-08-29T09:17:00Z">
              <w:r w:rsidRPr="00B724F5">
                <w:rPr>
                  <w:i w:val="0"/>
                  <w:iCs w:val="0"/>
                  <w:color w:val="auto"/>
                </w:rPr>
                <w:t xml:space="preserve">utilisé par une </w:t>
              </w:r>
            </w:ins>
            <w:r w:rsidRPr="00B724F5">
              <w:rPr>
                <w:i w:val="0"/>
                <w:iCs w:val="0"/>
                <w:color w:val="auto"/>
              </w:rPr>
              <w:t>mission</w:t>
            </w:r>
            <w:ins w:id="3715" w:author="MAILIER Maxime" w:date="2024-08-29T09:17:00Z">
              <w:r w:rsidRPr="00B724F5">
                <w:rPr>
                  <w:i w:val="0"/>
                  <w:iCs w:val="0"/>
                  <w:color w:val="auto"/>
                </w:rPr>
                <w:t xml:space="preserve"> existante</w:t>
              </w:r>
            </w:ins>
            <w:ins w:id="3716" w:author="MAILIER Maxime" w:date="2024-08-29T09:22:00Z">
              <w:r w:rsidRPr="00B724F5">
                <w:rPr>
                  <w:i w:val="0"/>
                  <w:iCs w:val="0"/>
                  <w:color w:val="auto"/>
                </w:rPr>
                <w:t xml:space="preserve"> et qui </w:t>
              </w:r>
            </w:ins>
            <w:ins w:id="3717" w:author="MAILIER Maxime" w:date="2024-08-29T09:23:00Z">
              <w:r w:rsidRPr="00B724F5">
                <w:rPr>
                  <w:i w:val="0"/>
                  <w:iCs w:val="0"/>
                  <w:color w:val="auto"/>
                </w:rPr>
                <w:t>modifie la liste des points d’arrêt commerciaux desservis</w:t>
              </w:r>
            </w:ins>
            <w:ins w:id="3718" w:author="MAILIER Maxime" w:date="2024-08-29T09:27:00Z">
              <w:r w:rsidRPr="00B724F5">
                <w:rPr>
                  <w:i w:val="0"/>
                  <w:iCs w:val="0"/>
                  <w:color w:val="auto"/>
                </w:rPr>
                <w:t xml:space="preserve"> de cette </w:t>
              </w:r>
            </w:ins>
            <w:r w:rsidRPr="00B724F5">
              <w:rPr>
                <w:i w:val="0"/>
                <w:iCs w:val="0"/>
                <w:color w:val="auto"/>
              </w:rPr>
              <w:t>mission</w:t>
            </w:r>
            <w:ins w:id="3719" w:author="MAILIER Maxime" w:date="2024-08-29T09:17:00Z">
              <w:r w:rsidRPr="00B724F5">
                <w:rPr>
                  <w:i w:val="0"/>
                  <w:iCs w:val="0"/>
                  <w:color w:val="auto"/>
                </w:rPr>
                <w:t>, le Traffic Mgr doit</w:t>
              </w:r>
            </w:ins>
            <w:ins w:id="3720" w:author="MAILIER Maxime" w:date="2024-08-29T09:24:00Z">
              <w:r w:rsidRPr="00B724F5">
                <w:rPr>
                  <w:i w:val="0"/>
                  <w:iCs w:val="0"/>
                  <w:color w:val="auto"/>
                </w:rPr>
                <w:t> </w:t>
              </w:r>
            </w:ins>
            <w:ins w:id="3721" w:author="MAILIER Maxime" w:date="2024-08-29T09:25:00Z">
              <w:r w:rsidRPr="00B724F5">
                <w:rPr>
                  <w:i w:val="0"/>
                  <w:iCs w:val="0"/>
                  <w:color w:val="auto"/>
                </w:rPr>
                <w:t xml:space="preserve">mettre à jour les caractéristiques suivantes de la </w:t>
              </w:r>
            </w:ins>
            <w:r w:rsidRPr="00B724F5">
              <w:rPr>
                <w:i w:val="0"/>
                <w:iCs w:val="0"/>
                <w:color w:val="auto"/>
              </w:rPr>
              <w:t>mission</w:t>
            </w:r>
            <w:ins w:id="3722" w:author="MAILIER Maxime" w:date="2024-08-29T09:25:00Z">
              <w:r w:rsidRPr="00B724F5">
                <w:rPr>
                  <w:i w:val="0"/>
                  <w:iCs w:val="0"/>
                  <w:color w:val="auto"/>
                </w:rPr>
                <w:t xml:space="preserve"> </w:t>
              </w:r>
            </w:ins>
            <w:ins w:id="3723" w:author="MAILIER Maxime" w:date="2024-08-29T09:24:00Z">
              <w:r w:rsidRPr="00B724F5">
                <w:rPr>
                  <w:i w:val="0"/>
                  <w:iCs w:val="0"/>
                  <w:color w:val="auto"/>
                </w:rPr>
                <w:t>:</w:t>
              </w:r>
            </w:ins>
          </w:p>
          <w:p w14:paraId="47CA71AA" w14:textId="77777777" w:rsidR="00B724F5" w:rsidRPr="00B724F5" w:rsidRDefault="00B724F5" w:rsidP="00B724F5">
            <w:pPr>
              <w:pStyle w:val="ReqText"/>
              <w:numPr>
                <w:ilvl w:val="0"/>
                <w:numId w:val="21"/>
              </w:numPr>
              <w:jc w:val="both"/>
              <w:rPr>
                <w:ins w:id="3724" w:author="MAILIER Maxime" w:date="2024-08-29T09:27:00Z"/>
                <w:i w:val="0"/>
                <w:iCs w:val="0"/>
                <w:color w:val="auto"/>
              </w:rPr>
            </w:pPr>
            <w:ins w:id="3725" w:author="MAILIER Maxime" w:date="2024-08-29T09:27:00Z">
              <w:r w:rsidRPr="00B724F5">
                <w:rPr>
                  <w:i w:val="0"/>
                  <w:iCs w:val="0"/>
                  <w:color w:val="auto"/>
                </w:rPr>
                <w:t>Origine : inchangée</w:t>
              </w:r>
            </w:ins>
          </w:p>
          <w:p w14:paraId="3C775BBA" w14:textId="77777777" w:rsidR="00B724F5" w:rsidRPr="00B724F5" w:rsidRDefault="00B724F5" w:rsidP="00B724F5">
            <w:pPr>
              <w:pStyle w:val="ReqText"/>
              <w:numPr>
                <w:ilvl w:val="0"/>
                <w:numId w:val="21"/>
              </w:numPr>
              <w:jc w:val="both"/>
              <w:rPr>
                <w:ins w:id="3726" w:author="MAILIER Maxime" w:date="2024-08-29T09:27:00Z"/>
                <w:i w:val="0"/>
                <w:iCs w:val="0"/>
                <w:color w:val="auto"/>
              </w:rPr>
            </w:pPr>
            <w:ins w:id="3727" w:author="MAILIER Maxime" w:date="2024-08-29T09:27:00Z">
              <w:r w:rsidRPr="00B724F5">
                <w:rPr>
                  <w:i w:val="0"/>
                  <w:iCs w:val="0"/>
                  <w:color w:val="auto"/>
                </w:rPr>
                <w:t>Heure de départ : inchangée</w:t>
              </w:r>
            </w:ins>
          </w:p>
          <w:p w14:paraId="4A06C7A9" w14:textId="77777777" w:rsidR="00B724F5" w:rsidRPr="00B724F5" w:rsidRDefault="00B724F5" w:rsidP="00B724F5">
            <w:pPr>
              <w:pStyle w:val="ReqText"/>
              <w:numPr>
                <w:ilvl w:val="0"/>
                <w:numId w:val="21"/>
              </w:numPr>
              <w:jc w:val="both"/>
              <w:rPr>
                <w:ins w:id="3728" w:author="MAILIER Maxime" w:date="2024-08-29T09:27:00Z"/>
                <w:i w:val="0"/>
                <w:iCs w:val="0"/>
                <w:color w:val="auto"/>
              </w:rPr>
            </w:pPr>
            <w:ins w:id="3729" w:author="MAILIER Maxime" w:date="2024-08-29T09:27:00Z">
              <w:r w:rsidRPr="00B724F5">
                <w:rPr>
                  <w:i w:val="0"/>
                  <w:iCs w:val="0"/>
                  <w:color w:val="auto"/>
                </w:rPr>
                <w:t xml:space="preserve">Destination : </w:t>
              </w:r>
            </w:ins>
            <w:ins w:id="3730" w:author="MAILIER Maxime" w:date="2024-08-29T09:32:00Z">
              <w:r w:rsidRPr="00B724F5">
                <w:rPr>
                  <w:i w:val="0"/>
                  <w:iCs w:val="0"/>
                  <w:color w:val="auto"/>
                </w:rPr>
                <w:t>inchangée</w:t>
              </w:r>
            </w:ins>
          </w:p>
          <w:p w14:paraId="0126771D" w14:textId="77777777" w:rsidR="00B724F5" w:rsidRPr="00B724F5" w:rsidRDefault="00B724F5" w:rsidP="00B724F5">
            <w:pPr>
              <w:pStyle w:val="ReqText"/>
              <w:numPr>
                <w:ilvl w:val="0"/>
                <w:numId w:val="21"/>
              </w:numPr>
              <w:jc w:val="both"/>
              <w:rPr>
                <w:ins w:id="3731" w:author="MAILIER Maxime" w:date="2024-08-29T09:34:00Z"/>
                <w:i w:val="0"/>
                <w:iCs w:val="0"/>
                <w:color w:val="auto"/>
              </w:rPr>
            </w:pPr>
            <w:ins w:id="3732" w:author="MAILIER Maxime" w:date="2024-08-29T09:34:00Z">
              <w:r w:rsidRPr="00B724F5">
                <w:rPr>
                  <w:i w:val="0"/>
                  <w:iCs w:val="0"/>
                  <w:color w:val="auto"/>
                </w:rPr>
                <w:t>Points de passage : liste des points de passage de la réservation</w:t>
              </w:r>
            </w:ins>
          </w:p>
          <w:p w14:paraId="3BB44969" w14:textId="77777777" w:rsidR="00B724F5" w:rsidRPr="00B724F5" w:rsidRDefault="00B724F5" w:rsidP="00B724F5">
            <w:pPr>
              <w:pStyle w:val="ReqText"/>
              <w:numPr>
                <w:ilvl w:val="0"/>
                <w:numId w:val="21"/>
              </w:numPr>
              <w:jc w:val="both"/>
              <w:rPr>
                <w:ins w:id="3733" w:author="MAILIER Maxime" w:date="2024-08-30T17:34:00Z"/>
                <w:i w:val="0"/>
                <w:iCs w:val="0"/>
                <w:color w:val="auto"/>
              </w:rPr>
            </w:pPr>
            <w:ins w:id="3734" w:author="MAILIER Maxime" w:date="2024-08-30T17:34:00Z">
              <w:r w:rsidRPr="00B724F5">
                <w:rPr>
                  <w:i w:val="0"/>
                  <w:iCs w:val="0"/>
                  <w:color w:val="auto"/>
                </w:rPr>
                <w:t>Temps de parcours : temps de parcours de la réservation</w:t>
              </w:r>
            </w:ins>
          </w:p>
          <w:p w14:paraId="0E710BA1" w14:textId="77777777" w:rsidR="00B724F5" w:rsidRPr="00B724F5" w:rsidRDefault="00B724F5" w:rsidP="00B724F5">
            <w:pPr>
              <w:pStyle w:val="ReqText"/>
              <w:numPr>
                <w:ilvl w:val="0"/>
                <w:numId w:val="21"/>
              </w:numPr>
              <w:jc w:val="both"/>
              <w:rPr>
                <w:ins w:id="3735" w:author="MAILIER Maxime" w:date="2024-08-30T17:34:00Z"/>
                <w:i w:val="0"/>
                <w:iCs w:val="0"/>
                <w:color w:val="auto"/>
              </w:rPr>
            </w:pPr>
            <w:ins w:id="3736" w:author="MAILIER Maxime" w:date="2024-08-30T17:34:00Z">
              <w:r w:rsidRPr="00B724F5">
                <w:rPr>
                  <w:i w:val="0"/>
                  <w:iCs w:val="0"/>
                  <w:color w:val="auto"/>
                </w:rPr>
                <w:t>Temps de stationnement : temps de stationnement de la réservation</w:t>
              </w:r>
            </w:ins>
          </w:p>
          <w:p w14:paraId="21D7CD32" w14:textId="77777777" w:rsidR="00B724F5" w:rsidRPr="00B724F5" w:rsidRDefault="00B724F5" w:rsidP="00B724F5">
            <w:pPr>
              <w:pStyle w:val="ReqText"/>
              <w:numPr>
                <w:ilvl w:val="0"/>
                <w:numId w:val="21"/>
              </w:numPr>
              <w:jc w:val="both"/>
              <w:rPr>
                <w:ins w:id="3737" w:author="MAILIER Maxime" w:date="2024-08-29T09:27:00Z"/>
                <w:i w:val="0"/>
                <w:iCs w:val="0"/>
                <w:color w:val="auto"/>
              </w:rPr>
            </w:pPr>
            <w:ins w:id="3738" w:author="MAILIER Maxime" w:date="2024-08-29T09:27:00Z">
              <w:r w:rsidRPr="00B724F5">
                <w:rPr>
                  <w:i w:val="0"/>
                  <w:iCs w:val="0"/>
                  <w:color w:val="auto"/>
                </w:rPr>
                <w:t xml:space="preserve">Identifiant de service matériel : </w:t>
              </w:r>
            </w:ins>
            <w:ins w:id="3739" w:author="MAILIER Maxime" w:date="2024-08-29T09:28:00Z">
              <w:r w:rsidRPr="00B724F5">
                <w:rPr>
                  <w:i w:val="0"/>
                  <w:iCs w:val="0"/>
                  <w:color w:val="auto"/>
                </w:rPr>
                <w:t>inchangé</w:t>
              </w:r>
            </w:ins>
          </w:p>
          <w:p w14:paraId="6EE7C95C" w14:textId="77777777" w:rsidR="00B724F5" w:rsidRPr="00B724F5" w:rsidRDefault="00B724F5" w:rsidP="00B724F5">
            <w:pPr>
              <w:pStyle w:val="ReqText"/>
              <w:numPr>
                <w:ilvl w:val="0"/>
                <w:numId w:val="21"/>
              </w:numPr>
              <w:jc w:val="both"/>
              <w:rPr>
                <w:ins w:id="3740" w:author="MAILIER Maxime" w:date="2024-08-29T09:27:00Z"/>
                <w:i w:val="0"/>
                <w:iCs w:val="0"/>
                <w:color w:val="auto"/>
              </w:rPr>
            </w:pPr>
            <w:ins w:id="3741" w:author="MAILIER Maxime" w:date="2024-08-29T09:28:00Z">
              <w:r w:rsidRPr="00B724F5">
                <w:rPr>
                  <w:i w:val="0"/>
                  <w:iCs w:val="0"/>
                  <w:color w:val="auto"/>
                </w:rPr>
                <w:t>N</w:t>
              </w:r>
            </w:ins>
            <w:ins w:id="3742" w:author="MAILIER Maxime" w:date="2024-08-29T09:27:00Z">
              <w:r w:rsidRPr="00B724F5">
                <w:rPr>
                  <w:i w:val="0"/>
                  <w:iCs w:val="0"/>
                  <w:color w:val="auto"/>
                </w:rPr>
                <w:t xml:space="preserve">uméro de </w:t>
              </w:r>
            </w:ins>
            <w:r w:rsidRPr="00B724F5">
              <w:rPr>
                <w:i w:val="0"/>
                <w:iCs w:val="0"/>
                <w:color w:val="auto"/>
              </w:rPr>
              <w:t>mission</w:t>
            </w:r>
            <w:ins w:id="3743" w:author="MAILIER Maxime" w:date="2024-08-29T09:28:00Z">
              <w:r w:rsidRPr="00B724F5">
                <w:rPr>
                  <w:i w:val="0"/>
                  <w:iCs w:val="0"/>
                  <w:color w:val="auto"/>
                </w:rPr>
                <w:t> : inchangé</w:t>
              </w:r>
            </w:ins>
          </w:p>
          <w:p w14:paraId="4D24B23A" w14:textId="77777777" w:rsidR="00B724F5" w:rsidRPr="00B724F5" w:rsidRDefault="00B724F5" w:rsidP="00B724F5">
            <w:pPr>
              <w:pStyle w:val="ReqText"/>
              <w:numPr>
                <w:ilvl w:val="0"/>
                <w:numId w:val="21"/>
              </w:numPr>
              <w:jc w:val="both"/>
              <w:rPr>
                <w:ins w:id="3744" w:author="MAILIER Maxime" w:date="2024-08-30T15:09:00Z"/>
                <w:i w:val="0"/>
                <w:iCs w:val="0"/>
                <w:color w:val="auto"/>
              </w:rPr>
            </w:pPr>
            <w:ins w:id="3745" w:author="MAILIER Maxime" w:date="2024-08-29T09:27:00Z">
              <w:r w:rsidRPr="00B724F5">
                <w:rPr>
                  <w:i w:val="0"/>
                  <w:iCs w:val="0"/>
                  <w:color w:val="auto"/>
                </w:rPr>
                <w:t>Liste d’identifiants de réservation : ajout de l’identifiant de la réservation</w:t>
              </w:r>
            </w:ins>
          </w:p>
          <w:p w14:paraId="1CB81EF0" w14:textId="5DABCC70" w:rsidR="00B724F5" w:rsidRPr="00B724F5" w:rsidRDefault="00B724F5" w:rsidP="001F040F">
            <w:pPr>
              <w:pStyle w:val="ReqText"/>
              <w:numPr>
                <w:ilvl w:val="0"/>
                <w:numId w:val="21"/>
              </w:numPr>
              <w:jc w:val="both"/>
              <w:rPr>
                <w:ins w:id="3746" w:author="TRIANO José" w:date="2024-09-19T08:12:00Z"/>
              </w:rPr>
            </w:pPr>
            <w:ins w:id="3747" w:author="MAILIER Maxime" w:date="2024-08-30T15:09:00Z">
              <w:r w:rsidRPr="00B724F5">
                <w:rPr>
                  <w:i w:val="0"/>
                  <w:iCs w:val="0"/>
                  <w:color w:val="auto"/>
                </w:rPr>
                <w:t>Etat : inchangé</w:t>
              </w:r>
            </w:ins>
          </w:p>
        </w:tc>
      </w:tr>
      <w:tr w:rsidR="00B724F5" w14:paraId="7CA32163" w14:textId="77777777" w:rsidTr="001F040F">
        <w:trPr>
          <w:ins w:id="3748" w:author="TRIANO José" w:date="2024-09-19T08:12:00Z"/>
        </w:trPr>
        <w:tc>
          <w:tcPr>
            <w:tcW w:w="1842" w:type="dxa"/>
          </w:tcPr>
          <w:p w14:paraId="13AE4573" w14:textId="77777777" w:rsidR="00B724F5" w:rsidRDefault="00B724F5" w:rsidP="001F040F">
            <w:pPr>
              <w:rPr>
                <w:ins w:id="3749" w:author="TRIANO José" w:date="2024-09-19T08:12:00Z"/>
              </w:rPr>
            </w:pPr>
            <w:r>
              <w:t xml:space="preserve">Paramètres </w:t>
            </w:r>
          </w:p>
        </w:tc>
        <w:tc>
          <w:tcPr>
            <w:tcW w:w="7446" w:type="dxa"/>
          </w:tcPr>
          <w:p w14:paraId="1FAAF5C4" w14:textId="77777777" w:rsidR="00B724F5" w:rsidRPr="003D256D" w:rsidRDefault="00B724F5" w:rsidP="001F040F">
            <w:pPr>
              <w:pStyle w:val="ReqText"/>
              <w:jc w:val="both"/>
              <w:rPr>
                <w:ins w:id="3750" w:author="TRIANO José" w:date="2024-09-19T08:12:00Z"/>
              </w:rPr>
            </w:pPr>
          </w:p>
        </w:tc>
      </w:tr>
    </w:tbl>
    <w:p w14:paraId="209EDE40" w14:textId="0F12CE12" w:rsidR="005B1BE4" w:rsidDel="00B72EFB" w:rsidRDefault="005B1BE4" w:rsidP="00C82597">
      <w:pPr>
        <w:jc w:val="both"/>
        <w:rPr>
          <w:del w:id="3751" w:author="MAILIER Maxime" w:date="2024-08-29T09:29:00Z"/>
        </w:rPr>
      </w:pPr>
    </w:p>
    <w:p w14:paraId="5416504C" w14:textId="54E00EC2" w:rsidR="00F966A3" w:rsidRDefault="00F966A3" w:rsidP="00C82597">
      <w:pPr>
        <w:pStyle w:val="Paragraphedeliste"/>
        <w:numPr>
          <w:ilvl w:val="0"/>
          <w:numId w:val="51"/>
        </w:numPr>
        <w:jc w:val="both"/>
      </w:pPr>
      <w:del w:id="3752" w:author="MAILIER Maxime" w:date="2024-08-29T09:19:00Z">
        <w:r w:rsidDel="00B66EFA">
          <w:delText xml:space="preserve">Allongement </w:delText>
        </w:r>
      </w:del>
      <w:ins w:id="3753" w:author="MAILIER Maxime" w:date="2024-08-29T09:19:00Z">
        <w:r w:rsidR="00B66EFA">
          <w:t xml:space="preserve">Prolongation </w:t>
        </w:r>
      </w:ins>
      <w:r>
        <w:t xml:space="preserve">d’une </w:t>
      </w:r>
      <w:r w:rsidR="001F6EE4">
        <w:t>mission</w:t>
      </w:r>
      <w:r>
        <w:t xml:space="preserve"> existante</w:t>
      </w:r>
    </w:p>
    <w:tbl>
      <w:tblPr>
        <w:tblStyle w:val="Grilledutableau"/>
        <w:tblW w:w="0" w:type="auto"/>
        <w:tblLook w:val="04A0" w:firstRow="1" w:lastRow="0" w:firstColumn="1" w:lastColumn="0" w:noHBand="0" w:noVBand="1"/>
      </w:tblPr>
      <w:tblGrid>
        <w:gridCol w:w="1842"/>
        <w:gridCol w:w="7446"/>
      </w:tblGrid>
      <w:tr w:rsidR="0084609E" w14:paraId="17DE4198" w14:textId="77777777" w:rsidTr="001F040F">
        <w:trPr>
          <w:ins w:id="3754" w:author="TRIANO José" w:date="2024-09-19T08:12:00Z"/>
        </w:trPr>
        <w:tc>
          <w:tcPr>
            <w:tcW w:w="1842" w:type="dxa"/>
          </w:tcPr>
          <w:p w14:paraId="428AC7E2" w14:textId="77777777" w:rsidR="0084609E" w:rsidRDefault="0084609E" w:rsidP="001F040F">
            <w:pPr>
              <w:rPr>
                <w:ins w:id="3755" w:author="TRIANO José" w:date="2024-09-19T08:12:00Z"/>
              </w:rPr>
            </w:pPr>
            <w:ins w:id="3756" w:author="TRIANO José" w:date="2024-09-19T08:12:00Z">
              <w:r>
                <w:t>Résultat attendu</w:t>
              </w:r>
            </w:ins>
          </w:p>
        </w:tc>
        <w:tc>
          <w:tcPr>
            <w:tcW w:w="7446" w:type="dxa"/>
          </w:tcPr>
          <w:p w14:paraId="2786774C" w14:textId="77777777" w:rsidR="0084609E" w:rsidRPr="0084609E" w:rsidRDefault="0084609E" w:rsidP="0084609E">
            <w:pPr>
              <w:pStyle w:val="ReqText"/>
              <w:widowControl w:val="0"/>
              <w:jc w:val="both"/>
              <w:rPr>
                <w:ins w:id="3757" w:author="MAILIER Maxime" w:date="2024-08-29T09:29:00Z"/>
                <w:i w:val="0"/>
                <w:iCs w:val="0"/>
                <w:color w:val="auto"/>
              </w:rPr>
            </w:pPr>
            <w:ins w:id="3758" w:author="MAILIER Maxime" w:date="2024-08-29T09:29:00Z">
              <w:r w:rsidRPr="0084609E">
                <w:rPr>
                  <w:i w:val="0"/>
                  <w:iCs w:val="0"/>
                  <w:color w:val="auto"/>
                </w:rPr>
                <w:t xml:space="preserve">Pour une ligne exploitée en mode « Exploitation Automatique », lorsque le Traffic Mgr reçoit une confirmation de réservation pour un sillon qui est préalablement et partiellement utilisé par une </w:t>
              </w:r>
            </w:ins>
            <w:r w:rsidRPr="0084609E">
              <w:rPr>
                <w:i w:val="0"/>
                <w:iCs w:val="0"/>
                <w:color w:val="auto"/>
              </w:rPr>
              <w:t>mission</w:t>
            </w:r>
            <w:ins w:id="3759" w:author="MAILIER Maxime" w:date="2024-08-29T09:29:00Z">
              <w:r w:rsidRPr="0084609E">
                <w:rPr>
                  <w:i w:val="0"/>
                  <w:iCs w:val="0"/>
                  <w:color w:val="auto"/>
                </w:rPr>
                <w:t xml:space="preserve"> existante, le Traffic Mgr doit mettre à jour les caractéristiques suivantes de la </w:t>
              </w:r>
            </w:ins>
            <w:r w:rsidRPr="0084609E">
              <w:rPr>
                <w:i w:val="0"/>
                <w:iCs w:val="0"/>
                <w:color w:val="auto"/>
              </w:rPr>
              <w:t>mission</w:t>
            </w:r>
            <w:ins w:id="3760" w:author="MAILIER Maxime" w:date="2024-08-29T09:29:00Z">
              <w:r w:rsidRPr="0084609E">
                <w:rPr>
                  <w:i w:val="0"/>
                  <w:iCs w:val="0"/>
                  <w:color w:val="auto"/>
                </w:rPr>
                <w:t xml:space="preserve"> :</w:t>
              </w:r>
            </w:ins>
          </w:p>
          <w:p w14:paraId="6C9B5C93" w14:textId="77777777" w:rsidR="0084609E" w:rsidRPr="0084609E" w:rsidRDefault="0084609E" w:rsidP="0084609E">
            <w:pPr>
              <w:pStyle w:val="ReqText"/>
              <w:numPr>
                <w:ilvl w:val="0"/>
                <w:numId w:val="21"/>
              </w:numPr>
              <w:jc w:val="both"/>
              <w:rPr>
                <w:ins w:id="3761" w:author="MAILIER Maxime" w:date="2024-08-29T09:29:00Z"/>
                <w:i w:val="0"/>
                <w:iCs w:val="0"/>
                <w:color w:val="auto"/>
              </w:rPr>
            </w:pPr>
            <w:ins w:id="3762" w:author="MAILIER Maxime" w:date="2024-08-29T09:29:00Z">
              <w:r w:rsidRPr="0084609E">
                <w:rPr>
                  <w:i w:val="0"/>
                  <w:iCs w:val="0"/>
                  <w:color w:val="auto"/>
                </w:rPr>
                <w:t xml:space="preserve">Origine : </w:t>
              </w:r>
            </w:ins>
            <w:ins w:id="3763" w:author="MAILIER Maxime" w:date="2024-08-29T09:52:00Z">
              <w:r w:rsidRPr="0084609E">
                <w:rPr>
                  <w:i w:val="0"/>
                  <w:iCs w:val="0"/>
                  <w:color w:val="auto"/>
                </w:rPr>
                <w:t>point d’arrêt commercial origine de la réservation</w:t>
              </w:r>
            </w:ins>
          </w:p>
          <w:p w14:paraId="1F3B5590" w14:textId="77777777" w:rsidR="0084609E" w:rsidRPr="0084609E" w:rsidRDefault="0084609E" w:rsidP="0084609E">
            <w:pPr>
              <w:pStyle w:val="ReqText"/>
              <w:numPr>
                <w:ilvl w:val="0"/>
                <w:numId w:val="21"/>
              </w:numPr>
              <w:jc w:val="both"/>
              <w:rPr>
                <w:ins w:id="3764" w:author="MAILIER Maxime" w:date="2024-08-29T09:29:00Z"/>
                <w:i w:val="0"/>
                <w:iCs w:val="0"/>
                <w:color w:val="auto"/>
              </w:rPr>
            </w:pPr>
            <w:ins w:id="3765" w:author="MAILIER Maxime" w:date="2024-08-29T09:29:00Z">
              <w:r w:rsidRPr="0084609E">
                <w:rPr>
                  <w:i w:val="0"/>
                  <w:iCs w:val="0"/>
                  <w:color w:val="auto"/>
                </w:rPr>
                <w:t xml:space="preserve">Heure de départ : </w:t>
              </w:r>
            </w:ins>
            <w:ins w:id="3766" w:author="MAILIER Maxime" w:date="2024-08-29T09:55:00Z">
              <w:r w:rsidRPr="0084609E">
                <w:rPr>
                  <w:i w:val="0"/>
                  <w:iCs w:val="0"/>
                  <w:color w:val="auto"/>
                </w:rPr>
                <w:t>heure de départ de la réservation</w:t>
              </w:r>
            </w:ins>
          </w:p>
          <w:p w14:paraId="424E26FD" w14:textId="77777777" w:rsidR="0084609E" w:rsidRPr="0084609E" w:rsidRDefault="0084609E" w:rsidP="0084609E">
            <w:pPr>
              <w:pStyle w:val="ReqText"/>
              <w:numPr>
                <w:ilvl w:val="0"/>
                <w:numId w:val="21"/>
              </w:numPr>
              <w:jc w:val="both"/>
              <w:rPr>
                <w:ins w:id="3767" w:author="MAILIER Maxime" w:date="2024-08-29T09:29:00Z"/>
                <w:i w:val="0"/>
                <w:iCs w:val="0"/>
                <w:color w:val="auto"/>
              </w:rPr>
            </w:pPr>
            <w:ins w:id="3768" w:author="MAILIER Maxime" w:date="2024-08-29T09:29:00Z">
              <w:r w:rsidRPr="0084609E">
                <w:rPr>
                  <w:i w:val="0"/>
                  <w:iCs w:val="0"/>
                  <w:color w:val="auto"/>
                </w:rPr>
                <w:t xml:space="preserve">Destination : point d’arrêt commercial </w:t>
              </w:r>
            </w:ins>
            <w:ins w:id="3769" w:author="MAILIER Maxime" w:date="2024-08-29T09:32:00Z">
              <w:r w:rsidRPr="0084609E">
                <w:rPr>
                  <w:i w:val="0"/>
                  <w:iCs w:val="0"/>
                  <w:color w:val="auto"/>
                </w:rPr>
                <w:t>destination</w:t>
              </w:r>
            </w:ins>
            <w:ins w:id="3770" w:author="MAILIER Maxime" w:date="2024-08-29T09:29:00Z">
              <w:r w:rsidRPr="0084609E">
                <w:rPr>
                  <w:i w:val="0"/>
                  <w:iCs w:val="0"/>
                  <w:color w:val="auto"/>
                </w:rPr>
                <w:t xml:space="preserve"> de la réservation</w:t>
              </w:r>
            </w:ins>
          </w:p>
          <w:p w14:paraId="4B3AA228" w14:textId="77777777" w:rsidR="0084609E" w:rsidRPr="0084609E" w:rsidRDefault="0084609E" w:rsidP="0084609E">
            <w:pPr>
              <w:pStyle w:val="ReqText"/>
              <w:numPr>
                <w:ilvl w:val="0"/>
                <w:numId w:val="21"/>
              </w:numPr>
              <w:jc w:val="both"/>
              <w:rPr>
                <w:ins w:id="3771" w:author="MAILIER Maxime" w:date="2024-08-29T09:34:00Z"/>
                <w:i w:val="0"/>
                <w:iCs w:val="0"/>
                <w:color w:val="auto"/>
              </w:rPr>
            </w:pPr>
            <w:ins w:id="3772" w:author="MAILIER Maxime" w:date="2024-08-29T09:34:00Z">
              <w:r w:rsidRPr="0084609E">
                <w:rPr>
                  <w:i w:val="0"/>
                  <w:iCs w:val="0"/>
                  <w:color w:val="auto"/>
                </w:rPr>
                <w:t>Points de passage : liste des points de passage de la réservation</w:t>
              </w:r>
            </w:ins>
          </w:p>
          <w:p w14:paraId="236BC81A" w14:textId="77777777" w:rsidR="0084609E" w:rsidRPr="0084609E" w:rsidRDefault="0084609E" w:rsidP="0084609E">
            <w:pPr>
              <w:pStyle w:val="ReqText"/>
              <w:numPr>
                <w:ilvl w:val="0"/>
                <w:numId w:val="21"/>
              </w:numPr>
              <w:jc w:val="both"/>
              <w:rPr>
                <w:ins w:id="3773" w:author="MAILIER Maxime" w:date="2024-08-30T17:34:00Z"/>
                <w:i w:val="0"/>
                <w:iCs w:val="0"/>
                <w:color w:val="auto"/>
              </w:rPr>
            </w:pPr>
            <w:ins w:id="3774" w:author="MAILIER Maxime" w:date="2024-08-30T17:34:00Z">
              <w:r w:rsidRPr="0084609E">
                <w:rPr>
                  <w:i w:val="0"/>
                  <w:iCs w:val="0"/>
                  <w:color w:val="auto"/>
                </w:rPr>
                <w:t>Temps de parcours : temps de parcours de la réservation</w:t>
              </w:r>
            </w:ins>
          </w:p>
          <w:p w14:paraId="78E852AD" w14:textId="77777777" w:rsidR="0084609E" w:rsidRPr="0084609E" w:rsidRDefault="0084609E" w:rsidP="0084609E">
            <w:pPr>
              <w:pStyle w:val="ReqText"/>
              <w:numPr>
                <w:ilvl w:val="0"/>
                <w:numId w:val="21"/>
              </w:numPr>
              <w:jc w:val="both"/>
              <w:rPr>
                <w:ins w:id="3775" w:author="MAILIER Maxime" w:date="2024-08-30T17:34:00Z"/>
                <w:i w:val="0"/>
                <w:iCs w:val="0"/>
                <w:color w:val="auto"/>
              </w:rPr>
            </w:pPr>
            <w:ins w:id="3776" w:author="MAILIER Maxime" w:date="2024-08-30T17:34:00Z">
              <w:r w:rsidRPr="0084609E">
                <w:rPr>
                  <w:i w:val="0"/>
                  <w:iCs w:val="0"/>
                  <w:color w:val="auto"/>
                </w:rPr>
                <w:t>Temps de stationnement : temps de stationnement de la réservation</w:t>
              </w:r>
            </w:ins>
          </w:p>
          <w:p w14:paraId="03B8B0C3" w14:textId="77777777" w:rsidR="0084609E" w:rsidRPr="0084609E" w:rsidRDefault="0084609E" w:rsidP="0084609E">
            <w:pPr>
              <w:pStyle w:val="ReqText"/>
              <w:numPr>
                <w:ilvl w:val="0"/>
                <w:numId w:val="21"/>
              </w:numPr>
              <w:jc w:val="both"/>
              <w:rPr>
                <w:ins w:id="3777" w:author="MAILIER Maxime" w:date="2024-08-29T09:29:00Z"/>
                <w:i w:val="0"/>
                <w:iCs w:val="0"/>
                <w:color w:val="auto"/>
              </w:rPr>
            </w:pPr>
            <w:ins w:id="3778" w:author="MAILIER Maxime" w:date="2024-08-29T09:29:00Z">
              <w:r w:rsidRPr="0084609E">
                <w:rPr>
                  <w:i w:val="0"/>
                  <w:iCs w:val="0"/>
                  <w:color w:val="auto"/>
                </w:rPr>
                <w:t>Identifiant de service matériel : inchangé</w:t>
              </w:r>
            </w:ins>
          </w:p>
          <w:p w14:paraId="5F61CA55" w14:textId="77777777" w:rsidR="0084609E" w:rsidRPr="0084609E" w:rsidRDefault="0084609E" w:rsidP="0084609E">
            <w:pPr>
              <w:pStyle w:val="ReqText"/>
              <w:numPr>
                <w:ilvl w:val="0"/>
                <w:numId w:val="21"/>
              </w:numPr>
              <w:jc w:val="both"/>
              <w:rPr>
                <w:ins w:id="3779" w:author="MAILIER Maxime" w:date="2024-08-29T09:29:00Z"/>
                <w:i w:val="0"/>
                <w:iCs w:val="0"/>
                <w:color w:val="auto"/>
              </w:rPr>
            </w:pPr>
            <w:ins w:id="3780" w:author="MAILIER Maxime" w:date="2024-08-29T09:29:00Z">
              <w:r w:rsidRPr="0084609E">
                <w:rPr>
                  <w:i w:val="0"/>
                  <w:iCs w:val="0"/>
                  <w:color w:val="auto"/>
                </w:rPr>
                <w:t xml:space="preserve">Numéro de </w:t>
              </w:r>
            </w:ins>
            <w:r w:rsidRPr="0084609E">
              <w:rPr>
                <w:i w:val="0"/>
                <w:iCs w:val="0"/>
                <w:color w:val="auto"/>
              </w:rPr>
              <w:t>mission</w:t>
            </w:r>
            <w:ins w:id="3781" w:author="MAILIER Maxime" w:date="2024-08-29T09:29:00Z">
              <w:r w:rsidRPr="0084609E">
                <w:rPr>
                  <w:i w:val="0"/>
                  <w:iCs w:val="0"/>
                  <w:color w:val="auto"/>
                </w:rPr>
                <w:t> : inchangé</w:t>
              </w:r>
            </w:ins>
          </w:p>
          <w:p w14:paraId="459C0023" w14:textId="77777777" w:rsidR="0084609E" w:rsidRPr="0084609E" w:rsidRDefault="0084609E" w:rsidP="0084609E">
            <w:pPr>
              <w:pStyle w:val="ReqText"/>
              <w:numPr>
                <w:ilvl w:val="0"/>
                <w:numId w:val="21"/>
              </w:numPr>
              <w:jc w:val="both"/>
              <w:rPr>
                <w:ins w:id="3782" w:author="MAILIER Maxime" w:date="2024-08-30T15:10:00Z"/>
                <w:i w:val="0"/>
                <w:iCs w:val="0"/>
                <w:color w:val="auto"/>
              </w:rPr>
            </w:pPr>
            <w:ins w:id="3783" w:author="MAILIER Maxime" w:date="2024-08-29T09:29:00Z">
              <w:r w:rsidRPr="0084609E">
                <w:rPr>
                  <w:i w:val="0"/>
                  <w:iCs w:val="0"/>
                  <w:color w:val="auto"/>
                </w:rPr>
                <w:t>Liste d’identifiants de réservation : ajout de l’identifiant de la réservation</w:t>
              </w:r>
            </w:ins>
          </w:p>
          <w:p w14:paraId="6123075C" w14:textId="2C5A4F66" w:rsidR="0084609E" w:rsidRPr="0084609E" w:rsidRDefault="0084609E" w:rsidP="001F040F">
            <w:pPr>
              <w:pStyle w:val="ReqText"/>
              <w:numPr>
                <w:ilvl w:val="0"/>
                <w:numId w:val="21"/>
              </w:numPr>
              <w:jc w:val="both"/>
              <w:rPr>
                <w:ins w:id="3784" w:author="TRIANO José" w:date="2024-09-19T08:12:00Z"/>
              </w:rPr>
            </w:pPr>
            <w:ins w:id="3785" w:author="MAILIER Maxime" w:date="2024-08-30T15:10:00Z">
              <w:r w:rsidRPr="0084609E">
                <w:rPr>
                  <w:i w:val="0"/>
                  <w:iCs w:val="0"/>
                  <w:color w:val="auto"/>
                </w:rPr>
                <w:t>Etat : inchangé</w:t>
              </w:r>
            </w:ins>
          </w:p>
        </w:tc>
      </w:tr>
      <w:tr w:rsidR="0084609E" w14:paraId="79CA4F38" w14:textId="77777777" w:rsidTr="001F040F">
        <w:trPr>
          <w:ins w:id="3786" w:author="TRIANO José" w:date="2024-09-19T08:12:00Z"/>
        </w:trPr>
        <w:tc>
          <w:tcPr>
            <w:tcW w:w="1842" w:type="dxa"/>
          </w:tcPr>
          <w:p w14:paraId="448730A5" w14:textId="77777777" w:rsidR="0084609E" w:rsidRDefault="0084609E" w:rsidP="001F040F">
            <w:pPr>
              <w:rPr>
                <w:ins w:id="3787" w:author="TRIANO José" w:date="2024-09-19T08:12:00Z"/>
              </w:rPr>
            </w:pPr>
            <w:r>
              <w:t xml:space="preserve">Paramètres </w:t>
            </w:r>
          </w:p>
        </w:tc>
        <w:tc>
          <w:tcPr>
            <w:tcW w:w="7446" w:type="dxa"/>
          </w:tcPr>
          <w:p w14:paraId="11620E46" w14:textId="77777777" w:rsidR="0084609E" w:rsidRPr="003D256D" w:rsidRDefault="0084609E" w:rsidP="001F040F">
            <w:pPr>
              <w:pStyle w:val="ReqText"/>
              <w:jc w:val="both"/>
              <w:rPr>
                <w:ins w:id="3788" w:author="TRIANO José" w:date="2024-09-19T08:12:00Z"/>
              </w:rPr>
            </w:pPr>
          </w:p>
        </w:tc>
      </w:tr>
    </w:tbl>
    <w:p w14:paraId="3932C767" w14:textId="77777777" w:rsidR="00B724F5" w:rsidRDefault="00B724F5" w:rsidP="0084609E">
      <w:pPr>
        <w:pStyle w:val="ReqText"/>
        <w:jc w:val="both"/>
      </w:pPr>
    </w:p>
    <w:p w14:paraId="3C4E2CCF" w14:textId="77777777" w:rsidR="0084609E" w:rsidRDefault="0084609E" w:rsidP="0084609E">
      <w:pPr>
        <w:pStyle w:val="ReqText"/>
        <w:jc w:val="both"/>
        <w:rPr>
          <w:ins w:id="3789" w:author="MAILIER Maxime" w:date="2024-08-29T09:29:00Z"/>
        </w:rPr>
      </w:pPr>
    </w:p>
    <w:p w14:paraId="63F157E3" w14:textId="3DADF1A5" w:rsidR="00B72EFB" w:rsidDel="00CC426D" w:rsidRDefault="00B72EFB" w:rsidP="00C82597">
      <w:pPr>
        <w:jc w:val="both"/>
        <w:rPr>
          <w:del w:id="3790" w:author="MAILIER Maxime" w:date="2024-08-29T09:35:00Z"/>
        </w:rPr>
      </w:pPr>
    </w:p>
    <w:p w14:paraId="1E4662D2" w14:textId="68AFE6E4" w:rsidR="00203280" w:rsidRDefault="00BD31F8" w:rsidP="00C82597">
      <w:pPr>
        <w:jc w:val="both"/>
        <w:rPr>
          <w:u w:val="single"/>
        </w:rPr>
      </w:pPr>
      <w:r>
        <w:rPr>
          <w:u w:val="single"/>
        </w:rPr>
        <w:t>Modification</w:t>
      </w:r>
      <w:r w:rsidR="00203280" w:rsidRPr="00DA06E4">
        <w:rPr>
          <w:u w:val="single"/>
        </w:rPr>
        <w:t xml:space="preserve"> </w:t>
      </w:r>
      <w:r w:rsidR="00203280">
        <w:rPr>
          <w:u w:val="single"/>
        </w:rPr>
        <w:t>d’</w:t>
      </w:r>
      <w:r w:rsidR="00203280" w:rsidRPr="00DA06E4">
        <w:rPr>
          <w:u w:val="single"/>
        </w:rPr>
        <w:t>un</w:t>
      </w:r>
      <w:r w:rsidR="00203280">
        <w:rPr>
          <w:u w:val="single"/>
        </w:rPr>
        <w:t xml:space="preserve">e </w:t>
      </w:r>
      <w:r w:rsidR="001F6EE4">
        <w:rPr>
          <w:u w:val="single"/>
        </w:rPr>
        <w:t>mission</w:t>
      </w:r>
      <w:r w:rsidR="00203280">
        <w:rPr>
          <w:u w:val="single"/>
        </w:rPr>
        <w:t> suite à annulation d’une réservation :</w:t>
      </w:r>
    </w:p>
    <w:tbl>
      <w:tblPr>
        <w:tblStyle w:val="Grilledutableau"/>
        <w:tblW w:w="0" w:type="auto"/>
        <w:tblLook w:val="04A0" w:firstRow="1" w:lastRow="0" w:firstColumn="1" w:lastColumn="0" w:noHBand="0" w:noVBand="1"/>
      </w:tblPr>
      <w:tblGrid>
        <w:gridCol w:w="1842"/>
        <w:gridCol w:w="7446"/>
      </w:tblGrid>
      <w:tr w:rsidR="006420C5" w14:paraId="30DDD79F" w14:textId="77777777" w:rsidTr="001F040F">
        <w:trPr>
          <w:ins w:id="3791" w:author="TRIANO José" w:date="2024-09-19T08:12:00Z"/>
        </w:trPr>
        <w:tc>
          <w:tcPr>
            <w:tcW w:w="1842" w:type="dxa"/>
          </w:tcPr>
          <w:p w14:paraId="59CEB899" w14:textId="77777777" w:rsidR="006420C5" w:rsidRDefault="006420C5" w:rsidP="001F040F">
            <w:pPr>
              <w:rPr>
                <w:ins w:id="3792" w:author="TRIANO José" w:date="2024-09-19T08:12:00Z"/>
              </w:rPr>
            </w:pPr>
            <w:ins w:id="3793" w:author="TRIANO José" w:date="2024-09-19T08:12:00Z">
              <w:r>
                <w:t>Résultat attendu</w:t>
              </w:r>
            </w:ins>
          </w:p>
        </w:tc>
        <w:tc>
          <w:tcPr>
            <w:tcW w:w="7446" w:type="dxa"/>
          </w:tcPr>
          <w:p w14:paraId="11BE82C2" w14:textId="77777777" w:rsidR="006420C5" w:rsidRPr="006420C5" w:rsidRDefault="006420C5" w:rsidP="006420C5">
            <w:pPr>
              <w:pStyle w:val="ReqText"/>
              <w:widowControl w:val="0"/>
              <w:jc w:val="both"/>
              <w:rPr>
                <w:ins w:id="3794" w:author="MAILIER Maxime" w:date="2024-08-29T09:35:00Z"/>
                <w:i w:val="0"/>
                <w:iCs w:val="0"/>
                <w:color w:val="auto"/>
              </w:rPr>
            </w:pPr>
            <w:ins w:id="3795" w:author="MAILIER Maxime" w:date="2024-08-29T09:50:00Z">
              <w:r w:rsidRPr="006420C5">
                <w:rPr>
                  <w:i w:val="0"/>
                  <w:iCs w:val="0"/>
                  <w:color w:val="auto"/>
                </w:rPr>
                <w:t xml:space="preserve">Pour une ligne exploitée en mode « Exploitation Automatique », lorsque le Traffic Mgr reçoit une annulation de réservation dont l’identifiant n’est pas l’unique élément de la liste des identifiants de réservation d’une </w:t>
              </w:r>
            </w:ins>
            <w:r w:rsidRPr="006420C5">
              <w:rPr>
                <w:i w:val="0"/>
                <w:iCs w:val="0"/>
                <w:color w:val="auto"/>
              </w:rPr>
              <w:t>mission</w:t>
            </w:r>
            <w:ins w:id="3796" w:author="MAILIER Maxime" w:date="2024-08-29T09:53:00Z">
              <w:r w:rsidRPr="006420C5">
                <w:rPr>
                  <w:i w:val="0"/>
                  <w:iCs w:val="0"/>
                  <w:color w:val="auto"/>
                </w:rPr>
                <w:t xml:space="preserve"> et qui modifie la liste des points d’arrêt commerciaux desservis de cette </w:t>
              </w:r>
            </w:ins>
            <w:r w:rsidRPr="006420C5">
              <w:rPr>
                <w:i w:val="0"/>
                <w:iCs w:val="0"/>
                <w:color w:val="auto"/>
              </w:rPr>
              <w:t>mission</w:t>
            </w:r>
            <w:ins w:id="3797" w:author="MAILIER Maxime" w:date="2024-08-29T09:35:00Z">
              <w:r w:rsidRPr="006420C5">
                <w:rPr>
                  <w:i w:val="0"/>
                  <w:iCs w:val="0"/>
                  <w:color w:val="auto"/>
                </w:rPr>
                <w:t xml:space="preserve">, le Traffic Mgr doit mettre à jour les caractéristiques suivantes de la </w:t>
              </w:r>
            </w:ins>
            <w:r w:rsidRPr="006420C5">
              <w:rPr>
                <w:i w:val="0"/>
                <w:iCs w:val="0"/>
                <w:color w:val="auto"/>
              </w:rPr>
              <w:t>mission</w:t>
            </w:r>
            <w:ins w:id="3798" w:author="MAILIER Maxime" w:date="2024-08-29T09:35:00Z">
              <w:r w:rsidRPr="006420C5">
                <w:rPr>
                  <w:i w:val="0"/>
                  <w:iCs w:val="0"/>
                  <w:color w:val="auto"/>
                </w:rPr>
                <w:t xml:space="preserve"> :</w:t>
              </w:r>
            </w:ins>
          </w:p>
          <w:p w14:paraId="54AAFA42" w14:textId="77777777" w:rsidR="006420C5" w:rsidRPr="006420C5" w:rsidRDefault="006420C5" w:rsidP="006420C5">
            <w:pPr>
              <w:pStyle w:val="ReqText"/>
              <w:numPr>
                <w:ilvl w:val="0"/>
                <w:numId w:val="21"/>
              </w:numPr>
              <w:jc w:val="both"/>
              <w:rPr>
                <w:ins w:id="3799" w:author="MAILIER Maxime" w:date="2024-08-29T09:35:00Z"/>
                <w:i w:val="0"/>
                <w:iCs w:val="0"/>
                <w:color w:val="auto"/>
              </w:rPr>
            </w:pPr>
            <w:ins w:id="3800" w:author="MAILIER Maxime" w:date="2024-08-29T09:35:00Z">
              <w:r w:rsidRPr="006420C5">
                <w:rPr>
                  <w:i w:val="0"/>
                  <w:iCs w:val="0"/>
                  <w:color w:val="auto"/>
                </w:rPr>
                <w:t xml:space="preserve">Origine : </w:t>
              </w:r>
            </w:ins>
            <w:ins w:id="3801" w:author="MAILIER Maxime" w:date="2024-08-29T09:54:00Z">
              <w:r w:rsidRPr="006420C5">
                <w:rPr>
                  <w:i w:val="0"/>
                  <w:iCs w:val="0"/>
                  <w:color w:val="auto"/>
                </w:rPr>
                <w:t xml:space="preserve">point d’arrêt commercial origine de la </w:t>
              </w:r>
            </w:ins>
            <w:ins w:id="3802" w:author="MAILIER Maxime" w:date="2024-08-29T09:56:00Z">
              <w:r w:rsidRPr="006420C5">
                <w:rPr>
                  <w:i w:val="0"/>
                  <w:iCs w:val="0"/>
                  <w:color w:val="auto"/>
                </w:rPr>
                <w:t xml:space="preserve">nouvelle liste d’identifiants de </w:t>
              </w:r>
            </w:ins>
            <w:ins w:id="3803" w:author="MAILIER Maxime" w:date="2024-08-29T09:54:00Z">
              <w:r w:rsidRPr="006420C5">
                <w:rPr>
                  <w:i w:val="0"/>
                  <w:iCs w:val="0"/>
                  <w:color w:val="auto"/>
                </w:rPr>
                <w:t>réservation</w:t>
              </w:r>
            </w:ins>
          </w:p>
          <w:p w14:paraId="3E4F8F24" w14:textId="77777777" w:rsidR="006420C5" w:rsidRPr="006420C5" w:rsidRDefault="006420C5" w:rsidP="006420C5">
            <w:pPr>
              <w:pStyle w:val="ReqText"/>
              <w:numPr>
                <w:ilvl w:val="0"/>
                <w:numId w:val="21"/>
              </w:numPr>
              <w:jc w:val="both"/>
              <w:rPr>
                <w:ins w:id="3804" w:author="MAILIER Maxime" w:date="2024-08-29T09:35:00Z"/>
                <w:i w:val="0"/>
                <w:iCs w:val="0"/>
                <w:color w:val="auto"/>
              </w:rPr>
            </w:pPr>
            <w:ins w:id="3805" w:author="MAILIER Maxime" w:date="2024-08-29T09:35:00Z">
              <w:r w:rsidRPr="006420C5">
                <w:rPr>
                  <w:i w:val="0"/>
                  <w:iCs w:val="0"/>
                  <w:color w:val="auto"/>
                </w:rPr>
                <w:t xml:space="preserve">Heure de départ : </w:t>
              </w:r>
            </w:ins>
            <w:ins w:id="3806" w:author="MAILIER Maxime" w:date="2024-08-29T09:57:00Z">
              <w:r w:rsidRPr="006420C5">
                <w:rPr>
                  <w:i w:val="0"/>
                  <w:iCs w:val="0"/>
                  <w:color w:val="auto"/>
                </w:rPr>
                <w:t>heure de départ depuis le point d’arrêt commercial origine de la nouvelle liste d’identifiants de réservation</w:t>
              </w:r>
            </w:ins>
          </w:p>
          <w:p w14:paraId="0D3337C4" w14:textId="77777777" w:rsidR="006420C5" w:rsidRPr="006420C5" w:rsidRDefault="006420C5" w:rsidP="006420C5">
            <w:pPr>
              <w:pStyle w:val="ReqText"/>
              <w:numPr>
                <w:ilvl w:val="0"/>
                <w:numId w:val="21"/>
              </w:numPr>
              <w:jc w:val="both"/>
              <w:rPr>
                <w:ins w:id="3807" w:author="MAILIER Maxime" w:date="2024-08-29T09:35:00Z"/>
                <w:i w:val="0"/>
                <w:iCs w:val="0"/>
                <w:color w:val="auto"/>
              </w:rPr>
            </w:pPr>
            <w:ins w:id="3808" w:author="MAILIER Maxime" w:date="2024-08-29T09:35:00Z">
              <w:r w:rsidRPr="006420C5">
                <w:rPr>
                  <w:i w:val="0"/>
                  <w:iCs w:val="0"/>
                  <w:color w:val="auto"/>
                </w:rPr>
                <w:t xml:space="preserve">Destination : </w:t>
              </w:r>
            </w:ins>
            <w:ins w:id="3809" w:author="MAILIER Maxime" w:date="2024-08-29T09:57:00Z">
              <w:r w:rsidRPr="006420C5">
                <w:rPr>
                  <w:i w:val="0"/>
                  <w:iCs w:val="0"/>
                  <w:color w:val="auto"/>
                </w:rPr>
                <w:t>point d’arrêt commercial destination de la nouvelle liste d’identifiants de réservation</w:t>
              </w:r>
            </w:ins>
          </w:p>
          <w:p w14:paraId="00EF0BF6" w14:textId="77777777" w:rsidR="006420C5" w:rsidRPr="006420C5" w:rsidRDefault="006420C5" w:rsidP="006420C5">
            <w:pPr>
              <w:pStyle w:val="ReqText"/>
              <w:numPr>
                <w:ilvl w:val="0"/>
                <w:numId w:val="21"/>
              </w:numPr>
              <w:jc w:val="both"/>
              <w:rPr>
                <w:ins w:id="3810" w:author="MAILIER Maxime" w:date="2024-08-29T09:35:00Z"/>
                <w:i w:val="0"/>
                <w:iCs w:val="0"/>
                <w:color w:val="auto"/>
              </w:rPr>
            </w:pPr>
            <w:ins w:id="3811" w:author="MAILIER Maxime" w:date="2024-08-29T09:35:00Z">
              <w:r w:rsidRPr="006420C5">
                <w:rPr>
                  <w:i w:val="0"/>
                  <w:iCs w:val="0"/>
                  <w:color w:val="auto"/>
                </w:rPr>
                <w:t xml:space="preserve">Points de passage : liste des points de passage </w:t>
              </w:r>
            </w:ins>
            <w:ins w:id="3812" w:author="MAILIER Maxime" w:date="2024-08-29T09:56:00Z">
              <w:r w:rsidRPr="006420C5">
                <w:rPr>
                  <w:i w:val="0"/>
                  <w:iCs w:val="0"/>
                  <w:color w:val="auto"/>
                </w:rPr>
                <w:t>de la nouvelle liste d’identifiants de réservation</w:t>
              </w:r>
            </w:ins>
          </w:p>
          <w:p w14:paraId="6DAA80DB" w14:textId="77777777" w:rsidR="006420C5" w:rsidRPr="006420C5" w:rsidRDefault="006420C5" w:rsidP="006420C5">
            <w:pPr>
              <w:pStyle w:val="ReqText"/>
              <w:numPr>
                <w:ilvl w:val="0"/>
                <w:numId w:val="21"/>
              </w:numPr>
              <w:jc w:val="both"/>
              <w:rPr>
                <w:ins w:id="3813" w:author="MAILIER Maxime" w:date="2024-08-29T09:35:00Z"/>
                <w:i w:val="0"/>
                <w:iCs w:val="0"/>
                <w:color w:val="auto"/>
              </w:rPr>
            </w:pPr>
            <w:ins w:id="3814" w:author="MAILIER Maxime" w:date="2024-08-29T09:35:00Z">
              <w:r w:rsidRPr="006420C5">
                <w:rPr>
                  <w:i w:val="0"/>
                  <w:iCs w:val="0"/>
                  <w:color w:val="auto"/>
                </w:rPr>
                <w:t xml:space="preserve">Temps de parcours : temps de parcours </w:t>
              </w:r>
            </w:ins>
            <w:ins w:id="3815" w:author="MAILIER Maxime" w:date="2024-08-29T09:56:00Z">
              <w:r w:rsidRPr="006420C5">
                <w:rPr>
                  <w:i w:val="0"/>
                  <w:iCs w:val="0"/>
                  <w:color w:val="auto"/>
                </w:rPr>
                <w:t>de la nouvelle liste d’identifiants de réservation</w:t>
              </w:r>
            </w:ins>
          </w:p>
          <w:p w14:paraId="411E3D02" w14:textId="77777777" w:rsidR="006420C5" w:rsidRPr="006420C5" w:rsidRDefault="006420C5" w:rsidP="006420C5">
            <w:pPr>
              <w:pStyle w:val="ReqText"/>
              <w:numPr>
                <w:ilvl w:val="0"/>
                <w:numId w:val="21"/>
              </w:numPr>
              <w:jc w:val="both"/>
              <w:rPr>
                <w:ins w:id="3816" w:author="MAILIER Maxime" w:date="2024-08-30T17:35:00Z"/>
                <w:i w:val="0"/>
                <w:iCs w:val="0"/>
                <w:color w:val="auto"/>
              </w:rPr>
            </w:pPr>
            <w:ins w:id="3817" w:author="MAILIER Maxime" w:date="2024-08-30T17:35:00Z">
              <w:r w:rsidRPr="006420C5">
                <w:rPr>
                  <w:i w:val="0"/>
                  <w:iCs w:val="0"/>
                  <w:color w:val="auto"/>
                </w:rPr>
                <w:t>Temps de stationnement : temps de stationnement de la nouvelle liste d’identifiants de réservation</w:t>
              </w:r>
            </w:ins>
          </w:p>
          <w:p w14:paraId="401746E0" w14:textId="77777777" w:rsidR="006420C5" w:rsidRPr="006420C5" w:rsidRDefault="006420C5" w:rsidP="006420C5">
            <w:pPr>
              <w:pStyle w:val="ReqText"/>
              <w:numPr>
                <w:ilvl w:val="0"/>
                <w:numId w:val="21"/>
              </w:numPr>
              <w:jc w:val="both"/>
              <w:rPr>
                <w:ins w:id="3818" w:author="MAILIER Maxime" w:date="2024-08-29T09:35:00Z"/>
                <w:i w:val="0"/>
                <w:iCs w:val="0"/>
                <w:color w:val="auto"/>
              </w:rPr>
            </w:pPr>
            <w:ins w:id="3819" w:author="MAILIER Maxime" w:date="2024-08-29T09:35:00Z">
              <w:r w:rsidRPr="006420C5">
                <w:rPr>
                  <w:i w:val="0"/>
                  <w:iCs w:val="0"/>
                  <w:color w:val="auto"/>
                </w:rPr>
                <w:t>Identifiant de service matériel : inchangé</w:t>
              </w:r>
            </w:ins>
          </w:p>
          <w:p w14:paraId="5806CE59" w14:textId="77777777" w:rsidR="006420C5" w:rsidRPr="006420C5" w:rsidRDefault="006420C5" w:rsidP="006420C5">
            <w:pPr>
              <w:pStyle w:val="ReqText"/>
              <w:numPr>
                <w:ilvl w:val="0"/>
                <w:numId w:val="21"/>
              </w:numPr>
              <w:jc w:val="both"/>
              <w:rPr>
                <w:ins w:id="3820" w:author="MAILIER Maxime" w:date="2024-08-29T09:35:00Z"/>
                <w:i w:val="0"/>
                <w:iCs w:val="0"/>
                <w:color w:val="auto"/>
              </w:rPr>
            </w:pPr>
            <w:ins w:id="3821" w:author="MAILIER Maxime" w:date="2024-08-29T09:35:00Z">
              <w:r w:rsidRPr="006420C5">
                <w:rPr>
                  <w:i w:val="0"/>
                  <w:iCs w:val="0"/>
                  <w:color w:val="auto"/>
                </w:rPr>
                <w:t xml:space="preserve">Numéro de </w:t>
              </w:r>
            </w:ins>
            <w:r w:rsidRPr="006420C5">
              <w:rPr>
                <w:i w:val="0"/>
                <w:iCs w:val="0"/>
                <w:color w:val="auto"/>
              </w:rPr>
              <w:t>mission</w:t>
            </w:r>
            <w:ins w:id="3822" w:author="MAILIER Maxime" w:date="2024-08-29T09:35:00Z">
              <w:r w:rsidRPr="006420C5">
                <w:rPr>
                  <w:i w:val="0"/>
                  <w:iCs w:val="0"/>
                  <w:color w:val="auto"/>
                </w:rPr>
                <w:t> : inchangé</w:t>
              </w:r>
            </w:ins>
          </w:p>
          <w:p w14:paraId="18271768" w14:textId="77777777" w:rsidR="006420C5" w:rsidRPr="006420C5" w:rsidRDefault="006420C5" w:rsidP="006420C5">
            <w:pPr>
              <w:pStyle w:val="ReqText"/>
              <w:numPr>
                <w:ilvl w:val="0"/>
                <w:numId w:val="21"/>
              </w:numPr>
              <w:jc w:val="both"/>
              <w:rPr>
                <w:ins w:id="3823" w:author="MAILIER Maxime" w:date="2024-08-30T15:10:00Z"/>
                <w:i w:val="0"/>
                <w:iCs w:val="0"/>
                <w:color w:val="auto"/>
              </w:rPr>
            </w:pPr>
            <w:ins w:id="3824" w:author="MAILIER Maxime" w:date="2024-08-29T09:35:00Z">
              <w:r w:rsidRPr="006420C5">
                <w:rPr>
                  <w:i w:val="0"/>
                  <w:iCs w:val="0"/>
                  <w:color w:val="auto"/>
                </w:rPr>
                <w:t xml:space="preserve">Liste d’identifiants de réservation : </w:t>
              </w:r>
            </w:ins>
            <w:ins w:id="3825" w:author="MAILIER Maxime" w:date="2024-08-29T09:42:00Z">
              <w:r w:rsidRPr="006420C5">
                <w:rPr>
                  <w:i w:val="0"/>
                  <w:iCs w:val="0"/>
                  <w:color w:val="auto"/>
                </w:rPr>
                <w:t>suppression</w:t>
              </w:r>
            </w:ins>
            <w:ins w:id="3826" w:author="MAILIER Maxime" w:date="2024-08-29T09:35:00Z">
              <w:r w:rsidRPr="006420C5">
                <w:rPr>
                  <w:i w:val="0"/>
                  <w:iCs w:val="0"/>
                  <w:color w:val="auto"/>
                </w:rPr>
                <w:t xml:space="preserve"> de l’identifiant de la réservation</w:t>
              </w:r>
            </w:ins>
          </w:p>
          <w:p w14:paraId="6A8CA689" w14:textId="3A165E9E" w:rsidR="006420C5" w:rsidRPr="006420C5" w:rsidRDefault="006420C5" w:rsidP="001F040F">
            <w:pPr>
              <w:pStyle w:val="ReqText"/>
              <w:numPr>
                <w:ilvl w:val="0"/>
                <w:numId w:val="21"/>
              </w:numPr>
              <w:jc w:val="both"/>
              <w:rPr>
                <w:ins w:id="3827" w:author="TRIANO José" w:date="2024-09-19T08:12:00Z"/>
                <w:i w:val="0"/>
                <w:iCs w:val="0"/>
                <w:color w:val="auto"/>
              </w:rPr>
            </w:pPr>
            <w:ins w:id="3828" w:author="MAILIER Maxime" w:date="2024-08-30T15:10:00Z">
              <w:r w:rsidRPr="006420C5">
                <w:rPr>
                  <w:i w:val="0"/>
                  <w:iCs w:val="0"/>
                  <w:color w:val="auto"/>
                </w:rPr>
                <w:t>Etat : inchangé</w:t>
              </w:r>
            </w:ins>
          </w:p>
        </w:tc>
      </w:tr>
      <w:tr w:rsidR="006420C5" w14:paraId="6A76D5EC" w14:textId="77777777" w:rsidTr="001F040F">
        <w:trPr>
          <w:ins w:id="3829" w:author="TRIANO José" w:date="2024-09-19T08:12:00Z"/>
        </w:trPr>
        <w:tc>
          <w:tcPr>
            <w:tcW w:w="1842" w:type="dxa"/>
          </w:tcPr>
          <w:p w14:paraId="49A5C049" w14:textId="77777777" w:rsidR="006420C5" w:rsidRDefault="006420C5" w:rsidP="001F040F">
            <w:pPr>
              <w:rPr>
                <w:ins w:id="3830" w:author="TRIANO José" w:date="2024-09-19T08:12:00Z"/>
              </w:rPr>
            </w:pPr>
            <w:r>
              <w:t xml:space="preserve">Paramètres </w:t>
            </w:r>
          </w:p>
        </w:tc>
        <w:tc>
          <w:tcPr>
            <w:tcW w:w="7446" w:type="dxa"/>
          </w:tcPr>
          <w:p w14:paraId="76CE7BF8" w14:textId="77777777" w:rsidR="006420C5" w:rsidRPr="003D256D" w:rsidRDefault="006420C5" w:rsidP="001F040F">
            <w:pPr>
              <w:pStyle w:val="ReqText"/>
              <w:jc w:val="both"/>
              <w:rPr>
                <w:ins w:id="3831" w:author="TRIANO José" w:date="2024-09-19T08:12:00Z"/>
              </w:rPr>
            </w:pPr>
          </w:p>
        </w:tc>
      </w:tr>
    </w:tbl>
    <w:p w14:paraId="68CFC6AF" w14:textId="77777777" w:rsidR="0084609E" w:rsidRPr="00DA06E4" w:rsidRDefault="0084609E" w:rsidP="00C82597">
      <w:pPr>
        <w:jc w:val="both"/>
      </w:pPr>
    </w:p>
    <w:p w14:paraId="15AC7CD7" w14:textId="0E87761C" w:rsidR="00185BE4" w:rsidRDefault="00185BE4" w:rsidP="00C82597">
      <w:pPr>
        <w:jc w:val="both"/>
        <w:rPr>
          <w:ins w:id="3832" w:author="MAILIER Maxime" w:date="2024-08-28T18:18:00Z"/>
          <w:u w:val="single"/>
        </w:rPr>
      </w:pPr>
      <w:r>
        <w:rPr>
          <w:u w:val="single"/>
        </w:rPr>
        <w:t xml:space="preserve">Suppression </w:t>
      </w:r>
      <w:r w:rsidRPr="00185BE4">
        <w:rPr>
          <w:u w:val="single"/>
        </w:rPr>
        <w:t xml:space="preserve">de </w:t>
      </w:r>
      <w:r w:rsidR="001F6EE4">
        <w:rPr>
          <w:u w:val="single"/>
        </w:rPr>
        <w:t>mission</w:t>
      </w:r>
      <w:r w:rsidRPr="00185BE4">
        <w:rPr>
          <w:u w:val="single"/>
        </w:rPr>
        <w:t xml:space="preserve"> suite à réception d’une </w:t>
      </w:r>
      <w:r>
        <w:rPr>
          <w:u w:val="single"/>
        </w:rPr>
        <w:t>annulation</w:t>
      </w:r>
      <w:r w:rsidRPr="00185BE4">
        <w:rPr>
          <w:u w:val="single"/>
        </w:rPr>
        <w:t xml:space="preserve"> de réservation</w:t>
      </w:r>
      <w:ins w:id="3833" w:author="MAILIER Maxime" w:date="2024-08-28T18:18:00Z">
        <w:r w:rsidR="00667147">
          <w:rPr>
            <w:u w:val="single"/>
          </w:rPr>
          <w:t> :</w:t>
        </w:r>
      </w:ins>
    </w:p>
    <w:tbl>
      <w:tblPr>
        <w:tblStyle w:val="Grilledutableau"/>
        <w:tblW w:w="0" w:type="auto"/>
        <w:tblLook w:val="04A0" w:firstRow="1" w:lastRow="0" w:firstColumn="1" w:lastColumn="0" w:noHBand="0" w:noVBand="1"/>
      </w:tblPr>
      <w:tblGrid>
        <w:gridCol w:w="1842"/>
        <w:gridCol w:w="7446"/>
      </w:tblGrid>
      <w:tr w:rsidR="0034604D" w14:paraId="27DC1717" w14:textId="77777777" w:rsidTr="001F040F">
        <w:trPr>
          <w:ins w:id="3834" w:author="TRIANO José" w:date="2024-09-19T08:12:00Z"/>
        </w:trPr>
        <w:tc>
          <w:tcPr>
            <w:tcW w:w="1842" w:type="dxa"/>
          </w:tcPr>
          <w:p w14:paraId="38BC549F" w14:textId="77777777" w:rsidR="0034604D" w:rsidRDefault="0034604D" w:rsidP="001F040F">
            <w:pPr>
              <w:rPr>
                <w:ins w:id="3835" w:author="TRIANO José" w:date="2024-09-19T08:12:00Z"/>
              </w:rPr>
            </w:pPr>
            <w:ins w:id="3836" w:author="TRIANO José" w:date="2024-09-19T08:12:00Z">
              <w:r>
                <w:t>Résultat attendu</w:t>
              </w:r>
            </w:ins>
          </w:p>
        </w:tc>
        <w:tc>
          <w:tcPr>
            <w:tcW w:w="7446" w:type="dxa"/>
          </w:tcPr>
          <w:p w14:paraId="2C071C79" w14:textId="2A3ADAD3" w:rsidR="0034604D" w:rsidRDefault="0034604D" w:rsidP="0034604D">
            <w:pPr>
              <w:pStyle w:val="ReqText"/>
              <w:widowControl w:val="0"/>
              <w:jc w:val="both"/>
              <w:rPr>
                <w:ins w:id="3837" w:author="TRIANO José" w:date="2024-09-19T08:12:00Z"/>
              </w:rPr>
            </w:pPr>
            <w:ins w:id="3838" w:author="MAILIER Maxime" w:date="2024-08-28T18:18:00Z">
              <w:r w:rsidRPr="0034604D">
                <w:rPr>
                  <w:i w:val="0"/>
                  <w:iCs w:val="0"/>
                  <w:color w:val="auto"/>
                </w:rPr>
                <w:t xml:space="preserve">Pour une ligne exploitée en mode « Exploitation Automatique », lorsque le Traffic Mgr reçoit une annulation de réservation </w:t>
              </w:r>
            </w:ins>
            <w:ins w:id="3839" w:author="MAILIER Maxime" w:date="2024-08-29T09:47:00Z">
              <w:r w:rsidRPr="0034604D">
                <w:rPr>
                  <w:i w:val="0"/>
                  <w:iCs w:val="0"/>
                  <w:color w:val="auto"/>
                </w:rPr>
                <w:t>dont l’identifiant est l’unique é</w:t>
              </w:r>
            </w:ins>
            <w:ins w:id="3840" w:author="MAILIER Maxime" w:date="2024-08-29T09:48:00Z">
              <w:r w:rsidRPr="0034604D">
                <w:rPr>
                  <w:i w:val="0"/>
                  <w:iCs w:val="0"/>
                  <w:color w:val="auto"/>
                </w:rPr>
                <w:t xml:space="preserve">lément de la liste des identifiants de réservation d’une </w:t>
              </w:r>
            </w:ins>
            <w:r w:rsidRPr="0034604D">
              <w:rPr>
                <w:i w:val="0"/>
                <w:iCs w:val="0"/>
                <w:color w:val="auto"/>
              </w:rPr>
              <w:t>mission</w:t>
            </w:r>
            <w:ins w:id="3841" w:author="MAILIER Maxime" w:date="2024-08-28T18:18:00Z">
              <w:r w:rsidRPr="0034604D">
                <w:rPr>
                  <w:i w:val="0"/>
                  <w:iCs w:val="0"/>
                  <w:color w:val="auto"/>
                </w:rPr>
                <w:t>, le Traffic Mgr doit </w:t>
              </w:r>
            </w:ins>
            <w:ins w:id="3842" w:author="MAILIER Maxime" w:date="2024-08-28T18:20:00Z">
              <w:r w:rsidRPr="0034604D">
                <w:rPr>
                  <w:i w:val="0"/>
                  <w:iCs w:val="0"/>
                  <w:color w:val="auto"/>
                </w:rPr>
                <w:t xml:space="preserve">mettre </w:t>
              </w:r>
            </w:ins>
            <w:ins w:id="3843" w:author="MAILIER Maxime" w:date="2024-08-29T09:48:00Z">
              <w:r w:rsidRPr="0034604D">
                <w:rPr>
                  <w:i w:val="0"/>
                  <w:iCs w:val="0"/>
                  <w:color w:val="auto"/>
                </w:rPr>
                <w:t xml:space="preserve">cette </w:t>
              </w:r>
            </w:ins>
            <w:r w:rsidRPr="0034604D">
              <w:rPr>
                <w:i w:val="0"/>
                <w:iCs w:val="0"/>
                <w:color w:val="auto"/>
              </w:rPr>
              <w:t>mission</w:t>
            </w:r>
            <w:ins w:id="3844" w:author="MAILIER Maxime" w:date="2024-08-28T18:23:00Z">
              <w:r w:rsidRPr="0034604D">
                <w:rPr>
                  <w:i w:val="0"/>
                  <w:iCs w:val="0"/>
                  <w:color w:val="auto"/>
                </w:rPr>
                <w:t xml:space="preserve"> </w:t>
              </w:r>
            </w:ins>
            <w:ins w:id="3845" w:author="MAILIER Maxime" w:date="2024-08-28T18:20:00Z">
              <w:r w:rsidRPr="0034604D">
                <w:rPr>
                  <w:i w:val="0"/>
                  <w:iCs w:val="0"/>
                  <w:color w:val="auto"/>
                </w:rPr>
                <w:t>dans l'état « </w:t>
              </w:r>
            </w:ins>
            <w:ins w:id="3846" w:author="MAILIER Maxime" w:date="2024-08-30T17:37:00Z">
              <w:r w:rsidRPr="0034604D">
                <w:rPr>
                  <w:i w:val="0"/>
                  <w:iCs w:val="0"/>
                  <w:color w:val="auto"/>
                </w:rPr>
                <w:t>Perdue</w:t>
              </w:r>
            </w:ins>
            <w:ins w:id="3847" w:author="MAILIER Maxime" w:date="2024-08-28T18:20:00Z">
              <w:r w:rsidRPr="0034604D">
                <w:rPr>
                  <w:i w:val="0"/>
                  <w:iCs w:val="0"/>
                  <w:color w:val="auto"/>
                </w:rPr>
                <w:t> »</w:t>
              </w:r>
            </w:ins>
            <w:ins w:id="3848" w:author="MAILIER Maxime" w:date="2024-08-28T18:24:00Z">
              <w:r w:rsidRPr="0034604D">
                <w:rPr>
                  <w:i w:val="0"/>
                  <w:iCs w:val="0"/>
                  <w:color w:val="auto"/>
                </w:rPr>
                <w:t>.</w:t>
              </w:r>
            </w:ins>
          </w:p>
        </w:tc>
      </w:tr>
      <w:tr w:rsidR="0034604D" w14:paraId="1A3B855F" w14:textId="77777777" w:rsidTr="001F040F">
        <w:trPr>
          <w:ins w:id="3849" w:author="TRIANO José" w:date="2024-09-19T08:12:00Z"/>
        </w:trPr>
        <w:tc>
          <w:tcPr>
            <w:tcW w:w="1842" w:type="dxa"/>
          </w:tcPr>
          <w:p w14:paraId="416E8B9F" w14:textId="77777777" w:rsidR="0034604D" w:rsidRDefault="0034604D" w:rsidP="001F040F">
            <w:pPr>
              <w:rPr>
                <w:ins w:id="3850" w:author="TRIANO José" w:date="2024-09-19T08:12:00Z"/>
              </w:rPr>
            </w:pPr>
            <w:r>
              <w:t xml:space="preserve">Paramètres </w:t>
            </w:r>
          </w:p>
        </w:tc>
        <w:tc>
          <w:tcPr>
            <w:tcW w:w="7446" w:type="dxa"/>
          </w:tcPr>
          <w:p w14:paraId="48EF2A6D" w14:textId="77777777" w:rsidR="0034604D" w:rsidRPr="003D256D" w:rsidRDefault="0034604D" w:rsidP="001F040F">
            <w:pPr>
              <w:pStyle w:val="ReqText"/>
              <w:jc w:val="both"/>
              <w:rPr>
                <w:ins w:id="3851" w:author="TRIANO José" w:date="2024-09-19T08:12:00Z"/>
              </w:rPr>
            </w:pPr>
          </w:p>
        </w:tc>
      </w:tr>
    </w:tbl>
    <w:p w14:paraId="58A0CDD4" w14:textId="77777777" w:rsidR="006420C5" w:rsidRDefault="006420C5" w:rsidP="00C82597">
      <w:pPr>
        <w:pStyle w:val="ReqText"/>
        <w:widowControl w:val="0"/>
        <w:jc w:val="both"/>
      </w:pPr>
    </w:p>
    <w:p w14:paraId="04EEDC39" w14:textId="6D75C832" w:rsidR="003C1060" w:rsidRDefault="003C1060" w:rsidP="002B372E">
      <w:pPr>
        <w:pStyle w:val="Titre4"/>
        <w:numPr>
          <w:ilvl w:val="3"/>
          <w:numId w:val="119"/>
        </w:numPr>
      </w:pPr>
      <w:bookmarkStart w:id="3852" w:name="_Toc175154323"/>
      <w:bookmarkStart w:id="3853" w:name="_Toc175154414"/>
      <w:bookmarkStart w:id="3854" w:name="_Toc175326463"/>
      <w:bookmarkStart w:id="3855" w:name="_Toc174367354"/>
      <w:bookmarkStart w:id="3856" w:name="_Toc196744713"/>
      <w:bookmarkEnd w:id="3852"/>
      <w:bookmarkEnd w:id="3853"/>
      <w:bookmarkEnd w:id="3854"/>
      <w:r>
        <w:t xml:space="preserve">Afficher </w:t>
      </w:r>
      <w:r w:rsidR="00CB054A">
        <w:t>le</w:t>
      </w:r>
      <w:r w:rsidR="00CA697B">
        <w:t>s données du</w:t>
      </w:r>
      <w:r>
        <w:t xml:space="preserve"> référentiel horaire en production</w:t>
      </w:r>
      <w:bookmarkEnd w:id="3855"/>
      <w:bookmarkEnd w:id="3856"/>
    </w:p>
    <w:tbl>
      <w:tblPr>
        <w:tblStyle w:val="Grilledutableau"/>
        <w:tblW w:w="0" w:type="auto"/>
        <w:tblLook w:val="04A0" w:firstRow="1" w:lastRow="0" w:firstColumn="1" w:lastColumn="0" w:noHBand="0" w:noVBand="1"/>
      </w:tblPr>
      <w:tblGrid>
        <w:gridCol w:w="1842"/>
        <w:gridCol w:w="7446"/>
      </w:tblGrid>
      <w:tr w:rsidR="00687432" w14:paraId="6FC7F976" w14:textId="77777777" w:rsidTr="001F040F">
        <w:trPr>
          <w:ins w:id="3857" w:author="TRIANO José" w:date="2024-09-19T08:12:00Z"/>
        </w:trPr>
        <w:tc>
          <w:tcPr>
            <w:tcW w:w="1842" w:type="dxa"/>
          </w:tcPr>
          <w:p w14:paraId="157F2791" w14:textId="77777777" w:rsidR="00687432" w:rsidRDefault="00687432" w:rsidP="001F040F">
            <w:pPr>
              <w:rPr>
                <w:ins w:id="3858" w:author="TRIANO José" w:date="2024-09-19T08:12:00Z"/>
              </w:rPr>
            </w:pPr>
            <w:ins w:id="3859" w:author="TRIANO José" w:date="2024-09-19T08:12:00Z">
              <w:r>
                <w:t>Résultat attendu</w:t>
              </w:r>
            </w:ins>
          </w:p>
        </w:tc>
        <w:tc>
          <w:tcPr>
            <w:tcW w:w="7446" w:type="dxa"/>
          </w:tcPr>
          <w:p w14:paraId="4A515C22" w14:textId="77777777" w:rsidR="00687432" w:rsidRPr="00687432" w:rsidRDefault="00687432" w:rsidP="00687432">
            <w:pPr>
              <w:pStyle w:val="ReqText"/>
              <w:jc w:val="both"/>
              <w:rPr>
                <w:i w:val="0"/>
                <w:iCs w:val="0"/>
                <w:color w:val="auto"/>
              </w:rPr>
            </w:pPr>
            <w:r w:rsidRPr="00687432">
              <w:rPr>
                <w:i w:val="0"/>
                <w:iCs w:val="0"/>
                <w:color w:val="auto"/>
              </w:rPr>
              <w:t>Le Traffic Mgr doit permettre d'afficher le nom du référentiel horaire théorique chargé.</w:t>
            </w:r>
          </w:p>
          <w:p w14:paraId="4510DD0C" w14:textId="77777777" w:rsidR="00687432" w:rsidRPr="00687432" w:rsidRDefault="00687432" w:rsidP="00687432">
            <w:pPr>
              <w:pStyle w:val="ReqText"/>
              <w:jc w:val="both"/>
              <w:rPr>
                <w:i w:val="0"/>
                <w:iCs w:val="0"/>
                <w:color w:val="auto"/>
              </w:rPr>
            </w:pPr>
          </w:p>
          <w:p w14:paraId="2AF5FC98" w14:textId="494DB476" w:rsidR="00687432" w:rsidRPr="00687432" w:rsidRDefault="00687432" w:rsidP="00687432">
            <w:pPr>
              <w:pStyle w:val="ReqText"/>
              <w:jc w:val="both"/>
              <w:rPr>
                <w:i w:val="0"/>
                <w:iCs w:val="0"/>
                <w:color w:val="auto"/>
              </w:rPr>
            </w:pPr>
            <w:r w:rsidRPr="00687432">
              <w:rPr>
                <w:i w:val="0"/>
                <w:iCs w:val="0"/>
                <w:color w:val="auto"/>
              </w:rPr>
              <w:t>Le Traffic Mgr doit permettre d'afficher le contenu du référentiel horaire en production.</w:t>
            </w:r>
          </w:p>
          <w:p w14:paraId="39E81262" w14:textId="78E54011" w:rsidR="00687432" w:rsidRPr="00687432" w:rsidRDefault="00687432" w:rsidP="00687432">
            <w:pPr>
              <w:pStyle w:val="ReqID"/>
              <w:rPr>
                <w:i w:val="0"/>
                <w:iCs w:val="0"/>
                <w:color w:val="auto"/>
              </w:rPr>
            </w:pPr>
            <w:r w:rsidRPr="00687432">
              <w:rPr>
                <w:i w:val="0"/>
                <w:iCs w:val="0"/>
                <w:color w:val="auto"/>
              </w:rPr>
              <w:t xml:space="preserve"> </w:t>
            </w:r>
          </w:p>
          <w:p w14:paraId="1716182A" w14:textId="77777777" w:rsidR="00687432" w:rsidRPr="00687432" w:rsidRDefault="00687432" w:rsidP="00687432">
            <w:pPr>
              <w:pStyle w:val="ReqText"/>
              <w:widowControl w:val="0"/>
              <w:jc w:val="both"/>
              <w:rPr>
                <w:i w:val="0"/>
                <w:iCs w:val="0"/>
                <w:color w:val="auto"/>
              </w:rPr>
            </w:pPr>
            <w:r w:rsidRPr="00687432">
              <w:rPr>
                <w:i w:val="0"/>
                <w:iCs w:val="0"/>
                <w:color w:val="auto"/>
              </w:rPr>
              <w:t>Pour chaque mission affichée d'un référentiel horaire en production, le Traffic Mgr doit permettre d'afficher les paramètres suivants :</w:t>
            </w:r>
          </w:p>
          <w:p w14:paraId="37295FD1" w14:textId="77777777" w:rsidR="00687432" w:rsidRPr="00687432" w:rsidRDefault="00687432" w:rsidP="00687432">
            <w:pPr>
              <w:pStyle w:val="ReqText"/>
              <w:widowControl w:val="0"/>
              <w:jc w:val="both"/>
              <w:rPr>
                <w:i w:val="0"/>
                <w:iCs w:val="0"/>
                <w:color w:val="auto"/>
              </w:rPr>
            </w:pPr>
          </w:p>
          <w:p w14:paraId="45A9BF93" w14:textId="77777777" w:rsidR="00687432" w:rsidRPr="00687432" w:rsidRDefault="00687432" w:rsidP="00687432">
            <w:pPr>
              <w:pStyle w:val="ReqText"/>
              <w:numPr>
                <w:ilvl w:val="0"/>
                <w:numId w:val="4"/>
              </w:numPr>
              <w:jc w:val="both"/>
              <w:rPr>
                <w:i w:val="0"/>
                <w:iCs w:val="0"/>
                <w:color w:val="auto"/>
              </w:rPr>
            </w:pPr>
            <w:r w:rsidRPr="00687432">
              <w:rPr>
                <w:i w:val="0"/>
                <w:iCs w:val="0"/>
                <w:color w:val="auto"/>
              </w:rPr>
              <w:t>Le point d’arrêt technique initial,</w:t>
            </w:r>
          </w:p>
          <w:p w14:paraId="1C274CB6" w14:textId="77777777" w:rsidR="00687432" w:rsidRPr="00687432" w:rsidRDefault="00687432" w:rsidP="00687432">
            <w:pPr>
              <w:pStyle w:val="ReqText"/>
              <w:numPr>
                <w:ilvl w:val="0"/>
                <w:numId w:val="4"/>
              </w:numPr>
              <w:jc w:val="both"/>
              <w:rPr>
                <w:i w:val="0"/>
                <w:iCs w:val="0"/>
                <w:color w:val="auto"/>
              </w:rPr>
            </w:pPr>
            <w:r w:rsidRPr="00687432">
              <w:rPr>
                <w:i w:val="0"/>
                <w:iCs w:val="0"/>
                <w:color w:val="auto"/>
              </w:rPr>
              <w:t>Le point d’arrêt commercial origine,</w:t>
            </w:r>
          </w:p>
          <w:p w14:paraId="2AB6A195" w14:textId="77777777" w:rsidR="00687432" w:rsidRPr="00687432" w:rsidRDefault="00687432" w:rsidP="00687432">
            <w:pPr>
              <w:pStyle w:val="ReqText"/>
              <w:numPr>
                <w:ilvl w:val="0"/>
                <w:numId w:val="4"/>
              </w:numPr>
              <w:jc w:val="both"/>
              <w:rPr>
                <w:i w:val="0"/>
                <w:iCs w:val="0"/>
                <w:color w:val="auto"/>
              </w:rPr>
            </w:pPr>
            <w:r w:rsidRPr="00687432">
              <w:rPr>
                <w:i w:val="0"/>
                <w:iCs w:val="0"/>
                <w:color w:val="auto"/>
              </w:rPr>
              <w:t>L’heure de départ du point d’arrêt commercial origine,</w:t>
            </w:r>
          </w:p>
          <w:p w14:paraId="3B61A533" w14:textId="77777777" w:rsidR="00687432" w:rsidRPr="00687432" w:rsidRDefault="00687432" w:rsidP="00687432">
            <w:pPr>
              <w:pStyle w:val="ReqText"/>
              <w:numPr>
                <w:ilvl w:val="0"/>
                <w:numId w:val="4"/>
              </w:numPr>
              <w:jc w:val="both"/>
              <w:rPr>
                <w:i w:val="0"/>
                <w:iCs w:val="0"/>
                <w:color w:val="auto"/>
              </w:rPr>
            </w:pPr>
            <w:r w:rsidRPr="00687432">
              <w:rPr>
                <w:i w:val="0"/>
                <w:iCs w:val="0"/>
                <w:color w:val="auto"/>
              </w:rPr>
              <w:t>L’identifiant de service matériel (si applicable),</w:t>
            </w:r>
          </w:p>
          <w:p w14:paraId="2C0B67BA" w14:textId="77777777" w:rsidR="00687432" w:rsidRPr="00687432" w:rsidRDefault="00687432" w:rsidP="00687432">
            <w:pPr>
              <w:pStyle w:val="ReqText"/>
              <w:numPr>
                <w:ilvl w:val="0"/>
                <w:numId w:val="4"/>
              </w:numPr>
              <w:jc w:val="both"/>
              <w:rPr>
                <w:i w:val="0"/>
                <w:iCs w:val="0"/>
                <w:color w:val="auto"/>
              </w:rPr>
            </w:pPr>
            <w:r w:rsidRPr="00687432">
              <w:rPr>
                <w:i w:val="0"/>
                <w:iCs w:val="0"/>
                <w:color w:val="auto"/>
              </w:rPr>
              <w:t>Le numéro de mission,</w:t>
            </w:r>
          </w:p>
          <w:p w14:paraId="4C970803" w14:textId="77777777" w:rsidR="00687432" w:rsidRPr="00687432" w:rsidRDefault="00687432" w:rsidP="00687432">
            <w:pPr>
              <w:pStyle w:val="ReqText"/>
              <w:numPr>
                <w:ilvl w:val="0"/>
                <w:numId w:val="4"/>
              </w:numPr>
              <w:jc w:val="both"/>
              <w:rPr>
                <w:i w:val="0"/>
                <w:iCs w:val="0"/>
                <w:color w:val="auto"/>
              </w:rPr>
            </w:pPr>
            <w:r w:rsidRPr="00687432">
              <w:rPr>
                <w:i w:val="0"/>
                <w:iCs w:val="0"/>
                <w:color w:val="auto"/>
              </w:rPr>
              <w:t>Le point d’arrêt commercial destination,</w:t>
            </w:r>
          </w:p>
          <w:p w14:paraId="591B32D4" w14:textId="77777777" w:rsidR="00687432" w:rsidRPr="00687432" w:rsidRDefault="00687432" w:rsidP="00687432">
            <w:pPr>
              <w:pStyle w:val="ReqText"/>
              <w:numPr>
                <w:ilvl w:val="0"/>
                <w:numId w:val="4"/>
              </w:numPr>
              <w:jc w:val="both"/>
              <w:rPr>
                <w:i w:val="0"/>
                <w:iCs w:val="0"/>
                <w:color w:val="auto"/>
              </w:rPr>
            </w:pPr>
            <w:r w:rsidRPr="00687432">
              <w:rPr>
                <w:i w:val="0"/>
                <w:iCs w:val="0"/>
                <w:color w:val="auto"/>
              </w:rPr>
              <w:t>Le point d’arrêt technique final,</w:t>
            </w:r>
          </w:p>
          <w:p w14:paraId="0379E3C2" w14:textId="77777777" w:rsidR="00687432" w:rsidRPr="00687432" w:rsidRDefault="00687432" w:rsidP="00687432">
            <w:pPr>
              <w:pStyle w:val="ReqText"/>
              <w:numPr>
                <w:ilvl w:val="0"/>
                <w:numId w:val="4"/>
              </w:numPr>
              <w:jc w:val="both"/>
              <w:rPr>
                <w:i w:val="0"/>
                <w:iCs w:val="0"/>
                <w:color w:val="auto"/>
              </w:rPr>
            </w:pPr>
            <w:r w:rsidRPr="00687432">
              <w:rPr>
                <w:i w:val="0"/>
                <w:iCs w:val="0"/>
                <w:color w:val="auto"/>
              </w:rPr>
              <w:t>L</w:t>
            </w:r>
            <w:ins w:id="3860" w:author="MAILIER Maxime" w:date="2024-08-29T09:13:00Z">
              <w:r w:rsidRPr="00687432">
                <w:rPr>
                  <w:i w:val="0"/>
                  <w:iCs w:val="0"/>
                  <w:color w:val="auto"/>
                </w:rPr>
                <w:t>iste d</w:t>
              </w:r>
            </w:ins>
            <w:r w:rsidRPr="00687432">
              <w:rPr>
                <w:i w:val="0"/>
                <w:iCs w:val="0"/>
                <w:color w:val="auto"/>
              </w:rPr>
              <w:t>’identifiant</w:t>
            </w:r>
            <w:ins w:id="3861" w:author="MAILIER Maxime" w:date="2024-08-29T09:13:00Z">
              <w:r w:rsidRPr="00687432">
                <w:rPr>
                  <w:i w:val="0"/>
                  <w:iCs w:val="0"/>
                  <w:color w:val="auto"/>
                </w:rPr>
                <w:t>s</w:t>
              </w:r>
            </w:ins>
            <w:r w:rsidRPr="00687432">
              <w:rPr>
                <w:i w:val="0"/>
                <w:iCs w:val="0"/>
                <w:color w:val="auto"/>
              </w:rPr>
              <w:t xml:space="preserve"> de réservation (si applicable).</w:t>
            </w:r>
          </w:p>
          <w:p w14:paraId="48156AAD" w14:textId="77777777" w:rsidR="00687432" w:rsidRPr="00687432" w:rsidRDefault="00687432" w:rsidP="00687432">
            <w:pPr>
              <w:pStyle w:val="ReqText"/>
              <w:widowControl w:val="0"/>
              <w:jc w:val="both"/>
              <w:rPr>
                <w:i w:val="0"/>
                <w:iCs w:val="0"/>
                <w:color w:val="auto"/>
              </w:rPr>
            </w:pPr>
          </w:p>
          <w:p w14:paraId="40E06E92" w14:textId="0D4FC3C1" w:rsidR="00687432" w:rsidRPr="00687432" w:rsidRDefault="00687432" w:rsidP="00687432">
            <w:pPr>
              <w:pStyle w:val="ReqText"/>
              <w:widowControl w:val="0"/>
              <w:jc w:val="both"/>
              <w:rPr>
                <w:i w:val="0"/>
                <w:iCs w:val="0"/>
                <w:color w:val="auto"/>
              </w:rPr>
            </w:pPr>
            <w:r w:rsidRPr="00687432">
              <w:rPr>
                <w:i w:val="0"/>
                <w:iCs w:val="0"/>
                <w:color w:val="auto"/>
              </w:rPr>
              <w:t>Le Traffic Mgr doit permettre l’affichage de la liste des missions du référentiel horaire en production filtrées selon un identifiant de service matériel donné.</w:t>
            </w:r>
          </w:p>
          <w:p w14:paraId="608FF250" w14:textId="77777777" w:rsidR="00687432" w:rsidRPr="00687432" w:rsidRDefault="00687432" w:rsidP="00687432">
            <w:pPr>
              <w:pStyle w:val="ReqText"/>
              <w:jc w:val="both"/>
              <w:rPr>
                <w:i w:val="0"/>
                <w:iCs w:val="0"/>
                <w:color w:val="auto"/>
              </w:rPr>
            </w:pPr>
          </w:p>
          <w:p w14:paraId="52FF6BF6" w14:textId="6C4650A0" w:rsidR="00687432" w:rsidRPr="00687432" w:rsidRDefault="00687432" w:rsidP="00687432">
            <w:pPr>
              <w:pStyle w:val="ReqText"/>
              <w:jc w:val="both"/>
              <w:rPr>
                <w:i w:val="0"/>
                <w:iCs w:val="0"/>
                <w:color w:val="auto"/>
              </w:rPr>
            </w:pPr>
            <w:r w:rsidRPr="00687432">
              <w:rPr>
                <w:i w:val="0"/>
                <w:iCs w:val="0"/>
                <w:color w:val="auto"/>
              </w:rPr>
              <w:t>Le Traffic Mgr doit permettre l’affichage des missions du référentiel horaire en production sous la forme d’un graphique espace-temps.</w:t>
            </w:r>
          </w:p>
          <w:p w14:paraId="1A488C98" w14:textId="77777777" w:rsidR="00687432" w:rsidRPr="00687432" w:rsidRDefault="00687432" w:rsidP="00687432">
            <w:pPr>
              <w:pStyle w:val="ReqText"/>
              <w:jc w:val="both"/>
              <w:rPr>
                <w:i w:val="0"/>
                <w:iCs w:val="0"/>
                <w:color w:val="auto"/>
              </w:rPr>
            </w:pPr>
          </w:p>
          <w:p w14:paraId="6DCFCCD2" w14:textId="00C82BE4" w:rsidR="00687432" w:rsidRPr="00687432" w:rsidRDefault="00687432" w:rsidP="00687432">
            <w:pPr>
              <w:pStyle w:val="ReqText"/>
              <w:jc w:val="both"/>
              <w:rPr>
                <w:i w:val="0"/>
                <w:iCs w:val="0"/>
                <w:color w:val="auto"/>
              </w:rPr>
            </w:pPr>
            <w:r w:rsidRPr="00687432">
              <w:rPr>
                <w:i w:val="0"/>
                <w:iCs w:val="0"/>
                <w:color w:val="auto"/>
              </w:rPr>
              <w:t>Pour chaque point d’arrêt (technique ou commercial), le Traffic Mgr doit permettre l’affichage de l’occupation de ce point d’arrêt par un véhicule sous la forme d’une vue tabulaire (Table d’Occupation des Points d’Arrêt).</w:t>
            </w:r>
          </w:p>
          <w:p w14:paraId="10ED75AD" w14:textId="77777777" w:rsidR="00687432" w:rsidRPr="00687432" w:rsidRDefault="00687432" w:rsidP="00687432">
            <w:pPr>
              <w:pStyle w:val="ReqText"/>
              <w:widowControl w:val="0"/>
              <w:jc w:val="both"/>
              <w:rPr>
                <w:i w:val="0"/>
                <w:iCs w:val="0"/>
                <w:color w:val="auto"/>
              </w:rPr>
            </w:pPr>
          </w:p>
          <w:p w14:paraId="4A1DAECE" w14:textId="12A64D3A" w:rsidR="00687432" w:rsidRPr="00687432" w:rsidRDefault="00687432" w:rsidP="00687432">
            <w:pPr>
              <w:pStyle w:val="ReqText"/>
              <w:widowControl w:val="0"/>
              <w:jc w:val="both"/>
              <w:rPr>
                <w:ins w:id="3862" w:author="TRIANO José" w:date="2024-09-19T08:12:00Z"/>
                <w:i w:val="0"/>
                <w:iCs w:val="0"/>
                <w:color w:val="auto"/>
              </w:rPr>
            </w:pPr>
            <w:r w:rsidRPr="00687432">
              <w:rPr>
                <w:i w:val="0"/>
                <w:iCs w:val="0"/>
                <w:color w:val="auto"/>
              </w:rPr>
              <w:t>Pour chaque hub, le Traffic Mgr doit permettre l’affichage des missions du référentiel en production s’arrêtant dans ce hub sous la forme d’une vue tabulaire.</w:t>
            </w:r>
          </w:p>
        </w:tc>
      </w:tr>
      <w:tr w:rsidR="00687432" w14:paraId="6715E9EB" w14:textId="77777777" w:rsidTr="001F040F">
        <w:trPr>
          <w:ins w:id="3863" w:author="TRIANO José" w:date="2024-09-19T08:12:00Z"/>
        </w:trPr>
        <w:tc>
          <w:tcPr>
            <w:tcW w:w="1842" w:type="dxa"/>
          </w:tcPr>
          <w:p w14:paraId="65BA21E5" w14:textId="77777777" w:rsidR="00687432" w:rsidRDefault="00687432" w:rsidP="001F040F">
            <w:pPr>
              <w:rPr>
                <w:ins w:id="3864" w:author="TRIANO José" w:date="2024-09-19T08:12:00Z"/>
              </w:rPr>
            </w:pPr>
            <w:r>
              <w:t xml:space="preserve">Paramètres </w:t>
            </w:r>
          </w:p>
        </w:tc>
        <w:tc>
          <w:tcPr>
            <w:tcW w:w="7446" w:type="dxa"/>
          </w:tcPr>
          <w:p w14:paraId="30B33C1D" w14:textId="77777777" w:rsidR="00687432" w:rsidRPr="003D256D" w:rsidRDefault="00687432" w:rsidP="001F040F">
            <w:pPr>
              <w:pStyle w:val="ReqText"/>
              <w:jc w:val="both"/>
              <w:rPr>
                <w:ins w:id="3865" w:author="TRIANO José" w:date="2024-09-19T08:12:00Z"/>
              </w:rPr>
            </w:pPr>
          </w:p>
        </w:tc>
      </w:tr>
    </w:tbl>
    <w:p w14:paraId="524AAA96" w14:textId="77777777" w:rsidR="00687432" w:rsidRPr="00687432" w:rsidRDefault="00687432" w:rsidP="00687432"/>
    <w:p w14:paraId="0100FA0E" w14:textId="6043B028" w:rsidR="008B2EB0" w:rsidRDefault="003D46F2" w:rsidP="003D46F2">
      <w:pPr>
        <w:pStyle w:val="Titre3"/>
        <w:numPr>
          <w:ilvl w:val="0"/>
          <w:numId w:val="0"/>
        </w:numPr>
        <w:ind w:left="720" w:hanging="12"/>
      </w:pPr>
      <w:bookmarkStart w:id="3866" w:name="_Toc174367355"/>
      <w:bookmarkStart w:id="3867" w:name="_Toc196744714"/>
      <w:r>
        <w:t xml:space="preserve">1.3.4 </w:t>
      </w:r>
      <w:r w:rsidR="00295F35">
        <w:t>TM_TR_0</w:t>
      </w:r>
      <w:r w:rsidR="008B2EB0">
        <w:t>3 : Gérer l</w:t>
      </w:r>
      <w:r w:rsidR="002416BF">
        <w:t>e mode d’exploitation d</w:t>
      </w:r>
      <w:r w:rsidR="00EB4140">
        <w:t>e la</w:t>
      </w:r>
      <w:r w:rsidR="002416BF">
        <w:t xml:space="preserve"> </w:t>
      </w:r>
      <w:r w:rsidR="008B2EB0">
        <w:t>ligne</w:t>
      </w:r>
      <w:bookmarkEnd w:id="3866"/>
      <w:bookmarkEnd w:id="3867"/>
    </w:p>
    <w:p w14:paraId="007AD6C6" w14:textId="77777777" w:rsidR="00627E23" w:rsidRDefault="00627E23" w:rsidP="00C82597">
      <w:pPr>
        <w:jc w:val="both"/>
        <w:rPr>
          <w:u w:val="single"/>
        </w:rPr>
      </w:pPr>
      <w:r w:rsidRPr="009A5771">
        <w:rPr>
          <w:u w:val="single"/>
        </w:rPr>
        <w:t>Principes généraux :</w:t>
      </w:r>
    </w:p>
    <w:p w14:paraId="5EB6638E" w14:textId="77777777" w:rsidR="002904E9" w:rsidRDefault="002904E9">
      <w:pPr>
        <w:jc w:val="both"/>
        <w:rPr>
          <w:ins w:id="3868" w:author="TRIANO José" w:date="2024-09-18T17:16:00Z"/>
        </w:rPr>
        <w:pPrChange w:id="3869" w:author="TRIANO José" w:date="2024-09-19T08:19:00Z">
          <w:pPr>
            <w:pStyle w:val="Paragraphedeliste"/>
            <w:numPr>
              <w:ilvl w:val="1"/>
              <w:numId w:val="1"/>
            </w:numPr>
            <w:ind w:left="1440" w:hanging="360"/>
            <w:jc w:val="both"/>
          </w:pPr>
        </w:pPrChange>
      </w:pPr>
      <w:ins w:id="3870" w:author="TRIANO José" w:date="2024-09-19T08:20:00Z">
        <w:r w:rsidRPr="009A1ADC">
          <w:rPr>
            <w:b/>
            <w:bCs/>
          </w:rPr>
          <w:t>Recalcule des horaires et projections futures</w:t>
        </w:r>
        <w:r>
          <w:t> : cette fonctionnalité</w:t>
        </w:r>
      </w:ins>
      <w:ins w:id="3871" w:author="TRIANO José" w:date="2024-09-19T08:21:00Z">
        <w:r>
          <w:t xml:space="preserve"> est la fonction de basse de la Régulation. Elle est</w:t>
        </w:r>
      </w:ins>
      <w:ins w:id="3872" w:author="TRIANO José" w:date="2024-09-19T08:20:00Z">
        <w:r>
          <w:t xml:space="preserve"> toujours active en T</w:t>
        </w:r>
      </w:ins>
      <w:ins w:id="3873" w:author="TRIANO José" w:date="2024-09-19T08:22:00Z">
        <w:r>
          <w:t xml:space="preserve">R, ce n’est pas possible la désactivation et il ne faut pas confondre avec le « mode d’exploitation automatique ». </w:t>
        </w:r>
      </w:ins>
    </w:p>
    <w:p w14:paraId="25D45B11" w14:textId="77777777" w:rsidR="002904E9" w:rsidRPr="009A5771" w:rsidRDefault="002904E9" w:rsidP="00C82597">
      <w:pPr>
        <w:jc w:val="both"/>
        <w:rPr>
          <w:u w:val="single"/>
        </w:rPr>
      </w:pPr>
    </w:p>
    <w:p w14:paraId="5F493A33" w14:textId="7E352C26" w:rsidR="00627E23" w:rsidRPr="009A5771" w:rsidRDefault="00627E23" w:rsidP="00C82597">
      <w:pPr>
        <w:jc w:val="both"/>
      </w:pPr>
      <w:r w:rsidRPr="009A5771">
        <w:t xml:space="preserve">Le mode d'exploitation de la ligne permet de définir sur quelle base est construite la liste des </w:t>
      </w:r>
      <w:r w:rsidR="00372D26">
        <w:t>missions</w:t>
      </w:r>
      <w:r w:rsidRPr="009A5771">
        <w:t xml:space="preserve"> planifiées et quels sont les types de </w:t>
      </w:r>
      <w:r w:rsidR="001F6EE4">
        <w:t>mission</w:t>
      </w:r>
      <w:r w:rsidRPr="009A5771">
        <w:t xml:space="preserve"> qui peuvent être </w:t>
      </w:r>
      <w:del w:id="3874" w:author="MAILIER Maxime" w:date="2024-08-21T15:16:00Z">
        <w:r w:rsidRPr="009A5771" w:rsidDel="00AE1414">
          <w:delText xml:space="preserve">alloués </w:delText>
        </w:r>
      </w:del>
      <w:ins w:id="3875" w:author="MAILIER Maxime" w:date="2024-08-21T15:16:00Z">
        <w:r w:rsidR="00AE1414">
          <w:t>associés</w:t>
        </w:r>
        <w:r w:rsidR="00AE1414" w:rsidRPr="009A5771">
          <w:t xml:space="preserve"> </w:t>
        </w:r>
      </w:ins>
      <w:r w:rsidRPr="009A5771">
        <w:t xml:space="preserve">aux véhicules. </w:t>
      </w:r>
    </w:p>
    <w:p w14:paraId="15238503" w14:textId="5512BEAD" w:rsidR="00627E23" w:rsidRPr="009A5771" w:rsidRDefault="00627E23" w:rsidP="00C82597">
      <w:pPr>
        <w:jc w:val="both"/>
      </w:pPr>
      <w:r w:rsidRPr="009A5771">
        <w:t>Deux modes d’exploitation sont ainsi définis :</w:t>
      </w:r>
    </w:p>
    <w:p w14:paraId="1FD1B444" w14:textId="0DC7C9C5" w:rsidR="00627E23" w:rsidRPr="009A5771" w:rsidRDefault="00627E23" w:rsidP="00C82597">
      <w:pPr>
        <w:pStyle w:val="Paragraphedeliste"/>
        <w:numPr>
          <w:ilvl w:val="0"/>
          <w:numId w:val="1"/>
        </w:numPr>
        <w:jc w:val="both"/>
      </w:pPr>
      <w:r w:rsidRPr="009A5771">
        <w:t>Mode « Exploitation Automatique »</w:t>
      </w:r>
      <w:ins w:id="3876" w:author="TRIANO José" w:date="2024-09-19T08:18:00Z">
        <w:r w:rsidR="00BB0C63">
          <w:t xml:space="preserve"> </w:t>
        </w:r>
        <w:r w:rsidR="00361CE2">
          <w:t xml:space="preserve">&lt;- Le système cherche et assigne des ressources pour les </w:t>
        </w:r>
      </w:ins>
      <w:r w:rsidR="00372D26">
        <w:t>missions</w:t>
      </w:r>
      <w:ins w:id="3877" w:author="TRIANO José" w:date="2024-09-19T08:18:00Z">
        <w:r w:rsidR="00361CE2">
          <w:t xml:space="preserve"> automatiquement et permet </w:t>
        </w:r>
        <w:r w:rsidR="002937B5">
          <w:t xml:space="preserve">aussi la gestion manuelle. </w:t>
        </w:r>
      </w:ins>
    </w:p>
    <w:p w14:paraId="7E38775E" w14:textId="69EAC782" w:rsidR="00627E23" w:rsidRPr="009A5771" w:rsidRDefault="00956BDC" w:rsidP="00C82597">
      <w:pPr>
        <w:pStyle w:val="Paragraphedeliste"/>
        <w:numPr>
          <w:ilvl w:val="1"/>
          <w:numId w:val="1"/>
        </w:numPr>
        <w:jc w:val="both"/>
      </w:pPr>
      <w:r w:rsidRPr="009A5771">
        <w:t>Ce mode est activable uniquement pendant la journée d’exploitation</w:t>
      </w:r>
    </w:p>
    <w:p w14:paraId="50594103" w14:textId="0775EE27" w:rsidR="000B1548" w:rsidRPr="009A5771" w:rsidRDefault="000B1548" w:rsidP="00C82597">
      <w:pPr>
        <w:pStyle w:val="Paragraphedeliste"/>
        <w:numPr>
          <w:ilvl w:val="1"/>
          <w:numId w:val="1"/>
        </w:numPr>
        <w:jc w:val="both"/>
      </w:pPr>
      <w:r w:rsidRPr="009A5771">
        <w:t xml:space="preserve">La liste des </w:t>
      </w:r>
      <w:r w:rsidR="00372D26">
        <w:t>missions</w:t>
      </w:r>
      <w:r w:rsidRPr="009A5771">
        <w:t xml:space="preserve"> planifiées est issue du référentiel horaire en production</w:t>
      </w:r>
    </w:p>
    <w:p w14:paraId="60CF1189" w14:textId="77777777" w:rsidR="00956BDC" w:rsidRPr="009A5771" w:rsidRDefault="00956BDC" w:rsidP="00C82597">
      <w:pPr>
        <w:pStyle w:val="Paragraphedeliste"/>
        <w:numPr>
          <w:ilvl w:val="1"/>
          <w:numId w:val="1"/>
        </w:numPr>
        <w:jc w:val="both"/>
      </w:pPr>
      <w:r w:rsidRPr="009A5771">
        <w:t xml:space="preserve">Ce mode permet </w:t>
      </w:r>
    </w:p>
    <w:p w14:paraId="3F44FD72" w14:textId="3061A226" w:rsidR="00956BDC" w:rsidRPr="009A5771" w:rsidRDefault="00956BDC" w:rsidP="00C82597">
      <w:pPr>
        <w:pStyle w:val="Paragraphedeliste"/>
        <w:numPr>
          <w:ilvl w:val="2"/>
          <w:numId w:val="1"/>
        </w:numPr>
        <w:jc w:val="both"/>
      </w:pPr>
      <w:del w:id="3878" w:author="MAILIER Maxime" w:date="2024-08-21T15:16:00Z">
        <w:r w:rsidRPr="009A5771" w:rsidDel="00AE1414">
          <w:delText xml:space="preserve">L’allocation </w:delText>
        </w:r>
      </w:del>
      <w:ins w:id="3879" w:author="MAILIER Maxime" w:date="2024-08-21T15:16:00Z">
        <w:r w:rsidR="00AE1414" w:rsidRPr="009A5771">
          <w:t>L’</w:t>
        </w:r>
        <w:r w:rsidR="00AE1414">
          <w:t>association</w:t>
        </w:r>
        <w:r w:rsidR="00AE1414" w:rsidRPr="009A5771">
          <w:t xml:space="preserve"> </w:t>
        </w:r>
      </w:ins>
      <w:r w:rsidRPr="009A5771">
        <w:t xml:space="preserve">automatique des </w:t>
      </w:r>
      <w:r w:rsidR="00372D26">
        <w:t>missions</w:t>
      </w:r>
      <w:r w:rsidRPr="009A5771">
        <w:t xml:space="preserve"> définies dans le référentiel horaire en production aux véhicules</w:t>
      </w:r>
    </w:p>
    <w:p w14:paraId="3B5714FD" w14:textId="1E92D5F7" w:rsidR="00956BDC" w:rsidRPr="009A5771" w:rsidRDefault="00956BDC" w:rsidP="00C82597">
      <w:pPr>
        <w:pStyle w:val="Paragraphedeliste"/>
        <w:numPr>
          <w:ilvl w:val="2"/>
          <w:numId w:val="1"/>
        </w:numPr>
        <w:jc w:val="both"/>
      </w:pPr>
      <w:r w:rsidRPr="009A5771">
        <w:t>L’</w:t>
      </w:r>
      <w:ins w:id="3880" w:author="MAILIER Maxime" w:date="2024-08-21T15:16:00Z">
        <w:r w:rsidR="00AE1414">
          <w:t>association</w:t>
        </w:r>
        <w:r w:rsidR="00AE1414" w:rsidRPr="009A5771" w:rsidDel="00AE1414">
          <w:t xml:space="preserve"> </w:t>
        </w:r>
      </w:ins>
      <w:del w:id="3881" w:author="MAILIER Maxime" w:date="2024-08-21T15:16:00Z">
        <w:r w:rsidRPr="009A5771" w:rsidDel="00AE1414">
          <w:delText>allocation</w:delText>
        </w:r>
      </w:del>
      <w:r w:rsidRPr="009A5771">
        <w:t xml:space="preserve"> manuelle </w:t>
      </w:r>
      <w:ins w:id="3882" w:author="MAILIER Maxime" w:date="2024-08-19T11:02:00Z">
        <w:r w:rsidR="008D7A62" w:rsidRPr="009A5771">
          <w:t xml:space="preserve">des </w:t>
        </w:r>
      </w:ins>
      <w:r w:rsidR="00372D26">
        <w:t>missions</w:t>
      </w:r>
      <w:ins w:id="3883" w:author="MAILIER Maxime" w:date="2024-08-19T11:02:00Z">
        <w:r w:rsidR="008D7A62" w:rsidRPr="009A5771">
          <w:t xml:space="preserve"> définies dans le référentiel horaire en production</w:t>
        </w:r>
        <w:r w:rsidR="008D7A62" w:rsidRPr="009A5771" w:rsidDel="008D7A62">
          <w:t xml:space="preserve"> </w:t>
        </w:r>
      </w:ins>
      <w:del w:id="3884" w:author="MAILIER Maxime" w:date="2024-08-19T11:02:00Z">
        <w:r w:rsidRPr="009A5771" w:rsidDel="008D7A62">
          <w:delText xml:space="preserve">de courses avec voyageurs manuelle </w:delText>
        </w:r>
      </w:del>
      <w:r w:rsidRPr="009A5771">
        <w:t>aux véhicules</w:t>
      </w:r>
    </w:p>
    <w:p w14:paraId="2F024A62" w14:textId="3117B815" w:rsidR="00956BDC" w:rsidRPr="009A5771" w:rsidRDefault="00956BDC" w:rsidP="00C82597">
      <w:pPr>
        <w:pStyle w:val="Paragraphedeliste"/>
        <w:numPr>
          <w:ilvl w:val="2"/>
          <w:numId w:val="1"/>
        </w:numPr>
        <w:jc w:val="both"/>
      </w:pPr>
      <w:r w:rsidRPr="009A5771">
        <w:t>L’</w:t>
      </w:r>
      <w:ins w:id="3885" w:author="MAILIER Maxime" w:date="2024-08-21T15:16:00Z">
        <w:r w:rsidR="00AE1414">
          <w:t>association</w:t>
        </w:r>
      </w:ins>
      <w:del w:id="3886" w:author="MAILIER Maxime" w:date="2024-08-21T15:16:00Z">
        <w:r w:rsidRPr="009A5771" w:rsidDel="00AE1414">
          <w:delText>allocation</w:delText>
        </w:r>
      </w:del>
      <w:r w:rsidRPr="009A5771">
        <w:t xml:space="preserve"> manuelle de </w:t>
      </w:r>
      <w:r w:rsidR="00372D26">
        <w:t>missions</w:t>
      </w:r>
      <w:r w:rsidRPr="009A5771">
        <w:t xml:space="preserve"> haut-le-pied</w:t>
      </w:r>
      <w:r w:rsidR="009A5771" w:rsidRPr="009A5771">
        <w:t xml:space="preserve"> (manœuvre</w:t>
      </w:r>
      <w:del w:id="3887" w:author="MAILIER Maxime" w:date="2024-08-19T11:02:00Z">
        <w:r w:rsidR="009A5771" w:rsidRPr="009A5771" w:rsidDel="008D7A62">
          <w:delText>, ouverture de ligne</w:delText>
        </w:r>
      </w:del>
      <w:r w:rsidR="009A5771" w:rsidRPr="009A5771">
        <w:t xml:space="preserve"> ou test)</w:t>
      </w:r>
      <w:r w:rsidRPr="009A5771">
        <w:t xml:space="preserve"> aux véhicules</w:t>
      </w:r>
    </w:p>
    <w:p w14:paraId="6AF1862B" w14:textId="2418181A" w:rsidR="00627E23" w:rsidRPr="009A5771" w:rsidRDefault="00627E23" w:rsidP="00D364B9">
      <w:pPr>
        <w:pStyle w:val="Paragraphedeliste"/>
        <w:numPr>
          <w:ilvl w:val="0"/>
          <w:numId w:val="1"/>
        </w:numPr>
        <w:jc w:val="both"/>
      </w:pPr>
      <w:r w:rsidRPr="009A5771">
        <w:t>Mode « Exploitation Manuelle »</w:t>
      </w:r>
      <w:ins w:id="3888" w:author="TRIANO José" w:date="2024-09-19T08:19:00Z">
        <w:r w:rsidR="002937B5">
          <w:t xml:space="preserve"> &lt;- Le système ne cherche et n’assigne pas des ressources pour les </w:t>
        </w:r>
      </w:ins>
      <w:r w:rsidR="00372D26">
        <w:t>missions</w:t>
      </w:r>
      <w:ins w:id="3889" w:author="TRIANO José" w:date="2024-09-19T08:19:00Z">
        <w:r w:rsidR="002937B5">
          <w:t xml:space="preserve"> automatiquement. Toute opération doit être réalisée de façon manuelle. </w:t>
        </w:r>
      </w:ins>
    </w:p>
    <w:p w14:paraId="1CF93382" w14:textId="7197E650" w:rsidR="0040610D" w:rsidRPr="009A5771" w:rsidRDefault="000B1548" w:rsidP="00C82597">
      <w:pPr>
        <w:pStyle w:val="Paragraphedeliste"/>
        <w:numPr>
          <w:ilvl w:val="1"/>
          <w:numId w:val="1"/>
        </w:numPr>
        <w:jc w:val="both"/>
      </w:pPr>
      <w:r w:rsidRPr="009A5771">
        <w:t xml:space="preserve">Dans ce mode seules des </w:t>
      </w:r>
      <w:r w:rsidR="00372D26">
        <w:t>missions</w:t>
      </w:r>
      <w:r w:rsidRPr="009A5771">
        <w:t xml:space="preserve"> manuelles, avec ou sans voyageurs, peuvent être utilisées pour faire circuler des véhicules </w:t>
      </w:r>
      <w:r w:rsidR="0040610D" w:rsidRPr="009A5771">
        <w:t>via</w:t>
      </w:r>
      <w:r w:rsidRPr="009A5771">
        <w:t> :</w:t>
      </w:r>
    </w:p>
    <w:p w14:paraId="1F39C6A3" w14:textId="18A4F7A0" w:rsidR="0040610D" w:rsidRPr="009A5771" w:rsidRDefault="0040610D" w:rsidP="00C82597">
      <w:pPr>
        <w:pStyle w:val="Paragraphedeliste"/>
        <w:numPr>
          <w:ilvl w:val="2"/>
          <w:numId w:val="1"/>
        </w:numPr>
        <w:jc w:val="both"/>
      </w:pPr>
      <w:del w:id="3890" w:author="MAILIER Maxime" w:date="2024-08-21T15:17:00Z">
        <w:r w:rsidRPr="009A5771" w:rsidDel="00AE1414">
          <w:delText xml:space="preserve">L’allocation </w:delText>
        </w:r>
      </w:del>
      <w:ins w:id="3891" w:author="MAILIER Maxime" w:date="2024-08-21T15:17:00Z">
        <w:r w:rsidR="00AE1414" w:rsidRPr="009A5771">
          <w:t>L’</w:t>
        </w:r>
        <w:r w:rsidR="00AE1414">
          <w:t>association</w:t>
        </w:r>
        <w:r w:rsidR="00AE1414" w:rsidRPr="009A5771">
          <w:t xml:space="preserve"> </w:t>
        </w:r>
      </w:ins>
      <w:r w:rsidRPr="009A5771">
        <w:t xml:space="preserve">manuelle de </w:t>
      </w:r>
      <w:r w:rsidR="00372D26">
        <w:t>missions</w:t>
      </w:r>
      <w:r w:rsidRPr="009A5771">
        <w:t xml:space="preserve"> avec voyageurs manuelle aux véhicules</w:t>
      </w:r>
    </w:p>
    <w:p w14:paraId="401B03AA" w14:textId="56112D19" w:rsidR="009A5771" w:rsidRDefault="009A5771" w:rsidP="00C82597">
      <w:pPr>
        <w:pStyle w:val="Paragraphedeliste"/>
        <w:numPr>
          <w:ilvl w:val="2"/>
          <w:numId w:val="1"/>
        </w:numPr>
        <w:jc w:val="both"/>
        <w:rPr>
          <w:ins w:id="3892" w:author="MAILIER Maxime" w:date="2024-08-19T11:17:00Z"/>
        </w:rPr>
      </w:pPr>
      <w:del w:id="3893" w:author="MAILIER Maxime" w:date="2024-08-21T15:17:00Z">
        <w:r w:rsidRPr="009A5771" w:rsidDel="00AE1414">
          <w:delText xml:space="preserve">L’allocation </w:delText>
        </w:r>
      </w:del>
      <w:ins w:id="3894" w:author="MAILIER Maxime" w:date="2024-08-21T15:17:00Z">
        <w:r w:rsidR="00AE1414" w:rsidRPr="009A5771">
          <w:t>L’</w:t>
        </w:r>
        <w:r w:rsidR="00AE1414">
          <w:t>association</w:t>
        </w:r>
        <w:r w:rsidR="00AE1414" w:rsidRPr="009A5771">
          <w:t xml:space="preserve"> </w:t>
        </w:r>
      </w:ins>
      <w:r w:rsidRPr="009A5771">
        <w:t xml:space="preserve">manuelle de </w:t>
      </w:r>
      <w:r w:rsidR="00372D26">
        <w:t>missions</w:t>
      </w:r>
      <w:r w:rsidRPr="009A5771">
        <w:t xml:space="preserve"> haut-le-pied (manœuvre</w:t>
      </w:r>
      <w:del w:id="3895" w:author="MAILIER Maxime" w:date="2024-08-19T11:03:00Z">
        <w:r w:rsidRPr="009A5771" w:rsidDel="008D7A62">
          <w:delText>, ouverture de ligne</w:delText>
        </w:r>
      </w:del>
      <w:r w:rsidRPr="009A5771">
        <w:t xml:space="preserve"> ou test) aux véhicules</w:t>
      </w:r>
    </w:p>
    <w:p w14:paraId="04E8102A" w14:textId="6BDEEF33" w:rsidR="006A7EFA" w:rsidRDefault="006A7EFA" w:rsidP="00C82597">
      <w:pPr>
        <w:pStyle w:val="Paragraphedeliste"/>
        <w:numPr>
          <w:ilvl w:val="1"/>
          <w:numId w:val="1"/>
        </w:numPr>
        <w:jc w:val="both"/>
        <w:rPr>
          <w:ins w:id="3896" w:author="TRIANO José" w:date="2024-09-19T08:19:00Z"/>
        </w:rPr>
      </w:pPr>
      <w:ins w:id="3897" w:author="MAILIER Maxime" w:date="2024-08-19T11:17:00Z">
        <w:r w:rsidRPr="009A5771">
          <w:t xml:space="preserve">La liste des </w:t>
        </w:r>
      </w:ins>
      <w:r w:rsidR="00372D26">
        <w:t>missions</w:t>
      </w:r>
      <w:ins w:id="3898" w:author="MAILIER Maxime" w:date="2024-08-19T11:17:00Z">
        <w:r w:rsidRPr="009A5771">
          <w:t xml:space="preserve"> planifiées est </w:t>
        </w:r>
      </w:ins>
      <w:ins w:id="3899" w:author="MAILIER Maxime" w:date="2024-08-19T11:18:00Z">
        <w:r>
          <w:t xml:space="preserve">constituée des </w:t>
        </w:r>
      </w:ins>
      <w:r w:rsidR="00372D26">
        <w:t>missions</w:t>
      </w:r>
      <w:ins w:id="3900" w:author="MAILIER Maxime" w:date="2024-08-19T11:18:00Z">
        <w:r>
          <w:t xml:space="preserve"> créées par l’utilisateur</w:t>
        </w:r>
      </w:ins>
    </w:p>
    <w:p w14:paraId="4775AC0A" w14:textId="77777777" w:rsidR="00BD34D7" w:rsidRDefault="00BD34D7">
      <w:pPr>
        <w:pStyle w:val="Paragraphedeliste"/>
        <w:ind w:left="1440"/>
        <w:jc w:val="both"/>
        <w:rPr>
          <w:ins w:id="3901" w:author="TRIANO José" w:date="2024-09-18T17:14:00Z"/>
        </w:rPr>
        <w:pPrChange w:id="3902" w:author="TRIANO José" w:date="2024-09-18T17:16:00Z">
          <w:pPr>
            <w:pStyle w:val="Paragraphedeliste"/>
            <w:numPr>
              <w:ilvl w:val="1"/>
              <w:numId w:val="1"/>
            </w:numPr>
            <w:ind w:left="1440" w:hanging="360"/>
            <w:jc w:val="both"/>
          </w:pPr>
        </w:pPrChange>
      </w:pPr>
    </w:p>
    <w:p w14:paraId="5186C2FF" w14:textId="565656DF" w:rsidR="00BD34D7" w:rsidRDefault="005E17B4" w:rsidP="00BD34D7">
      <w:pPr>
        <w:pStyle w:val="Paragraphedeliste"/>
        <w:numPr>
          <w:ilvl w:val="0"/>
          <w:numId w:val="1"/>
        </w:numPr>
        <w:jc w:val="both"/>
        <w:rPr>
          <w:u w:val="single"/>
        </w:rPr>
      </w:pPr>
      <w:ins w:id="3903" w:author="TRIANO José" w:date="2024-09-19T08:23:00Z">
        <w:r w:rsidRPr="005E17B4">
          <w:rPr>
            <w:u w:val="single"/>
            <w:rPrChange w:id="3904" w:author="TRIANO José" w:date="2024-09-19T08:24:00Z">
              <w:rPr>
                <w:highlight w:val="cyan"/>
                <w:u w:val="single"/>
              </w:rPr>
            </w:rPrChange>
          </w:rPr>
          <w:t xml:space="preserve">Gestion des ressources : </w:t>
        </w:r>
      </w:ins>
      <w:commentRangeStart w:id="3905"/>
      <w:ins w:id="3906" w:author="TRIANO José" w:date="2024-09-18T17:16:00Z">
        <w:r w:rsidR="00BD34D7" w:rsidRPr="005E17B4">
          <w:rPr>
            <w:u w:val="single"/>
          </w:rPr>
          <w:t>Etat d’aptitude à l’exploitation du véhicule :</w:t>
        </w:r>
      </w:ins>
      <w:commentRangeEnd w:id="3905"/>
      <w:r w:rsidR="00BD34D7" w:rsidRPr="005E17B4">
        <w:rPr>
          <w:rStyle w:val="Marquedecommentaire"/>
          <w:rFonts w:asciiTheme="minorHAnsi" w:hAnsiTheme="minorHAnsi" w:cstheme="minorBidi"/>
        </w:rPr>
        <w:commentReference w:id="3905"/>
      </w:r>
    </w:p>
    <w:tbl>
      <w:tblPr>
        <w:tblStyle w:val="Grilledutableau"/>
        <w:tblW w:w="0" w:type="auto"/>
        <w:tblLook w:val="04A0" w:firstRow="1" w:lastRow="0" w:firstColumn="1" w:lastColumn="0" w:noHBand="0" w:noVBand="1"/>
      </w:tblPr>
      <w:tblGrid>
        <w:gridCol w:w="1842"/>
        <w:gridCol w:w="7446"/>
      </w:tblGrid>
      <w:tr w:rsidR="00BE6FC4" w14:paraId="01C3901F" w14:textId="77777777" w:rsidTr="001F040F">
        <w:trPr>
          <w:ins w:id="3907" w:author="TRIANO José" w:date="2024-09-19T08:12:00Z"/>
        </w:trPr>
        <w:tc>
          <w:tcPr>
            <w:tcW w:w="1842" w:type="dxa"/>
          </w:tcPr>
          <w:p w14:paraId="05A42C0A" w14:textId="77777777" w:rsidR="00BE6FC4" w:rsidRDefault="00BE6FC4" w:rsidP="001F040F">
            <w:pPr>
              <w:rPr>
                <w:ins w:id="3908" w:author="TRIANO José" w:date="2024-09-19T08:12:00Z"/>
              </w:rPr>
            </w:pPr>
            <w:ins w:id="3909" w:author="TRIANO José" w:date="2024-09-19T08:12:00Z">
              <w:r>
                <w:t>Résultat attendu</w:t>
              </w:r>
            </w:ins>
          </w:p>
        </w:tc>
        <w:tc>
          <w:tcPr>
            <w:tcW w:w="7446" w:type="dxa"/>
          </w:tcPr>
          <w:p w14:paraId="0E180C7A" w14:textId="77777777" w:rsidR="00BE6FC4" w:rsidRPr="00BE6FC4" w:rsidRDefault="00BE6FC4" w:rsidP="00BE6FC4">
            <w:pPr>
              <w:pStyle w:val="Paragraphedeliste"/>
              <w:numPr>
                <w:ilvl w:val="0"/>
                <w:numId w:val="120"/>
              </w:numPr>
              <w:rPr>
                <w:ins w:id="3910" w:author="TRIANO José" w:date="2024-09-18T17:16:00Z"/>
              </w:rPr>
            </w:pPr>
            <w:ins w:id="3911" w:author="TRIANO José" w:date="2024-09-18T17:16:00Z">
              <w:r w:rsidRPr="00BE6FC4">
                <w:t>Lorsque la valeur de l’état de communication d’un véhicule est « non communicant » le Traffic Mgr doit fixer la valeur de l’état d’aptitude à l’exploitation d’un véhicule à « Inapte à l’exploitation ».</w:t>
              </w:r>
            </w:ins>
          </w:p>
          <w:p w14:paraId="063A3302" w14:textId="044618B1" w:rsidR="00BE6FC4" w:rsidRPr="00BE6FC4" w:rsidRDefault="00BE6FC4" w:rsidP="00BE6FC4">
            <w:pPr>
              <w:pStyle w:val="Paragraphedeliste"/>
              <w:numPr>
                <w:ilvl w:val="0"/>
                <w:numId w:val="120"/>
              </w:numPr>
              <w:rPr>
                <w:ins w:id="3912" w:author="TRIANO José" w:date="2024-09-19T08:12:00Z"/>
              </w:rPr>
            </w:pPr>
            <w:ins w:id="3913" w:author="TRIANO José" w:date="2024-09-18T17:16:00Z">
              <w:r w:rsidRPr="00BE6FC4">
                <w:t>Lorsque la valeur de l’état de communication d’un véhicule est « communicant » le Traffic Mgr doit fixer la valeur de l’état d’aptitude à l’exploitation d’un véhicule à « Apte à l’exploitation ».</w:t>
              </w:r>
            </w:ins>
          </w:p>
        </w:tc>
      </w:tr>
      <w:tr w:rsidR="00BE6FC4" w14:paraId="08F4DEC0" w14:textId="77777777" w:rsidTr="001F040F">
        <w:trPr>
          <w:ins w:id="3914" w:author="TRIANO José" w:date="2024-09-19T08:12:00Z"/>
        </w:trPr>
        <w:tc>
          <w:tcPr>
            <w:tcW w:w="1842" w:type="dxa"/>
          </w:tcPr>
          <w:p w14:paraId="467CB82C" w14:textId="77777777" w:rsidR="00BE6FC4" w:rsidRDefault="00BE6FC4" w:rsidP="001F040F">
            <w:pPr>
              <w:rPr>
                <w:ins w:id="3915" w:author="TRIANO José" w:date="2024-09-19T08:12:00Z"/>
              </w:rPr>
            </w:pPr>
            <w:r>
              <w:t xml:space="preserve">Paramètres </w:t>
            </w:r>
          </w:p>
        </w:tc>
        <w:tc>
          <w:tcPr>
            <w:tcW w:w="7446" w:type="dxa"/>
          </w:tcPr>
          <w:p w14:paraId="39B251B2" w14:textId="77777777" w:rsidR="00BE6FC4" w:rsidRPr="003D256D" w:rsidRDefault="00BE6FC4" w:rsidP="001F040F">
            <w:pPr>
              <w:pStyle w:val="ReqText"/>
              <w:jc w:val="both"/>
              <w:rPr>
                <w:ins w:id="3916" w:author="TRIANO José" w:date="2024-09-19T08:12:00Z"/>
              </w:rPr>
            </w:pPr>
          </w:p>
        </w:tc>
      </w:tr>
    </w:tbl>
    <w:p w14:paraId="5CC7F77D" w14:textId="77777777" w:rsidR="00BD34D7" w:rsidRPr="009A5771" w:rsidRDefault="00BD34D7">
      <w:pPr>
        <w:jc w:val="both"/>
        <w:pPrChange w:id="3917" w:author="TRIANO José" w:date="2024-09-18T17:14:00Z">
          <w:pPr>
            <w:pStyle w:val="Paragraphedeliste"/>
            <w:numPr>
              <w:ilvl w:val="1"/>
              <w:numId w:val="1"/>
            </w:numPr>
            <w:ind w:left="1440" w:hanging="360"/>
            <w:jc w:val="both"/>
          </w:pPr>
        </w:pPrChange>
      </w:pPr>
    </w:p>
    <w:p w14:paraId="4169960F" w14:textId="752AB3B8" w:rsidR="003C1060" w:rsidRDefault="003C1060" w:rsidP="00F67835">
      <w:pPr>
        <w:pStyle w:val="Titre4"/>
        <w:numPr>
          <w:ilvl w:val="3"/>
          <w:numId w:val="121"/>
        </w:numPr>
      </w:pPr>
      <w:bookmarkStart w:id="3918" w:name="_Toc174367356"/>
      <w:bookmarkStart w:id="3919" w:name="_Toc196744715"/>
      <w:r w:rsidRPr="003C1060">
        <w:t xml:space="preserve">Sélectionner </w:t>
      </w:r>
      <w:r w:rsidR="002416BF">
        <w:t>le mode d’exploitation</w:t>
      </w:r>
      <w:r w:rsidRPr="003C1060">
        <w:t xml:space="preserve"> </w:t>
      </w:r>
      <w:r w:rsidR="00EB4140">
        <w:t>de la</w:t>
      </w:r>
      <w:r w:rsidRPr="003C1060">
        <w:t xml:space="preserve"> ligne</w:t>
      </w:r>
      <w:bookmarkEnd w:id="3918"/>
      <w:bookmarkEnd w:id="3919"/>
    </w:p>
    <w:tbl>
      <w:tblPr>
        <w:tblStyle w:val="Grilledutableau"/>
        <w:tblW w:w="0" w:type="auto"/>
        <w:tblLook w:val="04A0" w:firstRow="1" w:lastRow="0" w:firstColumn="1" w:lastColumn="0" w:noHBand="0" w:noVBand="1"/>
      </w:tblPr>
      <w:tblGrid>
        <w:gridCol w:w="1842"/>
        <w:gridCol w:w="7446"/>
      </w:tblGrid>
      <w:tr w:rsidR="00F67835" w14:paraId="450204D4" w14:textId="77777777" w:rsidTr="001F040F">
        <w:trPr>
          <w:ins w:id="3920" w:author="TRIANO José" w:date="2024-09-19T08:12:00Z"/>
        </w:trPr>
        <w:tc>
          <w:tcPr>
            <w:tcW w:w="1842" w:type="dxa"/>
          </w:tcPr>
          <w:p w14:paraId="53E9919E" w14:textId="77777777" w:rsidR="00F67835" w:rsidRDefault="00F67835" w:rsidP="001F040F">
            <w:pPr>
              <w:rPr>
                <w:ins w:id="3921" w:author="TRIANO José" w:date="2024-09-19T08:12:00Z"/>
              </w:rPr>
            </w:pPr>
            <w:ins w:id="3922" w:author="TRIANO José" w:date="2024-09-19T08:12:00Z">
              <w:r>
                <w:t>Résultat attendu</w:t>
              </w:r>
            </w:ins>
          </w:p>
        </w:tc>
        <w:tc>
          <w:tcPr>
            <w:tcW w:w="7446" w:type="dxa"/>
          </w:tcPr>
          <w:p w14:paraId="240A8C4E" w14:textId="77777777" w:rsidR="00F67835" w:rsidRDefault="00F67835" w:rsidP="00F67835">
            <w:r>
              <w:t>Lors du démarrage du Traffic Mgr, le Traffic Mgr doit sélectionner le mode « Exploitation Manuelle ».</w:t>
            </w:r>
          </w:p>
          <w:p w14:paraId="14BC4A13" w14:textId="77777777" w:rsidR="00F67835" w:rsidRDefault="00F67835" w:rsidP="00F67835"/>
          <w:p w14:paraId="1E96DB1F" w14:textId="77777777" w:rsidR="00F67835" w:rsidRDefault="00F67835" w:rsidP="00F67835">
            <w:r>
              <w:t>Lorsque le chargement automatique du référentiel horaire théorique prévu dans le calendrier pour la journée d'exploitation courante est achevé, le Traffic Mgr doit sélectionner le mode « Exploitation Automatique ».</w:t>
            </w:r>
          </w:p>
          <w:p w14:paraId="6748C956" w14:textId="77777777" w:rsidR="00F67835" w:rsidRDefault="00F67835" w:rsidP="00F67835"/>
          <w:p w14:paraId="4D8FE4DB" w14:textId="77777777" w:rsidR="00F67835" w:rsidRDefault="00F67835" w:rsidP="00F67835">
            <w:r>
              <w:t>Lorsque le déchargement automatique du référentiel horaire en production prévu dans le calendrier pour la journée d'exploitation courante est achevé, le Traffic Mgr doit sélectionner le mode « Exploitation Manuelle ».</w:t>
            </w:r>
          </w:p>
          <w:p w14:paraId="7E55CC92" w14:textId="77777777" w:rsidR="00F67835" w:rsidRDefault="00F67835" w:rsidP="00F67835"/>
          <w:p w14:paraId="0109CAB8" w14:textId="1F904FE5" w:rsidR="00F67835" w:rsidRDefault="00F67835" w:rsidP="00F67835">
            <w:r>
              <w:t>Le Traffic Mgr doit permettre à un utilisateur de sélectionner le mode d'exploitation de la ligne parmi les valeurs suivantes :</w:t>
            </w:r>
          </w:p>
          <w:p w14:paraId="35127667" w14:textId="35DFCB60" w:rsidR="00F67835" w:rsidRDefault="00F67835" w:rsidP="00F67835">
            <w:r>
              <w:t>Exploitation Manuelle si la condition suivante est vérifiée :</w:t>
            </w:r>
          </w:p>
          <w:p w14:paraId="205511D4" w14:textId="77777777" w:rsidR="00F67835" w:rsidRDefault="00F67835" w:rsidP="00F67835">
            <w:r>
              <w:t>L'heure courante est dans l'intervalle [heure de début de la journée d'exploitation ; heure de fin de la journée d'exploitation].</w:t>
            </w:r>
          </w:p>
          <w:p w14:paraId="3BA63025" w14:textId="77777777" w:rsidR="00F67835" w:rsidRDefault="00F67835" w:rsidP="00F67835"/>
          <w:p w14:paraId="783FCCF6" w14:textId="4376B262" w:rsidR="00F67835" w:rsidRDefault="00F67835" w:rsidP="00F67835">
            <w:r>
              <w:t>Le Traffic Mgr doit permettre à un utilisateur de sélectionner le mode d'exploitation de la ligne parmi les valeurs suivantes :</w:t>
            </w:r>
          </w:p>
          <w:p w14:paraId="1A372DFF" w14:textId="41C7C0EC" w:rsidR="00F67835" w:rsidRDefault="00F67835" w:rsidP="00F67835">
            <w:r>
              <w:t>Exploitation Automatique si les conditions suivantes sont vérifiées :</w:t>
            </w:r>
          </w:p>
          <w:p w14:paraId="51EC4FA0" w14:textId="77777777" w:rsidR="00F67835" w:rsidRDefault="00F67835" w:rsidP="00F67835">
            <w:r>
              <w:t>Un référentiel horaire théorique a été chargé avant la sélection du mode</w:t>
            </w:r>
          </w:p>
          <w:p w14:paraId="64845D74" w14:textId="248749C4" w:rsidR="00F67835" w:rsidRPr="00F67835" w:rsidRDefault="00F67835" w:rsidP="00F67835">
            <w:pPr>
              <w:rPr>
                <w:ins w:id="3923" w:author="TRIANO José" w:date="2024-09-19T08:12:00Z"/>
              </w:rPr>
            </w:pPr>
            <w:r>
              <w:t>L'heure courante est dans l'intervalle [heure de début de la journée d'exploitation ; heure de fin de la journée d'exploitation].</w:t>
            </w:r>
          </w:p>
        </w:tc>
      </w:tr>
      <w:tr w:rsidR="00F67835" w14:paraId="1B63CC2D" w14:textId="77777777" w:rsidTr="001F040F">
        <w:trPr>
          <w:ins w:id="3924" w:author="TRIANO José" w:date="2024-09-19T08:12:00Z"/>
        </w:trPr>
        <w:tc>
          <w:tcPr>
            <w:tcW w:w="1842" w:type="dxa"/>
          </w:tcPr>
          <w:p w14:paraId="7980231C" w14:textId="77777777" w:rsidR="00F67835" w:rsidRDefault="00F67835" w:rsidP="001F040F">
            <w:pPr>
              <w:rPr>
                <w:ins w:id="3925" w:author="TRIANO José" w:date="2024-09-19T08:12:00Z"/>
              </w:rPr>
            </w:pPr>
            <w:r>
              <w:t xml:space="preserve">Paramètres </w:t>
            </w:r>
          </w:p>
        </w:tc>
        <w:tc>
          <w:tcPr>
            <w:tcW w:w="7446" w:type="dxa"/>
          </w:tcPr>
          <w:p w14:paraId="43CFF12B" w14:textId="77777777" w:rsidR="00F67835" w:rsidRPr="003D256D" w:rsidRDefault="00F67835" w:rsidP="001F040F">
            <w:pPr>
              <w:pStyle w:val="ReqText"/>
              <w:jc w:val="both"/>
              <w:rPr>
                <w:ins w:id="3926" w:author="TRIANO José" w:date="2024-09-19T08:12:00Z"/>
              </w:rPr>
            </w:pPr>
          </w:p>
        </w:tc>
      </w:tr>
    </w:tbl>
    <w:p w14:paraId="210EE811" w14:textId="77777777" w:rsidR="00F67835" w:rsidRPr="00F67835" w:rsidRDefault="00F67835" w:rsidP="00F67835"/>
    <w:p w14:paraId="771A4D9B" w14:textId="1D862216" w:rsidR="002416BF" w:rsidRDefault="002416BF" w:rsidP="00F67835">
      <w:pPr>
        <w:pStyle w:val="Titre4"/>
        <w:numPr>
          <w:ilvl w:val="3"/>
          <w:numId w:val="121"/>
        </w:numPr>
      </w:pPr>
      <w:bookmarkStart w:id="3927" w:name="_Toc174367357"/>
      <w:bookmarkStart w:id="3928" w:name="_Toc196744716"/>
      <w:r w:rsidRPr="003C1060">
        <w:t xml:space="preserve">Transitions entre </w:t>
      </w:r>
      <w:r w:rsidR="00EB4140">
        <w:t>modes d’exploitation</w:t>
      </w:r>
      <w:bookmarkEnd w:id="3927"/>
      <w:bookmarkEnd w:id="3928"/>
    </w:p>
    <w:p w14:paraId="5584BD9C" w14:textId="08DFDC70" w:rsidR="00CB523E" w:rsidRPr="00CB523E" w:rsidRDefault="00CB523E" w:rsidP="00C82597">
      <w:pPr>
        <w:pStyle w:val="ReqText"/>
        <w:widowControl w:val="0"/>
        <w:jc w:val="both"/>
        <w:rPr>
          <w:i w:val="0"/>
          <w:iCs w:val="0"/>
          <w:color w:val="auto"/>
        </w:rPr>
      </w:pPr>
      <w:r w:rsidRPr="00CB523E">
        <w:rPr>
          <w:i w:val="0"/>
          <w:iCs w:val="0"/>
          <w:color w:val="auto"/>
        </w:rPr>
        <w:t xml:space="preserve">Lors de la transition entre </w:t>
      </w:r>
      <w:ins w:id="3929" w:author="MAILIER Maxime" w:date="2024-08-19T11:12:00Z">
        <w:r w:rsidR="002C398D">
          <w:rPr>
            <w:i w:val="0"/>
            <w:iCs w:val="0"/>
            <w:color w:val="auto"/>
          </w:rPr>
          <w:t xml:space="preserve">les </w:t>
        </w:r>
      </w:ins>
      <w:r w:rsidRPr="00CB523E">
        <w:rPr>
          <w:i w:val="0"/>
          <w:iCs w:val="0"/>
          <w:color w:val="auto"/>
        </w:rPr>
        <w:t>deux modes d'exploitation pour une ligne donnée, les mécanismes appliqués sont :</w:t>
      </w:r>
    </w:p>
    <w:p w14:paraId="606ADDF7" w14:textId="29765A66" w:rsidR="00CB523E" w:rsidRPr="00CB523E" w:rsidRDefault="005326B6" w:rsidP="00C82597">
      <w:pPr>
        <w:pStyle w:val="ReqText"/>
        <w:numPr>
          <w:ilvl w:val="0"/>
          <w:numId w:val="12"/>
        </w:numPr>
        <w:jc w:val="both"/>
        <w:rPr>
          <w:i w:val="0"/>
          <w:iCs w:val="0"/>
          <w:color w:val="auto"/>
        </w:rPr>
      </w:pPr>
      <w:r>
        <w:rPr>
          <w:i w:val="0"/>
          <w:iCs w:val="0"/>
          <w:color w:val="auto"/>
        </w:rPr>
        <w:t>Ceux</w:t>
      </w:r>
      <w:r w:rsidRPr="00CB523E">
        <w:rPr>
          <w:i w:val="0"/>
          <w:iCs w:val="0"/>
          <w:color w:val="auto"/>
        </w:rPr>
        <w:t xml:space="preserve"> </w:t>
      </w:r>
      <w:r w:rsidR="00CB523E" w:rsidRPr="00CB523E">
        <w:rPr>
          <w:i w:val="0"/>
          <w:iCs w:val="0"/>
          <w:color w:val="auto"/>
        </w:rPr>
        <w:t>s'appliquant à la désélection du mode d'exploitation initial</w:t>
      </w:r>
    </w:p>
    <w:p w14:paraId="6317CA64" w14:textId="7ED233D4" w:rsidR="00D84D40" w:rsidRDefault="00CB523E" w:rsidP="00C82597">
      <w:pPr>
        <w:pStyle w:val="ReqText"/>
        <w:numPr>
          <w:ilvl w:val="0"/>
          <w:numId w:val="12"/>
        </w:numPr>
        <w:jc w:val="both"/>
        <w:rPr>
          <w:i w:val="0"/>
          <w:iCs w:val="0"/>
          <w:color w:val="auto"/>
        </w:rPr>
      </w:pPr>
      <w:r w:rsidRPr="00CB523E">
        <w:rPr>
          <w:i w:val="0"/>
          <w:iCs w:val="0"/>
          <w:color w:val="auto"/>
        </w:rPr>
        <w:t>ET ceux s'appliquant à la sélection du nouveau mode d'exploitation.</w:t>
      </w:r>
    </w:p>
    <w:p w14:paraId="71F4C5DA" w14:textId="77777777" w:rsidR="00B736A3" w:rsidRDefault="00B736A3" w:rsidP="00C82597">
      <w:pPr>
        <w:pStyle w:val="ReqText"/>
        <w:widowControl w:val="0"/>
        <w:jc w:val="both"/>
        <w:rPr>
          <w:i w:val="0"/>
          <w:iCs w:val="0"/>
          <w:color w:val="auto"/>
        </w:rPr>
      </w:pPr>
    </w:p>
    <w:p w14:paraId="08D1BDD5" w14:textId="08E76210" w:rsidR="00C3606C" w:rsidRPr="00CB523E" w:rsidRDefault="00C3606C" w:rsidP="00C82597">
      <w:pPr>
        <w:pStyle w:val="ReqText"/>
        <w:widowControl w:val="0"/>
        <w:jc w:val="both"/>
        <w:rPr>
          <w:i w:val="0"/>
          <w:iCs w:val="0"/>
          <w:color w:val="auto"/>
        </w:rPr>
      </w:pPr>
      <w:r w:rsidRPr="00C3606C">
        <w:rPr>
          <w:i w:val="0"/>
          <w:iCs w:val="0"/>
          <w:color w:val="auto"/>
        </w:rPr>
        <w:t>Ces mécanismes sont décrits ci-dessous</w:t>
      </w:r>
      <w:r w:rsidR="005749B7">
        <w:rPr>
          <w:i w:val="0"/>
          <w:iCs w:val="0"/>
          <w:color w:val="auto"/>
        </w:rPr>
        <w:t xml:space="preserve"> pour la description des impacts sur la liste des </w:t>
      </w:r>
      <w:r w:rsidR="00372D26">
        <w:rPr>
          <w:i w:val="0"/>
          <w:iCs w:val="0"/>
          <w:color w:val="auto"/>
        </w:rPr>
        <w:t>missions</w:t>
      </w:r>
      <w:r w:rsidR="005749B7">
        <w:rPr>
          <w:i w:val="0"/>
          <w:iCs w:val="0"/>
          <w:color w:val="auto"/>
        </w:rPr>
        <w:t xml:space="preserve"> planifiées</w:t>
      </w:r>
      <w:r w:rsidRPr="00C3606C">
        <w:rPr>
          <w:i w:val="0"/>
          <w:iCs w:val="0"/>
          <w:color w:val="auto"/>
        </w:rPr>
        <w:t>, ainsi que dans la fonction</w:t>
      </w:r>
      <w:r>
        <w:rPr>
          <w:i w:val="0"/>
          <w:iCs w:val="0"/>
          <w:color w:val="auto"/>
        </w:rPr>
        <w:t xml:space="preserve"> </w:t>
      </w:r>
      <w:r w:rsidRPr="005749B7">
        <w:rPr>
          <w:b/>
          <w:bCs/>
          <w:color w:val="auto"/>
        </w:rPr>
        <w:t>TM_TR_04</w:t>
      </w:r>
      <w:del w:id="3930" w:author="MAILIER Maxime" w:date="2024-08-21T17:27:00Z">
        <w:r w:rsidRPr="005749B7" w:rsidDel="00E50EEE">
          <w:rPr>
            <w:b/>
            <w:bCs/>
            <w:color w:val="auto"/>
          </w:rPr>
          <w:delText xml:space="preserve"> </w:delText>
        </w:r>
      </w:del>
      <w:ins w:id="3931" w:author="MAILIER Maxime" w:date="2024-08-21T17:27:00Z">
        <w:r w:rsidR="00E50EEE">
          <w:rPr>
            <w:b/>
            <w:bCs/>
            <w:color w:val="auto"/>
          </w:rPr>
          <w:t xml:space="preserve"> : </w:t>
        </w:r>
      </w:ins>
      <w:del w:id="3932" w:author="MAILIER Maxime" w:date="2024-08-21T15:17:00Z">
        <w:r w:rsidRPr="005749B7" w:rsidDel="00AE1414">
          <w:rPr>
            <w:b/>
            <w:bCs/>
            <w:color w:val="auto"/>
          </w:rPr>
          <w:delText xml:space="preserve">Allouer </w:delText>
        </w:r>
      </w:del>
      <w:ins w:id="3933" w:author="MAILIER Maxime" w:date="2024-08-21T15:17:00Z">
        <w:r w:rsidR="00AE1414">
          <w:rPr>
            <w:b/>
            <w:bCs/>
            <w:color w:val="auto"/>
          </w:rPr>
          <w:t>Associer</w:t>
        </w:r>
        <w:r w:rsidR="00AE1414" w:rsidRPr="005749B7">
          <w:rPr>
            <w:b/>
            <w:bCs/>
            <w:color w:val="auto"/>
          </w:rPr>
          <w:t xml:space="preserve"> </w:t>
        </w:r>
      </w:ins>
      <w:r w:rsidRPr="005749B7">
        <w:rPr>
          <w:b/>
          <w:bCs/>
          <w:color w:val="auto"/>
        </w:rPr>
        <w:t xml:space="preserve">des </w:t>
      </w:r>
      <w:r w:rsidR="00372D26">
        <w:rPr>
          <w:b/>
          <w:bCs/>
          <w:color w:val="auto"/>
        </w:rPr>
        <w:t>missions</w:t>
      </w:r>
      <w:r w:rsidRPr="005749B7">
        <w:rPr>
          <w:b/>
          <w:bCs/>
          <w:color w:val="auto"/>
        </w:rPr>
        <w:t xml:space="preserve"> à des véhicules</w:t>
      </w:r>
      <w:r w:rsidR="005749B7">
        <w:rPr>
          <w:i w:val="0"/>
          <w:iCs w:val="0"/>
          <w:color w:val="auto"/>
        </w:rPr>
        <w:t xml:space="preserve"> pour la description des impacts sur </w:t>
      </w:r>
      <w:del w:id="3934" w:author="MAILIER Maxime" w:date="2024-08-21T15:17:00Z">
        <w:r w:rsidR="005749B7" w:rsidDel="00AE1414">
          <w:rPr>
            <w:i w:val="0"/>
            <w:iCs w:val="0"/>
            <w:color w:val="auto"/>
          </w:rPr>
          <w:delText xml:space="preserve">l’allocation </w:delText>
        </w:r>
      </w:del>
      <w:ins w:id="3935" w:author="MAILIER Maxime" w:date="2024-08-21T15:17:00Z">
        <w:r w:rsidR="00AE1414">
          <w:rPr>
            <w:i w:val="0"/>
            <w:iCs w:val="0"/>
            <w:color w:val="auto"/>
          </w:rPr>
          <w:t xml:space="preserve">l’association </w:t>
        </w:r>
      </w:ins>
      <w:r w:rsidR="005749B7">
        <w:rPr>
          <w:i w:val="0"/>
          <w:iCs w:val="0"/>
          <w:color w:val="auto"/>
        </w:rPr>
        <w:t xml:space="preserve">des </w:t>
      </w:r>
      <w:r w:rsidR="00372D26">
        <w:rPr>
          <w:i w:val="0"/>
          <w:iCs w:val="0"/>
          <w:color w:val="auto"/>
        </w:rPr>
        <w:t>missions</w:t>
      </w:r>
      <w:r w:rsidR="005749B7">
        <w:rPr>
          <w:i w:val="0"/>
          <w:iCs w:val="0"/>
          <w:color w:val="auto"/>
        </w:rPr>
        <w:t xml:space="preserve"> aux véhicules.</w:t>
      </w:r>
    </w:p>
    <w:p w14:paraId="2ADA6EC0" w14:textId="0E2A6522" w:rsidR="00D84D40" w:rsidRPr="002502BB" w:rsidRDefault="00901C00" w:rsidP="00C82597">
      <w:pPr>
        <w:jc w:val="both"/>
        <w:rPr>
          <w:u w:val="single"/>
        </w:rPr>
      </w:pPr>
      <w:r w:rsidRPr="002502BB">
        <w:rPr>
          <w:u w:val="single"/>
        </w:rPr>
        <w:t>Sélection du mode « Exploitation Automatique</w:t>
      </w:r>
      <w:r w:rsidR="0035623D" w:rsidRPr="002502BB">
        <w:rPr>
          <w:u w:val="single"/>
        </w:rPr>
        <w:t> »</w:t>
      </w:r>
      <w:r w:rsidR="002502BB" w:rsidRPr="002502BB">
        <w:rPr>
          <w:u w:val="single"/>
        </w:rPr>
        <w:t> :</w:t>
      </w:r>
    </w:p>
    <w:tbl>
      <w:tblPr>
        <w:tblStyle w:val="Grilledutableau"/>
        <w:tblW w:w="0" w:type="auto"/>
        <w:tblLook w:val="04A0" w:firstRow="1" w:lastRow="0" w:firstColumn="1" w:lastColumn="0" w:noHBand="0" w:noVBand="1"/>
      </w:tblPr>
      <w:tblGrid>
        <w:gridCol w:w="1842"/>
        <w:gridCol w:w="7446"/>
      </w:tblGrid>
      <w:tr w:rsidR="00890E51" w14:paraId="4D4B6778" w14:textId="77777777" w:rsidTr="001F040F">
        <w:trPr>
          <w:ins w:id="3936" w:author="TRIANO José" w:date="2024-09-19T08:12:00Z"/>
        </w:trPr>
        <w:tc>
          <w:tcPr>
            <w:tcW w:w="1842" w:type="dxa"/>
          </w:tcPr>
          <w:p w14:paraId="78F7136A" w14:textId="77777777" w:rsidR="00890E51" w:rsidRDefault="00890E51" w:rsidP="001F040F">
            <w:pPr>
              <w:rPr>
                <w:ins w:id="3937" w:author="TRIANO José" w:date="2024-09-19T08:12:00Z"/>
              </w:rPr>
            </w:pPr>
            <w:ins w:id="3938" w:author="TRIANO José" w:date="2024-09-19T08:12:00Z">
              <w:r>
                <w:t>Résultat attendu</w:t>
              </w:r>
            </w:ins>
          </w:p>
        </w:tc>
        <w:tc>
          <w:tcPr>
            <w:tcW w:w="7446" w:type="dxa"/>
          </w:tcPr>
          <w:p w14:paraId="02FDAE10" w14:textId="77777777" w:rsidR="00890E51" w:rsidRPr="00890E51" w:rsidRDefault="00890E51" w:rsidP="00890E51">
            <w:pPr>
              <w:pStyle w:val="ReqText"/>
              <w:widowControl w:val="0"/>
              <w:jc w:val="both"/>
              <w:rPr>
                <w:i w:val="0"/>
                <w:iCs w:val="0"/>
                <w:color w:val="auto"/>
              </w:rPr>
            </w:pPr>
            <w:r w:rsidRPr="00890E51">
              <w:rPr>
                <w:i w:val="0"/>
                <w:iCs w:val="0"/>
                <w:color w:val="auto"/>
              </w:rPr>
              <w:t>Lors de la sélection du mode « Exploitation Automatique », le Traffic Mgr doit ajouter à la liste des missions planifiées toute mission définie dans le référentiel horaire en production qui vérifie la condition suivante :</w:t>
            </w:r>
          </w:p>
          <w:p w14:paraId="39B0C391" w14:textId="5E60C715" w:rsidR="00890E51" w:rsidRPr="00890E51" w:rsidRDefault="00890E51" w:rsidP="001F040F">
            <w:pPr>
              <w:pStyle w:val="ReqText"/>
              <w:numPr>
                <w:ilvl w:val="0"/>
                <w:numId w:val="13"/>
              </w:numPr>
              <w:jc w:val="both"/>
              <w:rPr>
                <w:ins w:id="3939" w:author="TRIANO José" w:date="2024-09-19T08:12:00Z"/>
              </w:rPr>
            </w:pPr>
            <w:r w:rsidRPr="00890E51">
              <w:rPr>
                <w:i w:val="0"/>
                <w:iCs w:val="0"/>
                <w:color w:val="auto"/>
              </w:rPr>
              <w:t>L’heure de départ de la mission est postérieure à l'heure courante</w:t>
            </w:r>
          </w:p>
        </w:tc>
      </w:tr>
      <w:tr w:rsidR="00890E51" w14:paraId="60588A3A" w14:textId="77777777" w:rsidTr="001F040F">
        <w:trPr>
          <w:ins w:id="3940" w:author="TRIANO José" w:date="2024-09-19T08:12:00Z"/>
        </w:trPr>
        <w:tc>
          <w:tcPr>
            <w:tcW w:w="1842" w:type="dxa"/>
          </w:tcPr>
          <w:p w14:paraId="60CD3F9B" w14:textId="77777777" w:rsidR="00890E51" w:rsidRDefault="00890E51" w:rsidP="001F040F">
            <w:pPr>
              <w:rPr>
                <w:ins w:id="3941" w:author="TRIANO José" w:date="2024-09-19T08:12:00Z"/>
              </w:rPr>
            </w:pPr>
            <w:r>
              <w:t xml:space="preserve">Paramètres </w:t>
            </w:r>
          </w:p>
        </w:tc>
        <w:tc>
          <w:tcPr>
            <w:tcW w:w="7446" w:type="dxa"/>
          </w:tcPr>
          <w:p w14:paraId="3D0E156B" w14:textId="77777777" w:rsidR="00890E51" w:rsidRPr="003D256D" w:rsidRDefault="00890E51" w:rsidP="001F040F">
            <w:pPr>
              <w:pStyle w:val="ReqText"/>
              <w:jc w:val="both"/>
              <w:rPr>
                <w:ins w:id="3942" w:author="TRIANO José" w:date="2024-09-19T08:12:00Z"/>
              </w:rPr>
            </w:pPr>
          </w:p>
        </w:tc>
      </w:tr>
    </w:tbl>
    <w:p w14:paraId="451B768E" w14:textId="77777777" w:rsidR="00FB247D" w:rsidRDefault="00FB247D" w:rsidP="00C82597">
      <w:pPr>
        <w:pStyle w:val="ReqText"/>
        <w:widowControl w:val="0"/>
        <w:jc w:val="both"/>
      </w:pPr>
    </w:p>
    <w:p w14:paraId="5165D45A" w14:textId="23FD48DA" w:rsidR="002502BB" w:rsidRPr="002502BB" w:rsidRDefault="002502BB" w:rsidP="00C82597">
      <w:pPr>
        <w:jc w:val="both"/>
        <w:rPr>
          <w:u w:val="single"/>
        </w:rPr>
      </w:pPr>
      <w:r>
        <w:rPr>
          <w:u w:val="single"/>
        </w:rPr>
        <w:t>Dés</w:t>
      </w:r>
      <w:r w:rsidRPr="002502BB">
        <w:rPr>
          <w:u w:val="single"/>
        </w:rPr>
        <w:t>élection du mode « Exploitation Automatique » :</w:t>
      </w:r>
    </w:p>
    <w:tbl>
      <w:tblPr>
        <w:tblStyle w:val="Grilledutableau"/>
        <w:tblW w:w="0" w:type="auto"/>
        <w:tblLook w:val="04A0" w:firstRow="1" w:lastRow="0" w:firstColumn="1" w:lastColumn="0" w:noHBand="0" w:noVBand="1"/>
      </w:tblPr>
      <w:tblGrid>
        <w:gridCol w:w="1842"/>
        <w:gridCol w:w="7446"/>
      </w:tblGrid>
      <w:tr w:rsidR="00890E51" w14:paraId="732001C9" w14:textId="77777777" w:rsidTr="001F040F">
        <w:trPr>
          <w:ins w:id="3943" w:author="TRIANO José" w:date="2024-09-19T08:12:00Z"/>
        </w:trPr>
        <w:tc>
          <w:tcPr>
            <w:tcW w:w="1842" w:type="dxa"/>
          </w:tcPr>
          <w:p w14:paraId="7E3B6714" w14:textId="77777777" w:rsidR="00890E51" w:rsidRDefault="00890E51" w:rsidP="001F040F">
            <w:pPr>
              <w:rPr>
                <w:ins w:id="3944" w:author="TRIANO José" w:date="2024-09-19T08:12:00Z"/>
              </w:rPr>
            </w:pPr>
            <w:ins w:id="3945" w:author="TRIANO José" w:date="2024-09-19T08:12:00Z">
              <w:r>
                <w:t>Résultat attendu</w:t>
              </w:r>
            </w:ins>
          </w:p>
        </w:tc>
        <w:tc>
          <w:tcPr>
            <w:tcW w:w="7446" w:type="dxa"/>
          </w:tcPr>
          <w:p w14:paraId="696D306E" w14:textId="77777777" w:rsidR="00890E51" w:rsidRPr="00890E51" w:rsidRDefault="00890E51" w:rsidP="00890E51">
            <w:pPr>
              <w:pStyle w:val="ReqText"/>
              <w:widowControl w:val="0"/>
              <w:jc w:val="both"/>
              <w:rPr>
                <w:i w:val="0"/>
                <w:iCs w:val="0"/>
                <w:color w:val="auto"/>
              </w:rPr>
            </w:pPr>
            <w:r w:rsidRPr="00890E51">
              <w:rPr>
                <w:i w:val="0"/>
                <w:iCs w:val="0"/>
                <w:color w:val="auto"/>
              </w:rPr>
              <w:t>Lors de la désélection du mode « Exploitation Automatique », le Traffic Mgr doit supprimer de la liste des missions planifiées toute mission définie dans le référentiel horaire en production qui vérifie les conditions suivantes :</w:t>
            </w:r>
          </w:p>
          <w:p w14:paraId="1CE7D34A" w14:textId="77777777" w:rsidR="00890E51" w:rsidRPr="00890E51" w:rsidRDefault="00890E51" w:rsidP="00890E51">
            <w:pPr>
              <w:pStyle w:val="ReqText"/>
              <w:numPr>
                <w:ilvl w:val="0"/>
                <w:numId w:val="13"/>
              </w:numPr>
              <w:jc w:val="both"/>
              <w:rPr>
                <w:i w:val="0"/>
                <w:iCs w:val="0"/>
                <w:color w:val="auto"/>
              </w:rPr>
            </w:pPr>
            <w:r w:rsidRPr="00890E51">
              <w:rPr>
                <w:i w:val="0"/>
                <w:iCs w:val="0"/>
                <w:color w:val="auto"/>
              </w:rPr>
              <w:t>La</w:t>
            </w:r>
            <w:ins w:id="3946" w:author="MAILIER Maxime" w:date="2024-08-30T15:15:00Z">
              <w:r w:rsidRPr="00890E51">
                <w:rPr>
                  <w:i w:val="0"/>
                  <w:iCs w:val="0"/>
                  <w:color w:val="auto"/>
                </w:rPr>
                <w:t xml:space="preserve"> </w:t>
              </w:r>
            </w:ins>
            <w:r w:rsidRPr="00890E51">
              <w:rPr>
                <w:i w:val="0"/>
                <w:iCs w:val="0"/>
                <w:color w:val="auto"/>
              </w:rPr>
              <w:t xml:space="preserve">mission est dans l'état </w:t>
            </w:r>
            <w:del w:id="3947" w:author="MAILIER Maxime" w:date="2024-08-14T17:17:00Z">
              <w:r w:rsidRPr="00890E51" w:rsidDel="002D077D">
                <w:rPr>
                  <w:i w:val="0"/>
                  <w:iCs w:val="0"/>
                  <w:color w:val="auto"/>
                </w:rPr>
                <w:delText>"Future"</w:delText>
              </w:r>
            </w:del>
            <w:ins w:id="3948" w:author="MAILIER Maxime" w:date="2024-08-14T17:17:00Z">
              <w:r w:rsidRPr="00890E51">
                <w:rPr>
                  <w:i w:val="0"/>
                  <w:iCs w:val="0"/>
                  <w:color w:val="auto"/>
                </w:rPr>
                <w:t> « Prévue »</w:t>
              </w:r>
            </w:ins>
          </w:p>
          <w:p w14:paraId="04A183DF" w14:textId="77777777" w:rsidR="00890E51" w:rsidRPr="00890E51" w:rsidRDefault="00890E51" w:rsidP="00890E51">
            <w:pPr>
              <w:pStyle w:val="ReqText"/>
              <w:numPr>
                <w:ilvl w:val="0"/>
                <w:numId w:val="13"/>
              </w:numPr>
              <w:jc w:val="both"/>
              <w:rPr>
                <w:ins w:id="3949" w:author="MAILIER Maxime" w:date="2024-08-30T15:15:00Z"/>
                <w:i w:val="0"/>
                <w:iCs w:val="0"/>
                <w:color w:val="auto"/>
              </w:rPr>
            </w:pPr>
            <w:ins w:id="3950" w:author="MAILIER Maxime" w:date="2024-08-30T15:15:00Z">
              <w:r w:rsidRPr="00890E51">
                <w:rPr>
                  <w:i w:val="0"/>
                  <w:iCs w:val="0"/>
                  <w:color w:val="auto"/>
                </w:rPr>
                <w:t xml:space="preserve">OU la </w:t>
              </w:r>
            </w:ins>
            <w:r w:rsidRPr="00890E51">
              <w:rPr>
                <w:i w:val="0"/>
                <w:iCs w:val="0"/>
                <w:color w:val="auto"/>
              </w:rPr>
              <w:t>mission</w:t>
            </w:r>
            <w:ins w:id="3951" w:author="MAILIER Maxime" w:date="2024-08-30T15:15:00Z">
              <w:r w:rsidRPr="00890E51">
                <w:rPr>
                  <w:i w:val="0"/>
                  <w:iCs w:val="0"/>
                  <w:color w:val="auto"/>
                </w:rPr>
                <w:t xml:space="preserve"> est dans l’état « Confirmée »</w:t>
              </w:r>
            </w:ins>
          </w:p>
          <w:p w14:paraId="434CA826" w14:textId="77777777" w:rsidR="00890E51" w:rsidRPr="00890E51" w:rsidRDefault="00890E51" w:rsidP="00890E51">
            <w:pPr>
              <w:pStyle w:val="ReqText"/>
              <w:numPr>
                <w:ilvl w:val="0"/>
                <w:numId w:val="13"/>
              </w:numPr>
              <w:jc w:val="both"/>
              <w:rPr>
                <w:i w:val="0"/>
                <w:iCs w:val="0"/>
                <w:color w:val="auto"/>
              </w:rPr>
            </w:pPr>
            <w:r w:rsidRPr="00890E51">
              <w:rPr>
                <w:i w:val="0"/>
                <w:iCs w:val="0"/>
                <w:color w:val="auto"/>
              </w:rPr>
              <w:t xml:space="preserve">OU la mission est dans l'état </w:t>
            </w:r>
            <w:ins w:id="3952" w:author="MAILIER Maxime" w:date="2024-08-30T17:41:00Z">
              <w:r w:rsidRPr="00890E51">
                <w:rPr>
                  <w:i w:val="0"/>
                  <w:iCs w:val="0"/>
                  <w:color w:val="auto"/>
                </w:rPr>
                <w:t>« </w:t>
              </w:r>
            </w:ins>
            <w:del w:id="3953" w:author="MAILIER Maxime" w:date="2024-08-30T17:41:00Z">
              <w:r w:rsidRPr="00890E51" w:rsidDel="00C95398">
                <w:rPr>
                  <w:i w:val="0"/>
                  <w:iCs w:val="0"/>
                  <w:color w:val="auto"/>
                </w:rPr>
                <w:delText>"</w:delText>
              </w:r>
            </w:del>
            <w:r w:rsidRPr="00890E51">
              <w:rPr>
                <w:i w:val="0"/>
                <w:iCs w:val="0"/>
                <w:color w:val="auto"/>
              </w:rPr>
              <w:t>En cours</w:t>
            </w:r>
            <w:del w:id="3954" w:author="MAILIER Maxime" w:date="2024-08-30T17:41:00Z">
              <w:r w:rsidRPr="00890E51" w:rsidDel="00C95398">
                <w:rPr>
                  <w:i w:val="0"/>
                  <w:iCs w:val="0"/>
                  <w:color w:val="auto"/>
                </w:rPr>
                <w:delText>"</w:delText>
              </w:r>
            </w:del>
            <w:ins w:id="3955" w:author="MAILIER Maxime" w:date="2024-08-30T17:41:00Z">
              <w:r w:rsidRPr="00890E51">
                <w:rPr>
                  <w:i w:val="0"/>
                  <w:iCs w:val="0"/>
                  <w:color w:val="auto"/>
                </w:rPr>
                <w:t> »</w:t>
              </w:r>
            </w:ins>
          </w:p>
          <w:p w14:paraId="1E8BC562" w14:textId="11C78073" w:rsidR="00890E51" w:rsidRPr="00890E51" w:rsidRDefault="00890E51" w:rsidP="00890E51">
            <w:pPr>
              <w:pStyle w:val="ReqText"/>
              <w:numPr>
                <w:ilvl w:val="0"/>
                <w:numId w:val="13"/>
              </w:numPr>
              <w:jc w:val="both"/>
              <w:rPr>
                <w:ins w:id="3956" w:author="TRIANO José" w:date="2024-09-19T08:12:00Z"/>
                <w:i w:val="0"/>
                <w:iCs w:val="0"/>
                <w:color w:val="auto"/>
              </w:rPr>
            </w:pPr>
            <w:r w:rsidRPr="00890E51">
              <w:rPr>
                <w:i w:val="0"/>
                <w:iCs w:val="0"/>
                <w:color w:val="auto"/>
              </w:rPr>
              <w:t xml:space="preserve">OU la mission est dans l'état </w:t>
            </w:r>
            <w:ins w:id="3957" w:author="MAILIER Maxime" w:date="2024-08-30T17:41:00Z">
              <w:r w:rsidRPr="00890E51">
                <w:rPr>
                  <w:i w:val="0"/>
                  <w:iCs w:val="0"/>
                  <w:color w:val="auto"/>
                </w:rPr>
                <w:t>« </w:t>
              </w:r>
            </w:ins>
            <w:del w:id="3958" w:author="MAILIER Maxime" w:date="2024-08-30T17:41:00Z">
              <w:r w:rsidRPr="00890E51" w:rsidDel="00C95398">
                <w:rPr>
                  <w:i w:val="0"/>
                  <w:iCs w:val="0"/>
                  <w:color w:val="auto"/>
                </w:rPr>
                <w:delText>"</w:delText>
              </w:r>
            </w:del>
            <w:del w:id="3959" w:author="MAILIER Maxime" w:date="2024-08-19T11:12:00Z">
              <w:r w:rsidRPr="00890E51" w:rsidDel="002C398D">
                <w:rPr>
                  <w:i w:val="0"/>
                  <w:iCs w:val="0"/>
                  <w:color w:val="auto"/>
                </w:rPr>
                <w:delText>Perdue</w:delText>
              </w:r>
            </w:del>
            <w:ins w:id="3960" w:author="MAILIER Maxime" w:date="2024-08-30T15:16:00Z">
              <w:r w:rsidRPr="00890E51">
                <w:rPr>
                  <w:i w:val="0"/>
                  <w:iCs w:val="0"/>
                  <w:color w:val="auto"/>
                </w:rPr>
                <w:t>Partielle</w:t>
              </w:r>
            </w:ins>
            <w:ins w:id="3961" w:author="MAILIER Maxime" w:date="2024-08-30T17:41:00Z">
              <w:r w:rsidRPr="00890E51">
                <w:rPr>
                  <w:i w:val="0"/>
                  <w:iCs w:val="0"/>
                  <w:color w:val="auto"/>
                </w:rPr>
                <w:t> »</w:t>
              </w:r>
            </w:ins>
            <w:del w:id="3962" w:author="MAILIER Maxime" w:date="2024-08-30T17:41:00Z">
              <w:r w:rsidRPr="00890E51" w:rsidDel="00C95398">
                <w:rPr>
                  <w:i w:val="0"/>
                  <w:iCs w:val="0"/>
                  <w:color w:val="auto"/>
                </w:rPr>
                <w:delText>"</w:delText>
              </w:r>
            </w:del>
            <w:r w:rsidRPr="00890E51">
              <w:rPr>
                <w:i w:val="0"/>
                <w:iCs w:val="0"/>
                <w:color w:val="auto"/>
              </w:rPr>
              <w:t>.</w:t>
            </w:r>
          </w:p>
        </w:tc>
      </w:tr>
      <w:tr w:rsidR="00890E51" w14:paraId="0488D4F9" w14:textId="77777777" w:rsidTr="001F040F">
        <w:trPr>
          <w:ins w:id="3963" w:author="TRIANO José" w:date="2024-09-19T08:12:00Z"/>
        </w:trPr>
        <w:tc>
          <w:tcPr>
            <w:tcW w:w="1842" w:type="dxa"/>
          </w:tcPr>
          <w:p w14:paraId="2DF17D46" w14:textId="77777777" w:rsidR="00890E51" w:rsidRDefault="00890E51" w:rsidP="001F040F">
            <w:pPr>
              <w:rPr>
                <w:ins w:id="3964" w:author="TRIANO José" w:date="2024-09-19T08:12:00Z"/>
              </w:rPr>
            </w:pPr>
            <w:r>
              <w:t xml:space="preserve">Paramètres </w:t>
            </w:r>
          </w:p>
        </w:tc>
        <w:tc>
          <w:tcPr>
            <w:tcW w:w="7446" w:type="dxa"/>
          </w:tcPr>
          <w:p w14:paraId="245FA6A5" w14:textId="77777777" w:rsidR="00890E51" w:rsidRPr="003D256D" w:rsidRDefault="00890E51" w:rsidP="001F040F">
            <w:pPr>
              <w:pStyle w:val="ReqText"/>
              <w:jc w:val="both"/>
              <w:rPr>
                <w:ins w:id="3965" w:author="TRIANO José" w:date="2024-09-19T08:12:00Z"/>
              </w:rPr>
            </w:pPr>
          </w:p>
        </w:tc>
      </w:tr>
    </w:tbl>
    <w:p w14:paraId="54D15875" w14:textId="77777777" w:rsidR="00890E51" w:rsidRDefault="00890E51" w:rsidP="00C82597">
      <w:pPr>
        <w:pStyle w:val="ReqText"/>
        <w:widowControl w:val="0"/>
        <w:jc w:val="both"/>
      </w:pPr>
    </w:p>
    <w:p w14:paraId="2D5DAE4B" w14:textId="191A216B" w:rsidR="002502BB" w:rsidRDefault="002502BB" w:rsidP="00C82597">
      <w:pPr>
        <w:jc w:val="both"/>
        <w:rPr>
          <w:u w:val="single"/>
        </w:rPr>
      </w:pPr>
      <w:r w:rsidRPr="002502BB">
        <w:rPr>
          <w:u w:val="single"/>
        </w:rPr>
        <w:t xml:space="preserve">Sélection du mode « Exploitation </w:t>
      </w:r>
      <w:r>
        <w:rPr>
          <w:u w:val="single"/>
        </w:rPr>
        <w:t>Manuelle</w:t>
      </w:r>
      <w:r w:rsidRPr="002502BB">
        <w:rPr>
          <w:u w:val="single"/>
        </w:rPr>
        <w:t> » :</w:t>
      </w:r>
    </w:p>
    <w:p w14:paraId="01287DAF" w14:textId="27C44B21" w:rsidR="00C3606C" w:rsidRDefault="00C3606C" w:rsidP="00C82597">
      <w:pPr>
        <w:jc w:val="both"/>
        <w:rPr>
          <w:u w:val="single"/>
        </w:rPr>
      </w:pPr>
      <w:r>
        <w:t xml:space="preserve">Voir </w:t>
      </w:r>
      <w:r w:rsidRPr="006E479C">
        <w:rPr>
          <w:b/>
          <w:bCs/>
          <w:i/>
          <w:iCs/>
        </w:rPr>
        <w:t>TM_TR_04</w:t>
      </w:r>
      <w:del w:id="3966" w:author="MAILIER Maxime" w:date="2024-08-21T17:27:00Z">
        <w:r w:rsidRPr="006E479C" w:rsidDel="00E50EEE">
          <w:rPr>
            <w:b/>
            <w:bCs/>
            <w:i/>
            <w:iCs/>
          </w:rPr>
          <w:delText xml:space="preserve"> </w:delText>
        </w:r>
      </w:del>
      <w:ins w:id="3967" w:author="MAILIER Maxime" w:date="2024-08-21T17:27:00Z">
        <w:r w:rsidR="00E50EEE">
          <w:rPr>
            <w:b/>
            <w:bCs/>
            <w:i/>
            <w:iCs/>
          </w:rPr>
          <w:t xml:space="preserve"> : </w:t>
        </w:r>
      </w:ins>
      <w:del w:id="3968" w:author="MAILIER Maxime" w:date="2024-08-21T15:17:00Z">
        <w:r w:rsidRPr="006E479C" w:rsidDel="00AE1414">
          <w:rPr>
            <w:b/>
            <w:bCs/>
            <w:i/>
            <w:iCs/>
          </w:rPr>
          <w:delText xml:space="preserve">Allouer </w:delText>
        </w:r>
      </w:del>
      <w:ins w:id="3969" w:author="MAILIER Maxime" w:date="2024-08-21T15:17:00Z">
        <w:r w:rsidR="00AE1414">
          <w:rPr>
            <w:b/>
            <w:bCs/>
            <w:i/>
            <w:iCs/>
          </w:rPr>
          <w:t>Asso</w:t>
        </w:r>
      </w:ins>
      <w:ins w:id="3970" w:author="MAILIER Maxime" w:date="2024-08-21T15:18:00Z">
        <w:r w:rsidR="00AE1414">
          <w:rPr>
            <w:b/>
            <w:bCs/>
            <w:i/>
            <w:iCs/>
          </w:rPr>
          <w:t>cier</w:t>
        </w:r>
      </w:ins>
      <w:ins w:id="3971" w:author="MAILIER Maxime" w:date="2024-08-21T15:17:00Z">
        <w:r w:rsidR="00AE1414" w:rsidRPr="006E479C">
          <w:rPr>
            <w:b/>
            <w:bCs/>
            <w:i/>
            <w:iCs/>
          </w:rPr>
          <w:t xml:space="preserve"> </w:t>
        </w:r>
      </w:ins>
      <w:r w:rsidRPr="006E479C">
        <w:rPr>
          <w:b/>
          <w:bCs/>
          <w:i/>
          <w:iCs/>
        </w:rPr>
        <w:t xml:space="preserve">des </w:t>
      </w:r>
      <w:r w:rsidR="00372D26">
        <w:rPr>
          <w:b/>
          <w:bCs/>
          <w:i/>
          <w:iCs/>
        </w:rPr>
        <w:t>missions</w:t>
      </w:r>
      <w:r w:rsidRPr="006E479C">
        <w:rPr>
          <w:b/>
          <w:bCs/>
          <w:i/>
          <w:iCs/>
        </w:rPr>
        <w:t xml:space="preserve"> à des véhicules</w:t>
      </w:r>
      <w:r>
        <w:t xml:space="preserve"> pour les traitements réalisés à la sélection du mode </w:t>
      </w:r>
      <w:ins w:id="3972" w:author="MAILIER Maxime" w:date="2024-08-30T17:41:00Z">
        <w:r w:rsidR="00767E69">
          <w:t>« </w:t>
        </w:r>
      </w:ins>
      <w:del w:id="3973" w:author="MAILIER Maxime" w:date="2024-08-30T17:41:00Z">
        <w:r w:rsidDel="00767E69">
          <w:delText>"</w:delText>
        </w:r>
      </w:del>
      <w:r>
        <w:t>Exploitation Manuelle</w:t>
      </w:r>
      <w:del w:id="3974" w:author="MAILIER Maxime" w:date="2024-08-30T17:41:00Z">
        <w:r w:rsidDel="00767E69">
          <w:delText>"</w:delText>
        </w:r>
      </w:del>
      <w:ins w:id="3975" w:author="MAILIER Maxime" w:date="2024-08-30T17:41:00Z">
        <w:r w:rsidR="00767E69">
          <w:t> »</w:t>
        </w:r>
      </w:ins>
      <w:r>
        <w:t>.</w:t>
      </w:r>
    </w:p>
    <w:p w14:paraId="0FF310E4" w14:textId="4CA827B7" w:rsidR="002502BB" w:rsidRDefault="002502BB" w:rsidP="00C82597">
      <w:pPr>
        <w:jc w:val="both"/>
        <w:rPr>
          <w:u w:val="single"/>
        </w:rPr>
      </w:pPr>
      <w:r>
        <w:rPr>
          <w:u w:val="single"/>
        </w:rPr>
        <w:t>Dés</w:t>
      </w:r>
      <w:r w:rsidRPr="002502BB">
        <w:rPr>
          <w:u w:val="single"/>
        </w:rPr>
        <w:t xml:space="preserve">élection du mode « Exploitation </w:t>
      </w:r>
      <w:r>
        <w:rPr>
          <w:u w:val="single"/>
        </w:rPr>
        <w:t>Manuelle</w:t>
      </w:r>
      <w:r w:rsidRPr="002502BB">
        <w:rPr>
          <w:u w:val="single"/>
        </w:rPr>
        <w:t> » :</w:t>
      </w:r>
    </w:p>
    <w:p w14:paraId="5B93486C" w14:textId="2764AC8A" w:rsidR="002502BB" w:rsidRPr="002502BB" w:rsidRDefault="002502BB" w:rsidP="00C82597">
      <w:pPr>
        <w:jc w:val="both"/>
        <w:rPr>
          <w:u w:val="single"/>
        </w:rPr>
      </w:pPr>
      <w:r>
        <w:t>Aucun traitement n'est réalisé à la désélection du mode « Exploitation Manuelle ».</w:t>
      </w:r>
    </w:p>
    <w:p w14:paraId="0AAE8C94" w14:textId="7C44E28E" w:rsidR="003C1060" w:rsidRDefault="003C1060" w:rsidP="00F67835">
      <w:pPr>
        <w:pStyle w:val="Titre4"/>
        <w:numPr>
          <w:ilvl w:val="3"/>
          <w:numId w:val="121"/>
        </w:numPr>
      </w:pPr>
      <w:bookmarkStart w:id="3976" w:name="_Toc174367358"/>
      <w:bookmarkStart w:id="3977" w:name="_Toc196744717"/>
      <w:r>
        <w:t>TM_TR_03</w:t>
      </w:r>
      <w:r w:rsidRPr="00241C2D">
        <w:t>_0</w:t>
      </w:r>
      <w:r w:rsidR="002416BF">
        <w:t>3</w:t>
      </w:r>
      <w:r w:rsidRPr="00241C2D">
        <w:t xml:space="preserve"> : </w:t>
      </w:r>
      <w:r w:rsidR="005F6609" w:rsidRPr="003C1060">
        <w:t xml:space="preserve">Exploitation </w:t>
      </w:r>
      <w:r w:rsidR="009071BC">
        <w:t>Automatique</w:t>
      </w:r>
      <w:bookmarkEnd w:id="3976"/>
      <w:bookmarkEnd w:id="3977"/>
    </w:p>
    <w:tbl>
      <w:tblPr>
        <w:tblStyle w:val="Grilledutableau"/>
        <w:tblW w:w="0" w:type="auto"/>
        <w:tblLook w:val="04A0" w:firstRow="1" w:lastRow="0" w:firstColumn="1" w:lastColumn="0" w:noHBand="0" w:noVBand="1"/>
      </w:tblPr>
      <w:tblGrid>
        <w:gridCol w:w="1842"/>
        <w:gridCol w:w="7446"/>
      </w:tblGrid>
      <w:tr w:rsidR="007128A7" w14:paraId="5516585C" w14:textId="77777777" w:rsidTr="001F040F">
        <w:trPr>
          <w:ins w:id="3978" w:author="TRIANO José" w:date="2024-09-19T08:12:00Z"/>
        </w:trPr>
        <w:tc>
          <w:tcPr>
            <w:tcW w:w="1842" w:type="dxa"/>
          </w:tcPr>
          <w:p w14:paraId="460DCB3C" w14:textId="77777777" w:rsidR="007128A7" w:rsidRDefault="007128A7" w:rsidP="001F040F">
            <w:pPr>
              <w:rPr>
                <w:ins w:id="3979" w:author="TRIANO José" w:date="2024-09-19T08:12:00Z"/>
              </w:rPr>
            </w:pPr>
            <w:ins w:id="3980" w:author="TRIANO José" w:date="2024-09-19T08:12:00Z">
              <w:r>
                <w:t>Résultat attendu</w:t>
              </w:r>
            </w:ins>
          </w:p>
        </w:tc>
        <w:tc>
          <w:tcPr>
            <w:tcW w:w="7446" w:type="dxa"/>
          </w:tcPr>
          <w:p w14:paraId="1A3A9943" w14:textId="705BCD4C" w:rsidR="007128A7" w:rsidRPr="007128A7" w:rsidRDefault="007128A7" w:rsidP="007128A7">
            <w:pPr>
              <w:pStyle w:val="ReqText"/>
              <w:jc w:val="both"/>
              <w:rPr>
                <w:ins w:id="3981" w:author="TRIANO José" w:date="2024-09-19T08:12:00Z"/>
                <w:i w:val="0"/>
                <w:iCs w:val="0"/>
                <w:color w:val="auto"/>
              </w:rPr>
            </w:pPr>
            <w:r w:rsidRPr="007128A7">
              <w:rPr>
                <w:i w:val="0"/>
                <w:iCs w:val="0"/>
                <w:color w:val="auto"/>
              </w:rPr>
              <w:t>En mode « Exploitation Automatique », le Traffic Mgr doit mettre à jour la liste des missions planifiées en fonction des ajustements du référentiel horaire en production.</w:t>
            </w:r>
          </w:p>
        </w:tc>
      </w:tr>
      <w:tr w:rsidR="007128A7" w14:paraId="72A250AF" w14:textId="77777777" w:rsidTr="001F040F">
        <w:trPr>
          <w:ins w:id="3982" w:author="TRIANO José" w:date="2024-09-19T08:12:00Z"/>
        </w:trPr>
        <w:tc>
          <w:tcPr>
            <w:tcW w:w="1842" w:type="dxa"/>
          </w:tcPr>
          <w:p w14:paraId="5548A407" w14:textId="77777777" w:rsidR="007128A7" w:rsidRDefault="007128A7" w:rsidP="001F040F">
            <w:pPr>
              <w:rPr>
                <w:ins w:id="3983" w:author="TRIANO José" w:date="2024-09-19T08:12:00Z"/>
              </w:rPr>
            </w:pPr>
            <w:r>
              <w:t xml:space="preserve">Paramètres </w:t>
            </w:r>
          </w:p>
        </w:tc>
        <w:tc>
          <w:tcPr>
            <w:tcW w:w="7446" w:type="dxa"/>
          </w:tcPr>
          <w:p w14:paraId="5EC97BE1" w14:textId="77777777" w:rsidR="007128A7" w:rsidRPr="003D256D" w:rsidRDefault="007128A7" w:rsidP="001F040F">
            <w:pPr>
              <w:pStyle w:val="ReqText"/>
              <w:jc w:val="both"/>
              <w:rPr>
                <w:ins w:id="3984" w:author="TRIANO José" w:date="2024-09-19T08:12:00Z"/>
              </w:rPr>
            </w:pPr>
          </w:p>
        </w:tc>
      </w:tr>
    </w:tbl>
    <w:p w14:paraId="24057E87" w14:textId="77777777" w:rsidR="00890E51" w:rsidRDefault="00890E51" w:rsidP="00C82597">
      <w:pPr>
        <w:pStyle w:val="ReqText"/>
        <w:jc w:val="both"/>
      </w:pPr>
    </w:p>
    <w:p w14:paraId="577BD19C" w14:textId="0CDFBE3F" w:rsidR="003C1060" w:rsidRDefault="003C1060" w:rsidP="00F67835">
      <w:pPr>
        <w:pStyle w:val="Titre4"/>
        <w:numPr>
          <w:ilvl w:val="3"/>
          <w:numId w:val="121"/>
        </w:numPr>
      </w:pPr>
      <w:bookmarkStart w:id="3985" w:name="_Toc174367359"/>
      <w:bookmarkStart w:id="3986" w:name="_Toc196744718"/>
      <w:r w:rsidRPr="003C1060">
        <w:t xml:space="preserve">Exploitation </w:t>
      </w:r>
      <w:r w:rsidR="009071BC">
        <w:t>Manuell</w:t>
      </w:r>
      <w:r w:rsidRPr="003C1060">
        <w:t>e</w:t>
      </w:r>
      <w:bookmarkEnd w:id="3985"/>
      <w:bookmarkEnd w:id="3986"/>
    </w:p>
    <w:p w14:paraId="33B32DAE" w14:textId="686A7894" w:rsidR="000B76CE" w:rsidRDefault="000B76CE" w:rsidP="00C82597">
      <w:pPr>
        <w:jc w:val="both"/>
        <w:rPr>
          <w:ins w:id="3987" w:author="MAILIER Maxime" w:date="2024-08-19T11:14:00Z"/>
        </w:rPr>
      </w:pPr>
      <w:r>
        <w:t xml:space="preserve">Si le mode </w:t>
      </w:r>
      <w:r w:rsidR="00495A57">
        <w:t>« </w:t>
      </w:r>
      <w:r>
        <w:t>Exploitation Manuelle</w:t>
      </w:r>
      <w:r w:rsidR="00495A57">
        <w:t> »</w:t>
      </w:r>
      <w:r>
        <w:t xml:space="preserve"> est sélectionné, seules des </w:t>
      </w:r>
      <w:r w:rsidR="00372D26">
        <w:t>missions</w:t>
      </w:r>
      <w:r>
        <w:t xml:space="preserve"> manuelles, avec ou sans voyageurs, peuvent être utilisées pour faire circuler des </w:t>
      </w:r>
      <w:r w:rsidR="00F72266">
        <w:t>véhicules</w:t>
      </w:r>
      <w:r>
        <w:t xml:space="preserve"> sur cette ligne.</w:t>
      </w:r>
    </w:p>
    <w:tbl>
      <w:tblPr>
        <w:tblStyle w:val="Grilledutableau"/>
        <w:tblW w:w="0" w:type="auto"/>
        <w:tblLook w:val="04A0" w:firstRow="1" w:lastRow="0" w:firstColumn="1" w:lastColumn="0" w:noHBand="0" w:noVBand="1"/>
      </w:tblPr>
      <w:tblGrid>
        <w:gridCol w:w="1842"/>
        <w:gridCol w:w="7446"/>
      </w:tblGrid>
      <w:tr w:rsidR="0017548B" w14:paraId="6063F9C1" w14:textId="77777777" w:rsidTr="001F040F">
        <w:trPr>
          <w:ins w:id="3988" w:author="TRIANO José" w:date="2024-09-19T08:12:00Z"/>
        </w:trPr>
        <w:tc>
          <w:tcPr>
            <w:tcW w:w="1842" w:type="dxa"/>
          </w:tcPr>
          <w:p w14:paraId="41AD491A" w14:textId="77777777" w:rsidR="0017548B" w:rsidRDefault="0017548B" w:rsidP="001F040F">
            <w:pPr>
              <w:rPr>
                <w:ins w:id="3989" w:author="TRIANO José" w:date="2024-09-19T08:12:00Z"/>
              </w:rPr>
            </w:pPr>
            <w:ins w:id="3990" w:author="TRIANO José" w:date="2024-09-19T08:12:00Z">
              <w:r>
                <w:t>Résultat attendu</w:t>
              </w:r>
            </w:ins>
          </w:p>
        </w:tc>
        <w:tc>
          <w:tcPr>
            <w:tcW w:w="7446" w:type="dxa"/>
          </w:tcPr>
          <w:p w14:paraId="2FDA2FAE" w14:textId="48B98E16" w:rsidR="0017548B" w:rsidRDefault="0017548B" w:rsidP="0017548B">
            <w:pPr>
              <w:pStyle w:val="ReqText"/>
              <w:jc w:val="both"/>
              <w:rPr>
                <w:ins w:id="3991" w:author="TRIANO José" w:date="2024-09-19T08:12:00Z"/>
              </w:rPr>
            </w:pPr>
            <w:ins w:id="3992" w:author="MAILIER Maxime" w:date="2024-08-19T11:14:00Z">
              <w:r w:rsidRPr="0017548B">
                <w:rPr>
                  <w:i w:val="0"/>
                  <w:iCs w:val="0"/>
                  <w:color w:val="auto"/>
                </w:rPr>
                <w:t xml:space="preserve">En mode « Exploitation Manuelle », le Traffic Mgr doit mettre à jour la liste des </w:t>
              </w:r>
            </w:ins>
            <w:r w:rsidRPr="0017548B">
              <w:rPr>
                <w:i w:val="0"/>
                <w:iCs w:val="0"/>
                <w:color w:val="auto"/>
              </w:rPr>
              <w:t>missions</w:t>
            </w:r>
            <w:ins w:id="3993" w:author="MAILIER Maxime" w:date="2024-08-19T11:14:00Z">
              <w:r w:rsidRPr="0017548B">
                <w:rPr>
                  <w:i w:val="0"/>
                  <w:iCs w:val="0"/>
                  <w:color w:val="auto"/>
                </w:rPr>
                <w:t xml:space="preserve"> planifiées avec les </w:t>
              </w:r>
            </w:ins>
            <w:r w:rsidRPr="0017548B">
              <w:rPr>
                <w:i w:val="0"/>
                <w:iCs w:val="0"/>
                <w:color w:val="auto"/>
              </w:rPr>
              <w:t>missions</w:t>
            </w:r>
            <w:ins w:id="3994" w:author="MAILIER Maxime" w:date="2024-08-19T11:14:00Z">
              <w:r w:rsidRPr="0017548B">
                <w:rPr>
                  <w:i w:val="0"/>
                  <w:iCs w:val="0"/>
                  <w:color w:val="auto"/>
                </w:rPr>
                <w:t xml:space="preserve"> créées par l’utilisateur.</w:t>
              </w:r>
            </w:ins>
          </w:p>
        </w:tc>
      </w:tr>
      <w:tr w:rsidR="0017548B" w14:paraId="69D812E5" w14:textId="77777777" w:rsidTr="001F040F">
        <w:trPr>
          <w:ins w:id="3995" w:author="TRIANO José" w:date="2024-09-19T08:12:00Z"/>
        </w:trPr>
        <w:tc>
          <w:tcPr>
            <w:tcW w:w="1842" w:type="dxa"/>
          </w:tcPr>
          <w:p w14:paraId="76714F41" w14:textId="77777777" w:rsidR="0017548B" w:rsidRDefault="0017548B" w:rsidP="001F040F">
            <w:pPr>
              <w:rPr>
                <w:ins w:id="3996" w:author="TRIANO José" w:date="2024-09-19T08:12:00Z"/>
              </w:rPr>
            </w:pPr>
            <w:r>
              <w:t xml:space="preserve">Paramètres </w:t>
            </w:r>
          </w:p>
        </w:tc>
        <w:tc>
          <w:tcPr>
            <w:tcW w:w="7446" w:type="dxa"/>
          </w:tcPr>
          <w:p w14:paraId="73FA7143" w14:textId="77777777" w:rsidR="0017548B" w:rsidRPr="003D256D" w:rsidRDefault="0017548B" w:rsidP="001F040F">
            <w:pPr>
              <w:pStyle w:val="ReqText"/>
              <w:jc w:val="both"/>
              <w:rPr>
                <w:ins w:id="3997" w:author="TRIANO José" w:date="2024-09-19T08:12:00Z"/>
              </w:rPr>
            </w:pPr>
          </w:p>
        </w:tc>
      </w:tr>
    </w:tbl>
    <w:p w14:paraId="1D858BE8" w14:textId="4FBF9C97" w:rsidR="008B2EB0" w:rsidRDefault="00295F35" w:rsidP="00F67835">
      <w:pPr>
        <w:pStyle w:val="Titre3"/>
        <w:numPr>
          <w:ilvl w:val="2"/>
          <w:numId w:val="121"/>
        </w:numPr>
        <w:rPr>
          <w:ins w:id="3998" w:author="TRIANO José" w:date="2024-09-19T16:04:00Z"/>
        </w:rPr>
      </w:pPr>
      <w:bookmarkStart w:id="3999" w:name="_Toc174367360"/>
      <w:bookmarkStart w:id="4000" w:name="_Toc196744719"/>
      <w:r>
        <w:t>TM_TR_0</w:t>
      </w:r>
      <w:r w:rsidR="008B2EB0">
        <w:t xml:space="preserve">4 : </w:t>
      </w:r>
      <w:del w:id="4001" w:author="MAILIER Maxime" w:date="2024-08-21T15:18:00Z">
        <w:r w:rsidR="008B2EB0" w:rsidDel="00AE1414">
          <w:delText xml:space="preserve">Allouer </w:delText>
        </w:r>
      </w:del>
      <w:ins w:id="4002" w:author="MAILIER Maxime" w:date="2024-08-21T15:18:00Z">
        <w:r w:rsidR="00AE1414">
          <w:t xml:space="preserve">Associer </w:t>
        </w:r>
      </w:ins>
      <w:r w:rsidR="008B2EB0">
        <w:t xml:space="preserve">des </w:t>
      </w:r>
      <w:r w:rsidR="00372D26">
        <w:t>missions</w:t>
      </w:r>
      <w:r w:rsidR="008B2EB0">
        <w:t xml:space="preserve"> à des véhicules</w:t>
      </w:r>
      <w:bookmarkEnd w:id="3999"/>
      <w:bookmarkEnd w:id="4000"/>
    </w:p>
    <w:p w14:paraId="7C1109BF" w14:textId="2D12699A" w:rsidR="00E866B8" w:rsidRPr="00434393" w:rsidRDefault="00E866B8">
      <w:pPr>
        <w:pStyle w:val="Paragraphedeliste"/>
        <w:spacing w:after="160"/>
        <w:rPr>
          <w:ins w:id="4003" w:author="TRIANO José" w:date="2024-09-19T16:05:00Z"/>
          <w:color w:val="FF0000"/>
          <w:sz w:val="28"/>
          <w:szCs w:val="28"/>
        </w:rPr>
        <w:pPrChange w:id="4004" w:author="TRIANO José" w:date="2024-09-19T16:05:00Z">
          <w:pPr>
            <w:pStyle w:val="Paragraphedeliste"/>
            <w:numPr>
              <w:numId w:val="64"/>
            </w:numPr>
            <w:spacing w:after="160"/>
            <w:ind w:hanging="360"/>
          </w:pPr>
        </w:pPrChange>
      </w:pPr>
      <w:ins w:id="4005" w:author="TRIANO José" w:date="2024-09-19T16:05:00Z">
        <w:r>
          <w:rPr>
            <w:color w:val="FF0000"/>
            <w:sz w:val="28"/>
            <w:szCs w:val="28"/>
          </w:rPr>
          <w:t xml:space="preserve">Types de </w:t>
        </w:r>
      </w:ins>
      <w:r w:rsidR="00372D26">
        <w:rPr>
          <w:color w:val="FF0000"/>
          <w:sz w:val="28"/>
          <w:szCs w:val="28"/>
        </w:rPr>
        <w:t>missions</w:t>
      </w:r>
      <w:ins w:id="4006" w:author="TRIANO José" w:date="2024-09-19T16:05:00Z">
        <w:r w:rsidRPr="00434393">
          <w:rPr>
            <w:color w:val="FF0000"/>
            <w:sz w:val="28"/>
            <w:szCs w:val="28"/>
          </w:rPr>
          <w:t xml:space="preserve"> : </w:t>
        </w:r>
      </w:ins>
    </w:p>
    <w:p w14:paraId="34AFF214" w14:textId="77777777" w:rsidR="00E866B8" w:rsidRPr="00434393" w:rsidRDefault="00E866B8" w:rsidP="00E866B8">
      <w:pPr>
        <w:rPr>
          <w:ins w:id="4007" w:author="TRIANO José" w:date="2024-09-19T16:05:00Z"/>
        </w:rPr>
      </w:pPr>
    </w:p>
    <w:tbl>
      <w:tblPr>
        <w:tblStyle w:val="Grilledutableau"/>
        <w:tblW w:w="9619" w:type="dxa"/>
        <w:tblLook w:val="04A0" w:firstRow="1" w:lastRow="0" w:firstColumn="1" w:lastColumn="0" w:noHBand="0" w:noVBand="1"/>
      </w:tblPr>
      <w:tblGrid>
        <w:gridCol w:w="3205"/>
        <w:gridCol w:w="3207"/>
        <w:gridCol w:w="3207"/>
      </w:tblGrid>
      <w:tr w:rsidR="00E866B8" w:rsidRPr="00B816CA" w14:paraId="1BAA6D9A" w14:textId="77777777" w:rsidTr="002A2714">
        <w:trPr>
          <w:trHeight w:val="295"/>
          <w:ins w:id="4008" w:author="TRIANO José" w:date="2024-09-19T16:05:00Z"/>
        </w:trPr>
        <w:tc>
          <w:tcPr>
            <w:tcW w:w="3205" w:type="dxa"/>
          </w:tcPr>
          <w:p w14:paraId="5CE6AF52" w14:textId="1BFB363E" w:rsidR="00E866B8" w:rsidRPr="00B816CA" w:rsidRDefault="00E866B8" w:rsidP="002A2714">
            <w:pPr>
              <w:jc w:val="center"/>
              <w:rPr>
                <w:ins w:id="4009" w:author="TRIANO José" w:date="2024-09-19T16:05:00Z"/>
                <w:b/>
                <w:bCs/>
              </w:rPr>
            </w:pPr>
            <w:ins w:id="4010" w:author="TRIANO José" w:date="2024-09-19T16:05:00Z">
              <w:r w:rsidRPr="00B816CA">
                <w:rPr>
                  <w:b/>
                  <w:bCs/>
                </w:rPr>
                <w:t xml:space="preserve">Types de </w:t>
              </w:r>
            </w:ins>
            <w:r w:rsidR="00372D26">
              <w:rPr>
                <w:b/>
                <w:bCs/>
              </w:rPr>
              <w:t>missions</w:t>
            </w:r>
          </w:p>
        </w:tc>
        <w:tc>
          <w:tcPr>
            <w:tcW w:w="3207" w:type="dxa"/>
          </w:tcPr>
          <w:p w14:paraId="18E0D6A0" w14:textId="77777777" w:rsidR="00E866B8" w:rsidRPr="00B816CA" w:rsidRDefault="00E866B8" w:rsidP="002A2714">
            <w:pPr>
              <w:jc w:val="center"/>
              <w:rPr>
                <w:ins w:id="4011" w:author="TRIANO José" w:date="2024-09-19T16:05:00Z"/>
                <w:b/>
                <w:bCs/>
              </w:rPr>
            </w:pPr>
            <w:ins w:id="4012" w:author="TRIANO José" w:date="2024-09-19T16:05:00Z">
              <w:r w:rsidRPr="00B816CA">
                <w:rPr>
                  <w:b/>
                  <w:bCs/>
                </w:rPr>
                <w:t>Marche type</w:t>
              </w:r>
            </w:ins>
          </w:p>
        </w:tc>
        <w:tc>
          <w:tcPr>
            <w:tcW w:w="3207" w:type="dxa"/>
          </w:tcPr>
          <w:p w14:paraId="049678F1" w14:textId="77777777" w:rsidR="00E866B8" w:rsidRPr="00B816CA" w:rsidRDefault="00E866B8" w:rsidP="002A2714">
            <w:pPr>
              <w:jc w:val="center"/>
              <w:rPr>
                <w:ins w:id="4013" w:author="TRIANO José" w:date="2024-09-19T16:05:00Z"/>
                <w:b/>
                <w:bCs/>
              </w:rPr>
            </w:pPr>
            <w:ins w:id="4014" w:author="TRIANO José" w:date="2024-09-19T16:05:00Z">
              <w:r w:rsidRPr="00B816CA">
                <w:rPr>
                  <w:b/>
                  <w:bCs/>
                </w:rPr>
                <w:t>Sillon</w:t>
              </w:r>
            </w:ins>
          </w:p>
        </w:tc>
      </w:tr>
      <w:tr w:rsidR="00E866B8" w:rsidRPr="00B816CA" w14:paraId="276EEFAA" w14:textId="77777777" w:rsidTr="002A2714">
        <w:trPr>
          <w:trHeight w:val="590"/>
          <w:ins w:id="4015" w:author="TRIANO José" w:date="2024-09-19T16:05:00Z"/>
        </w:trPr>
        <w:tc>
          <w:tcPr>
            <w:tcW w:w="3205" w:type="dxa"/>
          </w:tcPr>
          <w:p w14:paraId="743B5B53" w14:textId="77777777" w:rsidR="00E866B8" w:rsidRPr="00B816CA" w:rsidRDefault="00E866B8" w:rsidP="002A2714">
            <w:pPr>
              <w:rPr>
                <w:ins w:id="4016" w:author="TRIANO José" w:date="2024-09-19T16:05:00Z"/>
              </w:rPr>
            </w:pPr>
            <w:ins w:id="4017" w:author="TRIANO José" w:date="2024-09-19T16:05:00Z">
              <w:r w:rsidRPr="00B816CA">
                <w:t>Ouverture de voie</w:t>
              </w:r>
            </w:ins>
          </w:p>
        </w:tc>
        <w:tc>
          <w:tcPr>
            <w:tcW w:w="3207" w:type="dxa"/>
          </w:tcPr>
          <w:p w14:paraId="242B69B4" w14:textId="77777777" w:rsidR="00E866B8" w:rsidRPr="00B816CA" w:rsidRDefault="00E866B8" w:rsidP="002A2714">
            <w:pPr>
              <w:rPr>
                <w:ins w:id="4018" w:author="TRIANO José" w:date="2024-09-19T16:05:00Z"/>
              </w:rPr>
            </w:pPr>
            <w:ins w:id="4019" w:author="TRIANO José" w:date="2024-09-19T16:05:00Z">
              <w:r>
                <w:t>Marche types dédiées (avec limitation de vitesse max)</w:t>
              </w:r>
            </w:ins>
          </w:p>
        </w:tc>
        <w:tc>
          <w:tcPr>
            <w:tcW w:w="3207" w:type="dxa"/>
          </w:tcPr>
          <w:p w14:paraId="3082DD42" w14:textId="77777777" w:rsidR="00E866B8" w:rsidRPr="00B816CA" w:rsidRDefault="00E866B8" w:rsidP="002A2714">
            <w:pPr>
              <w:rPr>
                <w:ins w:id="4020" w:author="TRIANO José" w:date="2024-09-19T16:05:00Z"/>
              </w:rPr>
            </w:pPr>
            <w:ins w:id="4021" w:author="TRIANO José" w:date="2024-09-19T16:05:00Z">
              <w:r>
                <w:t>Lent</w:t>
              </w:r>
            </w:ins>
          </w:p>
        </w:tc>
      </w:tr>
      <w:tr w:rsidR="00E866B8" w:rsidRPr="00B816CA" w14:paraId="5833014E" w14:textId="77777777" w:rsidTr="002A2714">
        <w:trPr>
          <w:trHeight w:val="579"/>
          <w:ins w:id="4022" w:author="TRIANO José" w:date="2024-09-19T16:05:00Z"/>
        </w:trPr>
        <w:tc>
          <w:tcPr>
            <w:tcW w:w="3205" w:type="dxa"/>
          </w:tcPr>
          <w:p w14:paraId="65ED198F" w14:textId="77777777" w:rsidR="00E866B8" w:rsidRPr="00B816CA" w:rsidRDefault="00E866B8" w:rsidP="002A2714">
            <w:pPr>
              <w:rPr>
                <w:ins w:id="4023" w:author="TRIANO José" w:date="2024-09-19T16:05:00Z"/>
              </w:rPr>
            </w:pPr>
            <w:ins w:id="4024" w:author="TRIANO José" w:date="2024-09-19T16:05:00Z">
              <w:r>
                <w:t>Commerciale</w:t>
              </w:r>
            </w:ins>
          </w:p>
        </w:tc>
        <w:tc>
          <w:tcPr>
            <w:tcW w:w="3207" w:type="dxa"/>
          </w:tcPr>
          <w:p w14:paraId="53FA63C1" w14:textId="77777777" w:rsidR="00E866B8" w:rsidRPr="00B816CA" w:rsidRDefault="00E866B8" w:rsidP="002A2714">
            <w:pPr>
              <w:rPr>
                <w:ins w:id="4025" w:author="TRIANO José" w:date="2024-09-19T16:05:00Z"/>
              </w:rPr>
            </w:pPr>
            <w:ins w:id="4026" w:author="TRIANO José" w:date="2024-09-19T16:05:00Z">
              <w:r>
                <w:t>Marche type à la vitesse maximale de la flotte et de la ligne</w:t>
              </w:r>
            </w:ins>
          </w:p>
        </w:tc>
        <w:tc>
          <w:tcPr>
            <w:tcW w:w="3207" w:type="dxa"/>
          </w:tcPr>
          <w:p w14:paraId="47D1D707" w14:textId="77777777" w:rsidR="00E866B8" w:rsidRPr="00B816CA" w:rsidRDefault="00E866B8" w:rsidP="002A2714">
            <w:pPr>
              <w:rPr>
                <w:ins w:id="4027" w:author="TRIANO José" w:date="2024-09-19T16:05:00Z"/>
              </w:rPr>
            </w:pPr>
            <w:ins w:id="4028" w:author="TRIANO José" w:date="2024-09-19T16:05:00Z">
              <w:r>
                <w:t>Rapide</w:t>
              </w:r>
            </w:ins>
          </w:p>
        </w:tc>
      </w:tr>
      <w:tr w:rsidR="00E866B8" w:rsidRPr="008510A8" w14:paraId="2E260657" w14:textId="77777777" w:rsidTr="002A2714">
        <w:trPr>
          <w:trHeight w:val="590"/>
          <w:ins w:id="4029" w:author="TRIANO José" w:date="2024-09-19T16:05:00Z"/>
        </w:trPr>
        <w:tc>
          <w:tcPr>
            <w:tcW w:w="3205" w:type="dxa"/>
          </w:tcPr>
          <w:p w14:paraId="37C5FE67" w14:textId="77777777" w:rsidR="00E866B8" w:rsidRPr="00B816CA" w:rsidRDefault="00E866B8" w:rsidP="002A2714">
            <w:pPr>
              <w:rPr>
                <w:ins w:id="4030" w:author="TRIANO José" w:date="2024-09-19T16:05:00Z"/>
              </w:rPr>
            </w:pPr>
            <w:ins w:id="4031" w:author="TRIANO José" w:date="2024-09-19T16:05:00Z">
              <w:r>
                <w:t>Haut-le-pied</w:t>
              </w:r>
            </w:ins>
          </w:p>
        </w:tc>
        <w:tc>
          <w:tcPr>
            <w:tcW w:w="3207" w:type="dxa"/>
          </w:tcPr>
          <w:p w14:paraId="41BD92EE" w14:textId="77777777" w:rsidR="00E866B8" w:rsidRPr="00B816CA" w:rsidRDefault="00E866B8" w:rsidP="002A2714">
            <w:pPr>
              <w:rPr>
                <w:ins w:id="4032" w:author="TRIANO José" w:date="2024-09-19T16:05:00Z"/>
              </w:rPr>
            </w:pPr>
            <w:ins w:id="4033" w:author="TRIANO José" w:date="2024-09-19T16:05:00Z">
              <w:r>
                <w:t>Marche type à la vitesse maximale de la flotte et de la ligne</w:t>
              </w:r>
            </w:ins>
          </w:p>
        </w:tc>
        <w:tc>
          <w:tcPr>
            <w:tcW w:w="3207" w:type="dxa"/>
          </w:tcPr>
          <w:p w14:paraId="20BA8250" w14:textId="77777777" w:rsidR="00E866B8" w:rsidRPr="00B816CA" w:rsidRDefault="00E866B8" w:rsidP="002A2714">
            <w:pPr>
              <w:rPr>
                <w:ins w:id="4034" w:author="TRIANO José" w:date="2024-09-19T16:05:00Z"/>
              </w:rPr>
            </w:pPr>
            <w:ins w:id="4035" w:author="TRIANO José" w:date="2024-09-19T16:05:00Z">
              <w:r>
                <w:t>Rapide ou absent (HLP entre deux points d’un même hub)</w:t>
              </w:r>
            </w:ins>
          </w:p>
        </w:tc>
      </w:tr>
      <w:tr w:rsidR="00E866B8" w:rsidRPr="008510A8" w14:paraId="2FFE6D43" w14:textId="77777777" w:rsidTr="002A2714">
        <w:trPr>
          <w:trHeight w:val="590"/>
          <w:ins w:id="4036" w:author="TRIANO José" w:date="2024-09-19T16:05:00Z"/>
        </w:trPr>
        <w:tc>
          <w:tcPr>
            <w:tcW w:w="3205" w:type="dxa"/>
          </w:tcPr>
          <w:p w14:paraId="03CDF1D4" w14:textId="77777777" w:rsidR="00E866B8" w:rsidRPr="00B816CA" w:rsidRDefault="00E866B8" w:rsidP="002A2714">
            <w:pPr>
              <w:rPr>
                <w:ins w:id="4037" w:author="TRIANO José" w:date="2024-09-19T16:05:00Z"/>
              </w:rPr>
            </w:pPr>
            <w:ins w:id="4038" w:author="TRIANO José" w:date="2024-09-19T16:05:00Z">
              <w:r>
                <w:t>Tests/maintenance</w:t>
              </w:r>
            </w:ins>
          </w:p>
        </w:tc>
        <w:tc>
          <w:tcPr>
            <w:tcW w:w="3207" w:type="dxa"/>
          </w:tcPr>
          <w:p w14:paraId="0EC30AAA" w14:textId="77777777" w:rsidR="00E866B8" w:rsidRPr="00B816CA" w:rsidRDefault="00E866B8" w:rsidP="002A2714">
            <w:pPr>
              <w:rPr>
                <w:ins w:id="4039" w:author="TRIANO José" w:date="2024-09-19T16:05:00Z"/>
              </w:rPr>
            </w:pPr>
            <w:ins w:id="4040" w:author="TRIANO José" w:date="2024-09-19T16:05:00Z">
              <w:r>
                <w:t xml:space="preserve">Personnalisée </w:t>
              </w:r>
            </w:ins>
          </w:p>
        </w:tc>
        <w:tc>
          <w:tcPr>
            <w:tcW w:w="3207" w:type="dxa"/>
          </w:tcPr>
          <w:p w14:paraId="6B7CDB85" w14:textId="77777777" w:rsidR="00E866B8" w:rsidRPr="00B816CA" w:rsidRDefault="00E866B8" w:rsidP="002A2714">
            <w:pPr>
              <w:rPr>
                <w:ins w:id="4041" w:author="TRIANO José" w:date="2024-09-19T16:05:00Z"/>
              </w:rPr>
            </w:pPr>
            <w:ins w:id="4042" w:author="TRIANO José" w:date="2024-09-19T16:05:00Z">
              <w:r>
                <w:t>Personnalisé ou absent si pas de circulation sur voie ferrée</w:t>
              </w:r>
            </w:ins>
          </w:p>
        </w:tc>
      </w:tr>
    </w:tbl>
    <w:p w14:paraId="4EB26534" w14:textId="77777777" w:rsidR="00E866B8" w:rsidRDefault="00E866B8" w:rsidP="00E866B8">
      <w:pPr>
        <w:rPr>
          <w:ins w:id="4043" w:author="TRIANO José" w:date="2024-09-19T16:05:00Z"/>
        </w:rPr>
      </w:pPr>
    </w:p>
    <w:p w14:paraId="2CE148C5" w14:textId="33E34A2A" w:rsidR="00E866B8" w:rsidRPr="00434393" w:rsidRDefault="00E866B8">
      <w:pPr>
        <w:pStyle w:val="Paragraphedeliste"/>
        <w:spacing w:after="160"/>
        <w:rPr>
          <w:ins w:id="4044" w:author="TRIANO José" w:date="2024-09-19T16:05:00Z"/>
          <w:color w:val="FF0000"/>
          <w:sz w:val="28"/>
          <w:szCs w:val="28"/>
        </w:rPr>
        <w:pPrChange w:id="4045" w:author="TRIANO José" w:date="2024-09-19T16:05:00Z">
          <w:pPr>
            <w:pStyle w:val="Paragraphedeliste"/>
            <w:numPr>
              <w:numId w:val="64"/>
            </w:numPr>
            <w:spacing w:after="160"/>
            <w:ind w:hanging="360"/>
          </w:pPr>
        </w:pPrChange>
      </w:pPr>
      <w:ins w:id="4046" w:author="TRIANO José" w:date="2024-09-19T16:05:00Z">
        <w:r w:rsidRPr="00434393">
          <w:rPr>
            <w:color w:val="FF0000"/>
            <w:sz w:val="28"/>
            <w:szCs w:val="28"/>
          </w:rPr>
          <w:t xml:space="preserve">Etats des </w:t>
        </w:r>
      </w:ins>
      <w:r w:rsidR="00372D26">
        <w:rPr>
          <w:color w:val="FF0000"/>
          <w:sz w:val="28"/>
          <w:szCs w:val="28"/>
        </w:rPr>
        <w:t>missions</w:t>
      </w:r>
      <w:ins w:id="4047" w:author="TRIANO José" w:date="2024-09-19T16:05:00Z">
        <w:r w:rsidRPr="00434393">
          <w:rPr>
            <w:color w:val="FF0000"/>
            <w:sz w:val="28"/>
            <w:szCs w:val="28"/>
          </w:rPr>
          <w:t xml:space="preserve"> : Cela applique à tout type de </w:t>
        </w:r>
      </w:ins>
      <w:r w:rsidR="00372D26">
        <w:rPr>
          <w:color w:val="FF0000"/>
          <w:sz w:val="28"/>
          <w:szCs w:val="28"/>
        </w:rPr>
        <w:t>missions</w:t>
      </w:r>
      <w:ins w:id="4048" w:author="TRIANO José" w:date="2024-09-19T16:05:00Z">
        <w:r w:rsidRPr="00434393">
          <w:rPr>
            <w:color w:val="FF0000"/>
            <w:sz w:val="28"/>
            <w:szCs w:val="28"/>
          </w:rPr>
          <w:t xml:space="preserve">. </w:t>
        </w:r>
      </w:ins>
    </w:p>
    <w:p w14:paraId="59B16EFA" w14:textId="77777777" w:rsidR="00E866B8" w:rsidRDefault="00E866B8" w:rsidP="00E866B8">
      <w:pPr>
        <w:rPr>
          <w:ins w:id="4049" w:author="TRIANO José" w:date="2024-09-19T16:05:00Z"/>
        </w:rPr>
      </w:pPr>
      <w:ins w:id="4050" w:author="TRIANO José" w:date="2024-09-19T16:05:00Z">
        <w:r>
          <w:t xml:space="preserve">Les types d’état sont : </w:t>
        </w:r>
      </w:ins>
    </w:p>
    <w:p w14:paraId="06FB5C9E" w14:textId="77777777" w:rsidR="00E866B8" w:rsidRDefault="00E866B8" w:rsidP="00E866B8">
      <w:pPr>
        <w:pStyle w:val="Paragraphedeliste"/>
        <w:numPr>
          <w:ilvl w:val="0"/>
          <w:numId w:val="63"/>
        </w:numPr>
        <w:spacing w:after="160"/>
        <w:rPr>
          <w:ins w:id="4051" w:author="TRIANO José" w:date="2024-09-19T16:05:00Z"/>
        </w:rPr>
      </w:pPr>
      <w:ins w:id="4052" w:author="TRIANO José" w:date="2024-09-19T16:05:00Z">
        <w:r>
          <w:t xml:space="preserve">Etat de planification : allocation des ressources nécessaires. </w:t>
        </w:r>
      </w:ins>
    </w:p>
    <w:p w14:paraId="741CCD2C" w14:textId="77777777" w:rsidR="00E866B8" w:rsidRDefault="00E866B8" w:rsidP="00E866B8">
      <w:pPr>
        <w:pStyle w:val="Paragraphedeliste"/>
        <w:numPr>
          <w:ilvl w:val="0"/>
          <w:numId w:val="63"/>
        </w:numPr>
        <w:spacing w:after="160"/>
        <w:rPr>
          <w:ins w:id="4053" w:author="TRIANO José" w:date="2024-09-19T16:05:00Z"/>
        </w:rPr>
      </w:pPr>
      <w:ins w:id="4054" w:author="TRIANO José" w:date="2024-09-19T16:05:00Z">
        <w:r>
          <w:t xml:space="preserve">Etat horaire : avancement, retard. </w:t>
        </w:r>
      </w:ins>
    </w:p>
    <w:p w14:paraId="0FF7FE88" w14:textId="77777777" w:rsidR="00E866B8" w:rsidRDefault="00E866B8" w:rsidP="00E866B8">
      <w:pPr>
        <w:pStyle w:val="Paragraphedeliste"/>
        <w:numPr>
          <w:ilvl w:val="0"/>
          <w:numId w:val="63"/>
        </w:numPr>
        <w:spacing w:after="160"/>
        <w:rPr>
          <w:ins w:id="4055" w:author="TRIANO José" w:date="2024-09-19T16:05:00Z"/>
        </w:rPr>
      </w:pPr>
      <w:ins w:id="4056" w:author="TRIANO José" w:date="2024-09-19T16:05:00Z">
        <w:r>
          <w:t xml:space="preserve">Etat traffic manager : en cours de réalisation, conditionnelle. </w:t>
        </w:r>
      </w:ins>
    </w:p>
    <w:p w14:paraId="37EC7076" w14:textId="77777777" w:rsidR="00E866B8" w:rsidRPr="00434393" w:rsidRDefault="00E866B8" w:rsidP="00E866B8">
      <w:pPr>
        <w:pStyle w:val="Paragraphedeliste"/>
        <w:numPr>
          <w:ilvl w:val="0"/>
          <w:numId w:val="63"/>
        </w:numPr>
        <w:spacing w:after="160"/>
        <w:rPr>
          <w:ins w:id="4057" w:author="TRIANO José" w:date="2024-09-19T16:05:00Z"/>
        </w:rPr>
      </w:pPr>
      <w:ins w:id="4058" w:author="TRIANO José" w:date="2024-09-19T16:05:00Z">
        <w:r>
          <w:t xml:space="preserve">Etat dispatch : avec voyageurs ou repositionnement. </w:t>
        </w:r>
      </w:ins>
    </w:p>
    <w:p w14:paraId="04A33C88" w14:textId="5EA8D1F0" w:rsidR="00E866B8" w:rsidRPr="008A4854" w:rsidRDefault="00E866B8" w:rsidP="00E866B8">
      <w:pPr>
        <w:rPr>
          <w:ins w:id="4059" w:author="TRIANO José" w:date="2024-09-19T16:05:00Z"/>
          <w:i/>
          <w:iCs/>
        </w:rPr>
      </w:pPr>
      <w:ins w:id="4060" w:author="TRIANO José" w:date="2024-09-19T16:05:00Z">
        <w:r w:rsidRPr="008A4854">
          <w:rPr>
            <w:i/>
            <w:iCs/>
          </w:rPr>
          <w:t xml:space="preserve">Ex : </w:t>
        </w:r>
      </w:ins>
      <w:r w:rsidR="001F6EE4">
        <w:rPr>
          <w:i/>
          <w:iCs/>
        </w:rPr>
        <w:t>Mission</w:t>
      </w:r>
      <w:ins w:id="4061" w:author="TRIANO José" w:date="2024-09-19T16:05:00Z">
        <w:r>
          <w:rPr>
            <w:i/>
            <w:iCs/>
          </w:rPr>
          <w:t xml:space="preserve"> HLP</w:t>
        </w:r>
        <w:r w:rsidRPr="008A4854">
          <w:rPr>
            <w:i/>
            <w:iCs/>
          </w:rPr>
          <w:t xml:space="preserve"> en cours de réalisation, en retard parcours, </w:t>
        </w:r>
        <w:r>
          <w:rPr>
            <w:i/>
            <w:iCs/>
          </w:rPr>
          <w:t>trip</w:t>
        </w:r>
        <w:r w:rsidRPr="008A4854">
          <w:rPr>
            <w:i/>
            <w:iCs/>
          </w:rPr>
          <w:t xml:space="preserve"> et de repositionnement. </w:t>
        </w:r>
      </w:ins>
    </w:p>
    <w:tbl>
      <w:tblPr>
        <w:tblStyle w:val="Grilledutableau"/>
        <w:tblW w:w="9209" w:type="dxa"/>
        <w:tblLook w:val="04A0" w:firstRow="1" w:lastRow="0" w:firstColumn="1" w:lastColumn="0" w:noHBand="0" w:noVBand="1"/>
      </w:tblPr>
      <w:tblGrid>
        <w:gridCol w:w="1407"/>
        <w:gridCol w:w="1869"/>
        <w:gridCol w:w="5933"/>
      </w:tblGrid>
      <w:tr w:rsidR="00530211" w:rsidRPr="00B816CA" w14:paraId="5990B7E8" w14:textId="77777777" w:rsidTr="002A2714">
        <w:trPr>
          <w:ins w:id="4062" w:author="TRIANO José" w:date="2024-09-19T16:05:00Z"/>
        </w:trPr>
        <w:tc>
          <w:tcPr>
            <w:tcW w:w="1407" w:type="dxa"/>
          </w:tcPr>
          <w:p w14:paraId="0555E2D6" w14:textId="0A71B20F" w:rsidR="00E866B8" w:rsidRDefault="00E866B8" w:rsidP="002A2714">
            <w:pPr>
              <w:jc w:val="center"/>
              <w:rPr>
                <w:ins w:id="4063" w:author="TRIANO José" w:date="2024-09-19T16:05:00Z"/>
                <w:b/>
                <w:bCs/>
              </w:rPr>
            </w:pPr>
            <w:ins w:id="4064" w:author="TRIANO José" w:date="2024-09-19T16:05:00Z">
              <w:r>
                <w:rPr>
                  <w:b/>
                  <w:bCs/>
                </w:rPr>
                <w:t xml:space="preserve">Type d’état des </w:t>
              </w:r>
            </w:ins>
            <w:r w:rsidR="00372D26">
              <w:rPr>
                <w:b/>
                <w:bCs/>
              </w:rPr>
              <w:t>missions</w:t>
            </w:r>
          </w:p>
        </w:tc>
        <w:tc>
          <w:tcPr>
            <w:tcW w:w="1869" w:type="dxa"/>
          </w:tcPr>
          <w:p w14:paraId="4AEBCC69" w14:textId="18D4664C" w:rsidR="00E866B8" w:rsidRPr="00B816CA" w:rsidRDefault="00E866B8" w:rsidP="002A2714">
            <w:pPr>
              <w:jc w:val="center"/>
              <w:rPr>
                <w:ins w:id="4065" w:author="TRIANO José" w:date="2024-09-19T16:05:00Z"/>
                <w:b/>
                <w:bCs/>
              </w:rPr>
            </w:pPr>
            <w:ins w:id="4066" w:author="TRIANO José" w:date="2024-09-19T16:05:00Z">
              <w:r>
                <w:rPr>
                  <w:b/>
                  <w:bCs/>
                </w:rPr>
                <w:t xml:space="preserve">Etats des </w:t>
              </w:r>
            </w:ins>
            <w:r w:rsidR="00372D26">
              <w:rPr>
                <w:b/>
                <w:bCs/>
              </w:rPr>
              <w:t>missions</w:t>
            </w:r>
          </w:p>
        </w:tc>
        <w:tc>
          <w:tcPr>
            <w:tcW w:w="5933" w:type="dxa"/>
          </w:tcPr>
          <w:p w14:paraId="530DB97A" w14:textId="77777777" w:rsidR="00E866B8" w:rsidRPr="00B816CA" w:rsidRDefault="00E866B8" w:rsidP="002A2714">
            <w:pPr>
              <w:jc w:val="center"/>
              <w:rPr>
                <w:ins w:id="4067" w:author="TRIANO José" w:date="2024-09-19T16:05:00Z"/>
                <w:b/>
                <w:bCs/>
              </w:rPr>
            </w:pPr>
            <w:ins w:id="4068" w:author="TRIANO José" w:date="2024-09-19T16:05:00Z">
              <w:r>
                <w:rPr>
                  <w:b/>
                  <w:bCs/>
                </w:rPr>
                <w:t>Caractéristiques</w:t>
              </w:r>
            </w:ins>
          </w:p>
        </w:tc>
      </w:tr>
      <w:tr w:rsidR="00530211" w:rsidRPr="008510A8" w14:paraId="77A2E800" w14:textId="77777777" w:rsidTr="002A2714">
        <w:trPr>
          <w:ins w:id="4069" w:author="TRIANO José" w:date="2024-09-19T16:05:00Z"/>
        </w:trPr>
        <w:tc>
          <w:tcPr>
            <w:tcW w:w="1407" w:type="dxa"/>
          </w:tcPr>
          <w:p w14:paraId="7281B4CC" w14:textId="77777777" w:rsidR="00E866B8" w:rsidRDefault="00E866B8" w:rsidP="002A2714">
            <w:pPr>
              <w:rPr>
                <w:ins w:id="4070" w:author="TRIANO José" w:date="2024-09-19T16:05:00Z"/>
              </w:rPr>
            </w:pPr>
            <w:ins w:id="4071" w:author="TRIANO José" w:date="2024-09-19T16:05:00Z">
              <w:r>
                <w:t>Planification</w:t>
              </w:r>
            </w:ins>
          </w:p>
        </w:tc>
        <w:tc>
          <w:tcPr>
            <w:tcW w:w="1869" w:type="dxa"/>
          </w:tcPr>
          <w:p w14:paraId="7501E9CC" w14:textId="77777777" w:rsidR="00E866B8" w:rsidRPr="00B816CA" w:rsidRDefault="00E866B8" w:rsidP="002A2714">
            <w:pPr>
              <w:rPr>
                <w:ins w:id="4072" w:author="TRIANO José" w:date="2024-09-19T16:05:00Z"/>
              </w:rPr>
            </w:pPr>
            <w:ins w:id="4073" w:author="TRIANO José" w:date="2024-09-19T16:05:00Z">
              <w:r>
                <w:t>Prévue</w:t>
              </w:r>
            </w:ins>
          </w:p>
        </w:tc>
        <w:tc>
          <w:tcPr>
            <w:tcW w:w="5933" w:type="dxa"/>
          </w:tcPr>
          <w:p w14:paraId="65732254" w14:textId="214F45B2" w:rsidR="00E866B8" w:rsidRDefault="001F6EE4" w:rsidP="002A2714">
            <w:pPr>
              <w:rPr>
                <w:ins w:id="4074" w:author="TRIANO José" w:date="2024-09-19T16:05:00Z"/>
              </w:rPr>
            </w:pPr>
            <w:r>
              <w:t>Mission</w:t>
            </w:r>
            <w:ins w:id="4075" w:author="TRIANO José" w:date="2024-09-19T16:05:00Z">
              <w:r w:rsidR="00E866B8">
                <w:t xml:space="preserve"> future </w:t>
              </w:r>
            </w:ins>
          </w:p>
          <w:p w14:paraId="0CF8EE06" w14:textId="77777777" w:rsidR="00E866B8" w:rsidRDefault="00E866B8" w:rsidP="002A2714">
            <w:pPr>
              <w:rPr>
                <w:ins w:id="4076" w:author="TRIANO José" w:date="2024-09-19T16:05:00Z"/>
              </w:rPr>
            </w:pPr>
            <w:ins w:id="4077" w:author="TRIANO José" w:date="2024-09-19T16:05:00Z">
              <w:r>
                <w:t>A l’heure ou en retard</w:t>
              </w:r>
            </w:ins>
          </w:p>
          <w:p w14:paraId="44D0192C" w14:textId="77777777" w:rsidR="00E866B8" w:rsidRDefault="00E866B8" w:rsidP="002A2714">
            <w:pPr>
              <w:rPr>
                <w:ins w:id="4078" w:author="TRIANO José" w:date="2024-09-19T16:05:00Z"/>
              </w:rPr>
            </w:pPr>
            <w:ins w:id="4079" w:author="TRIANO José" w:date="2024-09-19T16:05:00Z">
              <w:r>
                <w:t>Sans un véhicule alloué</w:t>
              </w:r>
            </w:ins>
          </w:p>
          <w:p w14:paraId="7E628146" w14:textId="7C775996" w:rsidR="00E866B8" w:rsidRPr="00B816CA" w:rsidRDefault="00E866B8" w:rsidP="002A2714">
            <w:pPr>
              <w:rPr>
                <w:ins w:id="4080" w:author="TRIANO José" w:date="2024-09-19T16:05:00Z"/>
              </w:rPr>
            </w:pPr>
            <w:ins w:id="4081" w:author="TRIANO José" w:date="2024-09-19T16:05:00Z">
              <w:r>
                <w:t xml:space="preserve">Possibilité d’être réalisée (prise en compte par le système : le système essaiera d’allouer un véhicule et réaliser la </w:t>
              </w:r>
            </w:ins>
            <w:r w:rsidR="001F6EE4">
              <w:t>mission</w:t>
            </w:r>
            <w:ins w:id="4082" w:author="TRIANO José" w:date="2024-09-19T16:05:00Z">
              <w:r>
                <w:t xml:space="preserve"> dès que possible)</w:t>
              </w:r>
            </w:ins>
          </w:p>
        </w:tc>
      </w:tr>
      <w:tr w:rsidR="00530211" w:rsidRPr="008510A8" w14:paraId="0F08AA27" w14:textId="77777777" w:rsidTr="002A2714">
        <w:trPr>
          <w:ins w:id="4083" w:author="TRIANO José" w:date="2024-09-19T16:05:00Z"/>
        </w:trPr>
        <w:tc>
          <w:tcPr>
            <w:tcW w:w="1407" w:type="dxa"/>
          </w:tcPr>
          <w:p w14:paraId="24CC93A2" w14:textId="77777777" w:rsidR="00E866B8" w:rsidRDefault="00E866B8" w:rsidP="002A2714">
            <w:pPr>
              <w:rPr>
                <w:ins w:id="4084" w:author="TRIANO José" w:date="2024-09-19T16:05:00Z"/>
              </w:rPr>
            </w:pPr>
            <w:ins w:id="4085" w:author="TRIANO José" w:date="2024-09-19T16:05:00Z">
              <w:r>
                <w:t>Planification</w:t>
              </w:r>
            </w:ins>
          </w:p>
        </w:tc>
        <w:tc>
          <w:tcPr>
            <w:tcW w:w="1869" w:type="dxa"/>
          </w:tcPr>
          <w:p w14:paraId="574886B7" w14:textId="77777777" w:rsidR="00E866B8" w:rsidRPr="00B816CA" w:rsidRDefault="00E866B8" w:rsidP="002A2714">
            <w:pPr>
              <w:rPr>
                <w:ins w:id="4086" w:author="TRIANO José" w:date="2024-09-19T16:05:00Z"/>
              </w:rPr>
            </w:pPr>
            <w:ins w:id="4087" w:author="TRIANO José" w:date="2024-09-19T16:05:00Z">
              <w:r>
                <w:t>Confirmée</w:t>
              </w:r>
            </w:ins>
          </w:p>
        </w:tc>
        <w:tc>
          <w:tcPr>
            <w:tcW w:w="5933" w:type="dxa"/>
          </w:tcPr>
          <w:p w14:paraId="146504A8" w14:textId="7862B37A" w:rsidR="00E866B8" w:rsidRDefault="001F6EE4" w:rsidP="002A2714">
            <w:pPr>
              <w:rPr>
                <w:ins w:id="4088" w:author="TRIANO José" w:date="2024-09-19T16:05:00Z"/>
              </w:rPr>
            </w:pPr>
            <w:r>
              <w:t>Mission</w:t>
            </w:r>
            <w:ins w:id="4089" w:author="TRIANO José" w:date="2024-09-19T16:05:00Z">
              <w:r w:rsidR="00E866B8">
                <w:t xml:space="preserve"> future </w:t>
              </w:r>
            </w:ins>
          </w:p>
          <w:p w14:paraId="02706346" w14:textId="77777777" w:rsidR="00E866B8" w:rsidRDefault="00E866B8" w:rsidP="002A2714">
            <w:pPr>
              <w:rPr>
                <w:ins w:id="4090" w:author="TRIANO José" w:date="2024-09-19T16:05:00Z"/>
              </w:rPr>
            </w:pPr>
            <w:ins w:id="4091" w:author="TRIANO José" w:date="2024-09-19T16:05:00Z">
              <w:r>
                <w:t>A l’heure</w:t>
              </w:r>
            </w:ins>
          </w:p>
          <w:p w14:paraId="2C9D176C" w14:textId="77777777" w:rsidR="00E866B8" w:rsidRDefault="00E866B8" w:rsidP="002A2714">
            <w:pPr>
              <w:rPr>
                <w:ins w:id="4092" w:author="TRIANO José" w:date="2024-09-19T16:05:00Z"/>
              </w:rPr>
            </w:pPr>
            <w:ins w:id="4093" w:author="TRIANO José" w:date="2024-09-19T16:05:00Z">
              <w:r>
                <w:t>Avec un véhicule alloué</w:t>
              </w:r>
            </w:ins>
          </w:p>
          <w:p w14:paraId="21985D69" w14:textId="0A2FC0E0" w:rsidR="00E866B8" w:rsidRPr="00B816CA" w:rsidRDefault="00E866B8" w:rsidP="002A2714">
            <w:pPr>
              <w:rPr>
                <w:ins w:id="4094" w:author="TRIANO José" w:date="2024-09-19T16:05:00Z"/>
              </w:rPr>
            </w:pPr>
            <w:ins w:id="4095" w:author="TRIANO José" w:date="2024-09-19T16:05:00Z">
              <w:r>
                <w:t xml:space="preserve">Possibilité d’être réalisée (prise en compte par le système : le système essaiera de réaliser la </w:t>
              </w:r>
            </w:ins>
            <w:r w:rsidR="001F6EE4">
              <w:t>mission</w:t>
            </w:r>
            <w:ins w:id="4096" w:author="TRIANO José" w:date="2024-09-19T16:05:00Z">
              <w:r>
                <w:t xml:space="preserve"> dès que possible)</w:t>
              </w:r>
            </w:ins>
          </w:p>
        </w:tc>
      </w:tr>
      <w:tr w:rsidR="00530211" w:rsidRPr="008510A8" w14:paraId="016D655B" w14:textId="77777777" w:rsidTr="002A2714">
        <w:trPr>
          <w:ins w:id="4097" w:author="TRIANO José" w:date="2024-09-19T16:05:00Z"/>
        </w:trPr>
        <w:tc>
          <w:tcPr>
            <w:tcW w:w="1407" w:type="dxa"/>
          </w:tcPr>
          <w:p w14:paraId="6E81CED1" w14:textId="77777777" w:rsidR="00E866B8" w:rsidRDefault="00E866B8" w:rsidP="002A2714">
            <w:pPr>
              <w:rPr>
                <w:ins w:id="4098" w:author="TRIANO José" w:date="2024-09-19T16:05:00Z"/>
              </w:rPr>
            </w:pPr>
            <w:ins w:id="4099" w:author="TRIANO José" w:date="2024-09-19T16:05:00Z">
              <w:r>
                <w:t>Horaire</w:t>
              </w:r>
            </w:ins>
          </w:p>
        </w:tc>
        <w:tc>
          <w:tcPr>
            <w:tcW w:w="1869" w:type="dxa"/>
          </w:tcPr>
          <w:p w14:paraId="04E82270" w14:textId="77777777" w:rsidR="00E866B8" w:rsidRPr="00B816CA" w:rsidRDefault="00E866B8" w:rsidP="002A2714">
            <w:pPr>
              <w:rPr>
                <w:ins w:id="4100" w:author="TRIANO José" w:date="2024-09-19T16:05:00Z"/>
              </w:rPr>
            </w:pPr>
            <w:ins w:id="4101" w:author="TRIANO José" w:date="2024-09-19T16:05:00Z">
              <w:r>
                <w:t>Retard départ</w:t>
              </w:r>
            </w:ins>
          </w:p>
        </w:tc>
        <w:tc>
          <w:tcPr>
            <w:tcW w:w="5933" w:type="dxa"/>
          </w:tcPr>
          <w:p w14:paraId="587DD590" w14:textId="5C0F514F" w:rsidR="00E866B8" w:rsidRPr="00B816CA" w:rsidRDefault="001F6EE4" w:rsidP="002A2714">
            <w:pPr>
              <w:rPr>
                <w:ins w:id="4102" w:author="TRIANO José" w:date="2024-09-19T16:05:00Z"/>
              </w:rPr>
            </w:pPr>
            <w:r>
              <w:t>Mission</w:t>
            </w:r>
            <w:ins w:id="4103" w:author="TRIANO José" w:date="2024-09-19T16:05:00Z">
              <w:r w:rsidR="00E866B8">
                <w:t xml:space="preserve"> Confirmée en retard : le véhicule n’est pas parti du dernier point d’arrêt à l’heure prévue + &gt;1 seconde.</w:t>
              </w:r>
            </w:ins>
          </w:p>
        </w:tc>
      </w:tr>
      <w:tr w:rsidR="00530211" w:rsidRPr="008510A8" w14:paraId="123F6E3B" w14:textId="77777777" w:rsidTr="002A2714">
        <w:trPr>
          <w:ins w:id="4104" w:author="TRIANO José" w:date="2024-09-19T16:05:00Z"/>
        </w:trPr>
        <w:tc>
          <w:tcPr>
            <w:tcW w:w="1407" w:type="dxa"/>
          </w:tcPr>
          <w:p w14:paraId="60E166B9" w14:textId="77777777" w:rsidR="00E866B8" w:rsidRDefault="00E866B8" w:rsidP="002A2714">
            <w:pPr>
              <w:rPr>
                <w:ins w:id="4105" w:author="TRIANO José" w:date="2024-09-19T16:05:00Z"/>
              </w:rPr>
            </w:pPr>
            <w:ins w:id="4106" w:author="TRIANO José" w:date="2024-09-19T16:05:00Z">
              <w:r>
                <w:t>Traffic manager</w:t>
              </w:r>
            </w:ins>
          </w:p>
        </w:tc>
        <w:tc>
          <w:tcPr>
            <w:tcW w:w="1869" w:type="dxa"/>
          </w:tcPr>
          <w:p w14:paraId="422EB8E0" w14:textId="77777777" w:rsidR="00E866B8" w:rsidRPr="00B816CA" w:rsidRDefault="00E866B8" w:rsidP="002A2714">
            <w:pPr>
              <w:rPr>
                <w:ins w:id="4107" w:author="TRIANO José" w:date="2024-09-19T16:05:00Z"/>
              </w:rPr>
            </w:pPr>
            <w:ins w:id="4108" w:author="TRIANO José" w:date="2024-09-19T16:05:00Z">
              <w:r>
                <w:t xml:space="preserve">En cours de réalisation </w:t>
              </w:r>
            </w:ins>
          </w:p>
        </w:tc>
        <w:tc>
          <w:tcPr>
            <w:tcW w:w="5933" w:type="dxa"/>
          </w:tcPr>
          <w:p w14:paraId="157731E9" w14:textId="27851556" w:rsidR="00E866B8" w:rsidRPr="00B816CA" w:rsidRDefault="001F6EE4" w:rsidP="002A2714">
            <w:pPr>
              <w:rPr>
                <w:ins w:id="4109" w:author="TRIANO José" w:date="2024-09-19T16:05:00Z"/>
              </w:rPr>
            </w:pPr>
            <w:r>
              <w:t>Mission</w:t>
            </w:r>
            <w:ins w:id="4110" w:author="TRIANO José" w:date="2024-09-19T16:05:00Z">
              <w:r w:rsidR="00E866B8">
                <w:t xml:space="preserve"> Confirmée, à l’heure ou en retard : le véhicule est parti du dernier point d’arrêt.</w:t>
              </w:r>
            </w:ins>
          </w:p>
        </w:tc>
      </w:tr>
      <w:tr w:rsidR="00530211" w:rsidRPr="008510A8" w14:paraId="43E877F3" w14:textId="77777777" w:rsidTr="002A2714">
        <w:trPr>
          <w:ins w:id="4111" w:author="TRIANO José" w:date="2024-09-19T16:05:00Z"/>
        </w:trPr>
        <w:tc>
          <w:tcPr>
            <w:tcW w:w="1407" w:type="dxa"/>
          </w:tcPr>
          <w:p w14:paraId="74976150" w14:textId="77777777" w:rsidR="00E866B8" w:rsidRDefault="00E866B8" w:rsidP="002A2714">
            <w:pPr>
              <w:rPr>
                <w:ins w:id="4112" w:author="TRIANO José" w:date="2024-09-19T16:05:00Z"/>
              </w:rPr>
            </w:pPr>
            <w:ins w:id="4113" w:author="TRIANO José" w:date="2024-09-19T16:05:00Z">
              <w:r>
                <w:t>Horaire</w:t>
              </w:r>
            </w:ins>
          </w:p>
        </w:tc>
        <w:tc>
          <w:tcPr>
            <w:tcW w:w="1869" w:type="dxa"/>
          </w:tcPr>
          <w:p w14:paraId="6E7D24D5" w14:textId="77777777" w:rsidR="00E866B8" w:rsidRDefault="00E866B8" w:rsidP="002A2714">
            <w:pPr>
              <w:rPr>
                <w:ins w:id="4114" w:author="TRIANO José" w:date="2024-09-19T16:05:00Z"/>
              </w:rPr>
            </w:pPr>
            <w:ins w:id="4115" w:author="TRIANO José" w:date="2024-09-19T16:05:00Z">
              <w:r>
                <w:t>Retard parcours</w:t>
              </w:r>
            </w:ins>
          </w:p>
        </w:tc>
        <w:tc>
          <w:tcPr>
            <w:tcW w:w="5933" w:type="dxa"/>
          </w:tcPr>
          <w:p w14:paraId="51FAF970" w14:textId="340F4FFF" w:rsidR="00E866B8" w:rsidRDefault="001F6EE4" w:rsidP="002A2714">
            <w:pPr>
              <w:rPr>
                <w:ins w:id="4116" w:author="TRIANO José" w:date="2024-09-19T16:05:00Z"/>
              </w:rPr>
            </w:pPr>
            <w:r>
              <w:t>Mission</w:t>
            </w:r>
            <w:ins w:id="4117" w:author="TRIANO José" w:date="2024-09-19T16:05:00Z">
              <w:r w:rsidR="00E866B8">
                <w:t xml:space="preserve"> « En cours de réalisation » avec un écart entre l’horaire théorique et le réel sur les points de mesure du parcours (retard)</w:t>
              </w:r>
            </w:ins>
          </w:p>
        </w:tc>
      </w:tr>
      <w:tr w:rsidR="00530211" w:rsidRPr="008510A8" w14:paraId="6FB6FA98" w14:textId="77777777" w:rsidTr="002A2714">
        <w:trPr>
          <w:ins w:id="4118" w:author="TRIANO José" w:date="2024-09-19T16:05:00Z"/>
        </w:trPr>
        <w:tc>
          <w:tcPr>
            <w:tcW w:w="1407" w:type="dxa"/>
          </w:tcPr>
          <w:p w14:paraId="49382EB3" w14:textId="77777777" w:rsidR="00E866B8" w:rsidRDefault="00E866B8" w:rsidP="002A2714">
            <w:pPr>
              <w:rPr>
                <w:ins w:id="4119" w:author="TRIANO José" w:date="2024-09-19T16:05:00Z"/>
              </w:rPr>
            </w:pPr>
            <w:ins w:id="4120" w:author="TRIANO José" w:date="2024-09-19T16:05:00Z">
              <w:r>
                <w:t>Horaire</w:t>
              </w:r>
            </w:ins>
          </w:p>
        </w:tc>
        <w:tc>
          <w:tcPr>
            <w:tcW w:w="1869" w:type="dxa"/>
          </w:tcPr>
          <w:p w14:paraId="0B645AC7" w14:textId="77777777" w:rsidR="00E866B8" w:rsidRDefault="00E866B8" w:rsidP="002A2714">
            <w:pPr>
              <w:rPr>
                <w:ins w:id="4121" w:author="TRIANO José" w:date="2024-09-19T16:05:00Z"/>
              </w:rPr>
            </w:pPr>
            <w:ins w:id="4122" w:author="TRIANO José" w:date="2024-09-19T16:05:00Z">
              <w:r>
                <w:t>Avancée</w:t>
              </w:r>
            </w:ins>
          </w:p>
        </w:tc>
        <w:tc>
          <w:tcPr>
            <w:tcW w:w="5933" w:type="dxa"/>
          </w:tcPr>
          <w:p w14:paraId="23FB3E4A" w14:textId="2FF3AA87" w:rsidR="00E866B8" w:rsidRDefault="001F6EE4" w:rsidP="002A2714">
            <w:pPr>
              <w:rPr>
                <w:ins w:id="4123" w:author="TRIANO José" w:date="2024-09-19T16:05:00Z"/>
              </w:rPr>
            </w:pPr>
            <w:r>
              <w:t>Mission</w:t>
            </w:r>
            <w:ins w:id="4124" w:author="TRIANO José" w:date="2024-09-19T16:05:00Z">
              <w:r w:rsidR="00E866B8">
                <w:t xml:space="preserve"> « En cours de réalisation » avec un écart entre l’horaire théorique et le réel sur les points de mesure du parcours (avancement)</w:t>
              </w:r>
            </w:ins>
          </w:p>
        </w:tc>
      </w:tr>
      <w:tr w:rsidR="00530211" w:rsidRPr="00FE1B9E" w14:paraId="4DF89C74" w14:textId="77777777" w:rsidTr="002A2714">
        <w:trPr>
          <w:ins w:id="4125" w:author="TRIANO José" w:date="2024-09-19T16:05:00Z"/>
        </w:trPr>
        <w:tc>
          <w:tcPr>
            <w:tcW w:w="1407" w:type="dxa"/>
          </w:tcPr>
          <w:p w14:paraId="7D28C409" w14:textId="77777777" w:rsidR="00E866B8" w:rsidRDefault="00E866B8" w:rsidP="002A2714">
            <w:pPr>
              <w:rPr>
                <w:ins w:id="4126" w:author="TRIANO José" w:date="2024-09-19T16:05:00Z"/>
              </w:rPr>
            </w:pPr>
            <w:ins w:id="4127" w:author="TRIANO José" w:date="2024-09-19T16:05:00Z">
              <w:r>
                <w:t>Horaire</w:t>
              </w:r>
            </w:ins>
          </w:p>
        </w:tc>
        <w:tc>
          <w:tcPr>
            <w:tcW w:w="1869" w:type="dxa"/>
          </w:tcPr>
          <w:p w14:paraId="1FF57C17" w14:textId="77777777" w:rsidR="00E866B8" w:rsidRDefault="00E866B8" w:rsidP="002A2714">
            <w:pPr>
              <w:rPr>
                <w:ins w:id="4128" w:author="TRIANO José" w:date="2024-09-19T16:05:00Z"/>
              </w:rPr>
            </w:pPr>
            <w:ins w:id="4129" w:author="TRIANO José" w:date="2024-09-19T16:05:00Z">
              <w:r>
                <w:t>A l’heure</w:t>
              </w:r>
            </w:ins>
          </w:p>
        </w:tc>
        <w:tc>
          <w:tcPr>
            <w:tcW w:w="5933" w:type="dxa"/>
          </w:tcPr>
          <w:p w14:paraId="27A64AB6" w14:textId="77777777" w:rsidR="00E866B8" w:rsidRDefault="00E866B8" w:rsidP="002A2714">
            <w:pPr>
              <w:rPr>
                <w:ins w:id="4130" w:author="TRIANO José" w:date="2024-09-19T16:05:00Z"/>
              </w:rPr>
            </w:pPr>
          </w:p>
        </w:tc>
      </w:tr>
      <w:tr w:rsidR="00530211" w:rsidRPr="008510A8" w14:paraId="57F8CE40" w14:textId="77777777" w:rsidTr="002A2714">
        <w:trPr>
          <w:ins w:id="4131" w:author="TRIANO José" w:date="2024-09-19T16:05:00Z"/>
        </w:trPr>
        <w:tc>
          <w:tcPr>
            <w:tcW w:w="1407" w:type="dxa"/>
          </w:tcPr>
          <w:p w14:paraId="045841D1" w14:textId="77777777" w:rsidR="00E866B8" w:rsidRDefault="00E866B8" w:rsidP="002A2714">
            <w:pPr>
              <w:rPr>
                <w:ins w:id="4132" w:author="TRIANO José" w:date="2024-09-19T16:05:00Z"/>
              </w:rPr>
            </w:pPr>
            <w:ins w:id="4133" w:author="TRIANO José" w:date="2024-09-19T16:05:00Z">
              <w:r>
                <w:t>Planification</w:t>
              </w:r>
            </w:ins>
          </w:p>
        </w:tc>
        <w:tc>
          <w:tcPr>
            <w:tcW w:w="1869" w:type="dxa"/>
          </w:tcPr>
          <w:p w14:paraId="48E1A014" w14:textId="77777777" w:rsidR="00E866B8" w:rsidRDefault="00E866B8" w:rsidP="002A2714">
            <w:pPr>
              <w:rPr>
                <w:ins w:id="4134" w:author="TRIANO José" w:date="2024-09-19T16:05:00Z"/>
              </w:rPr>
            </w:pPr>
            <w:ins w:id="4135" w:author="TRIANO José" w:date="2024-09-19T16:05:00Z">
              <w:r>
                <w:t>Supprimée</w:t>
              </w:r>
            </w:ins>
          </w:p>
        </w:tc>
        <w:tc>
          <w:tcPr>
            <w:tcW w:w="5933" w:type="dxa"/>
          </w:tcPr>
          <w:p w14:paraId="12C6FF1A" w14:textId="3DCA071F" w:rsidR="00E866B8" w:rsidRDefault="001F6EE4" w:rsidP="002A2714">
            <w:pPr>
              <w:rPr>
                <w:ins w:id="4136" w:author="TRIANO José" w:date="2024-09-19T16:05:00Z"/>
              </w:rPr>
            </w:pPr>
            <w:r>
              <w:t>Mission</w:t>
            </w:r>
            <w:ins w:id="4137" w:author="TRIANO José" w:date="2024-09-19T16:05:00Z">
              <w:r w:rsidR="00E866B8">
                <w:t xml:space="preserve"> future ou avec du retard, annulée par l’opérateur du TR.</w:t>
              </w:r>
            </w:ins>
          </w:p>
        </w:tc>
      </w:tr>
      <w:tr w:rsidR="00530211" w:rsidRPr="008510A8" w14:paraId="579C2633" w14:textId="77777777" w:rsidTr="002A2714">
        <w:trPr>
          <w:ins w:id="4138" w:author="TRIANO José" w:date="2024-09-19T16:05:00Z"/>
        </w:trPr>
        <w:tc>
          <w:tcPr>
            <w:tcW w:w="1407" w:type="dxa"/>
          </w:tcPr>
          <w:p w14:paraId="521D2953" w14:textId="77777777" w:rsidR="00E866B8" w:rsidRDefault="00E866B8" w:rsidP="002A2714">
            <w:pPr>
              <w:rPr>
                <w:ins w:id="4139" w:author="TRIANO José" w:date="2024-09-19T16:05:00Z"/>
              </w:rPr>
            </w:pPr>
            <w:ins w:id="4140" w:author="TRIANO José" w:date="2024-09-19T16:05:00Z">
              <w:r>
                <w:t>Planification</w:t>
              </w:r>
            </w:ins>
          </w:p>
        </w:tc>
        <w:tc>
          <w:tcPr>
            <w:tcW w:w="1869" w:type="dxa"/>
          </w:tcPr>
          <w:p w14:paraId="43C7416C" w14:textId="77777777" w:rsidR="00E866B8" w:rsidRDefault="00E866B8" w:rsidP="002A2714">
            <w:pPr>
              <w:rPr>
                <w:ins w:id="4141" w:author="TRIANO José" w:date="2024-09-19T16:05:00Z"/>
              </w:rPr>
            </w:pPr>
            <w:ins w:id="4142" w:author="TRIANO José" w:date="2024-09-19T16:05:00Z">
              <w:r>
                <w:t>Perdue</w:t>
              </w:r>
            </w:ins>
          </w:p>
        </w:tc>
        <w:tc>
          <w:tcPr>
            <w:tcW w:w="5933" w:type="dxa"/>
          </w:tcPr>
          <w:p w14:paraId="4E25B821" w14:textId="6D4F9645" w:rsidR="00E866B8" w:rsidRDefault="001F6EE4" w:rsidP="002A2714">
            <w:pPr>
              <w:rPr>
                <w:ins w:id="4143" w:author="TRIANO José" w:date="2024-09-19T16:05:00Z"/>
              </w:rPr>
            </w:pPr>
            <w:r>
              <w:t>Mission</w:t>
            </w:r>
            <w:ins w:id="4144" w:author="TRIANO José" w:date="2024-09-19T16:05:00Z">
              <w:r w:rsidR="00E866B8">
                <w:t xml:space="preserve"> future ou avec du retard, annulée par le système car elle ne sera pas réalisée.</w:t>
              </w:r>
            </w:ins>
          </w:p>
        </w:tc>
      </w:tr>
      <w:tr w:rsidR="00530211" w:rsidRPr="008510A8" w14:paraId="72EAF742" w14:textId="77777777" w:rsidTr="002A2714">
        <w:trPr>
          <w:ins w:id="4145" w:author="TRIANO José" w:date="2024-09-19T16:05:00Z"/>
        </w:trPr>
        <w:tc>
          <w:tcPr>
            <w:tcW w:w="1407" w:type="dxa"/>
          </w:tcPr>
          <w:p w14:paraId="1476A872" w14:textId="77777777" w:rsidR="00E866B8" w:rsidRDefault="00E866B8" w:rsidP="002A2714">
            <w:pPr>
              <w:rPr>
                <w:ins w:id="4146" w:author="TRIANO José" w:date="2024-09-19T16:05:00Z"/>
              </w:rPr>
            </w:pPr>
            <w:ins w:id="4147" w:author="TRIANO José" w:date="2024-09-19T16:05:00Z">
              <w:r>
                <w:t>Traffic manager</w:t>
              </w:r>
            </w:ins>
          </w:p>
        </w:tc>
        <w:tc>
          <w:tcPr>
            <w:tcW w:w="1869" w:type="dxa"/>
          </w:tcPr>
          <w:p w14:paraId="2728D2D7" w14:textId="77777777" w:rsidR="00E866B8" w:rsidRDefault="00E866B8" w:rsidP="002A2714">
            <w:pPr>
              <w:rPr>
                <w:ins w:id="4148" w:author="TRIANO José" w:date="2024-09-19T16:05:00Z"/>
              </w:rPr>
            </w:pPr>
            <w:ins w:id="4149" w:author="TRIANO José" w:date="2024-09-19T16:05:00Z">
              <w:r>
                <w:t>Partielle</w:t>
              </w:r>
            </w:ins>
          </w:p>
        </w:tc>
        <w:tc>
          <w:tcPr>
            <w:tcW w:w="5933" w:type="dxa"/>
          </w:tcPr>
          <w:p w14:paraId="642D4923" w14:textId="668EA2A4" w:rsidR="00E866B8" w:rsidRDefault="001F6EE4" w:rsidP="002A2714">
            <w:pPr>
              <w:rPr>
                <w:ins w:id="4150" w:author="TRIANO José" w:date="2024-09-19T16:05:00Z"/>
              </w:rPr>
            </w:pPr>
            <w:r>
              <w:t>Mission</w:t>
            </w:r>
            <w:ins w:id="4151" w:author="TRIANO José" w:date="2024-09-19T16:05:00Z">
              <w:r w:rsidR="00E866B8">
                <w:t xml:space="preserve"> qui n’a pas pu être complété d’origine à destination comme prévu. </w:t>
              </w:r>
            </w:ins>
          </w:p>
        </w:tc>
      </w:tr>
      <w:tr w:rsidR="00530211" w:rsidRPr="008510A8" w14:paraId="36594A0E" w14:textId="77777777" w:rsidTr="002A2714">
        <w:trPr>
          <w:ins w:id="4152" w:author="TRIANO José" w:date="2024-09-19T16:05:00Z"/>
        </w:trPr>
        <w:tc>
          <w:tcPr>
            <w:tcW w:w="1407" w:type="dxa"/>
          </w:tcPr>
          <w:p w14:paraId="2ED79554" w14:textId="77777777" w:rsidR="00E866B8" w:rsidRDefault="00E866B8" w:rsidP="002A2714">
            <w:pPr>
              <w:rPr>
                <w:ins w:id="4153" w:author="TRIANO José" w:date="2024-09-19T16:05:00Z"/>
              </w:rPr>
            </w:pPr>
            <w:ins w:id="4154" w:author="TRIANO José" w:date="2024-09-19T16:05:00Z">
              <w:r>
                <w:t>Traffic manager</w:t>
              </w:r>
            </w:ins>
          </w:p>
        </w:tc>
        <w:tc>
          <w:tcPr>
            <w:tcW w:w="1869" w:type="dxa"/>
          </w:tcPr>
          <w:p w14:paraId="1F88746F" w14:textId="265E4ADC" w:rsidR="00E866B8" w:rsidRPr="00055CA9" w:rsidRDefault="00372B5F" w:rsidP="002A2714">
            <w:pPr>
              <w:rPr>
                <w:ins w:id="4155" w:author="TRIANO José" w:date="2024-09-19T16:05:00Z"/>
                <w:highlight w:val="cyan"/>
              </w:rPr>
            </w:pPr>
            <w:ins w:id="4156" w:author="TRIANO José" w:date="2024-09-19T16:19:00Z">
              <w:r>
                <w:rPr>
                  <w:highlight w:val="cyan"/>
                </w:rPr>
                <w:t>Mission</w:t>
              </w:r>
            </w:ins>
            <w:ins w:id="4157" w:author="TRIANO José" w:date="2024-09-19T16:05:00Z">
              <w:r w:rsidR="00E866B8" w:rsidRPr="00055CA9">
                <w:rPr>
                  <w:highlight w:val="cyan"/>
                </w:rPr>
                <w:t xml:space="preserve"> (mission partielle ou trip) </w:t>
              </w:r>
            </w:ins>
          </w:p>
        </w:tc>
        <w:tc>
          <w:tcPr>
            <w:tcW w:w="5933" w:type="dxa"/>
          </w:tcPr>
          <w:p w14:paraId="50E793A6" w14:textId="3C0C90E8" w:rsidR="00E866B8" w:rsidRDefault="001F6EE4" w:rsidP="002A2714">
            <w:pPr>
              <w:rPr>
                <w:ins w:id="4158" w:author="TRIANO José" w:date="2024-09-19T16:05:00Z"/>
              </w:rPr>
            </w:pPr>
            <w:r>
              <w:t>Mission</w:t>
            </w:r>
            <w:ins w:id="4159" w:author="TRIANO José" w:date="2024-09-19T16:05:00Z">
              <w:r w:rsidR="00E866B8">
                <w:t xml:space="preserve"> prévue ou confirmée avec une destination confirmée différente de la destination finale. </w:t>
              </w:r>
            </w:ins>
          </w:p>
          <w:p w14:paraId="5F183287" w14:textId="6A88BB37" w:rsidR="00E866B8" w:rsidRDefault="00E866B8" w:rsidP="002A2714">
            <w:pPr>
              <w:rPr>
                <w:ins w:id="4160" w:author="TRIANO José" w:date="2024-09-19T16:05:00Z"/>
              </w:rPr>
            </w:pPr>
            <w:ins w:id="4161" w:author="TRIANO José" w:date="2024-09-19T16:05:00Z">
              <w:r>
                <w:t xml:space="preserve">La </w:t>
              </w:r>
            </w:ins>
            <w:r w:rsidR="001F6EE4">
              <w:t>mission</w:t>
            </w:r>
            <w:ins w:id="4162" w:author="TRIANO José" w:date="2024-09-19T16:05:00Z">
              <w:r>
                <w:t xml:space="preserve"> sera complétée par le TM à four et mesure que le véhicule avance. </w:t>
              </w:r>
            </w:ins>
          </w:p>
        </w:tc>
      </w:tr>
      <w:tr w:rsidR="00530211" w:rsidRPr="008510A8" w14:paraId="710D65A4" w14:textId="77777777" w:rsidTr="002A2714">
        <w:trPr>
          <w:ins w:id="4163" w:author="TRIANO José" w:date="2024-09-19T16:05:00Z"/>
        </w:trPr>
        <w:tc>
          <w:tcPr>
            <w:tcW w:w="1407" w:type="dxa"/>
          </w:tcPr>
          <w:p w14:paraId="33A9DA8F" w14:textId="77777777" w:rsidR="00E866B8" w:rsidRDefault="00E866B8" w:rsidP="002A2714">
            <w:pPr>
              <w:rPr>
                <w:ins w:id="4164" w:author="TRIANO José" w:date="2024-09-19T16:05:00Z"/>
              </w:rPr>
            </w:pPr>
            <w:ins w:id="4165" w:author="TRIANO José" w:date="2024-09-19T16:05:00Z">
              <w:r>
                <w:t>Planification</w:t>
              </w:r>
            </w:ins>
          </w:p>
        </w:tc>
        <w:tc>
          <w:tcPr>
            <w:tcW w:w="1869" w:type="dxa"/>
          </w:tcPr>
          <w:p w14:paraId="1632785E" w14:textId="77777777" w:rsidR="00E866B8" w:rsidRDefault="00E866B8" w:rsidP="002A2714">
            <w:pPr>
              <w:rPr>
                <w:ins w:id="4166" w:author="TRIANO José" w:date="2024-09-19T16:05:00Z"/>
              </w:rPr>
            </w:pPr>
            <w:ins w:id="4167" w:author="TRIANO José" w:date="2024-09-19T16:05:00Z">
              <w:r>
                <w:t>Réalisée</w:t>
              </w:r>
            </w:ins>
          </w:p>
        </w:tc>
        <w:tc>
          <w:tcPr>
            <w:tcW w:w="5933" w:type="dxa"/>
          </w:tcPr>
          <w:p w14:paraId="29406E83" w14:textId="313905FC" w:rsidR="00E866B8" w:rsidRDefault="001F6EE4" w:rsidP="002A2714">
            <w:pPr>
              <w:rPr>
                <w:ins w:id="4168" w:author="TRIANO José" w:date="2024-09-19T16:05:00Z"/>
              </w:rPr>
            </w:pPr>
            <w:r>
              <w:t>Mission</w:t>
            </w:r>
            <w:ins w:id="4169" w:author="TRIANO José" w:date="2024-09-19T16:05:00Z">
              <w:r w:rsidR="00E866B8">
                <w:t xml:space="preserve"> passée</w:t>
              </w:r>
            </w:ins>
          </w:p>
          <w:p w14:paraId="27DC728E" w14:textId="77777777" w:rsidR="00E866B8" w:rsidRDefault="00E866B8" w:rsidP="002A2714">
            <w:pPr>
              <w:rPr>
                <w:ins w:id="4170" w:author="TRIANO José" w:date="2024-09-19T16:05:00Z"/>
              </w:rPr>
            </w:pPr>
            <w:ins w:id="4171" w:author="TRIANO José" w:date="2024-09-19T16:05:00Z">
              <w:r>
                <w:t>A l’heure ou avec du retard</w:t>
              </w:r>
            </w:ins>
          </w:p>
          <w:p w14:paraId="4F2378B1" w14:textId="77777777" w:rsidR="00E866B8" w:rsidRDefault="00E866B8" w:rsidP="002A2714">
            <w:pPr>
              <w:rPr>
                <w:ins w:id="4172" w:author="TRIANO José" w:date="2024-09-19T16:05:00Z"/>
              </w:rPr>
            </w:pPr>
            <w:ins w:id="4173" w:author="TRIANO José" w:date="2024-09-19T16:05:00Z">
              <w:r>
                <w:t>Avec un véhicule alloué</w:t>
              </w:r>
            </w:ins>
          </w:p>
          <w:p w14:paraId="1EDA069A" w14:textId="77777777" w:rsidR="00E866B8" w:rsidRDefault="00E866B8" w:rsidP="002A2714">
            <w:pPr>
              <w:rPr>
                <w:ins w:id="4174" w:author="TRIANO José" w:date="2024-09-19T16:05:00Z"/>
              </w:rPr>
            </w:pPr>
            <w:ins w:id="4175" w:author="TRIANO José" w:date="2024-09-19T16:05:00Z">
              <w:r>
                <w:t>Réalisée d’origine à destination</w:t>
              </w:r>
            </w:ins>
          </w:p>
        </w:tc>
      </w:tr>
      <w:tr w:rsidR="00530211" w:rsidRPr="00B816CA" w14:paraId="05AE673C" w14:textId="77777777" w:rsidTr="002A2714">
        <w:trPr>
          <w:ins w:id="4176" w:author="TRIANO José" w:date="2024-09-19T16:05:00Z"/>
        </w:trPr>
        <w:tc>
          <w:tcPr>
            <w:tcW w:w="1407" w:type="dxa"/>
          </w:tcPr>
          <w:p w14:paraId="751CCA09" w14:textId="77777777" w:rsidR="00E866B8" w:rsidRDefault="00E866B8" w:rsidP="002A2714">
            <w:pPr>
              <w:rPr>
                <w:ins w:id="4177" w:author="TRIANO José" w:date="2024-09-19T16:05:00Z"/>
              </w:rPr>
            </w:pPr>
            <w:ins w:id="4178" w:author="TRIANO José" w:date="2024-09-19T16:05:00Z">
              <w:r>
                <w:t>Etat dispatch</w:t>
              </w:r>
            </w:ins>
          </w:p>
        </w:tc>
        <w:tc>
          <w:tcPr>
            <w:tcW w:w="1869" w:type="dxa"/>
          </w:tcPr>
          <w:p w14:paraId="6C7FAB6F" w14:textId="77777777" w:rsidR="00E866B8" w:rsidRDefault="00E866B8" w:rsidP="002A2714">
            <w:pPr>
              <w:rPr>
                <w:ins w:id="4179" w:author="TRIANO José" w:date="2024-09-19T16:05:00Z"/>
              </w:rPr>
            </w:pPr>
            <w:ins w:id="4180" w:author="TRIANO José" w:date="2024-09-19T16:05:00Z">
              <w:r>
                <w:t>Avec voyageurs</w:t>
              </w:r>
            </w:ins>
          </w:p>
        </w:tc>
        <w:tc>
          <w:tcPr>
            <w:tcW w:w="5933" w:type="dxa"/>
          </w:tcPr>
          <w:p w14:paraId="78E0BE60" w14:textId="77777777" w:rsidR="00E866B8" w:rsidRDefault="00E866B8" w:rsidP="002A2714">
            <w:pPr>
              <w:rPr>
                <w:ins w:id="4181" w:author="TRIANO José" w:date="2024-09-19T16:05:00Z"/>
              </w:rPr>
            </w:pPr>
          </w:p>
        </w:tc>
      </w:tr>
      <w:tr w:rsidR="00530211" w:rsidRPr="00B816CA" w14:paraId="528DC3A5" w14:textId="77777777" w:rsidTr="002A2714">
        <w:trPr>
          <w:ins w:id="4182" w:author="TRIANO José" w:date="2024-09-19T16:05:00Z"/>
        </w:trPr>
        <w:tc>
          <w:tcPr>
            <w:tcW w:w="1407" w:type="dxa"/>
          </w:tcPr>
          <w:p w14:paraId="1C5BAB69" w14:textId="77777777" w:rsidR="00E866B8" w:rsidRDefault="00E866B8" w:rsidP="002A2714">
            <w:pPr>
              <w:rPr>
                <w:ins w:id="4183" w:author="TRIANO José" w:date="2024-09-19T16:05:00Z"/>
              </w:rPr>
            </w:pPr>
            <w:ins w:id="4184" w:author="TRIANO José" w:date="2024-09-19T16:05:00Z">
              <w:r>
                <w:t>Etat dispatch</w:t>
              </w:r>
            </w:ins>
          </w:p>
        </w:tc>
        <w:tc>
          <w:tcPr>
            <w:tcW w:w="1869" w:type="dxa"/>
          </w:tcPr>
          <w:p w14:paraId="03CB9C7C" w14:textId="77777777" w:rsidR="00E866B8" w:rsidRDefault="00E866B8" w:rsidP="002A2714">
            <w:pPr>
              <w:rPr>
                <w:ins w:id="4185" w:author="TRIANO José" w:date="2024-09-19T16:05:00Z"/>
              </w:rPr>
            </w:pPr>
            <w:ins w:id="4186" w:author="TRIANO José" w:date="2024-09-19T16:05:00Z">
              <w:r>
                <w:t>Repositionnement</w:t>
              </w:r>
            </w:ins>
          </w:p>
        </w:tc>
        <w:tc>
          <w:tcPr>
            <w:tcW w:w="5933" w:type="dxa"/>
          </w:tcPr>
          <w:p w14:paraId="353F0382" w14:textId="77777777" w:rsidR="00E866B8" w:rsidRDefault="00E866B8" w:rsidP="002A2714">
            <w:pPr>
              <w:rPr>
                <w:ins w:id="4187" w:author="TRIANO José" w:date="2024-09-19T16:05:00Z"/>
              </w:rPr>
            </w:pPr>
          </w:p>
        </w:tc>
      </w:tr>
    </w:tbl>
    <w:p w14:paraId="53C63237" w14:textId="77777777" w:rsidR="00E866B8" w:rsidRDefault="00E866B8" w:rsidP="00E866B8">
      <w:pPr>
        <w:rPr>
          <w:ins w:id="4188" w:author="TRIANO José" w:date="2024-09-19T16:05:00Z"/>
        </w:rPr>
      </w:pPr>
    </w:p>
    <w:p w14:paraId="75815AC5" w14:textId="286E22B1" w:rsidR="00E866B8" w:rsidRDefault="00E866B8">
      <w:pPr>
        <w:pStyle w:val="Paragraphedeliste"/>
        <w:spacing w:after="160"/>
        <w:rPr>
          <w:ins w:id="4189" w:author="TRIANO José" w:date="2024-09-19T16:05:00Z"/>
          <w:color w:val="FF0000"/>
          <w:sz w:val="28"/>
          <w:szCs w:val="28"/>
        </w:rPr>
        <w:pPrChange w:id="4190" w:author="TRIANO José" w:date="2024-09-19T16:05:00Z">
          <w:pPr>
            <w:pStyle w:val="Paragraphedeliste"/>
            <w:numPr>
              <w:numId w:val="64"/>
            </w:numPr>
            <w:spacing w:after="160"/>
            <w:ind w:hanging="360"/>
          </w:pPr>
        </w:pPrChange>
      </w:pPr>
      <w:ins w:id="4191" w:author="TRIANO José" w:date="2024-09-19T16:05:00Z">
        <w:r>
          <w:rPr>
            <w:color w:val="FF0000"/>
            <w:sz w:val="28"/>
            <w:szCs w:val="28"/>
          </w:rPr>
          <w:t>Attributs</w:t>
        </w:r>
        <w:r w:rsidRPr="00434393">
          <w:rPr>
            <w:color w:val="FF0000"/>
            <w:sz w:val="28"/>
            <w:szCs w:val="28"/>
          </w:rPr>
          <w:t xml:space="preserve"> des </w:t>
        </w:r>
      </w:ins>
      <w:r w:rsidR="00372D26">
        <w:rPr>
          <w:color w:val="FF0000"/>
          <w:sz w:val="28"/>
          <w:szCs w:val="28"/>
        </w:rPr>
        <w:t>missions</w:t>
      </w:r>
      <w:ins w:id="4192" w:author="TRIANO José" w:date="2024-09-19T16:05:00Z">
        <w:r w:rsidRPr="00434393">
          <w:rPr>
            <w:color w:val="FF0000"/>
            <w:sz w:val="28"/>
            <w:szCs w:val="28"/>
          </w:rPr>
          <w:t xml:space="preserve"> : Cela applique à tout type de </w:t>
        </w:r>
      </w:ins>
      <w:r w:rsidR="00372D26">
        <w:rPr>
          <w:color w:val="FF0000"/>
          <w:sz w:val="28"/>
          <w:szCs w:val="28"/>
        </w:rPr>
        <w:t>missions</w:t>
      </w:r>
      <w:ins w:id="4193" w:author="TRIANO José" w:date="2024-09-19T16:05:00Z">
        <w:r w:rsidRPr="00434393">
          <w:rPr>
            <w:color w:val="FF0000"/>
            <w:sz w:val="28"/>
            <w:szCs w:val="28"/>
          </w:rPr>
          <w:t xml:space="preserve">. </w:t>
        </w:r>
      </w:ins>
    </w:p>
    <w:p w14:paraId="7E841BE4" w14:textId="77777777" w:rsidR="00E866B8" w:rsidRDefault="00E866B8" w:rsidP="00E866B8">
      <w:pPr>
        <w:pStyle w:val="Paragraphedeliste"/>
        <w:rPr>
          <w:ins w:id="4194" w:author="TRIANO José" w:date="2024-09-19T16:05:00Z"/>
          <w:color w:val="FF0000"/>
          <w:sz w:val="28"/>
          <w:szCs w:val="28"/>
        </w:rPr>
      </w:pPr>
    </w:p>
    <w:p w14:paraId="2D2F026D" w14:textId="77777777" w:rsidR="00E866B8" w:rsidRDefault="00E866B8" w:rsidP="00E866B8">
      <w:pPr>
        <w:pStyle w:val="Paragraphedeliste"/>
        <w:numPr>
          <w:ilvl w:val="0"/>
          <w:numId w:val="65"/>
        </w:numPr>
        <w:spacing w:after="160"/>
        <w:rPr>
          <w:ins w:id="4195" w:author="TRIANO José" w:date="2024-09-19T16:05:00Z"/>
        </w:rPr>
      </w:pPr>
      <w:ins w:id="4196" w:author="TRIANO José" w:date="2024-09-19T16:05:00Z">
        <w:r w:rsidRPr="00434393">
          <w:t xml:space="preserve">Id </w:t>
        </w:r>
      </w:ins>
    </w:p>
    <w:p w14:paraId="7F7CC82A" w14:textId="77777777" w:rsidR="00E866B8" w:rsidRDefault="00E866B8" w:rsidP="00E866B8">
      <w:pPr>
        <w:pStyle w:val="Paragraphedeliste"/>
        <w:numPr>
          <w:ilvl w:val="0"/>
          <w:numId w:val="65"/>
        </w:numPr>
        <w:spacing w:after="160"/>
        <w:rPr>
          <w:ins w:id="4197" w:author="TRIANO José" w:date="2024-09-19T16:05:00Z"/>
        </w:rPr>
      </w:pPr>
      <w:ins w:id="4198" w:author="TRIANO José" w:date="2024-09-19T16:05:00Z">
        <w:r>
          <w:t>Origine</w:t>
        </w:r>
      </w:ins>
    </w:p>
    <w:p w14:paraId="7117F8C7" w14:textId="77777777" w:rsidR="00E866B8" w:rsidRDefault="00E866B8" w:rsidP="00E866B8">
      <w:pPr>
        <w:pStyle w:val="Paragraphedeliste"/>
        <w:numPr>
          <w:ilvl w:val="0"/>
          <w:numId w:val="65"/>
        </w:numPr>
        <w:spacing w:after="160"/>
        <w:rPr>
          <w:ins w:id="4199" w:author="TRIANO José" w:date="2024-09-19T16:05:00Z"/>
        </w:rPr>
      </w:pPr>
      <w:ins w:id="4200" w:author="TRIANO José" w:date="2024-09-19T16:05:00Z">
        <w:r>
          <w:t>Destination partielle</w:t>
        </w:r>
      </w:ins>
    </w:p>
    <w:p w14:paraId="3FAFDE82" w14:textId="77777777" w:rsidR="00E866B8" w:rsidRDefault="00E866B8" w:rsidP="00E866B8">
      <w:pPr>
        <w:pStyle w:val="Paragraphedeliste"/>
        <w:numPr>
          <w:ilvl w:val="0"/>
          <w:numId w:val="65"/>
        </w:numPr>
        <w:spacing w:after="160"/>
        <w:rPr>
          <w:ins w:id="4201" w:author="TRIANO José" w:date="2024-09-19T16:05:00Z"/>
        </w:rPr>
      </w:pPr>
      <w:ins w:id="4202" w:author="TRIANO José" w:date="2024-09-19T16:05:00Z">
        <w:r>
          <w:t>Hub de destination finale</w:t>
        </w:r>
      </w:ins>
    </w:p>
    <w:p w14:paraId="58F7F093" w14:textId="77777777" w:rsidR="00E866B8" w:rsidRDefault="00E866B8" w:rsidP="00E866B8">
      <w:pPr>
        <w:pStyle w:val="Paragraphedeliste"/>
        <w:numPr>
          <w:ilvl w:val="0"/>
          <w:numId w:val="65"/>
        </w:numPr>
        <w:spacing w:after="160"/>
        <w:rPr>
          <w:ins w:id="4203" w:author="TRIANO José" w:date="2024-09-19T16:05:00Z"/>
        </w:rPr>
      </w:pPr>
      <w:ins w:id="4204" w:author="TRIANO José" w:date="2024-09-19T16:05:00Z">
        <w:r>
          <w:t xml:space="preserve">Prochain point d’arrêt alloué par le traffic manager. </w:t>
        </w:r>
      </w:ins>
    </w:p>
    <w:p w14:paraId="3AD51EF4" w14:textId="7995F9E2" w:rsidR="00E866B8" w:rsidRDefault="00E866B8" w:rsidP="00E866B8">
      <w:pPr>
        <w:pStyle w:val="Paragraphedeliste"/>
        <w:numPr>
          <w:ilvl w:val="0"/>
          <w:numId w:val="65"/>
        </w:numPr>
        <w:spacing w:after="160"/>
        <w:rPr>
          <w:ins w:id="4205" w:author="TRIANO José" w:date="2024-09-19T16:05:00Z"/>
        </w:rPr>
      </w:pPr>
      <w:ins w:id="4206" w:author="TRIANO José" w:date="2024-09-19T16:05:00Z">
        <w:r w:rsidRPr="00434393">
          <w:t>Etat de planification : ressources nécessaires pour</w:t>
        </w:r>
        <w:r>
          <w:t xml:space="preserve"> réaliser la </w:t>
        </w:r>
      </w:ins>
      <w:r w:rsidR="001F6EE4">
        <w:t>mission</w:t>
      </w:r>
      <w:ins w:id="4207" w:author="TRIANO José" w:date="2024-09-19T16:05:00Z">
        <w:r>
          <w:t xml:space="preserve">. </w:t>
        </w:r>
      </w:ins>
    </w:p>
    <w:p w14:paraId="1D115188" w14:textId="77777777" w:rsidR="00E866B8" w:rsidRPr="00434393" w:rsidRDefault="00E866B8" w:rsidP="00E866B8">
      <w:pPr>
        <w:pStyle w:val="Paragraphedeliste"/>
        <w:numPr>
          <w:ilvl w:val="1"/>
          <w:numId w:val="65"/>
        </w:numPr>
        <w:spacing w:after="160"/>
        <w:rPr>
          <w:ins w:id="4208" w:author="TRIANO José" w:date="2024-09-19T16:05:00Z"/>
        </w:rPr>
      </w:pPr>
      <w:ins w:id="4209" w:author="TRIANO José" w:date="2024-09-19T16:05:00Z">
        <w:r>
          <w:t>Id véhicule alloué</w:t>
        </w:r>
      </w:ins>
    </w:p>
    <w:p w14:paraId="3C718E8C" w14:textId="77777777" w:rsidR="00E866B8" w:rsidRDefault="00E866B8" w:rsidP="00E866B8">
      <w:pPr>
        <w:pStyle w:val="Paragraphedeliste"/>
        <w:numPr>
          <w:ilvl w:val="1"/>
          <w:numId w:val="65"/>
        </w:numPr>
        <w:spacing w:after="160"/>
        <w:rPr>
          <w:ins w:id="4210" w:author="TRIANO José" w:date="2024-09-19T16:05:00Z"/>
        </w:rPr>
      </w:pPr>
      <w:ins w:id="4211" w:author="TRIANO José" w:date="2024-09-19T16:05:00Z">
        <w:r>
          <w:t xml:space="preserve">Etat véhicule communiqué par le fleet manager. </w:t>
        </w:r>
      </w:ins>
    </w:p>
    <w:p w14:paraId="6B7656EA" w14:textId="77777777" w:rsidR="00E866B8" w:rsidRDefault="00E866B8" w:rsidP="00E866B8">
      <w:pPr>
        <w:pStyle w:val="Paragraphedeliste"/>
        <w:numPr>
          <w:ilvl w:val="1"/>
          <w:numId w:val="65"/>
        </w:numPr>
        <w:spacing w:after="160"/>
        <w:rPr>
          <w:ins w:id="4212" w:author="TRIANO José" w:date="2024-09-19T16:05:00Z"/>
        </w:rPr>
      </w:pPr>
      <w:ins w:id="4213" w:author="TRIANO José" w:date="2024-09-19T16:05:00Z">
        <w:r>
          <w:t xml:space="preserve">Etat : prévue, confirmée, supprimée, perdue, réalisée. </w:t>
        </w:r>
      </w:ins>
    </w:p>
    <w:p w14:paraId="35F148D8" w14:textId="77777777" w:rsidR="00E866B8" w:rsidRDefault="00E866B8" w:rsidP="00E866B8">
      <w:pPr>
        <w:pStyle w:val="Paragraphedeliste"/>
        <w:numPr>
          <w:ilvl w:val="0"/>
          <w:numId w:val="65"/>
        </w:numPr>
        <w:spacing w:after="160"/>
        <w:rPr>
          <w:ins w:id="4214" w:author="TRIANO José" w:date="2024-09-19T16:05:00Z"/>
        </w:rPr>
      </w:pPr>
      <w:ins w:id="4215" w:author="TRIANO José" w:date="2024-09-19T16:05:00Z">
        <w:r>
          <w:t xml:space="preserve">Etat horaire. </w:t>
        </w:r>
      </w:ins>
    </w:p>
    <w:p w14:paraId="0484476F" w14:textId="77777777" w:rsidR="00E866B8" w:rsidRDefault="00E866B8" w:rsidP="00E866B8">
      <w:pPr>
        <w:pStyle w:val="Paragraphedeliste"/>
        <w:numPr>
          <w:ilvl w:val="1"/>
          <w:numId w:val="65"/>
        </w:numPr>
        <w:spacing w:after="160"/>
        <w:rPr>
          <w:ins w:id="4216" w:author="TRIANO José" w:date="2024-09-19T16:05:00Z"/>
        </w:rPr>
      </w:pPr>
      <w:ins w:id="4217" w:author="TRIANO José" w:date="2024-09-19T16:05:00Z">
        <w:r>
          <w:t>Avancement</w:t>
        </w:r>
      </w:ins>
    </w:p>
    <w:p w14:paraId="61B5334E" w14:textId="77777777" w:rsidR="00E866B8" w:rsidRDefault="00E866B8" w:rsidP="00E866B8">
      <w:pPr>
        <w:pStyle w:val="Paragraphedeliste"/>
        <w:numPr>
          <w:ilvl w:val="1"/>
          <w:numId w:val="65"/>
        </w:numPr>
        <w:spacing w:after="160"/>
        <w:rPr>
          <w:ins w:id="4218" w:author="TRIANO José" w:date="2024-09-19T16:05:00Z"/>
        </w:rPr>
      </w:pPr>
      <w:ins w:id="4219" w:author="TRIANO José" w:date="2024-09-19T16:05:00Z">
        <w:r>
          <w:t>Retard à l’origine</w:t>
        </w:r>
      </w:ins>
    </w:p>
    <w:p w14:paraId="7F7E2A33" w14:textId="77777777" w:rsidR="00E866B8" w:rsidRDefault="00E866B8" w:rsidP="00E866B8">
      <w:pPr>
        <w:pStyle w:val="Paragraphedeliste"/>
        <w:numPr>
          <w:ilvl w:val="1"/>
          <w:numId w:val="65"/>
        </w:numPr>
        <w:spacing w:after="160"/>
        <w:rPr>
          <w:ins w:id="4220" w:author="TRIANO José" w:date="2024-09-19T16:05:00Z"/>
        </w:rPr>
      </w:pPr>
      <w:ins w:id="4221" w:author="TRIANO José" w:date="2024-09-19T16:05:00Z">
        <w:r>
          <w:t>Retard parcours</w:t>
        </w:r>
      </w:ins>
    </w:p>
    <w:p w14:paraId="2625D1D4" w14:textId="77777777" w:rsidR="00E866B8" w:rsidRDefault="00E866B8" w:rsidP="00E866B8">
      <w:pPr>
        <w:pStyle w:val="Paragraphedeliste"/>
        <w:numPr>
          <w:ilvl w:val="0"/>
          <w:numId w:val="65"/>
        </w:numPr>
        <w:spacing w:after="160"/>
        <w:rPr>
          <w:ins w:id="4222" w:author="TRIANO José" w:date="2024-09-19T16:05:00Z"/>
        </w:rPr>
      </w:pPr>
      <w:ins w:id="4223" w:author="TRIANO José" w:date="2024-09-19T16:05:00Z">
        <w:r>
          <w:t xml:space="preserve">Etat traffic manager. </w:t>
        </w:r>
      </w:ins>
    </w:p>
    <w:p w14:paraId="13EF69B1" w14:textId="77777777" w:rsidR="00E866B8" w:rsidRDefault="00E866B8" w:rsidP="00E866B8">
      <w:pPr>
        <w:pStyle w:val="Paragraphedeliste"/>
        <w:numPr>
          <w:ilvl w:val="1"/>
          <w:numId w:val="65"/>
        </w:numPr>
        <w:spacing w:after="160"/>
        <w:rPr>
          <w:ins w:id="4224" w:author="TRIANO José" w:date="2024-09-19T16:05:00Z"/>
        </w:rPr>
      </w:pPr>
      <w:ins w:id="4225" w:author="TRIANO José" w:date="2024-09-19T16:05:00Z">
        <w:r>
          <w:t xml:space="preserve">Conditionnelle ou pas. </w:t>
        </w:r>
      </w:ins>
    </w:p>
    <w:p w14:paraId="62B65D34" w14:textId="77777777" w:rsidR="00E866B8" w:rsidRDefault="00E866B8" w:rsidP="00E866B8">
      <w:pPr>
        <w:pStyle w:val="Paragraphedeliste"/>
        <w:numPr>
          <w:ilvl w:val="0"/>
          <w:numId w:val="65"/>
        </w:numPr>
        <w:spacing w:after="160"/>
        <w:rPr>
          <w:ins w:id="4226" w:author="TRIANO José" w:date="2024-09-19T16:05:00Z"/>
        </w:rPr>
      </w:pPr>
      <w:ins w:id="4227" w:author="TRIANO José" w:date="2024-09-19T16:05:00Z">
        <w:r>
          <w:t xml:space="preserve">Etat dispatch. </w:t>
        </w:r>
      </w:ins>
    </w:p>
    <w:p w14:paraId="09226CAF" w14:textId="77777777" w:rsidR="00E866B8" w:rsidRDefault="00E866B8" w:rsidP="00E866B8">
      <w:pPr>
        <w:pStyle w:val="Paragraphedeliste"/>
        <w:numPr>
          <w:ilvl w:val="1"/>
          <w:numId w:val="65"/>
        </w:numPr>
        <w:spacing w:after="160"/>
        <w:rPr>
          <w:ins w:id="4228" w:author="TRIANO José" w:date="2024-09-19T16:05:00Z"/>
        </w:rPr>
      </w:pPr>
      <w:ins w:id="4229" w:author="TRIANO José" w:date="2024-09-19T16:05:00Z">
        <w:r>
          <w:t xml:space="preserve">Avec voyageurs. </w:t>
        </w:r>
      </w:ins>
    </w:p>
    <w:p w14:paraId="08B0326B" w14:textId="77777777" w:rsidR="00E866B8" w:rsidRDefault="00E866B8" w:rsidP="00E866B8">
      <w:pPr>
        <w:pStyle w:val="Paragraphedeliste"/>
        <w:numPr>
          <w:ilvl w:val="1"/>
          <w:numId w:val="65"/>
        </w:numPr>
        <w:spacing w:after="160"/>
        <w:rPr>
          <w:ins w:id="4230" w:author="TRIANO José" w:date="2024-09-19T16:05:00Z"/>
        </w:rPr>
      </w:pPr>
      <w:ins w:id="4231" w:author="TRIANO José" w:date="2024-09-19T16:05:00Z">
        <w:r>
          <w:t>HLP.</w:t>
        </w:r>
      </w:ins>
    </w:p>
    <w:tbl>
      <w:tblPr>
        <w:tblStyle w:val="Grilledutableau"/>
        <w:tblW w:w="0" w:type="auto"/>
        <w:tblLook w:val="04A0" w:firstRow="1" w:lastRow="0" w:firstColumn="1" w:lastColumn="0" w:noHBand="0" w:noVBand="1"/>
      </w:tblPr>
      <w:tblGrid>
        <w:gridCol w:w="1842"/>
        <w:gridCol w:w="7446"/>
      </w:tblGrid>
      <w:tr w:rsidR="009D3FDC" w14:paraId="3DD6852A" w14:textId="77777777" w:rsidTr="001F040F">
        <w:trPr>
          <w:ins w:id="4232" w:author="TRIANO José" w:date="2024-09-19T08:12:00Z"/>
        </w:trPr>
        <w:tc>
          <w:tcPr>
            <w:tcW w:w="1842" w:type="dxa"/>
          </w:tcPr>
          <w:p w14:paraId="18E4C8D3" w14:textId="77777777" w:rsidR="009D3FDC" w:rsidRDefault="009D3FDC" w:rsidP="001F040F">
            <w:pPr>
              <w:rPr>
                <w:ins w:id="4233" w:author="TRIANO José" w:date="2024-09-19T08:12:00Z"/>
              </w:rPr>
            </w:pPr>
            <w:ins w:id="4234" w:author="TRIANO José" w:date="2024-09-19T08:12:00Z">
              <w:r>
                <w:t>Résultat attendu</w:t>
              </w:r>
            </w:ins>
          </w:p>
        </w:tc>
        <w:tc>
          <w:tcPr>
            <w:tcW w:w="7446" w:type="dxa"/>
          </w:tcPr>
          <w:p w14:paraId="1448A699" w14:textId="77777777" w:rsidR="009D3FDC" w:rsidRPr="009D3FDC" w:rsidRDefault="009D3FDC" w:rsidP="009D3FDC">
            <w:pPr>
              <w:pStyle w:val="ReqText"/>
              <w:widowControl w:val="0"/>
              <w:jc w:val="both"/>
              <w:rPr>
                <w:i w:val="0"/>
                <w:iCs w:val="0"/>
                <w:color w:val="auto"/>
              </w:rPr>
            </w:pPr>
            <w:r w:rsidRPr="009D3FDC">
              <w:rPr>
                <w:i w:val="0"/>
                <w:iCs w:val="0"/>
                <w:color w:val="auto"/>
              </w:rPr>
              <w:t>Pour chaque véhicule, le Traffic Mgr doit permettre d'afficher les attributs suivants :</w:t>
            </w:r>
          </w:p>
          <w:p w14:paraId="422BF02F" w14:textId="77777777" w:rsidR="009D3FDC" w:rsidRPr="009D3FDC" w:rsidRDefault="009D3FDC" w:rsidP="009D3FDC">
            <w:pPr>
              <w:pStyle w:val="ReqText"/>
              <w:numPr>
                <w:ilvl w:val="0"/>
                <w:numId w:val="29"/>
              </w:numPr>
              <w:jc w:val="both"/>
              <w:rPr>
                <w:i w:val="0"/>
                <w:iCs w:val="0"/>
                <w:color w:val="auto"/>
              </w:rPr>
            </w:pPr>
            <w:r w:rsidRPr="009D3FDC">
              <w:rPr>
                <w:i w:val="0"/>
                <w:iCs w:val="0"/>
                <w:color w:val="auto"/>
              </w:rPr>
              <w:t>L’identifiant de service matériel,</w:t>
            </w:r>
          </w:p>
          <w:p w14:paraId="2AAA022F" w14:textId="77777777" w:rsidR="009D3FDC" w:rsidRPr="009D3FDC" w:rsidRDefault="009D3FDC" w:rsidP="009D3FDC">
            <w:pPr>
              <w:pStyle w:val="ReqText"/>
              <w:numPr>
                <w:ilvl w:val="0"/>
                <w:numId w:val="29"/>
              </w:numPr>
              <w:jc w:val="both"/>
              <w:rPr>
                <w:i w:val="0"/>
                <w:iCs w:val="0"/>
                <w:color w:val="auto"/>
              </w:rPr>
            </w:pPr>
            <w:r w:rsidRPr="009D3FDC">
              <w:rPr>
                <w:i w:val="0"/>
                <w:iCs w:val="0"/>
                <w:color w:val="auto"/>
              </w:rPr>
              <w:t>Le numéro de mission,</w:t>
            </w:r>
          </w:p>
          <w:p w14:paraId="1BF9163B" w14:textId="5F9BCEE1" w:rsidR="009D3FDC" w:rsidRPr="009D3FDC" w:rsidRDefault="009D3FDC" w:rsidP="001F040F">
            <w:pPr>
              <w:pStyle w:val="ReqText"/>
              <w:numPr>
                <w:ilvl w:val="0"/>
                <w:numId w:val="29"/>
              </w:numPr>
              <w:jc w:val="both"/>
              <w:rPr>
                <w:ins w:id="4235" w:author="TRIANO José" w:date="2024-09-19T08:12:00Z"/>
                <w:i w:val="0"/>
                <w:iCs w:val="0"/>
                <w:color w:val="auto"/>
              </w:rPr>
            </w:pPr>
            <w:r w:rsidRPr="009D3FDC">
              <w:rPr>
                <w:i w:val="0"/>
                <w:iCs w:val="0"/>
                <w:color w:val="auto"/>
              </w:rPr>
              <w:t>Les codes d'origine et de destination.</w:t>
            </w:r>
          </w:p>
        </w:tc>
      </w:tr>
      <w:tr w:rsidR="009D3FDC" w14:paraId="45774603" w14:textId="77777777" w:rsidTr="001F040F">
        <w:trPr>
          <w:ins w:id="4236" w:author="TRIANO José" w:date="2024-09-19T08:12:00Z"/>
        </w:trPr>
        <w:tc>
          <w:tcPr>
            <w:tcW w:w="1842" w:type="dxa"/>
          </w:tcPr>
          <w:p w14:paraId="69BF6AC8" w14:textId="77777777" w:rsidR="009D3FDC" w:rsidRDefault="009D3FDC" w:rsidP="001F040F">
            <w:pPr>
              <w:rPr>
                <w:ins w:id="4237" w:author="TRIANO José" w:date="2024-09-19T08:12:00Z"/>
              </w:rPr>
            </w:pPr>
            <w:r>
              <w:t xml:space="preserve">Paramètres </w:t>
            </w:r>
          </w:p>
        </w:tc>
        <w:tc>
          <w:tcPr>
            <w:tcW w:w="7446" w:type="dxa"/>
          </w:tcPr>
          <w:p w14:paraId="6F706248" w14:textId="77777777" w:rsidR="009D3FDC" w:rsidRPr="003D256D" w:rsidRDefault="009D3FDC" w:rsidP="001F040F">
            <w:pPr>
              <w:pStyle w:val="ReqText"/>
              <w:jc w:val="both"/>
              <w:rPr>
                <w:ins w:id="4238" w:author="TRIANO José" w:date="2024-09-19T08:12:00Z"/>
              </w:rPr>
            </w:pPr>
          </w:p>
        </w:tc>
      </w:tr>
    </w:tbl>
    <w:p w14:paraId="5E34743E" w14:textId="77777777" w:rsidR="006537F2" w:rsidRPr="006537F2" w:rsidDel="001C5496" w:rsidRDefault="006537F2">
      <w:pPr>
        <w:rPr>
          <w:del w:id="4239" w:author="TRIANO José" w:date="2024-09-19T16:06:00Z"/>
        </w:rPr>
        <w:pPrChange w:id="4240" w:author="TRIANO José" w:date="2024-09-19T16:05:00Z">
          <w:pPr>
            <w:pStyle w:val="Titre3"/>
          </w:pPr>
        </w:pPrChange>
      </w:pPr>
    </w:p>
    <w:p w14:paraId="6076AB57" w14:textId="27619B36" w:rsidR="001C2B8D" w:rsidDel="001C5496" w:rsidRDefault="001C2B8D">
      <w:pPr>
        <w:widowControl w:val="0"/>
        <w:jc w:val="both"/>
        <w:rPr>
          <w:del w:id="4241" w:author="TRIANO José" w:date="2024-09-19T16:06:00Z"/>
        </w:rPr>
      </w:pPr>
      <w:del w:id="4242" w:author="TRIANO José" w:date="2024-09-19T16:06:00Z">
        <w:r w:rsidDel="001C5496">
          <w:delText>A chaque véhicule sont associés des attributs dont la valeur conditionne l'allocation d’une course à ce véhicule</w:delText>
        </w:r>
      </w:del>
      <w:ins w:id="4243" w:author="MAILIER Maxime" w:date="2024-08-21T15:18:00Z">
        <w:del w:id="4244" w:author="TRIANO José" w:date="2024-09-19T16:06:00Z">
          <w:r w:rsidR="00AE1414" w:rsidDel="001C5496">
            <w:delText>associati</w:delText>
          </w:r>
        </w:del>
      </w:ins>
      <w:ins w:id="4245" w:author="MAILIER Maxime" w:date="2024-08-21T15:19:00Z">
        <w:del w:id="4246" w:author="TRIANO José" w:date="2024-09-19T16:06:00Z">
          <w:r w:rsidR="00AE1414" w:rsidDel="001C5496">
            <w:delText>on de ce véhicule à une course</w:delText>
          </w:r>
        </w:del>
      </w:ins>
      <w:del w:id="4247" w:author="TRIANO José" w:date="2024-09-19T16:06:00Z">
        <w:r w:rsidDel="001C5496">
          <w:delText>. Ces attributs sont :</w:delText>
        </w:r>
      </w:del>
    </w:p>
    <w:p w14:paraId="43980178" w14:textId="42CAF441" w:rsidR="001C2B8D" w:rsidRPr="0063717D" w:rsidDel="001C5496" w:rsidRDefault="00153904">
      <w:pPr>
        <w:pStyle w:val="ReqText"/>
        <w:jc w:val="both"/>
        <w:rPr>
          <w:del w:id="4248" w:author="TRIANO José" w:date="2024-09-19T16:06:00Z"/>
          <w:i w:val="0"/>
          <w:iCs w:val="0"/>
          <w:color w:val="auto"/>
        </w:rPr>
        <w:pPrChange w:id="4249" w:author="TRIANO José" w:date="2024-09-19T16:06:00Z">
          <w:pPr>
            <w:pStyle w:val="ReqText"/>
            <w:numPr>
              <w:numId w:val="29"/>
            </w:numPr>
            <w:tabs>
              <w:tab w:val="num" w:pos="720"/>
            </w:tabs>
            <w:ind w:left="720" w:hanging="360"/>
            <w:jc w:val="both"/>
          </w:pPr>
        </w:pPrChange>
      </w:pPr>
      <w:commentRangeStart w:id="4250"/>
      <w:commentRangeStart w:id="4251"/>
      <w:commentRangeStart w:id="4252"/>
      <w:del w:id="4253" w:author="TRIANO José" w:date="2024-09-19T16:06:00Z">
        <w:r w:rsidRPr="0063717D" w:rsidDel="001C5496">
          <w:rPr>
            <w:i w:val="0"/>
            <w:iCs w:val="0"/>
            <w:color w:val="auto"/>
          </w:rPr>
          <w:delText>L</w:delText>
        </w:r>
        <w:r w:rsidDel="001C5496">
          <w:rPr>
            <w:i w:val="0"/>
            <w:iCs w:val="0"/>
            <w:color w:val="auto"/>
          </w:rPr>
          <w:delText>’identifiant</w:delText>
        </w:r>
        <w:r w:rsidR="001C2B8D" w:rsidRPr="0063717D" w:rsidDel="001C5496">
          <w:rPr>
            <w:i w:val="0"/>
            <w:iCs w:val="0"/>
            <w:color w:val="auto"/>
          </w:rPr>
          <w:delText xml:space="preserve"> de service matériel (3 caractères </w:delText>
        </w:r>
        <w:r w:rsidDel="001C5496">
          <w:rPr>
            <w:i w:val="0"/>
            <w:iCs w:val="0"/>
            <w:color w:val="auto"/>
          </w:rPr>
          <w:delText>alpha</w:delText>
        </w:r>
        <w:r w:rsidR="001C2B8D" w:rsidRPr="0063717D" w:rsidDel="001C5496">
          <w:rPr>
            <w:i w:val="0"/>
            <w:iCs w:val="0"/>
            <w:color w:val="auto"/>
          </w:rPr>
          <w:delText>numériques)</w:delText>
        </w:r>
      </w:del>
    </w:p>
    <w:p w14:paraId="397D42C5" w14:textId="79DB6D15" w:rsidR="001C2B8D" w:rsidRPr="0063717D" w:rsidDel="001C5496" w:rsidRDefault="00153904">
      <w:pPr>
        <w:pStyle w:val="ReqText"/>
        <w:jc w:val="both"/>
        <w:rPr>
          <w:del w:id="4254" w:author="TRIANO José" w:date="2024-09-19T16:06:00Z"/>
          <w:i w:val="0"/>
          <w:iCs w:val="0"/>
          <w:color w:val="auto"/>
        </w:rPr>
        <w:pPrChange w:id="4255" w:author="TRIANO José" w:date="2024-09-19T16:06:00Z">
          <w:pPr>
            <w:pStyle w:val="ReqText"/>
            <w:numPr>
              <w:numId w:val="29"/>
            </w:numPr>
            <w:tabs>
              <w:tab w:val="num" w:pos="720"/>
            </w:tabs>
            <w:ind w:left="720" w:hanging="360"/>
            <w:jc w:val="both"/>
          </w:pPr>
        </w:pPrChange>
      </w:pPr>
      <w:del w:id="4256" w:author="TRIANO José" w:date="2024-09-19T16:06:00Z">
        <w:r w:rsidDel="001C5496">
          <w:rPr>
            <w:i w:val="0"/>
            <w:iCs w:val="0"/>
            <w:color w:val="auto"/>
          </w:rPr>
          <w:delText>L</w:delText>
        </w:r>
        <w:r w:rsidR="001C2B8D" w:rsidRPr="0063717D" w:rsidDel="001C5496">
          <w:rPr>
            <w:i w:val="0"/>
            <w:iCs w:val="0"/>
            <w:color w:val="auto"/>
          </w:rPr>
          <w:delText>e numéro de course (4 caractères numériques)</w:delText>
        </w:r>
      </w:del>
    </w:p>
    <w:p w14:paraId="157741CE" w14:textId="77D35055" w:rsidR="001C2B8D" w:rsidRPr="0063717D" w:rsidRDefault="00153904">
      <w:pPr>
        <w:pStyle w:val="ReqText"/>
        <w:jc w:val="both"/>
        <w:rPr>
          <w:i w:val="0"/>
          <w:iCs w:val="0"/>
          <w:color w:val="auto"/>
        </w:rPr>
        <w:pPrChange w:id="4257" w:author="TRIANO José" w:date="2024-09-19T16:06:00Z">
          <w:pPr>
            <w:pStyle w:val="ReqText"/>
            <w:numPr>
              <w:numId w:val="29"/>
            </w:numPr>
            <w:tabs>
              <w:tab w:val="num" w:pos="720"/>
            </w:tabs>
            <w:ind w:left="720" w:hanging="360"/>
            <w:jc w:val="both"/>
          </w:pPr>
        </w:pPrChange>
      </w:pPr>
      <w:del w:id="4258" w:author="TRIANO José" w:date="2024-09-19T16:06:00Z">
        <w:r w:rsidDel="001C5496">
          <w:rPr>
            <w:i w:val="0"/>
            <w:iCs w:val="0"/>
            <w:color w:val="auto"/>
          </w:rPr>
          <w:delText>Le</w:delText>
        </w:r>
        <w:r w:rsidR="001C2B8D" w:rsidRPr="0063717D" w:rsidDel="001C5496">
          <w:rPr>
            <w:i w:val="0"/>
            <w:iCs w:val="0"/>
            <w:color w:val="auto"/>
          </w:rPr>
          <w:delText xml:space="preserve">s codes d'origine et de destination </w:delText>
        </w:r>
      </w:del>
      <w:del w:id="4259" w:author="MAILIER Maxime" w:date="2024-08-14T15:56:00Z">
        <w:r w:rsidR="001C2B8D" w:rsidRPr="0063717D" w:rsidDel="00615960">
          <w:rPr>
            <w:i w:val="0"/>
            <w:iCs w:val="0"/>
            <w:color w:val="auto"/>
          </w:rPr>
          <w:delText>(3 caractères alphanumériques chacun)</w:delText>
        </w:r>
      </w:del>
      <w:commentRangeEnd w:id="4250"/>
      <w:r w:rsidR="00DA784D">
        <w:rPr>
          <w:rStyle w:val="Marquedecommentaire"/>
          <w:rFonts w:asciiTheme="minorHAnsi" w:hAnsiTheme="minorHAnsi" w:cstheme="minorBidi"/>
          <w:i w:val="0"/>
          <w:iCs w:val="0"/>
          <w:color w:val="auto"/>
        </w:rPr>
        <w:commentReference w:id="4250"/>
      </w:r>
      <w:commentRangeEnd w:id="4251"/>
      <w:r w:rsidR="007F613F">
        <w:rPr>
          <w:rStyle w:val="Marquedecommentaire"/>
          <w:rFonts w:asciiTheme="minorHAnsi" w:hAnsiTheme="minorHAnsi" w:cstheme="minorBidi"/>
          <w:i w:val="0"/>
          <w:iCs w:val="0"/>
          <w:color w:val="auto"/>
        </w:rPr>
        <w:commentReference w:id="4251"/>
      </w:r>
      <w:commentRangeEnd w:id="4252"/>
      <w:r w:rsidR="00615960">
        <w:rPr>
          <w:rStyle w:val="Marquedecommentaire"/>
          <w:rFonts w:asciiTheme="minorHAnsi" w:hAnsiTheme="minorHAnsi" w:cstheme="minorBidi"/>
          <w:i w:val="0"/>
          <w:iCs w:val="0"/>
          <w:color w:val="auto"/>
        </w:rPr>
        <w:commentReference w:id="4252"/>
      </w:r>
    </w:p>
    <w:p w14:paraId="4CA643C4" w14:textId="033CDB44" w:rsidR="00F463B3" w:rsidRPr="00A92A6F" w:rsidRDefault="00153904" w:rsidP="00C82597">
      <w:pPr>
        <w:jc w:val="both"/>
        <w:rPr>
          <w:u w:val="single"/>
        </w:rPr>
      </w:pPr>
      <w:r w:rsidRPr="00A92A6F">
        <w:rPr>
          <w:u w:val="single"/>
        </w:rPr>
        <w:t>Identifiant</w:t>
      </w:r>
      <w:r w:rsidR="00F463B3" w:rsidRPr="00A92A6F">
        <w:rPr>
          <w:u w:val="single"/>
        </w:rPr>
        <w:t xml:space="preserve"> de service matériel :</w:t>
      </w:r>
    </w:p>
    <w:p w14:paraId="0A70CA13" w14:textId="146B32F7" w:rsidR="000E51C3" w:rsidRPr="00A92A6F" w:rsidRDefault="000E51C3" w:rsidP="00C82597">
      <w:pPr>
        <w:jc w:val="both"/>
      </w:pPr>
      <w:r w:rsidRPr="00A92A6F">
        <w:t>L</w:t>
      </w:r>
      <w:r w:rsidR="00153904" w:rsidRPr="00A92A6F">
        <w:t xml:space="preserve">’identifiant </w:t>
      </w:r>
      <w:r w:rsidRPr="00A92A6F">
        <w:t xml:space="preserve">de service matériel d’un véhicule permet de distinguer les véhicules utilisés </w:t>
      </w:r>
      <w:r w:rsidR="00A92A6F" w:rsidRPr="00A92A6F">
        <w:t>pour l’exploitation commerciale de ceux qui ne le sont pas</w:t>
      </w:r>
      <w:r w:rsidRPr="00A92A6F">
        <w:t>.</w:t>
      </w:r>
    </w:p>
    <w:p w14:paraId="6A5264B8" w14:textId="00CAC7FF" w:rsidR="00A92A6F" w:rsidRPr="00197F76" w:rsidRDefault="00A92A6F" w:rsidP="00C82597">
      <w:pPr>
        <w:jc w:val="both"/>
      </w:pPr>
      <w:r w:rsidRPr="00197F76">
        <w:t>Lorsqu’une ligne est exploitée en mode « Exploitation Automatique », les véhicules utilisés pour l’exploitation commerciale tirent leur identifiant de service matériel du référentiel horaire.</w:t>
      </w:r>
    </w:p>
    <w:p w14:paraId="5936A227" w14:textId="776B3020" w:rsidR="00A92A6F" w:rsidRPr="00197F76" w:rsidRDefault="00A92A6F" w:rsidP="00C82597">
      <w:pPr>
        <w:jc w:val="both"/>
      </w:pPr>
      <w:r w:rsidRPr="00197F76">
        <w:t>On définit ainsi</w:t>
      </w:r>
      <w:r w:rsidR="00D754E8" w:rsidRPr="00197F76">
        <w:t> :</w:t>
      </w:r>
    </w:p>
    <w:p w14:paraId="49A04E4C" w14:textId="68A5970F" w:rsidR="00D754E8" w:rsidRDefault="00D754E8" w:rsidP="00C82597">
      <w:pPr>
        <w:pStyle w:val="ReqText"/>
        <w:numPr>
          <w:ilvl w:val="0"/>
          <w:numId w:val="29"/>
        </w:numPr>
        <w:jc w:val="both"/>
        <w:rPr>
          <w:i w:val="0"/>
          <w:iCs w:val="0"/>
          <w:color w:val="auto"/>
        </w:rPr>
      </w:pPr>
      <w:commentRangeStart w:id="4260"/>
      <w:commentRangeStart w:id="4261"/>
      <w:commentRangeStart w:id="4262"/>
      <w:del w:id="4263" w:author="MAILIER Maxime" w:date="2024-08-14T17:39:00Z">
        <w:r w:rsidDel="00CD4F0A">
          <w:rPr>
            <w:i w:val="0"/>
            <w:iCs w:val="0"/>
            <w:color w:val="auto"/>
          </w:rPr>
          <w:delText xml:space="preserve">Une liste d’identifiants de service matériel identifiant les </w:delText>
        </w:r>
      </w:del>
      <w:ins w:id="4264" w:author="MAILIER Maxime" w:date="2024-08-14T17:40:00Z">
        <w:r w:rsidR="00CD4F0A">
          <w:rPr>
            <w:i w:val="0"/>
            <w:iCs w:val="0"/>
            <w:color w:val="auto"/>
          </w:rPr>
          <w:t xml:space="preserve">Les </w:t>
        </w:r>
      </w:ins>
      <w:r>
        <w:rPr>
          <w:i w:val="0"/>
          <w:iCs w:val="0"/>
          <w:color w:val="auto"/>
        </w:rPr>
        <w:t>véhicules non utilisés pour l’exploitation commerciale</w:t>
      </w:r>
      <w:ins w:id="4265" w:author="MAILIER Maxime" w:date="2024-08-14T17:40:00Z">
        <w:r w:rsidR="00CD4F0A">
          <w:rPr>
            <w:i w:val="0"/>
            <w:iCs w:val="0"/>
            <w:color w:val="auto"/>
          </w:rPr>
          <w:t xml:space="preserve"> comme étant ceux </w:t>
        </w:r>
      </w:ins>
      <w:ins w:id="4266" w:author="MAILIER Maxime" w:date="2024-08-21T16:11:00Z">
        <w:r w:rsidR="00470A69">
          <w:rPr>
            <w:i w:val="0"/>
            <w:iCs w:val="0"/>
            <w:color w:val="auto"/>
          </w:rPr>
          <w:t>n’étant affecté</w:t>
        </w:r>
      </w:ins>
      <w:ins w:id="4267" w:author="MAILIER Maxime" w:date="2024-08-30T17:42:00Z">
        <w:r w:rsidR="00767E69">
          <w:rPr>
            <w:i w:val="0"/>
            <w:iCs w:val="0"/>
            <w:color w:val="auto"/>
          </w:rPr>
          <w:t>s</w:t>
        </w:r>
      </w:ins>
      <w:ins w:id="4268" w:author="MAILIER Maxime" w:date="2024-08-21T16:11:00Z">
        <w:r w:rsidR="00470A69">
          <w:rPr>
            <w:i w:val="0"/>
            <w:iCs w:val="0"/>
            <w:color w:val="auto"/>
          </w:rPr>
          <w:t xml:space="preserve"> à aucun</w:t>
        </w:r>
      </w:ins>
      <w:ins w:id="4269" w:author="MAILIER Maxime" w:date="2024-08-14T17:40:00Z">
        <w:r w:rsidR="00CD4F0A">
          <w:rPr>
            <w:i w:val="0"/>
            <w:iCs w:val="0"/>
            <w:color w:val="auto"/>
          </w:rPr>
          <w:t xml:space="preserve"> service matériel</w:t>
        </w:r>
      </w:ins>
      <w:del w:id="4270" w:author="MAILIER Maxime" w:date="2024-08-14T15:56:00Z">
        <w:r w:rsidDel="00615960">
          <w:rPr>
            <w:i w:val="0"/>
            <w:iCs w:val="0"/>
            <w:color w:val="auto"/>
          </w:rPr>
          <w:delText xml:space="preserve"> (</w:delText>
        </w:r>
        <w:r w:rsidRPr="00D754E8" w:rsidDel="00615960">
          <w:rPr>
            <w:i w:val="0"/>
            <w:iCs w:val="0"/>
            <w:color w:val="00B050"/>
          </w:rPr>
          <w:delText>3 caractères alphanumériques configurés selon une règle paramétrable</w:delText>
        </w:r>
        <w:r w:rsidDel="00615960">
          <w:rPr>
            <w:i w:val="0"/>
            <w:iCs w:val="0"/>
            <w:color w:val="auto"/>
          </w:rPr>
          <w:delText>)</w:delText>
        </w:r>
      </w:del>
      <w:r w:rsidR="00197F76">
        <w:rPr>
          <w:i w:val="0"/>
          <w:iCs w:val="0"/>
          <w:color w:val="auto"/>
        </w:rPr>
        <w:t>.</w:t>
      </w:r>
      <w:ins w:id="4271" w:author="MAILIER Maxime" w:date="2024-08-21T16:11:00Z">
        <w:r w:rsidR="00470A69">
          <w:rPr>
            <w:i w:val="0"/>
            <w:iCs w:val="0"/>
            <w:color w:val="auto"/>
          </w:rPr>
          <w:t xml:space="preserve"> Da</w:t>
        </w:r>
      </w:ins>
      <w:ins w:id="4272" w:author="MAILIER Maxime" w:date="2024-08-21T16:12:00Z">
        <w:r w:rsidR="00470A69">
          <w:rPr>
            <w:i w:val="0"/>
            <w:iCs w:val="0"/>
            <w:color w:val="auto"/>
          </w:rPr>
          <w:t>ns ce cas l’identifiant de service matériel de ces véhicule</w:t>
        </w:r>
      </w:ins>
      <w:ins w:id="4273" w:author="MAILIER Maxime" w:date="2024-08-30T17:43:00Z">
        <w:r w:rsidR="00767E69">
          <w:rPr>
            <w:i w:val="0"/>
            <w:iCs w:val="0"/>
            <w:color w:val="auto"/>
          </w:rPr>
          <w:t>s</w:t>
        </w:r>
      </w:ins>
      <w:ins w:id="4274" w:author="MAILIER Maxime" w:date="2024-08-21T16:12:00Z">
        <w:r w:rsidR="00470A69">
          <w:rPr>
            <w:i w:val="0"/>
            <w:iCs w:val="0"/>
            <w:color w:val="auto"/>
          </w:rPr>
          <w:t xml:space="preserve"> est vide.</w:t>
        </w:r>
      </w:ins>
    </w:p>
    <w:p w14:paraId="65C70FB3" w14:textId="12CEFEA0" w:rsidR="00A92A6F" w:rsidRPr="00D754E8" w:rsidRDefault="00D754E8" w:rsidP="00C82597">
      <w:pPr>
        <w:pStyle w:val="ReqText"/>
        <w:numPr>
          <w:ilvl w:val="0"/>
          <w:numId w:val="29"/>
        </w:numPr>
        <w:jc w:val="both"/>
        <w:rPr>
          <w:i w:val="0"/>
          <w:iCs w:val="0"/>
          <w:color w:val="auto"/>
        </w:rPr>
      </w:pPr>
      <w:r>
        <w:rPr>
          <w:i w:val="0"/>
          <w:iCs w:val="0"/>
          <w:color w:val="auto"/>
        </w:rPr>
        <w:t>Une liste d’identifiants de service matériel identifiant les véhicules utilisés pour l’exploitation commerciale</w:t>
      </w:r>
      <w:del w:id="4275" w:author="MAILIER Maxime" w:date="2024-08-14T15:56:00Z">
        <w:r w:rsidDel="00615960">
          <w:rPr>
            <w:i w:val="0"/>
            <w:iCs w:val="0"/>
            <w:color w:val="auto"/>
          </w:rPr>
          <w:delText xml:space="preserve"> (</w:delText>
        </w:r>
        <w:r w:rsidRPr="00D754E8" w:rsidDel="00615960">
          <w:rPr>
            <w:i w:val="0"/>
            <w:iCs w:val="0"/>
            <w:color w:val="00B050"/>
          </w:rPr>
          <w:delText>3 caractères alphanumériques configurés selon une règle paramétrable</w:delText>
        </w:r>
        <w:r w:rsidDel="00615960">
          <w:rPr>
            <w:i w:val="0"/>
            <w:iCs w:val="0"/>
            <w:color w:val="auto"/>
          </w:rPr>
          <w:delText>)</w:delText>
        </w:r>
      </w:del>
      <w:r w:rsidR="00197F76">
        <w:rPr>
          <w:i w:val="0"/>
          <w:iCs w:val="0"/>
          <w:color w:val="auto"/>
        </w:rPr>
        <w:t>. Ces valeurs peuvent être utilisées dans le référentiel horaire théorique.</w:t>
      </w:r>
      <w:commentRangeEnd w:id="4260"/>
      <w:r w:rsidR="00DA784D">
        <w:rPr>
          <w:rStyle w:val="Marquedecommentaire"/>
          <w:rFonts w:asciiTheme="minorHAnsi" w:hAnsiTheme="minorHAnsi" w:cstheme="minorBidi"/>
          <w:i w:val="0"/>
          <w:iCs w:val="0"/>
          <w:color w:val="auto"/>
        </w:rPr>
        <w:commentReference w:id="4260"/>
      </w:r>
      <w:commentRangeEnd w:id="4261"/>
      <w:r w:rsidR="007F613F">
        <w:rPr>
          <w:rStyle w:val="Marquedecommentaire"/>
          <w:rFonts w:asciiTheme="minorHAnsi" w:hAnsiTheme="minorHAnsi" w:cstheme="minorBidi"/>
          <w:i w:val="0"/>
          <w:iCs w:val="0"/>
          <w:color w:val="auto"/>
        </w:rPr>
        <w:commentReference w:id="4261"/>
      </w:r>
      <w:commentRangeEnd w:id="4262"/>
      <w:r w:rsidR="00CD4F0A">
        <w:rPr>
          <w:rStyle w:val="Marquedecommentaire"/>
          <w:rFonts w:asciiTheme="minorHAnsi" w:hAnsiTheme="minorHAnsi" w:cstheme="minorBidi"/>
          <w:i w:val="0"/>
          <w:iCs w:val="0"/>
          <w:color w:val="auto"/>
        </w:rPr>
        <w:commentReference w:id="4262"/>
      </w:r>
    </w:p>
    <w:p w14:paraId="592C1592" w14:textId="77777777" w:rsidR="009D3FDC" w:rsidRDefault="009D3FDC" w:rsidP="00C82597">
      <w:pPr>
        <w:pStyle w:val="ReqText"/>
        <w:widowControl w:val="0"/>
        <w:jc w:val="both"/>
      </w:pPr>
    </w:p>
    <w:tbl>
      <w:tblPr>
        <w:tblStyle w:val="Grilledutableau"/>
        <w:tblW w:w="0" w:type="auto"/>
        <w:tblLook w:val="04A0" w:firstRow="1" w:lastRow="0" w:firstColumn="1" w:lastColumn="0" w:noHBand="0" w:noVBand="1"/>
      </w:tblPr>
      <w:tblGrid>
        <w:gridCol w:w="1842"/>
        <w:gridCol w:w="7446"/>
      </w:tblGrid>
      <w:tr w:rsidR="005E265C" w14:paraId="2727D07E" w14:textId="77777777" w:rsidTr="001F040F">
        <w:trPr>
          <w:ins w:id="4276" w:author="TRIANO José" w:date="2024-09-19T08:12:00Z"/>
        </w:trPr>
        <w:tc>
          <w:tcPr>
            <w:tcW w:w="1842" w:type="dxa"/>
          </w:tcPr>
          <w:p w14:paraId="43CB036E" w14:textId="77777777" w:rsidR="005E265C" w:rsidRDefault="005E265C" w:rsidP="001F040F">
            <w:pPr>
              <w:rPr>
                <w:ins w:id="4277" w:author="TRIANO José" w:date="2024-09-19T08:12:00Z"/>
              </w:rPr>
            </w:pPr>
            <w:ins w:id="4278" w:author="TRIANO José" w:date="2024-09-19T08:12:00Z">
              <w:r>
                <w:t>Résultat attendu</w:t>
              </w:r>
            </w:ins>
          </w:p>
        </w:tc>
        <w:tc>
          <w:tcPr>
            <w:tcW w:w="7446" w:type="dxa"/>
          </w:tcPr>
          <w:p w14:paraId="5E4F66CE" w14:textId="1BFD50C6" w:rsidR="005E265C" w:rsidRDefault="005E265C" w:rsidP="005E265C">
            <w:pPr>
              <w:pStyle w:val="ReqText"/>
              <w:widowControl w:val="0"/>
              <w:jc w:val="both"/>
              <w:rPr>
                <w:ins w:id="4279" w:author="TRIANO José" w:date="2024-09-19T08:12:00Z"/>
              </w:rPr>
            </w:pPr>
            <w:r w:rsidRPr="005E265C">
              <w:rPr>
                <w:i w:val="0"/>
                <w:iCs w:val="0"/>
                <w:color w:val="auto"/>
              </w:rPr>
              <w:t xml:space="preserve">Le Traffic Mgr doit permettre à un utilisateur de modifier </w:t>
            </w:r>
            <w:del w:id="4280" w:author="MAILIER Maxime" w:date="2024-08-30T16:36:00Z">
              <w:r w:rsidRPr="005E265C" w:rsidDel="00FF12DF">
                <w:rPr>
                  <w:i w:val="0"/>
                  <w:iCs w:val="0"/>
                  <w:color w:val="auto"/>
                </w:rPr>
                <w:delText>l’identifiant de service matériel</w:delText>
              </w:r>
            </w:del>
            <w:ins w:id="4281" w:author="MAILIER Maxime" w:date="2024-08-30T16:36:00Z">
              <w:r w:rsidRPr="005E265C">
                <w:rPr>
                  <w:i w:val="0"/>
                  <w:iCs w:val="0"/>
                  <w:color w:val="auto"/>
                </w:rPr>
                <w:t>l’affectation</w:t>
              </w:r>
            </w:ins>
            <w:r w:rsidRPr="005E265C">
              <w:rPr>
                <w:i w:val="0"/>
                <w:iCs w:val="0"/>
                <w:color w:val="auto"/>
              </w:rPr>
              <w:t xml:space="preserve"> d’un véhicule </w:t>
            </w:r>
            <w:ins w:id="4282" w:author="MAILIER Maxime" w:date="2024-08-30T16:36:00Z">
              <w:r w:rsidRPr="005E265C">
                <w:rPr>
                  <w:i w:val="0"/>
                  <w:iCs w:val="0"/>
                  <w:color w:val="auto"/>
                </w:rPr>
                <w:t xml:space="preserve">à un service matériel </w:t>
              </w:r>
            </w:ins>
            <w:r w:rsidRPr="005E265C">
              <w:rPr>
                <w:i w:val="0"/>
                <w:iCs w:val="0"/>
                <w:color w:val="auto"/>
              </w:rPr>
              <w:t xml:space="preserve">si </w:t>
            </w:r>
            <w:del w:id="4283" w:author="MAILIER Maxime" w:date="2024-08-21T15:19:00Z">
              <w:r w:rsidRPr="005E265C" w:rsidDel="00AE1414">
                <w:rPr>
                  <w:i w:val="0"/>
                  <w:iCs w:val="0"/>
                  <w:color w:val="auto"/>
                </w:rPr>
                <w:delText>aucune course n’est allouée à ce véhicule</w:delText>
              </w:r>
            </w:del>
            <w:ins w:id="4284" w:author="MAILIER Maxime" w:date="2024-08-21T15:19:00Z">
              <w:r w:rsidRPr="005E265C">
                <w:rPr>
                  <w:i w:val="0"/>
                  <w:iCs w:val="0"/>
                  <w:color w:val="auto"/>
                </w:rPr>
                <w:t>le véhicule n’est pas assoc</w:t>
              </w:r>
            </w:ins>
            <w:ins w:id="4285" w:author="MAILIER Maxime" w:date="2024-08-21T15:20:00Z">
              <w:r w:rsidRPr="005E265C">
                <w:rPr>
                  <w:i w:val="0"/>
                  <w:iCs w:val="0"/>
                  <w:color w:val="auto"/>
                </w:rPr>
                <w:t xml:space="preserve">ié à une </w:t>
              </w:r>
            </w:ins>
            <w:r w:rsidRPr="005E265C">
              <w:rPr>
                <w:i w:val="0"/>
                <w:iCs w:val="0"/>
                <w:color w:val="auto"/>
              </w:rPr>
              <w:t>mission</w:t>
            </w:r>
            <w:ins w:id="4286" w:author="MAILIER Maxime" w:date="2024-08-21T15:20:00Z">
              <w:r w:rsidRPr="005E265C">
                <w:rPr>
                  <w:i w:val="0"/>
                  <w:iCs w:val="0"/>
                  <w:color w:val="auto"/>
                </w:rPr>
                <w:t>.</w:t>
              </w:r>
            </w:ins>
          </w:p>
        </w:tc>
      </w:tr>
      <w:tr w:rsidR="005E265C" w14:paraId="39CF4F8B" w14:textId="77777777" w:rsidTr="001F040F">
        <w:trPr>
          <w:ins w:id="4287" w:author="TRIANO José" w:date="2024-09-19T08:12:00Z"/>
        </w:trPr>
        <w:tc>
          <w:tcPr>
            <w:tcW w:w="1842" w:type="dxa"/>
          </w:tcPr>
          <w:p w14:paraId="3D763B94" w14:textId="77777777" w:rsidR="005E265C" w:rsidRDefault="005E265C" w:rsidP="001F040F">
            <w:pPr>
              <w:rPr>
                <w:ins w:id="4288" w:author="TRIANO José" w:date="2024-09-19T08:12:00Z"/>
              </w:rPr>
            </w:pPr>
            <w:r>
              <w:t xml:space="preserve">Paramètres </w:t>
            </w:r>
          </w:p>
        </w:tc>
        <w:tc>
          <w:tcPr>
            <w:tcW w:w="7446" w:type="dxa"/>
          </w:tcPr>
          <w:p w14:paraId="7BD87361" w14:textId="77777777" w:rsidR="005E265C" w:rsidRPr="003D256D" w:rsidRDefault="005E265C" w:rsidP="001F040F">
            <w:pPr>
              <w:pStyle w:val="ReqText"/>
              <w:jc w:val="both"/>
              <w:rPr>
                <w:ins w:id="4289" w:author="TRIANO José" w:date="2024-09-19T08:12:00Z"/>
              </w:rPr>
            </w:pPr>
          </w:p>
        </w:tc>
      </w:tr>
    </w:tbl>
    <w:p w14:paraId="1E1989FD" w14:textId="77777777" w:rsidR="008537BA" w:rsidRDefault="008537BA" w:rsidP="00C82597">
      <w:pPr>
        <w:pStyle w:val="ReqText"/>
        <w:jc w:val="both"/>
        <w:rPr>
          <w:i w:val="0"/>
          <w:iCs w:val="0"/>
          <w:color w:val="auto"/>
        </w:rPr>
      </w:pPr>
    </w:p>
    <w:p w14:paraId="1A876F41" w14:textId="5E0A7992" w:rsidR="0063717D" w:rsidRDefault="0063717D" w:rsidP="00C82597">
      <w:pPr>
        <w:jc w:val="both"/>
        <w:rPr>
          <w:u w:val="single"/>
        </w:rPr>
      </w:pPr>
      <w:r w:rsidRPr="00F463B3">
        <w:rPr>
          <w:u w:val="single"/>
        </w:rPr>
        <w:t xml:space="preserve">Numéro de </w:t>
      </w:r>
      <w:r w:rsidR="001F6EE4">
        <w:rPr>
          <w:u w:val="single"/>
        </w:rPr>
        <w:t>mission</w:t>
      </w:r>
      <w:r>
        <w:rPr>
          <w:u w:val="single"/>
        </w:rPr>
        <w:t> :</w:t>
      </w:r>
    </w:p>
    <w:p w14:paraId="024F8287" w14:textId="79F599E0" w:rsidR="0063717D" w:rsidRDefault="0063717D" w:rsidP="00C82597">
      <w:pPr>
        <w:pStyle w:val="ReqText"/>
        <w:jc w:val="both"/>
        <w:rPr>
          <w:i w:val="0"/>
          <w:iCs w:val="0"/>
          <w:color w:val="auto"/>
        </w:rPr>
      </w:pPr>
      <w:r>
        <w:rPr>
          <w:i w:val="0"/>
          <w:iCs w:val="0"/>
          <w:color w:val="auto"/>
        </w:rPr>
        <w:t xml:space="preserve">Le numéro de </w:t>
      </w:r>
      <w:r w:rsidR="001F6EE4">
        <w:rPr>
          <w:i w:val="0"/>
          <w:iCs w:val="0"/>
          <w:color w:val="auto"/>
        </w:rPr>
        <w:t>mission</w:t>
      </w:r>
      <w:r w:rsidR="0052374F">
        <w:rPr>
          <w:i w:val="0"/>
          <w:iCs w:val="0"/>
          <w:color w:val="auto"/>
        </w:rPr>
        <w:t xml:space="preserve"> est défini dans le référentiel horaire théorique pour les </w:t>
      </w:r>
      <w:r w:rsidR="00372D26">
        <w:rPr>
          <w:i w:val="0"/>
          <w:iCs w:val="0"/>
          <w:color w:val="auto"/>
        </w:rPr>
        <w:t>missions</w:t>
      </w:r>
      <w:r w:rsidR="0052374F">
        <w:rPr>
          <w:i w:val="0"/>
          <w:iCs w:val="0"/>
          <w:color w:val="auto"/>
        </w:rPr>
        <w:t xml:space="preserve"> définies dans le référentiel horaire théorique.</w:t>
      </w:r>
    </w:p>
    <w:p w14:paraId="191577DC" w14:textId="2921B7C3" w:rsidR="0052374F" w:rsidRDefault="0052374F" w:rsidP="00C82597">
      <w:pPr>
        <w:pStyle w:val="ReqText"/>
        <w:jc w:val="both"/>
        <w:rPr>
          <w:i w:val="0"/>
          <w:iCs w:val="0"/>
          <w:color w:val="auto"/>
        </w:rPr>
      </w:pPr>
      <w:r>
        <w:rPr>
          <w:i w:val="0"/>
          <w:iCs w:val="0"/>
          <w:color w:val="auto"/>
        </w:rPr>
        <w:t xml:space="preserve">Ce numéro est géré par le Traffic Mgr pour les </w:t>
      </w:r>
      <w:r w:rsidR="00372D26">
        <w:rPr>
          <w:i w:val="0"/>
          <w:iCs w:val="0"/>
          <w:color w:val="auto"/>
        </w:rPr>
        <w:t>missions</w:t>
      </w:r>
      <w:r>
        <w:rPr>
          <w:i w:val="0"/>
          <w:iCs w:val="0"/>
          <w:color w:val="auto"/>
        </w:rPr>
        <w:t xml:space="preserve"> non </w:t>
      </w:r>
      <w:commentRangeStart w:id="4290"/>
      <w:commentRangeStart w:id="4291"/>
      <w:commentRangeStart w:id="4292"/>
      <w:r>
        <w:rPr>
          <w:i w:val="0"/>
          <w:iCs w:val="0"/>
          <w:color w:val="auto"/>
        </w:rPr>
        <w:t xml:space="preserve">définies </w:t>
      </w:r>
      <w:commentRangeEnd w:id="4290"/>
      <w:r w:rsidR="00DA784D">
        <w:rPr>
          <w:rStyle w:val="Marquedecommentaire"/>
          <w:rFonts w:asciiTheme="minorHAnsi" w:hAnsiTheme="minorHAnsi" w:cstheme="minorBidi"/>
          <w:i w:val="0"/>
          <w:iCs w:val="0"/>
          <w:color w:val="auto"/>
        </w:rPr>
        <w:commentReference w:id="4290"/>
      </w:r>
      <w:commentRangeEnd w:id="4291"/>
      <w:r w:rsidR="006C1B41">
        <w:rPr>
          <w:rStyle w:val="Marquedecommentaire"/>
          <w:rFonts w:asciiTheme="minorHAnsi" w:hAnsiTheme="minorHAnsi" w:cstheme="minorBidi"/>
          <w:i w:val="0"/>
          <w:iCs w:val="0"/>
          <w:color w:val="auto"/>
        </w:rPr>
        <w:commentReference w:id="4291"/>
      </w:r>
      <w:commentRangeEnd w:id="4292"/>
      <w:r w:rsidR="00190FA1">
        <w:rPr>
          <w:rStyle w:val="Marquedecommentaire"/>
          <w:rFonts w:asciiTheme="minorHAnsi" w:hAnsiTheme="minorHAnsi" w:cstheme="minorBidi"/>
          <w:i w:val="0"/>
          <w:iCs w:val="0"/>
          <w:color w:val="auto"/>
        </w:rPr>
        <w:commentReference w:id="4292"/>
      </w:r>
      <w:r>
        <w:rPr>
          <w:i w:val="0"/>
          <w:iCs w:val="0"/>
          <w:color w:val="auto"/>
        </w:rPr>
        <w:t>dans le référentiel horaire théorique.</w:t>
      </w:r>
    </w:p>
    <w:p w14:paraId="48773FCA" w14:textId="21211923" w:rsidR="0052374F" w:rsidRDefault="0052374F" w:rsidP="00C82597">
      <w:pPr>
        <w:pStyle w:val="ReqText"/>
        <w:jc w:val="both"/>
        <w:rPr>
          <w:i w:val="0"/>
          <w:iCs w:val="0"/>
          <w:color w:val="auto"/>
        </w:rPr>
      </w:pPr>
      <w:r>
        <w:rPr>
          <w:i w:val="0"/>
          <w:iCs w:val="0"/>
          <w:color w:val="auto"/>
        </w:rPr>
        <w:t xml:space="preserve">L’attribution des numéros de </w:t>
      </w:r>
      <w:r w:rsidR="001F6EE4">
        <w:rPr>
          <w:i w:val="0"/>
          <w:iCs w:val="0"/>
          <w:color w:val="auto"/>
        </w:rPr>
        <w:t>mission</w:t>
      </w:r>
      <w:r>
        <w:rPr>
          <w:i w:val="0"/>
          <w:iCs w:val="0"/>
          <w:color w:val="auto"/>
        </w:rPr>
        <w:t xml:space="preserve"> suit les règles suivantes :</w:t>
      </w:r>
    </w:p>
    <w:p w14:paraId="440F5339" w14:textId="34ABCC53" w:rsidR="0052374F" w:rsidRDefault="0052374F" w:rsidP="00C82597">
      <w:pPr>
        <w:pStyle w:val="ReqText"/>
        <w:jc w:val="both"/>
        <w:rPr>
          <w:i w:val="0"/>
          <w:iCs w:val="0"/>
          <w:color w:val="auto"/>
        </w:rPr>
      </w:pPr>
      <w:r>
        <w:rPr>
          <w:i w:val="0"/>
          <w:iCs w:val="0"/>
          <w:color w:val="auto"/>
        </w:rPr>
        <w:t xml:space="preserve">[000] : Valeur par défaut utilisée lorsque </w:t>
      </w:r>
      <w:del w:id="4293" w:author="MAILIER Maxime" w:date="2024-08-21T15:20:00Z">
        <w:r w:rsidDel="00AE1414">
          <w:rPr>
            <w:i w:val="0"/>
            <w:iCs w:val="0"/>
            <w:color w:val="auto"/>
          </w:rPr>
          <w:delText>aucune course n’est allouée au véhicule</w:delText>
        </w:r>
      </w:del>
      <w:ins w:id="4294" w:author="MAILIER Maxime" w:date="2024-08-21T15:20:00Z">
        <w:r w:rsidR="00AE1414">
          <w:rPr>
            <w:i w:val="0"/>
            <w:iCs w:val="0"/>
            <w:color w:val="auto"/>
          </w:rPr>
          <w:t xml:space="preserve">le véhicule n’est pas associé à une </w:t>
        </w:r>
      </w:ins>
      <w:r w:rsidR="001F6EE4">
        <w:rPr>
          <w:i w:val="0"/>
          <w:iCs w:val="0"/>
          <w:color w:val="auto"/>
        </w:rPr>
        <w:t>mission</w:t>
      </w:r>
      <w:r>
        <w:rPr>
          <w:i w:val="0"/>
          <w:iCs w:val="0"/>
          <w:color w:val="auto"/>
        </w:rPr>
        <w:t>.</w:t>
      </w:r>
    </w:p>
    <w:p w14:paraId="2D7C8638" w14:textId="6CCF6A7F" w:rsidR="0052374F" w:rsidRDefault="0052374F" w:rsidP="00C82597">
      <w:pPr>
        <w:pStyle w:val="ReqText"/>
        <w:jc w:val="both"/>
        <w:rPr>
          <w:i w:val="0"/>
          <w:iCs w:val="0"/>
          <w:color w:val="auto"/>
        </w:rPr>
      </w:pPr>
      <w:r>
        <w:rPr>
          <w:i w:val="0"/>
          <w:iCs w:val="0"/>
          <w:color w:val="auto"/>
        </w:rPr>
        <w:t xml:space="preserve">[001-799] : Plage de valeurs pour les </w:t>
      </w:r>
      <w:r w:rsidR="00372D26">
        <w:rPr>
          <w:i w:val="0"/>
          <w:iCs w:val="0"/>
          <w:color w:val="auto"/>
        </w:rPr>
        <w:t>missions</w:t>
      </w:r>
      <w:r>
        <w:rPr>
          <w:i w:val="0"/>
          <w:iCs w:val="0"/>
          <w:color w:val="auto"/>
        </w:rPr>
        <w:t xml:space="preserve"> définies dans le référentiel horaire théorique.</w:t>
      </w:r>
    </w:p>
    <w:p w14:paraId="14CDCC19" w14:textId="5D50DA0B" w:rsidR="0052374F" w:rsidRDefault="0052374F" w:rsidP="00C82597">
      <w:pPr>
        <w:pStyle w:val="ReqText"/>
        <w:jc w:val="both"/>
        <w:rPr>
          <w:i w:val="0"/>
          <w:iCs w:val="0"/>
          <w:color w:val="auto"/>
        </w:rPr>
      </w:pPr>
      <w:r>
        <w:rPr>
          <w:i w:val="0"/>
          <w:iCs w:val="0"/>
          <w:color w:val="auto"/>
        </w:rPr>
        <w:t xml:space="preserve">[800-899] : Plage de valeurs pour les </w:t>
      </w:r>
      <w:r w:rsidR="00372D26">
        <w:rPr>
          <w:i w:val="0"/>
          <w:iCs w:val="0"/>
          <w:color w:val="auto"/>
        </w:rPr>
        <w:t>missions</w:t>
      </w:r>
      <w:r>
        <w:rPr>
          <w:i w:val="0"/>
          <w:iCs w:val="0"/>
          <w:color w:val="auto"/>
        </w:rPr>
        <w:t xml:space="preserve"> avec voyageurs non définies dans le référentiel horaire théorique.</w:t>
      </w:r>
    </w:p>
    <w:p w14:paraId="4F7D35F2" w14:textId="33789C3E" w:rsidR="0052374F" w:rsidRDefault="0052374F" w:rsidP="00C82597">
      <w:pPr>
        <w:pStyle w:val="ReqText"/>
        <w:jc w:val="both"/>
        <w:rPr>
          <w:i w:val="0"/>
          <w:iCs w:val="0"/>
          <w:color w:val="auto"/>
        </w:rPr>
      </w:pPr>
      <w:r>
        <w:rPr>
          <w:i w:val="0"/>
          <w:iCs w:val="0"/>
          <w:color w:val="auto"/>
        </w:rPr>
        <w:t xml:space="preserve">[900-999] : Plage de valeurs pour les </w:t>
      </w:r>
      <w:r w:rsidR="00372D26">
        <w:rPr>
          <w:i w:val="0"/>
          <w:iCs w:val="0"/>
          <w:color w:val="auto"/>
        </w:rPr>
        <w:t>missions</w:t>
      </w:r>
      <w:r>
        <w:rPr>
          <w:i w:val="0"/>
          <w:iCs w:val="0"/>
          <w:color w:val="auto"/>
        </w:rPr>
        <w:t xml:space="preserve"> sans voyageurs non définies dans le référentiel horaire théorique.</w:t>
      </w:r>
    </w:p>
    <w:p w14:paraId="238ECAE4" w14:textId="5AD097AF" w:rsidR="006F1EF0" w:rsidRDefault="006F1EF0" w:rsidP="00C82597">
      <w:pPr>
        <w:jc w:val="both"/>
        <w:rPr>
          <w:u w:val="single"/>
        </w:rPr>
      </w:pPr>
      <w:r>
        <w:rPr>
          <w:u w:val="single"/>
        </w:rPr>
        <w:t>Codes d’origine et de destination :</w:t>
      </w:r>
    </w:p>
    <w:p w14:paraId="6158EBA7" w14:textId="19FC6456" w:rsidR="006F1EF0" w:rsidRDefault="006F1EF0" w:rsidP="00C82597">
      <w:pPr>
        <w:widowControl w:val="0"/>
        <w:jc w:val="both"/>
      </w:pPr>
      <w:r>
        <w:t xml:space="preserve">Le code d'origine (valeur alphanumérique) indique le terminus d'origine d'une </w:t>
      </w:r>
      <w:r w:rsidR="001F6EE4">
        <w:t>mission</w:t>
      </w:r>
      <w:r>
        <w:t xml:space="preserve"> avec voyageurs. La valeur par défaut du code d'origine est vide.</w:t>
      </w:r>
    </w:p>
    <w:p w14:paraId="2B55413B" w14:textId="17D9107A" w:rsidR="006F1EF0" w:rsidRDefault="006F1EF0" w:rsidP="00C82597">
      <w:pPr>
        <w:widowControl w:val="0"/>
        <w:jc w:val="both"/>
      </w:pPr>
      <w:r>
        <w:t xml:space="preserve">Le code de destination (valeur alphanumérique) indique le terminus de destination d'une </w:t>
      </w:r>
      <w:r w:rsidR="001F6EE4">
        <w:t>mission</w:t>
      </w:r>
      <w:r>
        <w:t xml:space="preserve"> avec voyageurs. La valeur par défaut pour le code de destination est vide.</w:t>
      </w:r>
    </w:p>
    <w:p w14:paraId="300D0CAF" w14:textId="36D50246" w:rsidR="0052374F" w:rsidRDefault="006F1EF0" w:rsidP="00C82597">
      <w:pPr>
        <w:widowControl w:val="0"/>
        <w:jc w:val="both"/>
        <w:rPr>
          <w:ins w:id="4295" w:author="MAILIER Maxime" w:date="2024-08-30T16:02:00Z"/>
        </w:rPr>
      </w:pPr>
      <w:r>
        <w:t>Les codes d'origine et de destination sont les trigrammes associés aux noms des gares</w:t>
      </w:r>
    </w:p>
    <w:p w14:paraId="4FF0C756" w14:textId="77777777" w:rsidR="00634BC2" w:rsidRPr="006F1EF0" w:rsidRDefault="00634BC2" w:rsidP="00C82597">
      <w:pPr>
        <w:widowControl w:val="0"/>
        <w:jc w:val="both"/>
      </w:pPr>
    </w:p>
    <w:p w14:paraId="3FA17CDC" w14:textId="33A2E9C7" w:rsidR="00C77E5A" w:rsidRDefault="00014478" w:rsidP="00F67835">
      <w:pPr>
        <w:pStyle w:val="Titre4"/>
        <w:numPr>
          <w:ilvl w:val="3"/>
          <w:numId w:val="121"/>
        </w:numPr>
      </w:pPr>
      <w:bookmarkStart w:id="4296" w:name="_Toc174367361"/>
      <w:bookmarkStart w:id="4297" w:name="_Toc196744720"/>
      <w:r>
        <w:t>TM_TR_04</w:t>
      </w:r>
      <w:r w:rsidRPr="00241C2D">
        <w:t>_0</w:t>
      </w:r>
      <w:r>
        <w:t xml:space="preserve">1 </w:t>
      </w:r>
      <w:r w:rsidR="00223056">
        <w:t xml:space="preserve">Gérer </w:t>
      </w:r>
      <w:del w:id="4298" w:author="MAILIER Maxime" w:date="2024-08-21T15:20:00Z">
        <w:r w:rsidR="00223056" w:rsidDel="00AE1414">
          <w:delText>l’a</w:delText>
        </w:r>
        <w:r w:rsidR="00C77E5A" w:rsidRPr="002F6962" w:rsidDel="00AE1414">
          <w:delText xml:space="preserve">llocation </w:delText>
        </w:r>
      </w:del>
      <w:ins w:id="4299" w:author="MAILIER Maxime" w:date="2024-08-21T15:20:00Z">
        <w:r w:rsidR="00AE1414">
          <w:t>l’association</w:t>
        </w:r>
        <w:r w:rsidR="00AE1414" w:rsidRPr="002F6962">
          <w:t xml:space="preserve"> </w:t>
        </w:r>
      </w:ins>
      <w:r w:rsidR="00F067F9">
        <w:t>automatique</w:t>
      </w:r>
      <w:r w:rsidR="00C77E5A" w:rsidRPr="002F6962">
        <w:t xml:space="preserve"> d’une </w:t>
      </w:r>
      <w:r w:rsidR="001F6EE4">
        <w:t>mission</w:t>
      </w:r>
      <w:r w:rsidR="00C77E5A" w:rsidRPr="002F6962">
        <w:t xml:space="preserve"> à un véhicule</w:t>
      </w:r>
      <w:bookmarkEnd w:id="4296"/>
      <w:bookmarkEnd w:id="4297"/>
    </w:p>
    <w:p w14:paraId="2914865F" w14:textId="10066A49" w:rsidR="00121394" w:rsidRDefault="00121394" w:rsidP="00F67835">
      <w:pPr>
        <w:pStyle w:val="Titre5"/>
        <w:numPr>
          <w:ilvl w:val="4"/>
          <w:numId w:val="121"/>
        </w:numPr>
      </w:pPr>
      <w:r>
        <w:t>TM_TR_04</w:t>
      </w:r>
      <w:r w:rsidRPr="00241C2D">
        <w:t>_0</w:t>
      </w:r>
      <w:r>
        <w:t>1_01</w:t>
      </w:r>
      <w:r w:rsidRPr="00241C2D">
        <w:t xml:space="preserve"> : </w:t>
      </w:r>
      <w:r>
        <w:t xml:space="preserve">Gérer </w:t>
      </w:r>
      <w:del w:id="4300" w:author="MAILIER Maxime" w:date="2024-08-21T15:21:00Z">
        <w:r w:rsidDel="00AE1414">
          <w:delText>l’a</w:delText>
        </w:r>
        <w:r w:rsidRPr="002F6962" w:rsidDel="00AE1414">
          <w:delText xml:space="preserve">llocation </w:delText>
        </w:r>
      </w:del>
      <w:ins w:id="4301" w:author="MAILIER Maxime" w:date="2024-08-21T15:21:00Z">
        <w:r w:rsidR="00AE1414">
          <w:t>l’association</w:t>
        </w:r>
        <w:r w:rsidR="00AE1414" w:rsidRPr="002F6962">
          <w:t xml:space="preserve"> </w:t>
        </w:r>
      </w:ins>
      <w:r>
        <w:t>automatique</w:t>
      </w:r>
      <w:r w:rsidRPr="002F6962">
        <w:t xml:space="preserve"> </w:t>
      </w:r>
      <w:r>
        <w:t>en mode « Exploitation Automatique »</w:t>
      </w:r>
    </w:p>
    <w:p w14:paraId="7F0A635A" w14:textId="7EC1228E" w:rsidR="00121394" w:rsidDel="00E50EEE" w:rsidRDefault="00121394" w:rsidP="00C82597">
      <w:pPr>
        <w:jc w:val="both"/>
        <w:rPr>
          <w:del w:id="4302" w:author="MAILIER Maxime" w:date="2024-08-21T17:24:00Z"/>
          <w:b/>
          <w:bCs/>
        </w:rPr>
      </w:pPr>
    </w:p>
    <w:p w14:paraId="58124CD1" w14:textId="6F0BDD41" w:rsidR="00F067F9" w:rsidRPr="001C3D2D" w:rsidDel="00D50C32" w:rsidRDefault="00F067F9" w:rsidP="00C82597">
      <w:pPr>
        <w:jc w:val="both"/>
        <w:rPr>
          <w:del w:id="4303" w:author="MAILIER Maxime" w:date="2024-08-19T10:23:00Z"/>
        </w:rPr>
      </w:pPr>
      <w:del w:id="4304" w:author="MAILIER Maxime" w:date="2024-08-19T10:23:00Z">
        <w:r w:rsidDel="00D50C32">
          <w:rPr>
            <w:u w:val="single"/>
          </w:rPr>
          <w:delText>Allocation</w:delText>
        </w:r>
        <w:r w:rsidRPr="008F4144" w:rsidDel="00D50C32">
          <w:rPr>
            <w:u w:val="single"/>
          </w:rPr>
          <w:delText xml:space="preserve"> automatique </w:delText>
        </w:r>
      </w:del>
      <w:del w:id="4305" w:author="MAILIER Maxime" w:date="2024-08-19T09:50:00Z">
        <w:r w:rsidDel="008E5110">
          <w:rPr>
            <w:u w:val="single"/>
          </w:rPr>
          <w:delText xml:space="preserve">de </w:delText>
        </w:r>
        <w:r w:rsidRPr="008F4144" w:rsidDel="008E5110">
          <w:rPr>
            <w:u w:val="single"/>
          </w:rPr>
          <w:delText xml:space="preserve">la course </w:delText>
        </w:r>
        <w:r w:rsidR="0096068E" w:rsidDel="008E5110">
          <w:rPr>
            <w:u w:val="single"/>
          </w:rPr>
          <w:delText>d’amorce</w:delText>
        </w:r>
        <w:r w:rsidRPr="008F4144" w:rsidDel="008E5110">
          <w:rPr>
            <w:u w:val="single"/>
          </w:rPr>
          <w:delText xml:space="preserve"> d'un</w:delText>
        </w:r>
        <w:r w:rsidDel="008E5110">
          <w:rPr>
            <w:u w:val="single"/>
          </w:rPr>
          <w:delText xml:space="preserve"> service matériel</w:delText>
        </w:r>
      </w:del>
      <w:del w:id="4306" w:author="MAILIER Maxime" w:date="2024-08-19T10:23:00Z">
        <w:r w:rsidDel="00D50C32">
          <w:rPr>
            <w:u w:val="single"/>
          </w:rPr>
          <w:delText xml:space="preserve"> à un véhicule</w:delText>
        </w:r>
        <w:r w:rsidR="001C3D2D" w:rsidDel="00D50C32">
          <w:rPr>
            <w:u w:val="single"/>
          </w:rPr>
          <w:delText> :</w:delText>
        </w:r>
      </w:del>
    </w:p>
    <w:p w14:paraId="2311AD4A" w14:textId="710FCD59" w:rsidR="001C3D2D" w:rsidRDefault="001C3D2D" w:rsidP="00C82597">
      <w:pPr>
        <w:jc w:val="both"/>
      </w:pPr>
      <w:r>
        <w:t xml:space="preserve">A l'approche de l'heure de départ </w:t>
      </w:r>
      <w:del w:id="4307" w:author="MAILIER Maxime" w:date="2024-08-19T09:51:00Z">
        <w:r w:rsidDel="008E5110">
          <w:delText xml:space="preserve">de la course </w:delText>
        </w:r>
        <w:r w:rsidR="0096068E" w:rsidDel="008E5110">
          <w:delText>d’amorce d’un service matériel</w:delText>
        </w:r>
      </w:del>
      <w:ins w:id="4308" w:author="MAILIER Maxime" w:date="2024-08-19T09:51:00Z">
        <w:r w:rsidR="008E5110">
          <w:t xml:space="preserve">d’une </w:t>
        </w:r>
      </w:ins>
      <w:r w:rsidR="001F6EE4">
        <w:t>mission</w:t>
      </w:r>
      <w:ins w:id="4309" w:author="MAILIER Maxime" w:date="2024-08-19T09:51:00Z">
        <w:r w:rsidR="008E5110">
          <w:t xml:space="preserve"> </w:t>
        </w:r>
      </w:ins>
      <w:ins w:id="4310" w:author="MAILIER Maxime" w:date="2024-08-19T09:53:00Z">
        <w:r w:rsidR="008E5110">
          <w:t>définie dans le</w:t>
        </w:r>
      </w:ins>
      <w:ins w:id="4311" w:author="MAILIER Maxime" w:date="2024-08-19T09:51:00Z">
        <w:r w:rsidR="008E5110">
          <w:t xml:space="preserve"> référentiel horaire en production</w:t>
        </w:r>
      </w:ins>
      <w:r>
        <w:t xml:space="preserve">, le Traffic Mgr cherche si un véhicule </w:t>
      </w:r>
      <w:del w:id="4312" w:author="MAILIER Maxime" w:date="2024-08-21T15:21:00Z">
        <w:r w:rsidR="00C27DE1" w:rsidDel="00AE1414">
          <w:delText>auquel</w:delText>
        </w:r>
        <w:r w:rsidDel="00AE1414">
          <w:delText xml:space="preserve"> aucune course n’est allouée</w:delText>
        </w:r>
      </w:del>
      <w:ins w:id="4313" w:author="MAILIER Maxime" w:date="2024-08-21T15:21:00Z">
        <w:r w:rsidR="00AE1414">
          <w:t xml:space="preserve">non associé à une </w:t>
        </w:r>
      </w:ins>
      <w:r w:rsidR="001F6EE4">
        <w:t>mission</w:t>
      </w:r>
      <w:r>
        <w:t xml:space="preserve"> peut </w:t>
      </w:r>
      <w:del w:id="4314" w:author="MAILIER Maxime" w:date="2024-08-21T15:21:00Z">
        <w:r w:rsidDel="00AE1414">
          <w:delText>se voir allouer</w:delText>
        </w:r>
      </w:del>
      <w:ins w:id="4315" w:author="MAILIER Maxime" w:date="2024-08-21T15:21:00Z">
        <w:r w:rsidR="00AE1414">
          <w:t>être associé à</w:t>
        </w:r>
      </w:ins>
      <w:r>
        <w:t xml:space="preserve"> cette </w:t>
      </w:r>
      <w:r w:rsidR="001F6EE4">
        <w:t>mission</w:t>
      </w:r>
      <w:r>
        <w:t>.</w:t>
      </w:r>
    </w:p>
    <w:tbl>
      <w:tblPr>
        <w:tblStyle w:val="Grilledutableau"/>
        <w:tblW w:w="0" w:type="auto"/>
        <w:tblLook w:val="04A0" w:firstRow="1" w:lastRow="0" w:firstColumn="1" w:lastColumn="0" w:noHBand="0" w:noVBand="1"/>
      </w:tblPr>
      <w:tblGrid>
        <w:gridCol w:w="1980"/>
        <w:gridCol w:w="7308"/>
      </w:tblGrid>
      <w:tr w:rsidR="00014478" w14:paraId="4A15801F" w14:textId="77777777" w:rsidTr="00014478">
        <w:trPr>
          <w:ins w:id="4316" w:author="TRIANO José" w:date="2024-09-19T08:12:00Z"/>
        </w:trPr>
        <w:tc>
          <w:tcPr>
            <w:tcW w:w="1980" w:type="dxa"/>
          </w:tcPr>
          <w:p w14:paraId="3996C7B0" w14:textId="77777777" w:rsidR="00014478" w:rsidRDefault="00014478" w:rsidP="001F040F">
            <w:pPr>
              <w:rPr>
                <w:ins w:id="4317" w:author="TRIANO José" w:date="2024-09-19T08:12:00Z"/>
              </w:rPr>
            </w:pPr>
            <w:ins w:id="4318" w:author="TRIANO José" w:date="2024-09-19T08:12:00Z">
              <w:r>
                <w:t>Résultat attendu</w:t>
              </w:r>
            </w:ins>
          </w:p>
        </w:tc>
        <w:tc>
          <w:tcPr>
            <w:tcW w:w="7308" w:type="dxa"/>
          </w:tcPr>
          <w:p w14:paraId="1072FB4A" w14:textId="77777777" w:rsidR="00014478" w:rsidRDefault="00014478" w:rsidP="00014478">
            <w:pPr>
              <w:pStyle w:val="ReqText"/>
              <w:widowControl w:val="0"/>
              <w:jc w:val="both"/>
              <w:rPr>
                <w:ins w:id="4319" w:author="TRIANO José" w:date="2024-09-19T16:16:00Z"/>
              </w:rPr>
            </w:pPr>
            <w:ins w:id="4320" w:author="TRIANO José" w:date="2024-09-19T16:16:00Z">
              <w:r>
                <w:t xml:space="preserve">Pour une ligne exploitée en mode « Exploitation Automatique », </w:t>
              </w:r>
              <w:r w:rsidRPr="00807788">
                <w:t xml:space="preserve">le Traffic Mgr doit </w:t>
              </w:r>
              <w:r>
                <w:t>associer</w:t>
              </w:r>
              <w:r w:rsidRPr="00807788">
                <w:t xml:space="preserve"> </w:t>
              </w:r>
              <w:r>
                <w:t>une</w:t>
              </w:r>
              <w:r w:rsidRPr="00807788">
                <w:t xml:space="preserve"> </w:t>
              </w:r>
            </w:ins>
            <w:r>
              <w:t>mission</w:t>
            </w:r>
            <w:ins w:id="4321" w:author="TRIANO José" w:date="2024-09-19T16:16:00Z">
              <w:r w:rsidRPr="00807788">
                <w:t xml:space="preserve"> </w:t>
              </w:r>
              <w:r>
                <w:t xml:space="preserve">définie dans le référentiel horaire en production </w:t>
              </w:r>
              <w:r w:rsidRPr="00807788">
                <w:t>à un véhicule si les conditions</w:t>
              </w:r>
              <w:r>
                <w:t xml:space="preserve"> suivantes sont vérifiées :</w:t>
              </w:r>
            </w:ins>
          </w:p>
          <w:p w14:paraId="261F0A72" w14:textId="77777777" w:rsidR="00014478" w:rsidRPr="0096068E" w:rsidRDefault="00014478" w:rsidP="00014478">
            <w:pPr>
              <w:pStyle w:val="ReqText"/>
              <w:numPr>
                <w:ilvl w:val="0"/>
                <w:numId w:val="24"/>
              </w:numPr>
              <w:jc w:val="both"/>
              <w:rPr>
                <w:ins w:id="4322" w:author="TRIANO José" w:date="2024-09-19T16:16:00Z"/>
              </w:rPr>
            </w:pPr>
            <w:ins w:id="4323" w:author="TRIANO José" w:date="2024-09-19T16:16:00Z">
              <w:r w:rsidRPr="0096068E">
                <w:t xml:space="preserve">Le véhicule est arrêté sur le point d’arrêt technique initial de la </w:t>
              </w:r>
            </w:ins>
            <w:r>
              <w:t>mission</w:t>
            </w:r>
            <w:ins w:id="4324" w:author="TRIANO José" w:date="2024-09-19T16:16:00Z">
              <w:r w:rsidRPr="0096068E">
                <w:t xml:space="preserve"> OU sur le point d’arrêt commercial origine de la </w:t>
              </w:r>
            </w:ins>
            <w:r>
              <w:t>mission</w:t>
            </w:r>
            <w:ins w:id="4325" w:author="TRIANO José" w:date="2024-09-19T16:16:00Z">
              <w:r>
                <w:t>,</w:t>
              </w:r>
            </w:ins>
          </w:p>
          <w:p w14:paraId="0FE0729C" w14:textId="77777777" w:rsidR="00014478" w:rsidRDefault="00014478" w:rsidP="00014478">
            <w:pPr>
              <w:pStyle w:val="ReqText"/>
              <w:numPr>
                <w:ilvl w:val="0"/>
                <w:numId w:val="24"/>
              </w:numPr>
              <w:jc w:val="both"/>
              <w:rPr>
                <w:ins w:id="4326" w:author="TRIANO José" w:date="2024-09-19T16:16:00Z"/>
              </w:rPr>
            </w:pPr>
            <w:ins w:id="4327" w:author="TRIANO José" w:date="2024-09-19T16:16:00Z">
              <w:r>
                <w:t xml:space="preserve">L’état d’aptitude à l’exploitation du </w:t>
              </w:r>
              <w:r w:rsidRPr="00CF240A">
                <w:t xml:space="preserve">véhicule </w:t>
              </w:r>
              <w:r>
                <w:t>est</w:t>
              </w:r>
              <w:r w:rsidRPr="00CF240A">
                <w:t xml:space="preserve"> « </w:t>
              </w:r>
              <w:r>
                <w:t>A</w:t>
              </w:r>
              <w:r w:rsidRPr="00CF240A">
                <w:t>pte à l’exploitation</w:t>
              </w:r>
              <w:r>
                <w:t> »,</w:t>
              </w:r>
            </w:ins>
          </w:p>
          <w:p w14:paraId="3099912E" w14:textId="77777777" w:rsidR="00014478" w:rsidRDefault="00014478" w:rsidP="00014478">
            <w:pPr>
              <w:pStyle w:val="ReqText"/>
              <w:numPr>
                <w:ilvl w:val="0"/>
                <w:numId w:val="24"/>
              </w:numPr>
              <w:jc w:val="both"/>
              <w:rPr>
                <w:ins w:id="4328" w:author="TRIANO José" w:date="2024-09-19T16:16:00Z"/>
              </w:rPr>
            </w:pPr>
            <w:ins w:id="4329" w:author="TRIANO José" w:date="2024-09-19T16:16:00Z">
              <w:r>
                <w:t xml:space="preserve">Le véhicule n’est pas associé à une </w:t>
              </w:r>
            </w:ins>
            <w:r>
              <w:t>mission</w:t>
            </w:r>
            <w:ins w:id="4330" w:author="TRIANO José" w:date="2024-09-19T16:16:00Z">
              <w:r>
                <w:t>,</w:t>
              </w:r>
            </w:ins>
          </w:p>
          <w:p w14:paraId="0E6368A2" w14:textId="77777777" w:rsidR="00014478" w:rsidRDefault="00014478" w:rsidP="00014478">
            <w:pPr>
              <w:pStyle w:val="ReqText"/>
              <w:numPr>
                <w:ilvl w:val="0"/>
                <w:numId w:val="24"/>
              </w:numPr>
              <w:jc w:val="both"/>
              <w:rPr>
                <w:ins w:id="4331" w:author="TRIANO José" w:date="2024-09-19T16:16:00Z"/>
              </w:rPr>
            </w:pPr>
            <w:ins w:id="4332" w:author="TRIANO José" w:date="2024-09-19T16:16:00Z">
              <w:r>
                <w:t xml:space="preserve">La </w:t>
              </w:r>
            </w:ins>
            <w:r>
              <w:t>mission</w:t>
            </w:r>
            <w:ins w:id="4333" w:author="TRIANO José" w:date="2024-09-19T16:16:00Z">
              <w:r>
                <w:t xml:space="preserve"> est dans l'état « Confirmée »,</w:t>
              </w:r>
            </w:ins>
          </w:p>
          <w:p w14:paraId="16B1B6F1" w14:textId="77777777" w:rsidR="00014478" w:rsidRDefault="00014478" w:rsidP="00014478">
            <w:pPr>
              <w:pStyle w:val="ReqText"/>
              <w:numPr>
                <w:ilvl w:val="0"/>
                <w:numId w:val="24"/>
              </w:numPr>
              <w:jc w:val="both"/>
              <w:rPr>
                <w:ins w:id="4334" w:author="TRIANO José" w:date="2024-09-19T16:16:00Z"/>
              </w:rPr>
            </w:pPr>
            <w:ins w:id="4335" w:author="TRIANO José" w:date="2024-09-19T16:16:00Z">
              <w:r>
                <w:t xml:space="preserve">L’heure courante est dans la plage temporelle [heure de départ de la </w:t>
              </w:r>
            </w:ins>
            <w:r>
              <w:t>mission</w:t>
            </w:r>
            <w:ins w:id="4336" w:author="TRIANO José" w:date="2024-09-19T16:16:00Z">
              <w:r>
                <w:t xml:space="preserve"> de ce point d’arrêt – </w:t>
              </w:r>
              <w:r w:rsidRPr="00C1751B">
                <w:t>[Param_</w:t>
              </w:r>
              <w:r>
                <w:t>TM_TR_04_01_01</w:t>
              </w:r>
              <w:r w:rsidRPr="00C1751B">
                <w:t>_</w:t>
              </w:r>
              <w:r>
                <w:t>0001</w:t>
              </w:r>
              <w:r w:rsidRPr="00C1751B">
                <w:t>]</w:t>
              </w:r>
              <w:r>
                <w:t xml:space="preserve"> ; heure de départ de la </w:t>
              </w:r>
            </w:ins>
            <w:r>
              <w:t>mission</w:t>
            </w:r>
            <w:ins w:id="4337" w:author="TRIANO José" w:date="2024-09-19T16:16:00Z">
              <w:r>
                <w:t xml:space="preserve"> de ce point d’arrêt + </w:t>
              </w:r>
              <w:r w:rsidRPr="00C1751B">
                <w:t>[Param_</w:t>
              </w:r>
              <w:r>
                <w:t>TM_TR_04_01_01</w:t>
              </w:r>
              <w:r w:rsidRPr="00C1751B">
                <w:t>_</w:t>
              </w:r>
              <w:r>
                <w:t>0002</w:t>
              </w:r>
              <w:r w:rsidRPr="00C1751B">
                <w:t>]</w:t>
              </w:r>
              <w:r>
                <w:t>],</w:t>
              </w:r>
            </w:ins>
          </w:p>
          <w:p w14:paraId="3AC3F5D8" w14:textId="77777777" w:rsidR="00014478" w:rsidRPr="00197F76" w:rsidRDefault="00014478" w:rsidP="00014478">
            <w:pPr>
              <w:pStyle w:val="ReqText"/>
              <w:numPr>
                <w:ilvl w:val="0"/>
                <w:numId w:val="24"/>
              </w:numPr>
              <w:jc w:val="both"/>
              <w:rPr>
                <w:ins w:id="4338" w:author="TRIANO José" w:date="2024-09-19T16:16:00Z"/>
              </w:rPr>
            </w:pPr>
            <w:commentRangeStart w:id="4339"/>
            <w:commentRangeStart w:id="4340"/>
            <w:commentRangeStart w:id="4341"/>
            <w:ins w:id="4342" w:author="TRIANO José" w:date="2024-09-19T16:16:00Z">
              <w:r>
                <w:t xml:space="preserve">Le véhicule est le véhicule affecté pour la réalisation de la </w:t>
              </w:r>
            </w:ins>
            <w:r>
              <w:t>mission</w:t>
            </w:r>
            <w:ins w:id="4343" w:author="TRIANO José" w:date="2024-09-19T16:16:00Z">
              <w:r>
                <w:t>,</w:t>
              </w:r>
              <w:commentRangeEnd w:id="4339"/>
              <w:r>
                <w:rPr>
                  <w:rStyle w:val="Marquedecommentaire"/>
                  <w:rFonts w:asciiTheme="minorHAnsi" w:hAnsiTheme="minorHAnsi" w:cstheme="minorBidi"/>
                  <w:i w:val="0"/>
                  <w:iCs w:val="0"/>
                  <w:color w:val="auto"/>
                </w:rPr>
                <w:commentReference w:id="4339"/>
              </w:r>
              <w:commentRangeEnd w:id="4340"/>
              <w:r>
                <w:rPr>
                  <w:rStyle w:val="Marquedecommentaire"/>
                  <w:rFonts w:asciiTheme="minorHAnsi" w:hAnsiTheme="minorHAnsi" w:cstheme="minorBidi"/>
                  <w:i w:val="0"/>
                  <w:iCs w:val="0"/>
                  <w:color w:val="auto"/>
                </w:rPr>
                <w:commentReference w:id="4340"/>
              </w:r>
              <w:commentRangeEnd w:id="4341"/>
              <w:r>
                <w:rPr>
                  <w:rStyle w:val="Marquedecommentaire"/>
                  <w:rFonts w:asciiTheme="minorHAnsi" w:hAnsiTheme="minorHAnsi" w:cstheme="minorBidi"/>
                  <w:i w:val="0"/>
                  <w:iCs w:val="0"/>
                  <w:color w:val="auto"/>
                </w:rPr>
                <w:commentReference w:id="4341"/>
              </w:r>
            </w:ins>
          </w:p>
          <w:p w14:paraId="0ABB4573" w14:textId="77777777" w:rsidR="00014478" w:rsidRDefault="00014478" w:rsidP="00014478">
            <w:pPr>
              <w:pStyle w:val="ReqText"/>
              <w:numPr>
                <w:ilvl w:val="0"/>
                <w:numId w:val="24"/>
              </w:numPr>
              <w:jc w:val="both"/>
              <w:rPr>
                <w:ins w:id="4344" w:author="TRIANO José" w:date="2024-09-19T16:16:00Z"/>
              </w:rPr>
            </w:pPr>
            <w:ins w:id="4345" w:author="TRIANO José" w:date="2024-09-19T16:16:00Z">
              <w:r>
                <w:t xml:space="preserve">L’autonomie de la batterie du véhicule permet de rejoindre le point d’arrêt destination de la </w:t>
              </w:r>
            </w:ins>
            <w:r>
              <w:t>mission</w:t>
            </w:r>
            <w:ins w:id="4346" w:author="TRIANO José" w:date="2024-09-19T16:16:00Z">
              <w:r>
                <w:t>.</w:t>
              </w:r>
            </w:ins>
          </w:p>
          <w:p w14:paraId="605CFA02" w14:textId="77777777" w:rsidR="00014478" w:rsidRDefault="00014478" w:rsidP="00014478">
            <w:pPr>
              <w:pStyle w:val="ReqText"/>
              <w:widowControl w:val="0"/>
              <w:jc w:val="both"/>
            </w:pPr>
            <w:ins w:id="4347" w:author="TRIANO José" w:date="2024-09-19T16:16:00Z">
              <w:r w:rsidRPr="0069577B">
                <w:t xml:space="preserve">Dans le cas contraire, le Traffic Mgr doit permettre d'afficher une </w:t>
              </w:r>
              <w:r>
                <w:t>alerte</w:t>
              </w:r>
              <w:r w:rsidRPr="0069577B">
                <w:t xml:space="preserve"> indiquant la cause de l'échec de l'</w:t>
              </w:r>
              <w:r>
                <w:t>association</w:t>
              </w:r>
              <w:r w:rsidRPr="0069577B">
                <w:t xml:space="preserve"> (véhicule ne remplissant pas les conditions d'</w:t>
              </w:r>
              <w:r>
                <w:t>association</w:t>
              </w:r>
              <w:r w:rsidRPr="0069577B">
                <w:t xml:space="preserve"> OU absence de véhicule sur le point d’arrêt technique initial de la </w:t>
              </w:r>
            </w:ins>
            <w:r>
              <w:t>mission</w:t>
            </w:r>
            <w:ins w:id="4348" w:author="TRIANO José" w:date="2024-09-19T16:16:00Z">
              <w:r w:rsidRPr="0069577B">
                <w:t xml:space="preserve"> OU sur le point d’arrêt commercial origine de la </w:t>
              </w:r>
            </w:ins>
            <w:r>
              <w:t>mission</w:t>
            </w:r>
            <w:ins w:id="4349" w:author="TRIANO José" w:date="2024-09-19T16:16:00Z">
              <w:r w:rsidRPr="0069577B">
                <w:t>).</w:t>
              </w:r>
            </w:ins>
          </w:p>
          <w:p w14:paraId="613AC8F6" w14:textId="77777777" w:rsidR="00014478" w:rsidRDefault="00014478" w:rsidP="00014478">
            <w:pPr>
              <w:pStyle w:val="ReqText"/>
              <w:widowControl w:val="0"/>
              <w:jc w:val="both"/>
            </w:pPr>
          </w:p>
          <w:p w14:paraId="593EFCD8" w14:textId="77777777" w:rsidR="00014478" w:rsidRDefault="00014478" w:rsidP="00014478">
            <w:pPr>
              <w:pStyle w:val="ReqText"/>
              <w:widowControl w:val="0"/>
              <w:jc w:val="both"/>
              <w:rPr>
                <w:ins w:id="4350" w:author="TRIANO José" w:date="2024-09-19T16:16:00Z"/>
              </w:rPr>
            </w:pPr>
            <w:ins w:id="4351" w:author="TRIANO José" w:date="2024-09-19T16:16:00Z">
              <w:r>
                <w:t xml:space="preserve">Pour une ligne exploitée en mode « Exploitation Automatique », lors de l’association automatique d'une </w:t>
              </w:r>
            </w:ins>
            <w:r>
              <w:t>mission</w:t>
            </w:r>
            <w:ins w:id="4352" w:author="TRIANO José" w:date="2024-09-19T16:16:00Z">
              <w:r>
                <w:t xml:space="preserve"> définie dans le référentiel horaire en production à un véhicule, le Traffic Mgr doit fixer les attributs du véhicule aux valeurs suivantes :</w:t>
              </w:r>
            </w:ins>
          </w:p>
          <w:p w14:paraId="6076E2E0" w14:textId="77777777" w:rsidR="00014478" w:rsidRDefault="00014478" w:rsidP="00014478">
            <w:pPr>
              <w:pStyle w:val="ReqText"/>
              <w:numPr>
                <w:ilvl w:val="0"/>
                <w:numId w:val="19"/>
              </w:numPr>
              <w:jc w:val="both"/>
              <w:rPr>
                <w:ins w:id="4353" w:author="TRIANO José" w:date="2024-09-19T16:16:00Z"/>
              </w:rPr>
            </w:pPr>
            <w:ins w:id="4354" w:author="TRIANO José" w:date="2024-09-19T16:16:00Z">
              <w:r>
                <w:t>Identifiant de service matériel : inchangé</w:t>
              </w:r>
            </w:ins>
          </w:p>
          <w:p w14:paraId="4BEAA79B" w14:textId="77777777" w:rsidR="00014478" w:rsidRDefault="00014478" w:rsidP="00014478">
            <w:pPr>
              <w:pStyle w:val="ReqText"/>
              <w:numPr>
                <w:ilvl w:val="0"/>
                <w:numId w:val="19"/>
              </w:numPr>
              <w:jc w:val="both"/>
              <w:rPr>
                <w:ins w:id="4355" w:author="TRIANO José" w:date="2024-09-19T16:16:00Z"/>
              </w:rPr>
            </w:pPr>
            <w:ins w:id="4356" w:author="TRIANO José" w:date="2024-09-19T16:16:00Z">
              <w:r>
                <w:t xml:space="preserve">Numéro de </w:t>
              </w:r>
            </w:ins>
            <w:r>
              <w:t>mission</w:t>
            </w:r>
            <w:ins w:id="4357" w:author="TRIANO José" w:date="2024-09-19T16:16:00Z">
              <w:r>
                <w:t xml:space="preserve"> : le numéro de la </w:t>
              </w:r>
            </w:ins>
            <w:r>
              <w:t>mission</w:t>
            </w:r>
            <w:ins w:id="4358" w:author="TRIANO José" w:date="2024-09-19T16:16:00Z">
              <w:r>
                <w:t xml:space="preserve"> associée au véhicule</w:t>
              </w:r>
            </w:ins>
          </w:p>
          <w:p w14:paraId="687776CD" w14:textId="042CC54C" w:rsidR="00014478" w:rsidRDefault="00014478" w:rsidP="00014478">
            <w:pPr>
              <w:pStyle w:val="ReqText"/>
              <w:widowControl w:val="0"/>
              <w:jc w:val="both"/>
              <w:rPr>
                <w:ins w:id="4359" w:author="TRIANO José" w:date="2024-09-19T08:12:00Z"/>
              </w:rPr>
            </w:pPr>
            <w:ins w:id="4360" w:author="TRIANO José" w:date="2024-09-19T16:16:00Z">
              <w:r>
                <w:t xml:space="preserve">Codes d'origine et de destination : codes correspondant aux origine et destination de la </w:t>
              </w:r>
            </w:ins>
            <w:r>
              <w:t>mission</w:t>
            </w:r>
            <w:ins w:id="4361" w:author="TRIANO José" w:date="2024-09-19T16:16:00Z">
              <w:r>
                <w:t xml:space="preserve"> associée au véhicule.</w:t>
              </w:r>
            </w:ins>
          </w:p>
        </w:tc>
      </w:tr>
      <w:tr w:rsidR="00014478" w:rsidRPr="00014478" w14:paraId="122D07F3" w14:textId="77777777" w:rsidTr="00014478">
        <w:trPr>
          <w:ins w:id="4362" w:author="TRIANO José" w:date="2024-09-19T08:12:00Z"/>
        </w:trPr>
        <w:tc>
          <w:tcPr>
            <w:tcW w:w="1980" w:type="dxa"/>
          </w:tcPr>
          <w:p w14:paraId="35E10373" w14:textId="77777777" w:rsidR="00014478" w:rsidRDefault="00014478" w:rsidP="001F040F">
            <w:pPr>
              <w:rPr>
                <w:ins w:id="4363" w:author="TRIANO José" w:date="2024-09-19T08:12:00Z"/>
              </w:rPr>
            </w:pPr>
            <w:r>
              <w:t xml:space="preserve">Paramètres </w:t>
            </w:r>
          </w:p>
        </w:tc>
        <w:tc>
          <w:tcPr>
            <w:tcW w:w="7308" w:type="dxa"/>
          </w:tcPr>
          <w:p w14:paraId="1BCD3F21" w14:textId="77777777" w:rsidR="00014478" w:rsidRPr="00C1751B" w:rsidRDefault="00014478" w:rsidP="00014478">
            <w:pPr>
              <w:pStyle w:val="ReqID"/>
              <w:rPr>
                <w:ins w:id="4364" w:author="TRIANO José" w:date="2024-09-19T16:16:00Z"/>
              </w:rPr>
            </w:pPr>
            <w:ins w:id="4365" w:author="TRIANO José" w:date="2024-09-19T16:16:00Z">
              <w:r w:rsidRPr="00C1751B">
                <w:t>[Param_</w:t>
              </w:r>
              <w:r>
                <w:t>TM_TR_04_01_01</w:t>
              </w:r>
              <w:r w:rsidRPr="00C1751B">
                <w:t>_</w:t>
              </w:r>
              <w:r>
                <w:t>0001</w:t>
              </w:r>
              <w:r w:rsidRPr="00C1751B">
                <w:t xml:space="preserve">] </w:t>
              </w:r>
            </w:ins>
          </w:p>
          <w:p w14:paraId="2BFB87F2" w14:textId="77777777" w:rsidR="00014478" w:rsidRPr="007F67E2" w:rsidRDefault="00014478" w:rsidP="00014478">
            <w:pPr>
              <w:jc w:val="both"/>
              <w:rPr>
                <w:ins w:id="4366" w:author="TRIANO José" w:date="2024-09-19T16:16:00Z"/>
                <w:i/>
                <w:iCs/>
                <w:color w:val="00B050"/>
              </w:rPr>
            </w:pPr>
            <w:ins w:id="4367" w:author="TRIANO José" w:date="2024-09-19T16:16:00Z">
              <w:r w:rsidRPr="007F67E2">
                <w:rPr>
                  <w:i/>
                  <w:iCs/>
                  <w:color w:val="00B050"/>
                </w:rPr>
                <w:t xml:space="preserve">Durée en secondes avant l’heure de départ </w:t>
              </w:r>
              <w:r>
                <w:rPr>
                  <w:i/>
                  <w:iCs/>
                  <w:color w:val="00B050"/>
                </w:rPr>
                <w:t>d’une</w:t>
              </w:r>
              <w:r w:rsidRPr="007F67E2">
                <w:rPr>
                  <w:i/>
                  <w:iCs/>
                  <w:color w:val="00B050"/>
                </w:rPr>
                <w:t xml:space="preserve"> </w:t>
              </w:r>
            </w:ins>
            <w:r>
              <w:rPr>
                <w:i/>
                <w:iCs/>
                <w:color w:val="00B050"/>
              </w:rPr>
              <w:t>mission</w:t>
            </w:r>
            <w:ins w:id="4368" w:author="TRIANO José" w:date="2024-09-19T16:16:00Z">
              <w:r w:rsidRPr="007F67E2">
                <w:rPr>
                  <w:i/>
                  <w:iCs/>
                  <w:color w:val="00B050"/>
                </w:rPr>
                <w:t xml:space="preserve"> à partir de laquelle le Traffic Mgr </w:t>
              </w:r>
              <w:r>
                <w:rPr>
                  <w:i/>
                  <w:iCs/>
                  <w:color w:val="00B050"/>
                </w:rPr>
                <w:t xml:space="preserve">peut associer cette </w:t>
              </w:r>
            </w:ins>
            <w:r>
              <w:rPr>
                <w:i/>
                <w:iCs/>
                <w:color w:val="00B050"/>
              </w:rPr>
              <w:t>mission</w:t>
            </w:r>
            <w:ins w:id="4369" w:author="TRIANO José" w:date="2024-09-19T16:16:00Z">
              <w:r>
                <w:rPr>
                  <w:i/>
                  <w:iCs/>
                  <w:color w:val="00B050"/>
                </w:rPr>
                <w:t xml:space="preserve"> à un véhicule (sous certaines conditions additionnelles) dans le cadre de l’association automatique d’une </w:t>
              </w:r>
            </w:ins>
            <w:r>
              <w:rPr>
                <w:i/>
                <w:iCs/>
                <w:color w:val="00B050"/>
              </w:rPr>
              <w:t>mission</w:t>
            </w:r>
            <w:ins w:id="4370" w:author="TRIANO José" w:date="2024-09-19T16:16:00Z">
              <w:r>
                <w:rPr>
                  <w:i/>
                  <w:iCs/>
                  <w:color w:val="00B050"/>
                </w:rPr>
                <w:t xml:space="preserve"> à un véhicule</w:t>
              </w:r>
              <w:r w:rsidRPr="007F67E2">
                <w:rPr>
                  <w:i/>
                  <w:iCs/>
                  <w:color w:val="00B050"/>
                </w:rPr>
                <w:t>.</w:t>
              </w:r>
            </w:ins>
          </w:p>
          <w:p w14:paraId="6B9B06CF" w14:textId="77777777" w:rsidR="00014478" w:rsidRPr="00C1751B" w:rsidRDefault="00014478" w:rsidP="00014478">
            <w:pPr>
              <w:pStyle w:val="ReqID"/>
              <w:rPr>
                <w:ins w:id="4371" w:author="TRIANO José" w:date="2024-09-19T16:16:00Z"/>
              </w:rPr>
            </w:pPr>
            <w:ins w:id="4372" w:author="TRIANO José" w:date="2024-09-19T16:16:00Z">
              <w:r w:rsidRPr="00C1751B">
                <w:t>[Param_</w:t>
              </w:r>
              <w:r>
                <w:t>TM_TR_04_01_01</w:t>
              </w:r>
              <w:r w:rsidRPr="00C1751B">
                <w:t>_</w:t>
              </w:r>
              <w:r>
                <w:t>0002</w:t>
              </w:r>
              <w:r w:rsidRPr="00C1751B">
                <w:t xml:space="preserve">] </w:t>
              </w:r>
            </w:ins>
          </w:p>
          <w:p w14:paraId="144E129F" w14:textId="64434BCB" w:rsidR="00014478" w:rsidRPr="00014478" w:rsidRDefault="00014478" w:rsidP="00014478">
            <w:pPr>
              <w:jc w:val="both"/>
              <w:rPr>
                <w:ins w:id="4373" w:author="TRIANO José" w:date="2024-09-19T08:12:00Z"/>
                <w:i/>
                <w:iCs/>
                <w:color w:val="00B050"/>
              </w:rPr>
            </w:pPr>
            <w:ins w:id="4374" w:author="TRIANO José" w:date="2024-09-19T16:16:00Z">
              <w:r w:rsidRPr="007F67E2">
                <w:rPr>
                  <w:i/>
                  <w:iCs/>
                  <w:color w:val="00B050"/>
                </w:rPr>
                <w:t xml:space="preserve">Durée en secondes </w:t>
              </w:r>
              <w:r>
                <w:rPr>
                  <w:i/>
                  <w:iCs/>
                  <w:color w:val="00B050"/>
                </w:rPr>
                <w:t>après</w:t>
              </w:r>
              <w:r w:rsidRPr="007F67E2">
                <w:rPr>
                  <w:i/>
                  <w:iCs/>
                  <w:color w:val="00B050"/>
                </w:rPr>
                <w:t xml:space="preserve"> l’heure de départ </w:t>
              </w:r>
              <w:r>
                <w:rPr>
                  <w:i/>
                  <w:iCs/>
                  <w:color w:val="00B050"/>
                </w:rPr>
                <w:t>d’une</w:t>
              </w:r>
              <w:r w:rsidRPr="007F67E2">
                <w:rPr>
                  <w:i/>
                  <w:iCs/>
                  <w:color w:val="00B050"/>
                </w:rPr>
                <w:t xml:space="preserve"> </w:t>
              </w:r>
            </w:ins>
            <w:r>
              <w:rPr>
                <w:i/>
                <w:iCs/>
                <w:color w:val="00B050"/>
              </w:rPr>
              <w:t>mission</w:t>
            </w:r>
            <w:ins w:id="4375" w:author="TRIANO José" w:date="2024-09-19T16:16:00Z">
              <w:r w:rsidRPr="007F67E2">
                <w:rPr>
                  <w:i/>
                  <w:iCs/>
                  <w:color w:val="00B050"/>
                </w:rPr>
                <w:t xml:space="preserve"> </w:t>
              </w:r>
              <w:r>
                <w:rPr>
                  <w:i/>
                  <w:iCs/>
                  <w:color w:val="00B050"/>
                </w:rPr>
                <w:t>jusqu’à laquelle</w:t>
              </w:r>
              <w:r w:rsidRPr="007F67E2">
                <w:rPr>
                  <w:i/>
                  <w:iCs/>
                  <w:color w:val="00B050"/>
                </w:rPr>
                <w:t xml:space="preserve"> le Traffic Mgr </w:t>
              </w:r>
              <w:r>
                <w:rPr>
                  <w:i/>
                  <w:iCs/>
                  <w:color w:val="00B050"/>
                </w:rPr>
                <w:t xml:space="preserve">peut associer cette </w:t>
              </w:r>
            </w:ins>
            <w:r>
              <w:rPr>
                <w:i/>
                <w:iCs/>
                <w:color w:val="00B050"/>
              </w:rPr>
              <w:t>mission</w:t>
            </w:r>
            <w:ins w:id="4376" w:author="TRIANO José" w:date="2024-09-19T16:16:00Z">
              <w:r>
                <w:rPr>
                  <w:i/>
                  <w:iCs/>
                  <w:color w:val="00B050"/>
                </w:rPr>
                <w:t xml:space="preserve"> à un véhicule (sous certaines conditions additionnelles) dans le cadre de l’association automatique d’une </w:t>
              </w:r>
            </w:ins>
            <w:r>
              <w:rPr>
                <w:i/>
                <w:iCs/>
                <w:color w:val="00B050"/>
              </w:rPr>
              <w:t>mission</w:t>
            </w:r>
            <w:ins w:id="4377" w:author="TRIANO José" w:date="2024-09-19T16:16:00Z">
              <w:r>
                <w:rPr>
                  <w:i/>
                  <w:iCs/>
                  <w:color w:val="00B050"/>
                </w:rPr>
                <w:t xml:space="preserve"> à un véhicule</w:t>
              </w:r>
              <w:r w:rsidRPr="007F67E2">
                <w:rPr>
                  <w:i/>
                  <w:iCs/>
                  <w:color w:val="00B050"/>
                </w:rPr>
                <w:t>.</w:t>
              </w:r>
            </w:ins>
          </w:p>
        </w:tc>
      </w:tr>
    </w:tbl>
    <w:p w14:paraId="5A67AE9B" w14:textId="77777777" w:rsidR="004F14E7" w:rsidRDefault="004F14E7" w:rsidP="00C82597">
      <w:pPr>
        <w:jc w:val="both"/>
      </w:pPr>
    </w:p>
    <w:p w14:paraId="6077F755" w14:textId="58BC4CC8" w:rsidR="0049246A" w:rsidRPr="006547EF" w:rsidDel="004F14E7" w:rsidRDefault="0049246A" w:rsidP="00F67835">
      <w:pPr>
        <w:pStyle w:val="ReqID"/>
        <w:numPr>
          <w:ilvl w:val="0"/>
          <w:numId w:val="121"/>
        </w:numPr>
        <w:rPr>
          <w:del w:id="4378" w:author="TRIANO José" w:date="2024-09-19T16:16:00Z"/>
          <w:lang w:val="en-GB"/>
        </w:rPr>
      </w:pPr>
      <w:del w:id="4379" w:author="TRIANO José" w:date="2024-09-19T16:16:00Z">
        <w:r w:rsidRPr="006547EF" w:rsidDel="004F14E7">
          <w:rPr>
            <w:lang w:val="en-GB"/>
          </w:rPr>
          <w:delText>[Exi_TM_TR_04_0</w:delText>
        </w:r>
        <w:r w:rsidR="000934AF" w:rsidDel="004F14E7">
          <w:rPr>
            <w:lang w:val="en-GB"/>
          </w:rPr>
          <w:delText>1</w:delText>
        </w:r>
        <w:r w:rsidRPr="006547EF" w:rsidDel="004F14E7">
          <w:rPr>
            <w:lang w:val="en-GB"/>
          </w:rPr>
          <w:delText xml:space="preserve">_01_xxxx-PROCESSING] </w:delText>
        </w:r>
        <w:bookmarkStart w:id="4380" w:name="_Toc177656077"/>
        <w:bookmarkStart w:id="4381" w:name="_Toc178859858"/>
        <w:bookmarkStart w:id="4382" w:name="_Toc178860066"/>
        <w:bookmarkStart w:id="4383" w:name="_Toc185856626"/>
        <w:bookmarkStart w:id="4384" w:name="_Toc185861518"/>
        <w:bookmarkStart w:id="4385" w:name="_Toc185862451"/>
        <w:bookmarkStart w:id="4386" w:name="_Toc185862659"/>
        <w:bookmarkStart w:id="4387" w:name="_Toc185863665"/>
        <w:bookmarkStart w:id="4388" w:name="_Toc185863877"/>
        <w:bookmarkStart w:id="4389" w:name="_Toc185864089"/>
        <w:bookmarkStart w:id="4390" w:name="_Toc185864928"/>
        <w:bookmarkStart w:id="4391" w:name="_Toc185865121"/>
        <w:bookmarkStart w:id="4392" w:name="_Toc185867251"/>
        <w:bookmarkStart w:id="4393" w:name="_Toc185867443"/>
        <w:bookmarkStart w:id="4394" w:name="_Toc185867676"/>
        <w:bookmarkStart w:id="4395" w:name="_Toc185867869"/>
        <w:bookmarkStart w:id="4396" w:name="_Toc185868062"/>
        <w:bookmarkStart w:id="4397" w:name="_Toc185868254"/>
        <w:bookmarkStart w:id="4398" w:name="_Toc185868447"/>
        <w:bookmarkStart w:id="4399" w:name="_Toc185869032"/>
        <w:bookmarkStart w:id="4400" w:name="_Toc185920833"/>
        <w:bookmarkStart w:id="4401" w:name="_Toc185921024"/>
        <w:bookmarkStart w:id="4402" w:name="_Toc185921308"/>
        <w:bookmarkStart w:id="4403" w:name="_Toc196744528"/>
        <w:bookmarkStart w:id="4404" w:name="_Toc196744721"/>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del>
    </w:p>
    <w:p w14:paraId="2825FA9D" w14:textId="0C0EDB09" w:rsidR="001C3D2D" w:rsidDel="004F14E7" w:rsidRDefault="001C3D2D" w:rsidP="00F67835">
      <w:pPr>
        <w:pStyle w:val="ReqText"/>
        <w:widowControl w:val="0"/>
        <w:numPr>
          <w:ilvl w:val="0"/>
          <w:numId w:val="121"/>
        </w:numPr>
        <w:jc w:val="both"/>
        <w:rPr>
          <w:del w:id="4405" w:author="TRIANO José" w:date="2024-09-19T16:16:00Z"/>
        </w:rPr>
      </w:pPr>
      <w:del w:id="4406" w:author="TRIANO José" w:date="2024-09-19T16:16:00Z">
        <w:r w:rsidDel="004F14E7">
          <w:delText xml:space="preserve">Pour une ligne exploitée en mode « Exploitation Automatique », lorsque l'heure d'allocation automatique de la course </w:delText>
        </w:r>
        <w:r w:rsidR="0096068E" w:rsidDel="004F14E7">
          <w:delText>d’amorce</w:delText>
        </w:r>
        <w:r w:rsidDel="004F14E7">
          <w:delText xml:space="preserve"> d’un service matériel définie dans le référentiel horaire en </w:delText>
        </w:r>
        <w:r w:rsidRPr="00807788" w:rsidDel="004F14E7">
          <w:delText xml:space="preserve">production est atteinte (durée configurée avant l'heure de départ de la course), alors le Traffic Mgr doit allouer </w:delText>
        </w:r>
      </w:del>
      <w:ins w:id="4407" w:author="MAILIER Maxime" w:date="2024-08-21T15:22:00Z">
        <w:del w:id="4408" w:author="TRIANO José" w:date="2024-09-19T16:16:00Z">
          <w:r w:rsidR="00D239BD" w:rsidDel="004F14E7">
            <w:delText>associer</w:delText>
          </w:r>
          <w:r w:rsidR="00D239BD" w:rsidRPr="00807788" w:rsidDel="004F14E7">
            <w:delText xml:space="preserve"> </w:delText>
          </w:r>
        </w:del>
      </w:ins>
      <w:del w:id="4409" w:author="TRIANO José" w:date="2024-09-19T16:16:00Z">
        <w:r w:rsidRPr="00807788" w:rsidDel="004F14E7">
          <w:delText xml:space="preserve">cette </w:delText>
        </w:r>
      </w:del>
      <w:ins w:id="4410" w:author="MAILIER Maxime" w:date="2024-08-19T09:54:00Z">
        <w:del w:id="4411" w:author="TRIANO José" w:date="2024-09-19T16:16:00Z">
          <w:r w:rsidR="008E5110" w:rsidDel="004F14E7">
            <w:delText>une</w:delText>
          </w:r>
          <w:r w:rsidR="008E5110" w:rsidRPr="00807788" w:rsidDel="004F14E7">
            <w:delText xml:space="preserve"> </w:delText>
          </w:r>
        </w:del>
      </w:ins>
      <w:del w:id="4412" w:author="TRIANO José" w:date="2024-09-19T16:16:00Z">
        <w:r w:rsidRPr="00807788" w:rsidDel="004F14E7">
          <w:delText xml:space="preserve">course </w:delText>
        </w:r>
      </w:del>
      <w:ins w:id="4413" w:author="MAILIER Maxime" w:date="2024-08-19T09:54:00Z">
        <w:del w:id="4414" w:author="TRIANO José" w:date="2024-09-19T16:16:00Z">
          <w:r w:rsidR="008E5110" w:rsidDel="004F14E7">
            <w:delText>définie dans le référentiel horai</w:delText>
          </w:r>
        </w:del>
      </w:ins>
      <w:ins w:id="4415" w:author="MAILIER Maxime" w:date="2024-08-19T09:55:00Z">
        <w:del w:id="4416" w:author="TRIANO José" w:date="2024-09-19T16:16:00Z">
          <w:r w:rsidR="008E5110" w:rsidDel="004F14E7">
            <w:delText xml:space="preserve">re en production </w:delText>
          </w:r>
        </w:del>
      </w:ins>
      <w:del w:id="4417" w:author="TRIANO José" w:date="2024-09-19T16:16:00Z">
        <w:r w:rsidRPr="00807788" w:rsidDel="004F14E7">
          <w:delText>à un véhicule si les conditions</w:delText>
        </w:r>
        <w:r w:rsidDel="004F14E7">
          <w:delText xml:space="preserve"> suivantes sont vérifiées :</w:delText>
        </w:r>
        <w:bookmarkStart w:id="4418" w:name="_Toc177656078"/>
        <w:bookmarkStart w:id="4419" w:name="_Toc178859859"/>
        <w:bookmarkStart w:id="4420" w:name="_Toc178860067"/>
        <w:bookmarkStart w:id="4421" w:name="_Toc185856627"/>
        <w:bookmarkStart w:id="4422" w:name="_Toc185861519"/>
        <w:bookmarkStart w:id="4423" w:name="_Toc185862452"/>
        <w:bookmarkStart w:id="4424" w:name="_Toc185862660"/>
        <w:bookmarkStart w:id="4425" w:name="_Toc185863666"/>
        <w:bookmarkStart w:id="4426" w:name="_Toc185863878"/>
        <w:bookmarkStart w:id="4427" w:name="_Toc185864090"/>
        <w:bookmarkStart w:id="4428" w:name="_Toc185864929"/>
        <w:bookmarkStart w:id="4429" w:name="_Toc185865122"/>
        <w:bookmarkStart w:id="4430" w:name="_Toc185867252"/>
        <w:bookmarkStart w:id="4431" w:name="_Toc185867444"/>
        <w:bookmarkStart w:id="4432" w:name="_Toc185867677"/>
        <w:bookmarkStart w:id="4433" w:name="_Toc185867870"/>
        <w:bookmarkStart w:id="4434" w:name="_Toc185868063"/>
        <w:bookmarkStart w:id="4435" w:name="_Toc185868255"/>
        <w:bookmarkStart w:id="4436" w:name="_Toc185868448"/>
        <w:bookmarkStart w:id="4437" w:name="_Toc185869033"/>
        <w:bookmarkStart w:id="4438" w:name="_Toc185920834"/>
        <w:bookmarkStart w:id="4439" w:name="_Toc185921025"/>
        <w:bookmarkStart w:id="4440" w:name="_Toc185921309"/>
        <w:bookmarkStart w:id="4441" w:name="_Toc196744529"/>
        <w:bookmarkStart w:id="4442" w:name="_Toc196744722"/>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del>
    </w:p>
    <w:p w14:paraId="540C2F47" w14:textId="0732C6EC" w:rsidR="001C3D2D" w:rsidRPr="0096068E" w:rsidDel="004F14E7" w:rsidRDefault="007E5138" w:rsidP="00F67835">
      <w:pPr>
        <w:pStyle w:val="ReqText"/>
        <w:numPr>
          <w:ilvl w:val="0"/>
          <w:numId w:val="121"/>
        </w:numPr>
        <w:jc w:val="both"/>
        <w:rPr>
          <w:del w:id="4443" w:author="TRIANO José" w:date="2024-09-19T16:16:00Z"/>
        </w:rPr>
      </w:pPr>
      <w:del w:id="4444" w:author="TRIANO José" w:date="2024-09-19T16:16:00Z">
        <w:r w:rsidRPr="0096068E" w:rsidDel="004F14E7">
          <w:delText>L</w:delText>
        </w:r>
        <w:r w:rsidR="001C3D2D" w:rsidRPr="0096068E" w:rsidDel="004F14E7">
          <w:delText xml:space="preserve">e véhicule est arrêté </w:delText>
        </w:r>
        <w:r w:rsidR="0096068E" w:rsidRPr="0096068E" w:rsidDel="004F14E7">
          <w:delText>sur le point d’arrêt technique</w:delText>
        </w:r>
        <w:r w:rsidR="001C3D2D" w:rsidRPr="0096068E" w:rsidDel="004F14E7">
          <w:delText xml:space="preserve"> initial de la course OU </w:delText>
        </w:r>
        <w:r w:rsidR="0096068E" w:rsidRPr="0096068E" w:rsidDel="004F14E7">
          <w:delText>sur le point d’arrêt commercial origine de la course</w:delText>
        </w:r>
      </w:del>
      <w:ins w:id="4445" w:author="MAILIER Maxime" w:date="2024-08-19T10:26:00Z">
        <w:del w:id="4446" w:author="TRIANO José" w:date="2024-09-19T16:16:00Z">
          <w:r w:rsidR="00095365" w:rsidDel="004F14E7">
            <w:delText>,</w:delText>
          </w:r>
        </w:del>
      </w:ins>
      <w:bookmarkStart w:id="4447" w:name="_Toc177656079"/>
      <w:bookmarkStart w:id="4448" w:name="_Toc178859860"/>
      <w:bookmarkStart w:id="4449" w:name="_Toc178860068"/>
      <w:bookmarkStart w:id="4450" w:name="_Toc185856628"/>
      <w:bookmarkStart w:id="4451" w:name="_Toc185861520"/>
      <w:bookmarkStart w:id="4452" w:name="_Toc185862453"/>
      <w:bookmarkStart w:id="4453" w:name="_Toc185862661"/>
      <w:bookmarkStart w:id="4454" w:name="_Toc185863667"/>
      <w:bookmarkStart w:id="4455" w:name="_Toc185863879"/>
      <w:bookmarkStart w:id="4456" w:name="_Toc185864091"/>
      <w:bookmarkStart w:id="4457" w:name="_Toc185864930"/>
      <w:bookmarkStart w:id="4458" w:name="_Toc185865123"/>
      <w:bookmarkStart w:id="4459" w:name="_Toc185867253"/>
      <w:bookmarkStart w:id="4460" w:name="_Toc185867445"/>
      <w:bookmarkStart w:id="4461" w:name="_Toc185867678"/>
      <w:bookmarkStart w:id="4462" w:name="_Toc185867871"/>
      <w:bookmarkStart w:id="4463" w:name="_Toc185868064"/>
      <w:bookmarkStart w:id="4464" w:name="_Toc185868256"/>
      <w:bookmarkStart w:id="4465" w:name="_Toc185868449"/>
      <w:bookmarkStart w:id="4466" w:name="_Toc185869034"/>
      <w:bookmarkStart w:id="4467" w:name="_Toc185920835"/>
      <w:bookmarkStart w:id="4468" w:name="_Toc185921026"/>
      <w:bookmarkStart w:id="4469" w:name="_Toc185921310"/>
      <w:bookmarkStart w:id="4470" w:name="_Toc196744530"/>
      <w:bookmarkStart w:id="4471" w:name="_Toc196744723"/>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p>
    <w:p w14:paraId="1DA769F6" w14:textId="23C4B0AA" w:rsidR="007E5138" w:rsidDel="004F14E7" w:rsidRDefault="007E5138" w:rsidP="00F67835">
      <w:pPr>
        <w:pStyle w:val="ReqText"/>
        <w:numPr>
          <w:ilvl w:val="0"/>
          <w:numId w:val="121"/>
        </w:numPr>
        <w:jc w:val="both"/>
        <w:rPr>
          <w:del w:id="4472" w:author="TRIANO José" w:date="2024-09-19T16:16:00Z"/>
        </w:rPr>
      </w:pPr>
      <w:del w:id="4473" w:author="TRIANO José" w:date="2024-09-19T16:16:00Z">
        <w:r w:rsidDel="004F14E7">
          <w:delText xml:space="preserve">L’état d’aptitude à l’exploitation du </w:delText>
        </w:r>
        <w:r w:rsidRPr="00CF240A" w:rsidDel="004F14E7">
          <w:delText xml:space="preserve">véhicule </w:delText>
        </w:r>
        <w:r w:rsidDel="004F14E7">
          <w:delText>est</w:delText>
        </w:r>
        <w:r w:rsidRPr="00CF240A" w:rsidDel="004F14E7">
          <w:delText xml:space="preserve"> « </w:delText>
        </w:r>
        <w:r w:rsidR="00D1523A" w:rsidDel="004F14E7">
          <w:delText>A</w:delText>
        </w:r>
        <w:r w:rsidRPr="00CF240A" w:rsidDel="004F14E7">
          <w:delText>pte à l’exploitation</w:delText>
        </w:r>
        <w:r w:rsidDel="004F14E7">
          <w:delText> »</w:delText>
        </w:r>
      </w:del>
      <w:ins w:id="4474" w:author="MAILIER Maxime" w:date="2024-08-19T10:26:00Z">
        <w:del w:id="4475" w:author="TRIANO José" w:date="2024-09-19T16:16:00Z">
          <w:r w:rsidR="00095365" w:rsidDel="004F14E7">
            <w:delText>,</w:delText>
          </w:r>
        </w:del>
      </w:ins>
      <w:bookmarkStart w:id="4476" w:name="_Toc177656080"/>
      <w:bookmarkStart w:id="4477" w:name="_Toc178859861"/>
      <w:bookmarkStart w:id="4478" w:name="_Toc178860069"/>
      <w:bookmarkStart w:id="4479" w:name="_Toc185856629"/>
      <w:bookmarkStart w:id="4480" w:name="_Toc185861521"/>
      <w:bookmarkStart w:id="4481" w:name="_Toc185862454"/>
      <w:bookmarkStart w:id="4482" w:name="_Toc185862662"/>
      <w:bookmarkStart w:id="4483" w:name="_Toc185863668"/>
      <w:bookmarkStart w:id="4484" w:name="_Toc185863880"/>
      <w:bookmarkStart w:id="4485" w:name="_Toc185864092"/>
      <w:bookmarkStart w:id="4486" w:name="_Toc185864931"/>
      <w:bookmarkStart w:id="4487" w:name="_Toc185865124"/>
      <w:bookmarkStart w:id="4488" w:name="_Toc185867254"/>
      <w:bookmarkStart w:id="4489" w:name="_Toc185867446"/>
      <w:bookmarkStart w:id="4490" w:name="_Toc185867679"/>
      <w:bookmarkStart w:id="4491" w:name="_Toc185867872"/>
      <w:bookmarkStart w:id="4492" w:name="_Toc185868065"/>
      <w:bookmarkStart w:id="4493" w:name="_Toc185868257"/>
      <w:bookmarkStart w:id="4494" w:name="_Toc185868450"/>
      <w:bookmarkStart w:id="4495" w:name="_Toc185869035"/>
      <w:bookmarkStart w:id="4496" w:name="_Toc185920836"/>
      <w:bookmarkStart w:id="4497" w:name="_Toc185921027"/>
      <w:bookmarkStart w:id="4498" w:name="_Toc185921311"/>
      <w:bookmarkStart w:id="4499" w:name="_Toc196744531"/>
      <w:bookmarkStart w:id="4500" w:name="_Toc196744724"/>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p>
    <w:p w14:paraId="3A98C62E" w14:textId="62B129BC" w:rsidR="007E5138" w:rsidDel="004F14E7" w:rsidRDefault="007E5138" w:rsidP="00F67835">
      <w:pPr>
        <w:pStyle w:val="ReqText"/>
        <w:numPr>
          <w:ilvl w:val="0"/>
          <w:numId w:val="121"/>
        </w:numPr>
        <w:jc w:val="both"/>
        <w:rPr>
          <w:del w:id="4501" w:author="TRIANO José" w:date="2024-09-19T16:16:00Z"/>
        </w:rPr>
      </w:pPr>
      <w:del w:id="4502" w:author="TRIANO José" w:date="2024-09-19T16:16:00Z">
        <w:r w:rsidDel="004F14E7">
          <w:delText>Aucune course n’est allouée au véhicule</w:delText>
        </w:r>
      </w:del>
      <w:ins w:id="4503" w:author="MAILIER Maxime" w:date="2024-08-21T15:22:00Z">
        <w:del w:id="4504" w:author="TRIANO José" w:date="2024-09-19T16:16:00Z">
          <w:r w:rsidR="00D239BD" w:rsidDel="004F14E7">
            <w:delText>Le véhicule n’est pas associé à une course</w:delText>
          </w:r>
        </w:del>
      </w:ins>
      <w:ins w:id="4505" w:author="MAILIER Maxime" w:date="2024-08-19T10:26:00Z">
        <w:del w:id="4506" w:author="TRIANO José" w:date="2024-09-19T16:16:00Z">
          <w:r w:rsidR="00095365" w:rsidDel="004F14E7">
            <w:delText>,</w:delText>
          </w:r>
        </w:del>
      </w:ins>
      <w:bookmarkStart w:id="4507" w:name="_Toc177656081"/>
      <w:bookmarkStart w:id="4508" w:name="_Toc178859862"/>
      <w:bookmarkStart w:id="4509" w:name="_Toc178860070"/>
      <w:bookmarkStart w:id="4510" w:name="_Toc185856630"/>
      <w:bookmarkStart w:id="4511" w:name="_Toc185861522"/>
      <w:bookmarkStart w:id="4512" w:name="_Toc185862455"/>
      <w:bookmarkStart w:id="4513" w:name="_Toc185862663"/>
      <w:bookmarkStart w:id="4514" w:name="_Toc185863669"/>
      <w:bookmarkStart w:id="4515" w:name="_Toc185863881"/>
      <w:bookmarkStart w:id="4516" w:name="_Toc185864093"/>
      <w:bookmarkStart w:id="4517" w:name="_Toc185864932"/>
      <w:bookmarkStart w:id="4518" w:name="_Toc185865125"/>
      <w:bookmarkStart w:id="4519" w:name="_Toc185867255"/>
      <w:bookmarkStart w:id="4520" w:name="_Toc185867447"/>
      <w:bookmarkStart w:id="4521" w:name="_Toc185867680"/>
      <w:bookmarkStart w:id="4522" w:name="_Toc185867873"/>
      <w:bookmarkStart w:id="4523" w:name="_Toc185868066"/>
      <w:bookmarkStart w:id="4524" w:name="_Toc185868258"/>
      <w:bookmarkStart w:id="4525" w:name="_Toc185868451"/>
      <w:bookmarkStart w:id="4526" w:name="_Toc185869036"/>
      <w:bookmarkStart w:id="4527" w:name="_Toc185920837"/>
      <w:bookmarkStart w:id="4528" w:name="_Toc185921028"/>
      <w:bookmarkStart w:id="4529" w:name="_Toc185921312"/>
      <w:bookmarkStart w:id="4530" w:name="_Toc196744532"/>
      <w:bookmarkStart w:id="4531" w:name="_Toc196744725"/>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p>
    <w:p w14:paraId="7CE403FE" w14:textId="7E6E9588" w:rsidR="001C3D2D" w:rsidDel="004F14E7" w:rsidRDefault="007E5138" w:rsidP="00F67835">
      <w:pPr>
        <w:pStyle w:val="ReqText"/>
        <w:numPr>
          <w:ilvl w:val="0"/>
          <w:numId w:val="121"/>
        </w:numPr>
        <w:jc w:val="both"/>
        <w:rPr>
          <w:ins w:id="4532" w:author="MAILIER Maxime" w:date="2024-08-19T09:57:00Z"/>
          <w:del w:id="4533" w:author="TRIANO José" w:date="2024-09-19T16:16:00Z"/>
        </w:rPr>
      </w:pPr>
      <w:del w:id="4534" w:author="TRIANO José" w:date="2024-09-19T16:16:00Z">
        <w:r w:rsidDel="004F14E7">
          <w:delText>L</w:delText>
        </w:r>
        <w:r w:rsidR="001C3D2D" w:rsidDel="004F14E7">
          <w:delText xml:space="preserve">a course est dans l'état </w:delText>
        </w:r>
        <w:r w:rsidR="00D1523A" w:rsidDel="004F14E7">
          <w:delText>« </w:delText>
        </w:r>
        <w:r w:rsidR="001C3D2D" w:rsidDel="004F14E7">
          <w:delText>Future</w:delText>
        </w:r>
        <w:r w:rsidR="00D1523A" w:rsidDel="004F14E7">
          <w:delText> </w:delText>
        </w:r>
      </w:del>
      <w:ins w:id="4535" w:author="MAILIER Maxime" w:date="2024-08-30T15:17:00Z">
        <w:del w:id="4536" w:author="TRIANO José" w:date="2024-09-19T16:16:00Z">
          <w:r w:rsidR="005326B6" w:rsidDel="004F14E7">
            <w:delText>Confirmée</w:delText>
          </w:r>
        </w:del>
      </w:ins>
      <w:ins w:id="4537" w:author="MAILIER Maxime" w:date="2024-08-14T17:17:00Z">
        <w:del w:id="4538" w:author="TRIANO José" w:date="2024-09-19T16:16:00Z">
          <w:r w:rsidR="002D077D" w:rsidDel="004F14E7">
            <w:delText> </w:delText>
          </w:r>
        </w:del>
      </w:ins>
      <w:del w:id="4539" w:author="TRIANO José" w:date="2024-09-19T16:16:00Z">
        <w:r w:rsidR="00D1523A" w:rsidDel="004F14E7">
          <w:delText>»</w:delText>
        </w:r>
      </w:del>
      <w:ins w:id="4540" w:author="MAILIER Maxime" w:date="2024-08-19T10:26:00Z">
        <w:del w:id="4541" w:author="TRIANO José" w:date="2024-09-19T16:16:00Z">
          <w:r w:rsidR="00095365" w:rsidDel="004F14E7">
            <w:delText>,</w:delText>
          </w:r>
        </w:del>
      </w:ins>
      <w:bookmarkStart w:id="4542" w:name="_Toc177656082"/>
      <w:bookmarkStart w:id="4543" w:name="_Toc178859863"/>
      <w:bookmarkStart w:id="4544" w:name="_Toc178860071"/>
      <w:bookmarkStart w:id="4545" w:name="_Toc185856631"/>
      <w:bookmarkStart w:id="4546" w:name="_Toc185861523"/>
      <w:bookmarkStart w:id="4547" w:name="_Toc185862456"/>
      <w:bookmarkStart w:id="4548" w:name="_Toc185862664"/>
      <w:bookmarkStart w:id="4549" w:name="_Toc185863670"/>
      <w:bookmarkStart w:id="4550" w:name="_Toc185863882"/>
      <w:bookmarkStart w:id="4551" w:name="_Toc185864094"/>
      <w:bookmarkStart w:id="4552" w:name="_Toc185864933"/>
      <w:bookmarkStart w:id="4553" w:name="_Toc185865126"/>
      <w:bookmarkStart w:id="4554" w:name="_Toc185867256"/>
      <w:bookmarkStart w:id="4555" w:name="_Toc185867448"/>
      <w:bookmarkStart w:id="4556" w:name="_Toc185867681"/>
      <w:bookmarkStart w:id="4557" w:name="_Toc185867874"/>
      <w:bookmarkStart w:id="4558" w:name="_Toc185868067"/>
      <w:bookmarkStart w:id="4559" w:name="_Toc185868259"/>
      <w:bookmarkStart w:id="4560" w:name="_Toc185868452"/>
      <w:bookmarkStart w:id="4561" w:name="_Toc185869037"/>
      <w:bookmarkStart w:id="4562" w:name="_Toc185920838"/>
      <w:bookmarkStart w:id="4563" w:name="_Toc185921029"/>
      <w:bookmarkStart w:id="4564" w:name="_Toc185921313"/>
      <w:bookmarkStart w:id="4565" w:name="_Toc196744533"/>
      <w:bookmarkStart w:id="4566" w:name="_Toc196744726"/>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p>
    <w:p w14:paraId="63CFD7C0" w14:textId="21A1B105" w:rsidR="008E5110" w:rsidDel="004F14E7" w:rsidRDefault="008E5110" w:rsidP="00F67835">
      <w:pPr>
        <w:pStyle w:val="ReqText"/>
        <w:numPr>
          <w:ilvl w:val="0"/>
          <w:numId w:val="121"/>
        </w:numPr>
        <w:jc w:val="both"/>
        <w:rPr>
          <w:del w:id="4567" w:author="TRIANO José" w:date="2024-09-19T16:16:00Z"/>
        </w:rPr>
      </w:pPr>
      <w:ins w:id="4568" w:author="MAILIER Maxime" w:date="2024-08-19T09:57:00Z">
        <w:del w:id="4569" w:author="TRIANO José" w:date="2024-09-19T16:16:00Z">
          <w:r w:rsidDel="004F14E7">
            <w:delText xml:space="preserve">L’heure </w:delText>
          </w:r>
        </w:del>
      </w:ins>
      <w:ins w:id="4570" w:author="MAILIER Maxime" w:date="2024-08-19T09:59:00Z">
        <w:del w:id="4571" w:author="TRIANO José" w:date="2024-09-19T16:16:00Z">
          <w:r w:rsidDel="004F14E7">
            <w:delText>courante</w:delText>
          </w:r>
        </w:del>
      </w:ins>
      <w:ins w:id="4572" w:author="MAILIER Maxime" w:date="2024-08-19T09:57:00Z">
        <w:del w:id="4573" w:author="TRIANO José" w:date="2024-09-19T16:16:00Z">
          <w:r w:rsidDel="004F14E7">
            <w:delText xml:space="preserve"> est dans la plage temporelle</w:delText>
          </w:r>
        </w:del>
      </w:ins>
      <w:ins w:id="4574" w:author="MAILIER Maxime" w:date="2024-08-19T09:59:00Z">
        <w:del w:id="4575" w:author="TRIANO José" w:date="2024-09-19T16:16:00Z">
          <w:r w:rsidDel="004F14E7">
            <w:delText xml:space="preserve"> [heure de départ de la course de ce point d’arrêt – </w:delText>
          </w:r>
        </w:del>
      </w:ins>
      <w:ins w:id="4576" w:author="MAILIER Maxime" w:date="2024-08-29T10:07:00Z">
        <w:del w:id="4577" w:author="TRIANO José" w:date="2024-09-19T16:16:00Z">
          <w:r w:rsidR="00B905D6" w:rsidRPr="00C1751B" w:rsidDel="004F14E7">
            <w:delText>[Param_</w:delText>
          </w:r>
          <w:r w:rsidR="00B905D6" w:rsidDel="004F14E7">
            <w:delText>TM_TR_04_01_01</w:delText>
          </w:r>
          <w:r w:rsidR="00B905D6" w:rsidRPr="00C1751B" w:rsidDel="004F14E7">
            <w:delText>_</w:delText>
          </w:r>
          <w:r w:rsidR="00B905D6" w:rsidDel="004F14E7">
            <w:delText>0001</w:delText>
          </w:r>
          <w:r w:rsidR="00B905D6" w:rsidRPr="00C1751B" w:rsidDel="004F14E7">
            <w:delText>]</w:delText>
          </w:r>
        </w:del>
      </w:ins>
      <w:ins w:id="4578" w:author="MAILIER Maxime" w:date="2024-08-19T10:39:00Z">
        <w:del w:id="4579" w:author="TRIANO José" w:date="2024-09-19T16:16:00Z">
          <w:r w:rsidR="004E72F3" w:rsidDel="004F14E7">
            <w:delText xml:space="preserve"> </w:delText>
          </w:r>
        </w:del>
      </w:ins>
      <w:ins w:id="4580" w:author="MAILIER Maxime" w:date="2024-08-19T10:00:00Z">
        <w:del w:id="4581" w:author="TRIANO José" w:date="2024-09-19T16:16:00Z">
          <w:r w:rsidDel="004F14E7">
            <w:delText xml:space="preserve">; heure de départ de la course de ce point d’arrêt + </w:delText>
          </w:r>
        </w:del>
      </w:ins>
      <w:ins w:id="4582" w:author="MAILIER Maxime" w:date="2024-08-29T10:07:00Z">
        <w:del w:id="4583" w:author="TRIANO José" w:date="2024-09-19T16:16:00Z">
          <w:r w:rsidR="00B905D6" w:rsidRPr="00C1751B" w:rsidDel="004F14E7">
            <w:delText>[Param_</w:delText>
          </w:r>
          <w:r w:rsidR="00B905D6" w:rsidDel="004F14E7">
            <w:delText>TM_TR_04_01_01</w:delText>
          </w:r>
          <w:r w:rsidR="00B905D6" w:rsidRPr="00C1751B" w:rsidDel="004F14E7">
            <w:delText>_</w:delText>
          </w:r>
          <w:r w:rsidR="00B905D6" w:rsidDel="004F14E7">
            <w:delText>0002</w:delText>
          </w:r>
          <w:r w:rsidR="00B905D6" w:rsidRPr="00C1751B" w:rsidDel="004F14E7">
            <w:delText>]</w:delText>
          </w:r>
        </w:del>
      </w:ins>
      <w:ins w:id="4584" w:author="MAILIER Maxime" w:date="2024-08-19T10:00:00Z">
        <w:del w:id="4585" w:author="TRIANO José" w:date="2024-09-19T16:16:00Z">
          <w:r w:rsidDel="004F14E7">
            <w:delText>]</w:delText>
          </w:r>
        </w:del>
      </w:ins>
      <w:ins w:id="4586" w:author="MAILIER Maxime" w:date="2024-08-19T10:26:00Z">
        <w:del w:id="4587" w:author="TRIANO José" w:date="2024-09-19T16:16:00Z">
          <w:r w:rsidR="00095365" w:rsidDel="004F14E7">
            <w:delText>,</w:delText>
          </w:r>
        </w:del>
      </w:ins>
      <w:bookmarkStart w:id="4588" w:name="_Toc177656083"/>
      <w:bookmarkStart w:id="4589" w:name="_Toc178859864"/>
      <w:bookmarkStart w:id="4590" w:name="_Toc178860072"/>
      <w:bookmarkStart w:id="4591" w:name="_Toc185856632"/>
      <w:bookmarkStart w:id="4592" w:name="_Toc185861524"/>
      <w:bookmarkStart w:id="4593" w:name="_Toc185862457"/>
      <w:bookmarkStart w:id="4594" w:name="_Toc185862665"/>
      <w:bookmarkStart w:id="4595" w:name="_Toc185863671"/>
      <w:bookmarkStart w:id="4596" w:name="_Toc185863883"/>
      <w:bookmarkStart w:id="4597" w:name="_Toc185864095"/>
      <w:bookmarkStart w:id="4598" w:name="_Toc185864934"/>
      <w:bookmarkStart w:id="4599" w:name="_Toc185865127"/>
      <w:bookmarkStart w:id="4600" w:name="_Toc185867257"/>
      <w:bookmarkStart w:id="4601" w:name="_Toc185867449"/>
      <w:bookmarkStart w:id="4602" w:name="_Toc185867682"/>
      <w:bookmarkStart w:id="4603" w:name="_Toc185867875"/>
      <w:bookmarkStart w:id="4604" w:name="_Toc185868068"/>
      <w:bookmarkStart w:id="4605" w:name="_Toc185868260"/>
      <w:bookmarkStart w:id="4606" w:name="_Toc185868453"/>
      <w:bookmarkStart w:id="4607" w:name="_Toc185869038"/>
      <w:bookmarkStart w:id="4608" w:name="_Toc185920839"/>
      <w:bookmarkStart w:id="4609" w:name="_Toc185921030"/>
      <w:bookmarkStart w:id="4610" w:name="_Toc185921314"/>
      <w:bookmarkStart w:id="4611" w:name="_Toc196744534"/>
      <w:bookmarkStart w:id="4612" w:name="_Toc19674472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p>
    <w:p w14:paraId="527A3051" w14:textId="03272D32" w:rsidR="001C3D2D" w:rsidRPr="00197F76" w:rsidDel="004F14E7" w:rsidRDefault="00197F76" w:rsidP="00F67835">
      <w:pPr>
        <w:pStyle w:val="ReqText"/>
        <w:numPr>
          <w:ilvl w:val="0"/>
          <w:numId w:val="121"/>
        </w:numPr>
        <w:jc w:val="both"/>
        <w:rPr>
          <w:del w:id="4613" w:author="TRIANO José" w:date="2024-09-19T16:16:00Z"/>
        </w:rPr>
      </w:pPr>
      <w:commentRangeStart w:id="4614"/>
      <w:commentRangeStart w:id="4615"/>
      <w:commentRangeStart w:id="4616"/>
      <w:del w:id="4617" w:author="TRIANO José" w:date="2024-09-19T16:16:00Z">
        <w:r w:rsidDel="004F14E7">
          <w:delText>L</w:delText>
        </w:r>
        <w:r w:rsidR="001C3D2D" w:rsidRPr="00197F76" w:rsidDel="004F14E7">
          <w:delText xml:space="preserve">a course </w:delText>
        </w:r>
      </w:del>
      <w:ins w:id="4618" w:author="MAILIER Maxime" w:date="2024-08-30T15:19:00Z">
        <w:del w:id="4619" w:author="TRIANO José" w:date="2024-09-19T16:16:00Z">
          <w:r w:rsidR="00AB6348" w:rsidDel="004F14E7">
            <w:delText>Le</w:delText>
          </w:r>
        </w:del>
      </w:ins>
      <w:ins w:id="4620" w:author="MAILIER Maxime" w:date="2024-08-14T18:04:00Z">
        <w:del w:id="4621" w:author="TRIANO José" w:date="2024-09-19T16:16:00Z">
          <w:r w:rsidR="003709A6" w:rsidDel="004F14E7">
            <w:delText xml:space="preserve"> véhicule </w:delText>
          </w:r>
        </w:del>
      </w:ins>
      <w:ins w:id="4622" w:author="MAILIER Maxime" w:date="2024-08-30T15:20:00Z">
        <w:del w:id="4623" w:author="TRIANO José" w:date="2024-09-19T16:16:00Z">
          <w:r w:rsidR="00AB6348" w:rsidDel="004F14E7">
            <w:delText>est le véhicule affecté pour la réalisation de la course</w:delText>
          </w:r>
        </w:del>
      </w:ins>
      <w:del w:id="4624" w:author="TRIANO José" w:date="2024-09-19T16:16:00Z">
        <w:r w:rsidR="001C3D2D" w:rsidRPr="00197F76" w:rsidDel="004F14E7">
          <w:delText xml:space="preserve">a le même </w:delText>
        </w:r>
        <w:r w:rsidR="00153904" w:rsidRPr="00197F76" w:rsidDel="004F14E7">
          <w:delText>identifiant</w:delText>
        </w:r>
        <w:r w:rsidR="001C3D2D" w:rsidRPr="00197F76" w:rsidDel="004F14E7">
          <w:delText xml:space="preserve"> de </w:delText>
        </w:r>
        <w:r w:rsidR="00807788" w:rsidRPr="00197F76" w:rsidDel="004F14E7">
          <w:delText>service matériel</w:delText>
        </w:r>
      </w:del>
      <w:ins w:id="4625" w:author="MAILIER Maxime" w:date="2024-08-19T10:26:00Z">
        <w:del w:id="4626" w:author="TRIANO José" w:date="2024-09-19T16:16:00Z">
          <w:r w:rsidR="00095365" w:rsidDel="004F14E7">
            <w:delText>,</w:delText>
          </w:r>
        </w:del>
      </w:ins>
      <w:del w:id="4627" w:author="TRIANO José" w:date="2024-09-19T16:16:00Z">
        <w:r w:rsidR="00807788" w:rsidRPr="00197F76" w:rsidDel="004F14E7">
          <w:delText xml:space="preserve"> que le </w:delText>
        </w:r>
        <w:r w:rsidDel="004F14E7">
          <w:delText>véhicule</w:delText>
        </w:r>
        <w:commentRangeEnd w:id="4614"/>
        <w:r w:rsidR="0075475F" w:rsidDel="004F14E7">
          <w:rPr>
            <w:rStyle w:val="Marquedecommentaire"/>
            <w:rFonts w:asciiTheme="minorHAnsi" w:hAnsiTheme="minorHAnsi" w:cstheme="minorBidi"/>
            <w:i w:val="0"/>
            <w:iCs w:val="0"/>
            <w:color w:val="auto"/>
          </w:rPr>
          <w:commentReference w:id="4614"/>
        </w:r>
        <w:commentRangeEnd w:id="4615"/>
        <w:r w:rsidR="006C1B41" w:rsidDel="004F14E7">
          <w:rPr>
            <w:rStyle w:val="Marquedecommentaire"/>
            <w:rFonts w:asciiTheme="minorHAnsi" w:hAnsiTheme="minorHAnsi" w:cstheme="minorBidi"/>
            <w:i w:val="0"/>
            <w:iCs w:val="0"/>
            <w:color w:val="auto"/>
          </w:rPr>
          <w:commentReference w:id="4615"/>
        </w:r>
        <w:commentRangeEnd w:id="4616"/>
        <w:r w:rsidR="00400FDC" w:rsidDel="004F14E7">
          <w:rPr>
            <w:rStyle w:val="Marquedecommentaire"/>
            <w:rFonts w:asciiTheme="minorHAnsi" w:hAnsiTheme="minorHAnsi" w:cstheme="minorBidi"/>
            <w:i w:val="0"/>
            <w:iCs w:val="0"/>
            <w:color w:val="auto"/>
          </w:rPr>
          <w:commentReference w:id="4616"/>
        </w:r>
        <w:bookmarkStart w:id="4628" w:name="_Toc177656084"/>
        <w:bookmarkStart w:id="4629" w:name="_Toc178859865"/>
        <w:bookmarkStart w:id="4630" w:name="_Toc178860073"/>
        <w:bookmarkStart w:id="4631" w:name="_Toc185856633"/>
        <w:bookmarkStart w:id="4632" w:name="_Toc185861525"/>
        <w:bookmarkStart w:id="4633" w:name="_Toc185862458"/>
        <w:bookmarkStart w:id="4634" w:name="_Toc185862666"/>
        <w:bookmarkStart w:id="4635" w:name="_Toc185863672"/>
        <w:bookmarkStart w:id="4636" w:name="_Toc185863884"/>
        <w:bookmarkStart w:id="4637" w:name="_Toc185864096"/>
        <w:bookmarkStart w:id="4638" w:name="_Toc185864935"/>
        <w:bookmarkStart w:id="4639" w:name="_Toc185865128"/>
        <w:bookmarkStart w:id="4640" w:name="_Toc185867258"/>
        <w:bookmarkStart w:id="4641" w:name="_Toc185867450"/>
        <w:bookmarkStart w:id="4642" w:name="_Toc185867683"/>
        <w:bookmarkStart w:id="4643" w:name="_Toc185867876"/>
        <w:bookmarkStart w:id="4644" w:name="_Toc185868069"/>
        <w:bookmarkStart w:id="4645" w:name="_Toc185868261"/>
        <w:bookmarkStart w:id="4646" w:name="_Toc185868454"/>
        <w:bookmarkStart w:id="4647" w:name="_Toc185869039"/>
        <w:bookmarkStart w:id="4648" w:name="_Toc185920840"/>
        <w:bookmarkStart w:id="4649" w:name="_Toc185921031"/>
        <w:bookmarkStart w:id="4650" w:name="_Toc185921315"/>
        <w:bookmarkStart w:id="4651" w:name="_Toc196744535"/>
        <w:bookmarkStart w:id="4652" w:name="_Toc196744728"/>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del>
    </w:p>
    <w:p w14:paraId="05578F51" w14:textId="7448AD28" w:rsidR="0061421B" w:rsidDel="004F14E7" w:rsidRDefault="0061421B" w:rsidP="00F67835">
      <w:pPr>
        <w:pStyle w:val="ReqText"/>
        <w:numPr>
          <w:ilvl w:val="0"/>
          <w:numId w:val="121"/>
        </w:numPr>
        <w:jc w:val="both"/>
        <w:rPr>
          <w:ins w:id="4653" w:author="MAILIER Maxime" w:date="2024-08-19T10:07:00Z"/>
          <w:del w:id="4654" w:author="TRIANO José" w:date="2024-09-19T16:16:00Z"/>
        </w:rPr>
      </w:pPr>
      <w:ins w:id="4655" w:author="MAILIER Maxime" w:date="2024-08-19T10:07:00Z">
        <w:del w:id="4656" w:author="TRIANO José" w:date="2024-09-19T16:16:00Z">
          <w:r w:rsidDel="004F14E7">
            <w:delText xml:space="preserve">L’autonomie de la batterie du véhicule permet de rejoindre </w:delText>
          </w:r>
        </w:del>
      </w:ins>
      <w:ins w:id="4657" w:author="MAILIER Maxime" w:date="2024-08-19T10:08:00Z">
        <w:del w:id="4658" w:author="TRIANO José" w:date="2024-09-19T16:16:00Z">
          <w:r w:rsidDel="004F14E7">
            <w:delText>le point d’arrêt destination</w:delText>
          </w:r>
        </w:del>
      </w:ins>
      <w:ins w:id="4659" w:author="MAILIER Maxime" w:date="2024-08-19T10:07:00Z">
        <w:del w:id="4660" w:author="TRIANO José" w:date="2024-09-19T16:16:00Z">
          <w:r w:rsidDel="004F14E7">
            <w:delText xml:space="preserve"> de la course</w:delText>
          </w:r>
        </w:del>
      </w:ins>
      <w:ins w:id="4661" w:author="MAILIER Maxime" w:date="2024-08-19T10:26:00Z">
        <w:del w:id="4662" w:author="TRIANO José" w:date="2024-09-19T16:16:00Z">
          <w:r w:rsidR="00095365" w:rsidDel="004F14E7">
            <w:delText>.</w:delText>
          </w:r>
        </w:del>
      </w:ins>
      <w:bookmarkStart w:id="4663" w:name="_Toc177656085"/>
      <w:bookmarkStart w:id="4664" w:name="_Toc178859866"/>
      <w:bookmarkStart w:id="4665" w:name="_Toc178860074"/>
      <w:bookmarkStart w:id="4666" w:name="_Toc185856634"/>
      <w:bookmarkStart w:id="4667" w:name="_Toc185861526"/>
      <w:bookmarkStart w:id="4668" w:name="_Toc185862459"/>
      <w:bookmarkStart w:id="4669" w:name="_Toc185862667"/>
      <w:bookmarkStart w:id="4670" w:name="_Toc185863673"/>
      <w:bookmarkStart w:id="4671" w:name="_Toc185863885"/>
      <w:bookmarkStart w:id="4672" w:name="_Toc185864097"/>
      <w:bookmarkStart w:id="4673" w:name="_Toc185864936"/>
      <w:bookmarkStart w:id="4674" w:name="_Toc185865129"/>
      <w:bookmarkStart w:id="4675" w:name="_Toc185867259"/>
      <w:bookmarkStart w:id="4676" w:name="_Toc185867451"/>
      <w:bookmarkStart w:id="4677" w:name="_Toc185867684"/>
      <w:bookmarkStart w:id="4678" w:name="_Toc185867877"/>
      <w:bookmarkStart w:id="4679" w:name="_Toc185868070"/>
      <w:bookmarkStart w:id="4680" w:name="_Toc185868262"/>
      <w:bookmarkStart w:id="4681" w:name="_Toc185868455"/>
      <w:bookmarkStart w:id="4682" w:name="_Toc185869040"/>
      <w:bookmarkStart w:id="4683" w:name="_Toc185920841"/>
      <w:bookmarkStart w:id="4684" w:name="_Toc185921032"/>
      <w:bookmarkStart w:id="4685" w:name="_Toc185921316"/>
      <w:bookmarkStart w:id="4686" w:name="_Toc196744536"/>
      <w:bookmarkStart w:id="4687" w:name="_Toc196744729"/>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p>
    <w:p w14:paraId="349C75CF" w14:textId="0D7F95F0" w:rsidR="001C3D2D" w:rsidDel="004F14E7" w:rsidRDefault="0049246A" w:rsidP="00F67835">
      <w:pPr>
        <w:pStyle w:val="ReqText"/>
        <w:widowControl w:val="0"/>
        <w:numPr>
          <w:ilvl w:val="0"/>
          <w:numId w:val="121"/>
        </w:numPr>
        <w:jc w:val="both"/>
        <w:rPr>
          <w:del w:id="4688" w:author="TRIANO José" w:date="2024-09-19T16:16:00Z"/>
        </w:rPr>
      </w:pPr>
      <w:del w:id="4689" w:author="TRIANO José" w:date="2024-09-19T16:16:00Z">
        <w:r w:rsidRPr="0069577B" w:rsidDel="004F14E7">
          <w:delText xml:space="preserve">Dans le cas contraire, le Traffic Mgr doit </w:delText>
        </w:r>
        <w:r w:rsidR="001C3D2D" w:rsidRPr="0069577B" w:rsidDel="004F14E7">
          <w:delText xml:space="preserve">permettre d'afficher une alarme </w:delText>
        </w:r>
      </w:del>
      <w:ins w:id="4690" w:author="MAILIER Maxime" w:date="2024-08-30T18:06:00Z">
        <w:del w:id="4691" w:author="TRIANO José" w:date="2024-09-19T16:16:00Z">
          <w:r w:rsidR="00C4082F" w:rsidDel="004F14E7">
            <w:delText>alerte</w:delText>
          </w:r>
          <w:r w:rsidR="00C4082F" w:rsidRPr="0069577B" w:rsidDel="004F14E7">
            <w:delText xml:space="preserve"> </w:delText>
          </w:r>
        </w:del>
      </w:ins>
      <w:del w:id="4692" w:author="TRIANO José" w:date="2024-09-19T16:16:00Z">
        <w:r w:rsidR="001C3D2D" w:rsidRPr="0069577B" w:rsidDel="004F14E7">
          <w:delText>indiquant la cause de l'échec de l'a</w:delText>
        </w:r>
        <w:r w:rsidRPr="0069577B" w:rsidDel="004F14E7">
          <w:delText>llocation</w:delText>
        </w:r>
        <w:r w:rsidR="001C3D2D" w:rsidRPr="0069577B" w:rsidDel="004F14E7">
          <w:delText xml:space="preserve"> </w:delText>
        </w:r>
      </w:del>
      <w:ins w:id="4693" w:author="MAILIER Maxime" w:date="2024-08-21T15:23:00Z">
        <w:del w:id="4694" w:author="TRIANO José" w:date="2024-09-19T16:16:00Z">
          <w:r w:rsidR="00D239BD" w:rsidRPr="0069577B" w:rsidDel="004F14E7">
            <w:delText>l'</w:delText>
          </w:r>
          <w:r w:rsidR="00D239BD" w:rsidDel="004F14E7">
            <w:delText>association</w:delText>
          </w:r>
          <w:r w:rsidR="00D239BD" w:rsidRPr="0069577B" w:rsidDel="004F14E7">
            <w:delText xml:space="preserve"> </w:delText>
          </w:r>
        </w:del>
      </w:ins>
      <w:del w:id="4695" w:author="TRIANO José" w:date="2024-09-19T16:16:00Z">
        <w:r w:rsidR="001C3D2D" w:rsidRPr="0069577B" w:rsidDel="004F14E7">
          <w:delText>(</w:delText>
        </w:r>
        <w:r w:rsidRPr="0069577B" w:rsidDel="004F14E7">
          <w:delText>véhicule</w:delText>
        </w:r>
        <w:r w:rsidR="001C3D2D" w:rsidRPr="0069577B" w:rsidDel="004F14E7">
          <w:delText xml:space="preserve"> ne remplissant pas les conditions d'a</w:delText>
        </w:r>
        <w:r w:rsidRPr="0069577B" w:rsidDel="004F14E7">
          <w:delText>llocation</w:delText>
        </w:r>
        <w:r w:rsidR="001C3D2D" w:rsidRPr="0069577B" w:rsidDel="004F14E7">
          <w:delText xml:space="preserve"> </w:delText>
        </w:r>
      </w:del>
      <w:ins w:id="4696" w:author="MAILIER Maxime" w:date="2024-08-21T15:24:00Z">
        <w:del w:id="4697" w:author="TRIANO José" w:date="2024-09-19T16:16:00Z">
          <w:r w:rsidR="00D239BD" w:rsidRPr="0069577B" w:rsidDel="004F14E7">
            <w:delText>d'</w:delText>
          </w:r>
          <w:r w:rsidR="00D239BD" w:rsidDel="004F14E7">
            <w:delText>association</w:delText>
          </w:r>
          <w:r w:rsidR="00D239BD" w:rsidRPr="0069577B" w:rsidDel="004F14E7">
            <w:delText xml:space="preserve"> </w:delText>
          </w:r>
        </w:del>
      </w:ins>
      <w:del w:id="4698" w:author="TRIANO José" w:date="2024-09-19T16:16:00Z">
        <w:r w:rsidR="001C3D2D" w:rsidRPr="0069577B" w:rsidDel="004F14E7">
          <w:delText xml:space="preserve">OU absence de </w:delText>
        </w:r>
        <w:r w:rsidRPr="0069577B" w:rsidDel="004F14E7">
          <w:delText>véhicule</w:delText>
        </w:r>
        <w:r w:rsidR="001C3D2D" w:rsidRPr="0069577B" w:rsidDel="004F14E7">
          <w:delText xml:space="preserve"> </w:delText>
        </w:r>
        <w:r w:rsidR="0069577B" w:rsidRPr="0069577B" w:rsidDel="004F14E7">
          <w:delText xml:space="preserve">sur le point d’arrêt technique initial de la course </w:delText>
        </w:r>
        <w:r w:rsidR="001C3D2D" w:rsidRPr="0069577B" w:rsidDel="004F14E7">
          <w:delText xml:space="preserve">OU </w:delText>
        </w:r>
        <w:r w:rsidR="0069577B" w:rsidRPr="0069577B" w:rsidDel="004F14E7">
          <w:delText>sur le point d’arrêt commercial origine de la course</w:delText>
        </w:r>
        <w:r w:rsidR="001C3D2D" w:rsidRPr="0069577B" w:rsidDel="004F14E7">
          <w:delText>).</w:delText>
        </w:r>
        <w:bookmarkStart w:id="4699" w:name="_Toc177656086"/>
        <w:bookmarkStart w:id="4700" w:name="_Toc178859867"/>
        <w:bookmarkStart w:id="4701" w:name="_Toc178860075"/>
        <w:bookmarkStart w:id="4702" w:name="_Toc185856635"/>
        <w:bookmarkStart w:id="4703" w:name="_Toc185861527"/>
        <w:bookmarkStart w:id="4704" w:name="_Toc185862460"/>
        <w:bookmarkStart w:id="4705" w:name="_Toc185862668"/>
        <w:bookmarkStart w:id="4706" w:name="_Toc185863674"/>
        <w:bookmarkStart w:id="4707" w:name="_Toc185863886"/>
        <w:bookmarkStart w:id="4708" w:name="_Toc185864098"/>
        <w:bookmarkStart w:id="4709" w:name="_Toc185864937"/>
        <w:bookmarkStart w:id="4710" w:name="_Toc185865130"/>
        <w:bookmarkStart w:id="4711" w:name="_Toc185867260"/>
        <w:bookmarkStart w:id="4712" w:name="_Toc185867452"/>
        <w:bookmarkStart w:id="4713" w:name="_Toc185867685"/>
        <w:bookmarkStart w:id="4714" w:name="_Toc185867878"/>
        <w:bookmarkStart w:id="4715" w:name="_Toc185868071"/>
        <w:bookmarkStart w:id="4716" w:name="_Toc185868263"/>
        <w:bookmarkStart w:id="4717" w:name="_Toc185868456"/>
        <w:bookmarkStart w:id="4718" w:name="_Toc185869041"/>
        <w:bookmarkStart w:id="4719" w:name="_Toc185920842"/>
        <w:bookmarkStart w:id="4720" w:name="_Toc185921033"/>
        <w:bookmarkStart w:id="4721" w:name="_Toc185921317"/>
        <w:bookmarkStart w:id="4722" w:name="_Toc196744537"/>
        <w:bookmarkStart w:id="4723" w:name="_Toc196744730"/>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del>
    </w:p>
    <w:p w14:paraId="1DF753BD" w14:textId="00845988" w:rsidR="00807788" w:rsidRPr="00C1751B" w:rsidDel="004F14E7" w:rsidRDefault="00807788" w:rsidP="00F67835">
      <w:pPr>
        <w:pStyle w:val="ReqID"/>
        <w:numPr>
          <w:ilvl w:val="0"/>
          <w:numId w:val="121"/>
        </w:numPr>
        <w:rPr>
          <w:del w:id="4724" w:author="TRIANO José" w:date="2024-09-19T16:16:00Z"/>
        </w:rPr>
      </w:pPr>
      <w:del w:id="4725" w:author="TRIANO José" w:date="2024-09-19T16:16:00Z">
        <w:r w:rsidRPr="00C1751B" w:rsidDel="004F14E7">
          <w:delText>[Param_</w:delText>
        </w:r>
        <w:r w:rsidDel="004F14E7">
          <w:delText>TM_TR_0</w:delText>
        </w:r>
        <w:r w:rsidR="00391050" w:rsidDel="004F14E7">
          <w:delText>2</w:delText>
        </w:r>
        <w:r w:rsidDel="004F14E7">
          <w:delText>_0</w:delText>
        </w:r>
        <w:r w:rsidR="00391050" w:rsidDel="004F14E7">
          <w:delText>3</w:delText>
        </w:r>
        <w:r w:rsidRPr="00C1751B" w:rsidDel="004F14E7">
          <w:delText>_</w:delText>
        </w:r>
        <w:r w:rsidR="00391050" w:rsidDel="004F14E7">
          <w:delText>yyyy</w:delText>
        </w:r>
        <w:r w:rsidRPr="00C1751B" w:rsidDel="004F14E7">
          <w:delText xml:space="preserve">] </w:delText>
        </w:r>
        <w:bookmarkStart w:id="4726" w:name="_Toc177656087"/>
        <w:bookmarkStart w:id="4727" w:name="_Toc178859868"/>
        <w:bookmarkStart w:id="4728" w:name="_Toc178860076"/>
        <w:bookmarkStart w:id="4729" w:name="_Toc185856636"/>
        <w:bookmarkStart w:id="4730" w:name="_Toc185861528"/>
        <w:bookmarkStart w:id="4731" w:name="_Toc185862461"/>
        <w:bookmarkStart w:id="4732" w:name="_Toc185862669"/>
        <w:bookmarkStart w:id="4733" w:name="_Toc185863675"/>
        <w:bookmarkStart w:id="4734" w:name="_Toc185863887"/>
        <w:bookmarkStart w:id="4735" w:name="_Toc185864099"/>
        <w:bookmarkStart w:id="4736" w:name="_Toc185864938"/>
        <w:bookmarkStart w:id="4737" w:name="_Toc185865131"/>
        <w:bookmarkStart w:id="4738" w:name="_Toc185867261"/>
        <w:bookmarkStart w:id="4739" w:name="_Toc185867453"/>
        <w:bookmarkStart w:id="4740" w:name="_Toc185867686"/>
        <w:bookmarkStart w:id="4741" w:name="_Toc185867879"/>
        <w:bookmarkStart w:id="4742" w:name="_Toc185868072"/>
        <w:bookmarkStart w:id="4743" w:name="_Toc185868264"/>
        <w:bookmarkStart w:id="4744" w:name="_Toc185868457"/>
        <w:bookmarkStart w:id="4745" w:name="_Toc185869042"/>
        <w:bookmarkStart w:id="4746" w:name="_Toc185920843"/>
        <w:bookmarkStart w:id="4747" w:name="_Toc185921034"/>
        <w:bookmarkStart w:id="4748" w:name="_Toc185921318"/>
        <w:bookmarkStart w:id="4749" w:name="_Toc196744538"/>
        <w:bookmarkStart w:id="4750" w:name="_Toc196744731"/>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del>
    </w:p>
    <w:p w14:paraId="34543CCC" w14:textId="7F8E93E5" w:rsidR="00807788" w:rsidRPr="00807788" w:rsidDel="004F14E7" w:rsidRDefault="00807788" w:rsidP="00F67835">
      <w:pPr>
        <w:numPr>
          <w:ilvl w:val="0"/>
          <w:numId w:val="121"/>
        </w:numPr>
        <w:jc w:val="both"/>
        <w:rPr>
          <w:del w:id="4751" w:author="TRIANO José" w:date="2024-09-19T16:16:00Z"/>
          <w:i/>
          <w:iCs/>
          <w:color w:val="00B050"/>
        </w:rPr>
      </w:pPr>
      <w:del w:id="4752" w:author="TRIANO José" w:date="2024-09-19T16:16:00Z">
        <w:r w:rsidRPr="00807788" w:rsidDel="004F14E7">
          <w:rPr>
            <w:i/>
            <w:iCs/>
            <w:color w:val="00B050"/>
          </w:rPr>
          <w:delText xml:space="preserve">Durée en secondes </w:delText>
        </w:r>
        <w:r w:rsidDel="004F14E7">
          <w:rPr>
            <w:i/>
            <w:iCs/>
            <w:color w:val="00B050"/>
          </w:rPr>
          <w:delText>avant l’heure de départ de la course d’amorce d’un service matériel à partir de laquelle le Traffic Mgr vérifie les conditions d’allocation de cette course à un véhicule</w:delText>
        </w:r>
        <w:r w:rsidRPr="00807788" w:rsidDel="004F14E7">
          <w:rPr>
            <w:i/>
            <w:iCs/>
            <w:color w:val="00B050"/>
          </w:rPr>
          <w:delText>.</w:delText>
        </w:r>
        <w:bookmarkStart w:id="4753" w:name="_Toc177656088"/>
        <w:bookmarkStart w:id="4754" w:name="_Toc178859869"/>
        <w:bookmarkStart w:id="4755" w:name="_Toc178860077"/>
        <w:bookmarkStart w:id="4756" w:name="_Toc185856637"/>
        <w:bookmarkStart w:id="4757" w:name="_Toc185861529"/>
        <w:bookmarkStart w:id="4758" w:name="_Toc185862462"/>
        <w:bookmarkStart w:id="4759" w:name="_Toc185862670"/>
        <w:bookmarkStart w:id="4760" w:name="_Toc185863676"/>
        <w:bookmarkStart w:id="4761" w:name="_Toc185863888"/>
        <w:bookmarkStart w:id="4762" w:name="_Toc185864100"/>
        <w:bookmarkStart w:id="4763" w:name="_Toc185864939"/>
        <w:bookmarkStart w:id="4764" w:name="_Toc185865132"/>
        <w:bookmarkStart w:id="4765" w:name="_Toc185867262"/>
        <w:bookmarkStart w:id="4766" w:name="_Toc185867454"/>
        <w:bookmarkStart w:id="4767" w:name="_Toc185867687"/>
        <w:bookmarkStart w:id="4768" w:name="_Toc185867880"/>
        <w:bookmarkStart w:id="4769" w:name="_Toc185868073"/>
        <w:bookmarkStart w:id="4770" w:name="_Toc185868265"/>
        <w:bookmarkStart w:id="4771" w:name="_Toc185868458"/>
        <w:bookmarkStart w:id="4772" w:name="_Toc185869043"/>
        <w:bookmarkStart w:id="4773" w:name="_Toc185920844"/>
        <w:bookmarkStart w:id="4774" w:name="_Toc185921035"/>
        <w:bookmarkStart w:id="4775" w:name="_Toc185921319"/>
        <w:bookmarkStart w:id="4776" w:name="_Toc196744539"/>
        <w:bookmarkStart w:id="4777" w:name="_Toc19674473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del>
    </w:p>
    <w:p w14:paraId="65C0D3FC" w14:textId="4BE923ED" w:rsidR="00F067F9" w:rsidRPr="001C3D2D" w:rsidDel="004F14E7" w:rsidRDefault="00F067F9" w:rsidP="00F67835">
      <w:pPr>
        <w:numPr>
          <w:ilvl w:val="0"/>
          <w:numId w:val="121"/>
        </w:numPr>
        <w:jc w:val="both"/>
        <w:rPr>
          <w:del w:id="4778" w:author="TRIANO José" w:date="2024-09-19T16:16:00Z"/>
        </w:rPr>
      </w:pPr>
      <w:del w:id="4779" w:author="TRIANO José" w:date="2024-09-19T16:16:00Z">
        <w:r w:rsidDel="004F14E7">
          <w:rPr>
            <w:u w:val="single"/>
          </w:rPr>
          <w:delText>Allocation</w:delText>
        </w:r>
        <w:r w:rsidRPr="008F4144" w:rsidDel="004F14E7">
          <w:rPr>
            <w:u w:val="single"/>
          </w:rPr>
          <w:delText xml:space="preserve"> automatique </w:delText>
        </w:r>
        <w:r w:rsidDel="004F14E7">
          <w:rPr>
            <w:u w:val="single"/>
          </w:rPr>
          <w:delText xml:space="preserve">de </w:delText>
        </w:r>
        <w:r w:rsidRPr="008F4144" w:rsidDel="004F14E7">
          <w:rPr>
            <w:u w:val="single"/>
          </w:rPr>
          <w:delText xml:space="preserve">la course </w:delText>
        </w:r>
        <w:r w:rsidDel="004F14E7">
          <w:rPr>
            <w:u w:val="single"/>
          </w:rPr>
          <w:delText>suivante de sa course courante à un véhicule</w:delText>
        </w:r>
        <w:r w:rsidR="001C3D2D" w:rsidDel="004F14E7">
          <w:rPr>
            <w:u w:val="single"/>
          </w:rPr>
          <w:delText> :</w:delText>
        </w:r>
        <w:bookmarkStart w:id="4780" w:name="_Toc177656089"/>
        <w:bookmarkStart w:id="4781" w:name="_Toc178859870"/>
        <w:bookmarkStart w:id="4782" w:name="_Toc178860078"/>
        <w:bookmarkStart w:id="4783" w:name="_Toc185856638"/>
        <w:bookmarkStart w:id="4784" w:name="_Toc185861530"/>
        <w:bookmarkStart w:id="4785" w:name="_Toc185862463"/>
        <w:bookmarkStart w:id="4786" w:name="_Toc185862671"/>
        <w:bookmarkStart w:id="4787" w:name="_Toc185863677"/>
        <w:bookmarkStart w:id="4788" w:name="_Toc185863889"/>
        <w:bookmarkStart w:id="4789" w:name="_Toc185864101"/>
        <w:bookmarkStart w:id="4790" w:name="_Toc185864940"/>
        <w:bookmarkStart w:id="4791" w:name="_Toc185865133"/>
        <w:bookmarkStart w:id="4792" w:name="_Toc185867263"/>
        <w:bookmarkStart w:id="4793" w:name="_Toc185867455"/>
        <w:bookmarkStart w:id="4794" w:name="_Toc185867688"/>
        <w:bookmarkStart w:id="4795" w:name="_Toc185867881"/>
        <w:bookmarkStart w:id="4796" w:name="_Toc185868074"/>
        <w:bookmarkStart w:id="4797" w:name="_Toc185868266"/>
        <w:bookmarkStart w:id="4798" w:name="_Toc185868459"/>
        <w:bookmarkStart w:id="4799" w:name="_Toc185869044"/>
        <w:bookmarkStart w:id="4800" w:name="_Toc185920845"/>
        <w:bookmarkStart w:id="4801" w:name="_Toc185921036"/>
        <w:bookmarkStart w:id="4802" w:name="_Toc185921320"/>
        <w:bookmarkStart w:id="4803" w:name="_Toc196744540"/>
        <w:bookmarkStart w:id="4804" w:name="_Toc196744733"/>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del>
    </w:p>
    <w:p w14:paraId="7F572D2B" w14:textId="088E9D03" w:rsidR="0049246A" w:rsidRPr="006547EF" w:rsidDel="004F14E7" w:rsidRDefault="0049246A" w:rsidP="00F67835">
      <w:pPr>
        <w:pStyle w:val="ReqID"/>
        <w:numPr>
          <w:ilvl w:val="0"/>
          <w:numId w:val="121"/>
        </w:numPr>
        <w:rPr>
          <w:del w:id="4805" w:author="TRIANO José" w:date="2024-09-19T16:16:00Z"/>
          <w:lang w:val="en-GB"/>
        </w:rPr>
      </w:pPr>
      <w:del w:id="4806" w:author="TRIANO José" w:date="2024-09-19T16:16:00Z">
        <w:r w:rsidRPr="006547EF" w:rsidDel="004F14E7">
          <w:rPr>
            <w:lang w:val="en-GB"/>
          </w:rPr>
          <w:delText>[Exi_TM_TR_04_0</w:delText>
        </w:r>
        <w:r w:rsidR="000934AF" w:rsidDel="004F14E7">
          <w:rPr>
            <w:lang w:val="en-GB"/>
          </w:rPr>
          <w:delText>1</w:delText>
        </w:r>
        <w:r w:rsidRPr="006547EF" w:rsidDel="004F14E7">
          <w:rPr>
            <w:lang w:val="en-GB"/>
          </w:rPr>
          <w:delText xml:space="preserve">_01_xxxx-PROCESSING] </w:delText>
        </w:r>
        <w:bookmarkStart w:id="4807" w:name="_Toc177656090"/>
        <w:bookmarkStart w:id="4808" w:name="_Toc178859871"/>
        <w:bookmarkStart w:id="4809" w:name="_Toc178860079"/>
        <w:bookmarkStart w:id="4810" w:name="_Toc185856639"/>
        <w:bookmarkStart w:id="4811" w:name="_Toc185861531"/>
        <w:bookmarkStart w:id="4812" w:name="_Toc185862464"/>
        <w:bookmarkStart w:id="4813" w:name="_Toc185862672"/>
        <w:bookmarkStart w:id="4814" w:name="_Toc185863678"/>
        <w:bookmarkStart w:id="4815" w:name="_Toc185863890"/>
        <w:bookmarkStart w:id="4816" w:name="_Toc185864102"/>
        <w:bookmarkStart w:id="4817" w:name="_Toc185864941"/>
        <w:bookmarkStart w:id="4818" w:name="_Toc185865134"/>
        <w:bookmarkStart w:id="4819" w:name="_Toc185867264"/>
        <w:bookmarkStart w:id="4820" w:name="_Toc185867456"/>
        <w:bookmarkStart w:id="4821" w:name="_Toc185867689"/>
        <w:bookmarkStart w:id="4822" w:name="_Toc185867882"/>
        <w:bookmarkStart w:id="4823" w:name="_Toc185868075"/>
        <w:bookmarkStart w:id="4824" w:name="_Toc185868267"/>
        <w:bookmarkStart w:id="4825" w:name="_Toc185868460"/>
        <w:bookmarkStart w:id="4826" w:name="_Toc185869045"/>
        <w:bookmarkStart w:id="4827" w:name="_Toc185920846"/>
        <w:bookmarkStart w:id="4828" w:name="_Toc185921037"/>
        <w:bookmarkStart w:id="4829" w:name="_Toc185921321"/>
        <w:bookmarkStart w:id="4830" w:name="_Toc196744541"/>
        <w:bookmarkStart w:id="4831" w:name="_Toc196744734"/>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del>
    </w:p>
    <w:p w14:paraId="4549D937" w14:textId="05F85A54" w:rsidR="0049246A" w:rsidDel="004F14E7" w:rsidRDefault="0049246A" w:rsidP="00F67835">
      <w:pPr>
        <w:pStyle w:val="ReqText"/>
        <w:widowControl w:val="0"/>
        <w:numPr>
          <w:ilvl w:val="0"/>
          <w:numId w:val="121"/>
        </w:numPr>
        <w:jc w:val="both"/>
        <w:rPr>
          <w:del w:id="4832" w:author="TRIANO José" w:date="2024-09-19T16:16:00Z"/>
        </w:rPr>
      </w:pPr>
      <w:del w:id="4833" w:author="TRIANO José" w:date="2024-09-19T16:16:00Z">
        <w:r w:rsidDel="004F14E7">
          <w:delText>Pour une ligne exploitée en mode « Exploitation Automatique », lorsqu'un véhicule auquel est alloué une course du référentiel en production s'arrête à la destination de sa course et que cette course a une course successeur, alors le Traffic Mgr doit allouer la course successeur à ce véhicule si les conditions suivantes sont vérifiées :</w:delText>
        </w:r>
        <w:bookmarkStart w:id="4834" w:name="_Toc177656091"/>
        <w:bookmarkStart w:id="4835" w:name="_Toc178859872"/>
        <w:bookmarkStart w:id="4836" w:name="_Toc178860080"/>
        <w:bookmarkStart w:id="4837" w:name="_Toc185856640"/>
        <w:bookmarkStart w:id="4838" w:name="_Toc185861532"/>
        <w:bookmarkStart w:id="4839" w:name="_Toc185862465"/>
        <w:bookmarkStart w:id="4840" w:name="_Toc185862673"/>
        <w:bookmarkStart w:id="4841" w:name="_Toc185863679"/>
        <w:bookmarkStart w:id="4842" w:name="_Toc185863891"/>
        <w:bookmarkStart w:id="4843" w:name="_Toc185864103"/>
        <w:bookmarkStart w:id="4844" w:name="_Toc185864942"/>
        <w:bookmarkStart w:id="4845" w:name="_Toc185865135"/>
        <w:bookmarkStart w:id="4846" w:name="_Toc185867265"/>
        <w:bookmarkStart w:id="4847" w:name="_Toc185867457"/>
        <w:bookmarkStart w:id="4848" w:name="_Toc185867690"/>
        <w:bookmarkStart w:id="4849" w:name="_Toc185867883"/>
        <w:bookmarkStart w:id="4850" w:name="_Toc185868076"/>
        <w:bookmarkStart w:id="4851" w:name="_Toc185868268"/>
        <w:bookmarkStart w:id="4852" w:name="_Toc185868461"/>
        <w:bookmarkStart w:id="4853" w:name="_Toc185869046"/>
        <w:bookmarkStart w:id="4854" w:name="_Toc185920847"/>
        <w:bookmarkStart w:id="4855" w:name="_Toc185921038"/>
        <w:bookmarkStart w:id="4856" w:name="_Toc185921322"/>
        <w:bookmarkStart w:id="4857" w:name="_Toc196744542"/>
        <w:bookmarkStart w:id="4858" w:name="_Toc196744735"/>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del>
    </w:p>
    <w:p w14:paraId="0107D296" w14:textId="68E47651" w:rsidR="0049246A" w:rsidDel="004F14E7" w:rsidRDefault="0049246A" w:rsidP="00F67835">
      <w:pPr>
        <w:pStyle w:val="ReqText"/>
        <w:numPr>
          <w:ilvl w:val="0"/>
          <w:numId w:val="121"/>
        </w:numPr>
        <w:jc w:val="both"/>
        <w:rPr>
          <w:del w:id="4859" w:author="TRIANO José" w:date="2024-09-19T16:16:00Z"/>
        </w:rPr>
      </w:pPr>
      <w:del w:id="4860" w:author="TRIANO José" w:date="2024-09-19T16:16:00Z">
        <w:r w:rsidDel="004F14E7">
          <w:delText xml:space="preserve">L’état d’aptitude à l’exploitation du </w:delText>
        </w:r>
        <w:r w:rsidRPr="00CF240A" w:rsidDel="004F14E7">
          <w:delText xml:space="preserve">véhicule </w:delText>
        </w:r>
        <w:r w:rsidDel="004F14E7">
          <w:delText>est</w:delText>
        </w:r>
        <w:r w:rsidRPr="00CF240A" w:rsidDel="004F14E7">
          <w:delText xml:space="preserve"> « </w:delText>
        </w:r>
        <w:r w:rsidR="00D1523A" w:rsidDel="004F14E7">
          <w:delText>A</w:delText>
        </w:r>
        <w:r w:rsidRPr="00CF240A" w:rsidDel="004F14E7">
          <w:delText>pte à l’exploitation</w:delText>
        </w:r>
        <w:r w:rsidDel="004F14E7">
          <w:delText> »</w:delText>
        </w:r>
        <w:bookmarkStart w:id="4861" w:name="_Toc177656092"/>
        <w:bookmarkStart w:id="4862" w:name="_Toc178859873"/>
        <w:bookmarkStart w:id="4863" w:name="_Toc178860081"/>
        <w:bookmarkStart w:id="4864" w:name="_Toc185856641"/>
        <w:bookmarkStart w:id="4865" w:name="_Toc185861533"/>
        <w:bookmarkStart w:id="4866" w:name="_Toc185862466"/>
        <w:bookmarkStart w:id="4867" w:name="_Toc185862674"/>
        <w:bookmarkStart w:id="4868" w:name="_Toc185863680"/>
        <w:bookmarkStart w:id="4869" w:name="_Toc185863892"/>
        <w:bookmarkStart w:id="4870" w:name="_Toc185864104"/>
        <w:bookmarkStart w:id="4871" w:name="_Toc185864943"/>
        <w:bookmarkStart w:id="4872" w:name="_Toc185865136"/>
        <w:bookmarkStart w:id="4873" w:name="_Toc185867266"/>
        <w:bookmarkStart w:id="4874" w:name="_Toc185867458"/>
        <w:bookmarkStart w:id="4875" w:name="_Toc185867691"/>
        <w:bookmarkStart w:id="4876" w:name="_Toc185867884"/>
        <w:bookmarkStart w:id="4877" w:name="_Toc185868077"/>
        <w:bookmarkStart w:id="4878" w:name="_Toc185868269"/>
        <w:bookmarkStart w:id="4879" w:name="_Toc185868462"/>
        <w:bookmarkStart w:id="4880" w:name="_Toc185869047"/>
        <w:bookmarkStart w:id="4881" w:name="_Toc185920848"/>
        <w:bookmarkStart w:id="4882" w:name="_Toc185921039"/>
        <w:bookmarkStart w:id="4883" w:name="_Toc185921323"/>
        <w:bookmarkStart w:id="4884" w:name="_Toc196744543"/>
        <w:bookmarkStart w:id="4885" w:name="_Toc196744736"/>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del>
    </w:p>
    <w:p w14:paraId="6672E5D4" w14:textId="00AD0235" w:rsidR="0049246A" w:rsidDel="004F14E7" w:rsidRDefault="0049246A" w:rsidP="00F67835">
      <w:pPr>
        <w:pStyle w:val="ReqText"/>
        <w:numPr>
          <w:ilvl w:val="0"/>
          <w:numId w:val="121"/>
        </w:numPr>
        <w:jc w:val="both"/>
        <w:rPr>
          <w:del w:id="4886" w:author="TRIANO José" w:date="2024-09-19T16:16:00Z"/>
        </w:rPr>
      </w:pPr>
      <w:del w:id="4887" w:author="TRIANO José" w:date="2024-09-19T16:16:00Z">
        <w:r w:rsidDel="004F14E7">
          <w:delText xml:space="preserve">La course successeur est dans l'état </w:delText>
        </w:r>
        <w:r w:rsidR="005534A4" w:rsidDel="004F14E7">
          <w:delText>« </w:delText>
        </w:r>
        <w:r w:rsidDel="004F14E7">
          <w:delText>Future</w:delText>
        </w:r>
        <w:r w:rsidR="005534A4" w:rsidDel="004F14E7">
          <w:delText> »</w:delText>
        </w:r>
        <w:bookmarkStart w:id="4888" w:name="_Toc177656093"/>
        <w:bookmarkStart w:id="4889" w:name="_Toc178859874"/>
        <w:bookmarkStart w:id="4890" w:name="_Toc178860082"/>
        <w:bookmarkStart w:id="4891" w:name="_Toc185856642"/>
        <w:bookmarkStart w:id="4892" w:name="_Toc185861534"/>
        <w:bookmarkStart w:id="4893" w:name="_Toc185862467"/>
        <w:bookmarkStart w:id="4894" w:name="_Toc185862675"/>
        <w:bookmarkStart w:id="4895" w:name="_Toc185863681"/>
        <w:bookmarkStart w:id="4896" w:name="_Toc185863893"/>
        <w:bookmarkStart w:id="4897" w:name="_Toc185864105"/>
        <w:bookmarkStart w:id="4898" w:name="_Toc185864944"/>
        <w:bookmarkStart w:id="4899" w:name="_Toc185865137"/>
        <w:bookmarkStart w:id="4900" w:name="_Toc185867267"/>
        <w:bookmarkStart w:id="4901" w:name="_Toc185867459"/>
        <w:bookmarkStart w:id="4902" w:name="_Toc185867692"/>
        <w:bookmarkStart w:id="4903" w:name="_Toc185867885"/>
        <w:bookmarkStart w:id="4904" w:name="_Toc185868078"/>
        <w:bookmarkStart w:id="4905" w:name="_Toc185868270"/>
        <w:bookmarkStart w:id="4906" w:name="_Toc185868463"/>
        <w:bookmarkStart w:id="4907" w:name="_Toc185869048"/>
        <w:bookmarkStart w:id="4908" w:name="_Toc185920849"/>
        <w:bookmarkStart w:id="4909" w:name="_Toc185921040"/>
        <w:bookmarkStart w:id="4910" w:name="_Toc185921324"/>
        <w:bookmarkStart w:id="4911" w:name="_Toc196744544"/>
        <w:bookmarkStart w:id="4912" w:name="_Toc19674473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del>
    </w:p>
    <w:p w14:paraId="36D05513" w14:textId="436AB0EF" w:rsidR="002F1B6A" w:rsidRPr="002F1B6A" w:rsidDel="004F14E7" w:rsidRDefault="002F1B6A" w:rsidP="00F67835">
      <w:pPr>
        <w:numPr>
          <w:ilvl w:val="0"/>
          <w:numId w:val="121"/>
        </w:numPr>
        <w:jc w:val="both"/>
        <w:rPr>
          <w:del w:id="4913" w:author="TRIANO José" w:date="2024-09-19T16:16:00Z"/>
          <w:u w:val="single"/>
        </w:rPr>
      </w:pPr>
      <w:del w:id="4914" w:author="TRIANO José" w:date="2024-09-19T16:16:00Z">
        <w:r w:rsidRPr="002F1B6A" w:rsidDel="004F14E7">
          <w:rPr>
            <w:u w:val="single"/>
          </w:rPr>
          <w:delText>Recherche d’une course pour allocation automatique :</w:delText>
        </w:r>
        <w:bookmarkStart w:id="4915" w:name="_Toc177656094"/>
        <w:bookmarkStart w:id="4916" w:name="_Toc178859875"/>
        <w:bookmarkStart w:id="4917" w:name="_Toc178860083"/>
        <w:bookmarkStart w:id="4918" w:name="_Toc185856643"/>
        <w:bookmarkStart w:id="4919" w:name="_Toc185861535"/>
        <w:bookmarkStart w:id="4920" w:name="_Toc185862468"/>
        <w:bookmarkStart w:id="4921" w:name="_Toc185862676"/>
        <w:bookmarkStart w:id="4922" w:name="_Toc185863682"/>
        <w:bookmarkStart w:id="4923" w:name="_Toc185863894"/>
        <w:bookmarkStart w:id="4924" w:name="_Toc185864106"/>
        <w:bookmarkStart w:id="4925" w:name="_Toc185864945"/>
        <w:bookmarkStart w:id="4926" w:name="_Toc185865138"/>
        <w:bookmarkStart w:id="4927" w:name="_Toc185867268"/>
        <w:bookmarkStart w:id="4928" w:name="_Toc185867460"/>
        <w:bookmarkStart w:id="4929" w:name="_Toc185867693"/>
        <w:bookmarkStart w:id="4930" w:name="_Toc185867886"/>
        <w:bookmarkStart w:id="4931" w:name="_Toc185868079"/>
        <w:bookmarkStart w:id="4932" w:name="_Toc185868271"/>
        <w:bookmarkStart w:id="4933" w:name="_Toc185868464"/>
        <w:bookmarkStart w:id="4934" w:name="_Toc185869049"/>
        <w:bookmarkStart w:id="4935" w:name="_Toc185920850"/>
        <w:bookmarkStart w:id="4936" w:name="_Toc185921041"/>
        <w:bookmarkStart w:id="4937" w:name="_Toc185921325"/>
        <w:bookmarkStart w:id="4938" w:name="_Toc196744545"/>
        <w:bookmarkStart w:id="4939" w:name="_Toc196744738"/>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del>
    </w:p>
    <w:p w14:paraId="0B144CDB" w14:textId="5FA1A4C4" w:rsidR="0008675C" w:rsidRPr="006547EF" w:rsidDel="004F14E7" w:rsidRDefault="0008675C" w:rsidP="00F67835">
      <w:pPr>
        <w:pStyle w:val="ReqID"/>
        <w:numPr>
          <w:ilvl w:val="0"/>
          <w:numId w:val="121"/>
        </w:numPr>
        <w:rPr>
          <w:del w:id="4940" w:author="TRIANO José" w:date="2024-09-19T16:16:00Z"/>
          <w:lang w:val="en-GB"/>
        </w:rPr>
      </w:pPr>
      <w:del w:id="4941" w:author="TRIANO José" w:date="2024-09-19T16:16:00Z">
        <w:r w:rsidRPr="006547EF" w:rsidDel="004F14E7">
          <w:rPr>
            <w:lang w:val="en-GB"/>
          </w:rPr>
          <w:delText>[Exi_TM_TR_04_0</w:delText>
        </w:r>
        <w:r w:rsidDel="004F14E7">
          <w:rPr>
            <w:lang w:val="en-GB"/>
          </w:rPr>
          <w:delText>1</w:delText>
        </w:r>
        <w:r w:rsidRPr="006547EF" w:rsidDel="004F14E7">
          <w:rPr>
            <w:lang w:val="en-GB"/>
          </w:rPr>
          <w:delText xml:space="preserve">_01_xxxx-PROCESSING] </w:delText>
        </w:r>
        <w:bookmarkStart w:id="4942" w:name="_Toc177656095"/>
        <w:bookmarkStart w:id="4943" w:name="_Toc178859876"/>
        <w:bookmarkStart w:id="4944" w:name="_Toc178860084"/>
        <w:bookmarkStart w:id="4945" w:name="_Toc185856644"/>
        <w:bookmarkStart w:id="4946" w:name="_Toc185861536"/>
        <w:bookmarkStart w:id="4947" w:name="_Toc185862469"/>
        <w:bookmarkStart w:id="4948" w:name="_Toc185862677"/>
        <w:bookmarkStart w:id="4949" w:name="_Toc185863683"/>
        <w:bookmarkStart w:id="4950" w:name="_Toc185863895"/>
        <w:bookmarkStart w:id="4951" w:name="_Toc185864107"/>
        <w:bookmarkStart w:id="4952" w:name="_Toc185864946"/>
        <w:bookmarkStart w:id="4953" w:name="_Toc185865139"/>
        <w:bookmarkStart w:id="4954" w:name="_Toc185867269"/>
        <w:bookmarkStart w:id="4955" w:name="_Toc185867461"/>
        <w:bookmarkStart w:id="4956" w:name="_Toc185867694"/>
        <w:bookmarkStart w:id="4957" w:name="_Toc185867887"/>
        <w:bookmarkStart w:id="4958" w:name="_Toc185868080"/>
        <w:bookmarkStart w:id="4959" w:name="_Toc185868272"/>
        <w:bookmarkStart w:id="4960" w:name="_Toc185868465"/>
        <w:bookmarkStart w:id="4961" w:name="_Toc185869050"/>
        <w:bookmarkStart w:id="4962" w:name="_Toc185920851"/>
        <w:bookmarkStart w:id="4963" w:name="_Toc185921042"/>
        <w:bookmarkStart w:id="4964" w:name="_Toc185921326"/>
        <w:bookmarkStart w:id="4965" w:name="_Toc196744546"/>
        <w:bookmarkStart w:id="4966" w:name="_Toc196744739"/>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del>
    </w:p>
    <w:p w14:paraId="6BABCCBB" w14:textId="76622E24" w:rsidR="007D0751" w:rsidDel="004F14E7" w:rsidRDefault="007D0751" w:rsidP="00F67835">
      <w:pPr>
        <w:pStyle w:val="ReqText"/>
        <w:widowControl w:val="0"/>
        <w:numPr>
          <w:ilvl w:val="0"/>
          <w:numId w:val="121"/>
        </w:numPr>
        <w:jc w:val="both"/>
        <w:rPr>
          <w:del w:id="4967" w:author="TRIANO José" w:date="2024-09-19T16:16:00Z"/>
        </w:rPr>
      </w:pPr>
      <w:del w:id="4968" w:author="TRIANO José" w:date="2024-09-19T16:16:00Z">
        <w:r w:rsidDel="004F14E7">
          <w:delText xml:space="preserve">Pour une ligne exploitée en mode « Exploitation Automatique », </w:delText>
        </w:r>
        <w:r w:rsidR="00D57732" w:rsidDel="004F14E7">
          <w:delText>lorsqu'un véhicule auquel est alloué</w:delText>
        </w:r>
        <w:r w:rsidR="00616A08" w:rsidDel="004F14E7">
          <w:delText>e</w:delText>
        </w:r>
        <w:r w:rsidR="00D57732" w:rsidDel="004F14E7">
          <w:delText xml:space="preserve"> une course du référentiel en production </w:delText>
        </w:r>
        <w:r w:rsidDel="004F14E7">
          <w:delText>s'arrête à la destination de sa course et que sa course n'a pas de course successeur, alors l</w:delText>
        </w:r>
        <w:r w:rsidR="00D57732" w:rsidDel="004F14E7">
          <w:delText xml:space="preserve">e Traffic Mgr </w:delText>
        </w:r>
        <w:r w:rsidDel="004F14E7">
          <w:delText>doit déclencher une recherche de course pour a</w:delText>
        </w:r>
        <w:r w:rsidR="00D57732" w:rsidDel="004F14E7">
          <w:delText xml:space="preserve">llocation </w:delText>
        </w:r>
        <w:r w:rsidDel="004F14E7">
          <w:delText xml:space="preserve">automatique pour ce </w:delText>
        </w:r>
        <w:r w:rsidR="00D57732" w:rsidDel="004F14E7">
          <w:delText>véhicule</w:delText>
        </w:r>
        <w:r w:rsidDel="004F14E7">
          <w:delText xml:space="preserve"> si la condition suivante est vérifiée :</w:delText>
        </w:r>
        <w:bookmarkStart w:id="4969" w:name="_Toc177656096"/>
        <w:bookmarkStart w:id="4970" w:name="_Toc178859877"/>
        <w:bookmarkStart w:id="4971" w:name="_Toc178860085"/>
        <w:bookmarkStart w:id="4972" w:name="_Toc185856645"/>
        <w:bookmarkStart w:id="4973" w:name="_Toc185861537"/>
        <w:bookmarkStart w:id="4974" w:name="_Toc185862470"/>
        <w:bookmarkStart w:id="4975" w:name="_Toc185862678"/>
        <w:bookmarkStart w:id="4976" w:name="_Toc185863684"/>
        <w:bookmarkStart w:id="4977" w:name="_Toc185863896"/>
        <w:bookmarkStart w:id="4978" w:name="_Toc185864108"/>
        <w:bookmarkStart w:id="4979" w:name="_Toc185864947"/>
        <w:bookmarkStart w:id="4980" w:name="_Toc185865140"/>
        <w:bookmarkStart w:id="4981" w:name="_Toc185867270"/>
        <w:bookmarkStart w:id="4982" w:name="_Toc185867462"/>
        <w:bookmarkStart w:id="4983" w:name="_Toc185867695"/>
        <w:bookmarkStart w:id="4984" w:name="_Toc185867888"/>
        <w:bookmarkStart w:id="4985" w:name="_Toc185868081"/>
        <w:bookmarkStart w:id="4986" w:name="_Toc185868273"/>
        <w:bookmarkStart w:id="4987" w:name="_Toc185868466"/>
        <w:bookmarkStart w:id="4988" w:name="_Toc185869051"/>
        <w:bookmarkStart w:id="4989" w:name="_Toc185920852"/>
        <w:bookmarkStart w:id="4990" w:name="_Toc185921043"/>
        <w:bookmarkStart w:id="4991" w:name="_Toc185921327"/>
        <w:bookmarkStart w:id="4992" w:name="_Toc196744547"/>
        <w:bookmarkStart w:id="4993" w:name="_Toc196744740"/>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del>
    </w:p>
    <w:p w14:paraId="7F506F36" w14:textId="409165F1" w:rsidR="00D57732" w:rsidDel="004F14E7" w:rsidRDefault="00D57732" w:rsidP="00F67835">
      <w:pPr>
        <w:pStyle w:val="ReqText"/>
        <w:numPr>
          <w:ilvl w:val="0"/>
          <w:numId w:val="121"/>
        </w:numPr>
        <w:jc w:val="both"/>
        <w:rPr>
          <w:del w:id="4994" w:author="TRIANO José" w:date="2024-09-19T16:16:00Z"/>
        </w:rPr>
      </w:pPr>
      <w:del w:id="4995" w:author="TRIANO José" w:date="2024-09-19T16:16:00Z">
        <w:r w:rsidDel="004F14E7">
          <w:delText xml:space="preserve">L’état d’aptitude à l’exploitation du </w:delText>
        </w:r>
        <w:r w:rsidRPr="00CF240A" w:rsidDel="004F14E7">
          <w:delText xml:space="preserve">véhicule </w:delText>
        </w:r>
        <w:r w:rsidDel="004F14E7">
          <w:delText>est</w:delText>
        </w:r>
        <w:r w:rsidRPr="00CF240A" w:rsidDel="004F14E7">
          <w:delText xml:space="preserve"> « </w:delText>
        </w:r>
        <w:r w:rsidR="00D1523A" w:rsidDel="004F14E7">
          <w:delText>A</w:delText>
        </w:r>
        <w:r w:rsidRPr="00CF240A" w:rsidDel="004F14E7">
          <w:delText>pte à l’exploitation</w:delText>
        </w:r>
        <w:r w:rsidDel="004F14E7">
          <w:delText> »</w:delText>
        </w:r>
        <w:bookmarkStart w:id="4996" w:name="_Toc177656097"/>
        <w:bookmarkStart w:id="4997" w:name="_Toc178859878"/>
        <w:bookmarkStart w:id="4998" w:name="_Toc178860086"/>
        <w:bookmarkStart w:id="4999" w:name="_Toc185856646"/>
        <w:bookmarkStart w:id="5000" w:name="_Toc185861538"/>
        <w:bookmarkStart w:id="5001" w:name="_Toc185862471"/>
        <w:bookmarkStart w:id="5002" w:name="_Toc185862679"/>
        <w:bookmarkStart w:id="5003" w:name="_Toc185863685"/>
        <w:bookmarkStart w:id="5004" w:name="_Toc185863897"/>
        <w:bookmarkStart w:id="5005" w:name="_Toc185864109"/>
        <w:bookmarkStart w:id="5006" w:name="_Toc185864948"/>
        <w:bookmarkStart w:id="5007" w:name="_Toc185865141"/>
        <w:bookmarkStart w:id="5008" w:name="_Toc185867271"/>
        <w:bookmarkStart w:id="5009" w:name="_Toc185867463"/>
        <w:bookmarkStart w:id="5010" w:name="_Toc185867696"/>
        <w:bookmarkStart w:id="5011" w:name="_Toc185867889"/>
        <w:bookmarkStart w:id="5012" w:name="_Toc185868082"/>
        <w:bookmarkStart w:id="5013" w:name="_Toc185868274"/>
        <w:bookmarkStart w:id="5014" w:name="_Toc185868467"/>
        <w:bookmarkStart w:id="5015" w:name="_Toc185869052"/>
        <w:bookmarkStart w:id="5016" w:name="_Toc185920853"/>
        <w:bookmarkStart w:id="5017" w:name="_Toc185921044"/>
        <w:bookmarkStart w:id="5018" w:name="_Toc185921328"/>
        <w:bookmarkStart w:id="5019" w:name="_Toc196744548"/>
        <w:bookmarkStart w:id="5020" w:name="_Toc196744741"/>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del>
    </w:p>
    <w:p w14:paraId="72BC93EA" w14:textId="26ECEF45" w:rsidR="0008675C" w:rsidRPr="006547EF" w:rsidDel="004F14E7" w:rsidRDefault="0008675C" w:rsidP="00F67835">
      <w:pPr>
        <w:pStyle w:val="ReqID"/>
        <w:numPr>
          <w:ilvl w:val="0"/>
          <w:numId w:val="121"/>
        </w:numPr>
        <w:rPr>
          <w:del w:id="5021" w:author="TRIANO José" w:date="2024-09-19T16:16:00Z"/>
          <w:lang w:val="en-GB"/>
        </w:rPr>
      </w:pPr>
      <w:del w:id="5022" w:author="TRIANO José" w:date="2024-09-19T16:16:00Z">
        <w:r w:rsidRPr="006547EF" w:rsidDel="004F14E7">
          <w:rPr>
            <w:lang w:val="en-GB"/>
          </w:rPr>
          <w:delText>[Exi_TM_TR_04_0</w:delText>
        </w:r>
        <w:r w:rsidDel="004F14E7">
          <w:rPr>
            <w:lang w:val="en-GB"/>
          </w:rPr>
          <w:delText>1</w:delText>
        </w:r>
        <w:r w:rsidRPr="006547EF" w:rsidDel="004F14E7">
          <w:rPr>
            <w:lang w:val="en-GB"/>
          </w:rPr>
          <w:delText xml:space="preserve">_01_xxxx-PROCESSING] </w:delText>
        </w:r>
        <w:bookmarkStart w:id="5023" w:name="_Toc177656098"/>
        <w:bookmarkStart w:id="5024" w:name="_Toc178859879"/>
        <w:bookmarkStart w:id="5025" w:name="_Toc178860087"/>
        <w:bookmarkStart w:id="5026" w:name="_Toc185856647"/>
        <w:bookmarkStart w:id="5027" w:name="_Toc185861539"/>
        <w:bookmarkStart w:id="5028" w:name="_Toc185862472"/>
        <w:bookmarkStart w:id="5029" w:name="_Toc185862680"/>
        <w:bookmarkStart w:id="5030" w:name="_Toc185863686"/>
        <w:bookmarkStart w:id="5031" w:name="_Toc185863898"/>
        <w:bookmarkStart w:id="5032" w:name="_Toc185864110"/>
        <w:bookmarkStart w:id="5033" w:name="_Toc185864949"/>
        <w:bookmarkStart w:id="5034" w:name="_Toc185865142"/>
        <w:bookmarkStart w:id="5035" w:name="_Toc185867272"/>
        <w:bookmarkStart w:id="5036" w:name="_Toc185867464"/>
        <w:bookmarkStart w:id="5037" w:name="_Toc185867697"/>
        <w:bookmarkStart w:id="5038" w:name="_Toc185867890"/>
        <w:bookmarkStart w:id="5039" w:name="_Toc185868083"/>
        <w:bookmarkStart w:id="5040" w:name="_Toc185868275"/>
        <w:bookmarkStart w:id="5041" w:name="_Toc185868468"/>
        <w:bookmarkStart w:id="5042" w:name="_Toc185869053"/>
        <w:bookmarkStart w:id="5043" w:name="_Toc185920854"/>
        <w:bookmarkStart w:id="5044" w:name="_Toc185921045"/>
        <w:bookmarkStart w:id="5045" w:name="_Toc185921329"/>
        <w:bookmarkStart w:id="5046" w:name="_Toc196744549"/>
        <w:bookmarkStart w:id="5047" w:name="_Toc19674474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del>
    </w:p>
    <w:p w14:paraId="143FE903" w14:textId="0A471390" w:rsidR="007D0751" w:rsidDel="004F14E7" w:rsidRDefault="007D0751" w:rsidP="00F67835">
      <w:pPr>
        <w:pStyle w:val="ReqText"/>
        <w:widowControl w:val="0"/>
        <w:numPr>
          <w:ilvl w:val="0"/>
          <w:numId w:val="121"/>
        </w:numPr>
        <w:jc w:val="both"/>
        <w:rPr>
          <w:del w:id="5048" w:author="TRIANO José" w:date="2024-09-19T16:16:00Z"/>
        </w:rPr>
      </w:pPr>
      <w:del w:id="5049" w:author="TRIANO José" w:date="2024-09-19T16:16:00Z">
        <w:r w:rsidDel="004F14E7">
          <w:delText xml:space="preserve">Lors de la sélection du mode </w:delText>
        </w:r>
        <w:r w:rsidR="00556A35" w:rsidDel="004F14E7">
          <w:delText>« Exploitation Automatique »,</w:delText>
        </w:r>
        <w:r w:rsidDel="004F14E7">
          <w:delText xml:space="preserve"> l</w:delText>
        </w:r>
        <w:r w:rsidR="00556A35" w:rsidDel="004F14E7">
          <w:delText xml:space="preserve">e Traffic Mgr </w:delText>
        </w:r>
        <w:r w:rsidDel="004F14E7">
          <w:delText>doit déclencher une recherche de course pour a</w:delText>
        </w:r>
        <w:r w:rsidR="00556A35" w:rsidDel="004F14E7">
          <w:delText>ll</w:delText>
        </w:r>
        <w:r w:rsidDel="004F14E7">
          <w:delText xml:space="preserve">ocation automatique </w:delText>
        </w:r>
        <w:r w:rsidR="0008675C" w:rsidDel="004F14E7">
          <w:delText>à</w:delText>
        </w:r>
        <w:r w:rsidDel="004F14E7">
          <w:delText xml:space="preserve"> un </w:delText>
        </w:r>
        <w:r w:rsidR="00556A35" w:rsidDel="004F14E7">
          <w:delText xml:space="preserve">véhicule </w:delText>
        </w:r>
        <w:r w:rsidDel="004F14E7">
          <w:delText>si les conditions suivantes sont vérifiées :</w:delText>
        </w:r>
        <w:bookmarkStart w:id="5050" w:name="_Toc177656099"/>
        <w:bookmarkStart w:id="5051" w:name="_Toc178859880"/>
        <w:bookmarkStart w:id="5052" w:name="_Toc178860088"/>
        <w:bookmarkStart w:id="5053" w:name="_Toc185856648"/>
        <w:bookmarkStart w:id="5054" w:name="_Toc185861540"/>
        <w:bookmarkStart w:id="5055" w:name="_Toc185862473"/>
        <w:bookmarkStart w:id="5056" w:name="_Toc185862681"/>
        <w:bookmarkStart w:id="5057" w:name="_Toc185863687"/>
        <w:bookmarkStart w:id="5058" w:name="_Toc185863899"/>
        <w:bookmarkStart w:id="5059" w:name="_Toc185864111"/>
        <w:bookmarkStart w:id="5060" w:name="_Toc185864950"/>
        <w:bookmarkStart w:id="5061" w:name="_Toc185865143"/>
        <w:bookmarkStart w:id="5062" w:name="_Toc185867273"/>
        <w:bookmarkStart w:id="5063" w:name="_Toc185867465"/>
        <w:bookmarkStart w:id="5064" w:name="_Toc185867698"/>
        <w:bookmarkStart w:id="5065" w:name="_Toc185867891"/>
        <w:bookmarkStart w:id="5066" w:name="_Toc185868084"/>
        <w:bookmarkStart w:id="5067" w:name="_Toc185868276"/>
        <w:bookmarkStart w:id="5068" w:name="_Toc185868469"/>
        <w:bookmarkStart w:id="5069" w:name="_Toc185869054"/>
        <w:bookmarkStart w:id="5070" w:name="_Toc185920855"/>
        <w:bookmarkStart w:id="5071" w:name="_Toc185921046"/>
        <w:bookmarkStart w:id="5072" w:name="_Toc185921330"/>
        <w:bookmarkStart w:id="5073" w:name="_Toc196744550"/>
        <w:bookmarkStart w:id="5074" w:name="_Toc196744743"/>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del>
    </w:p>
    <w:p w14:paraId="72DAD202" w14:textId="4A6F6AE0" w:rsidR="007D0751" w:rsidDel="004F14E7" w:rsidRDefault="00A42B14" w:rsidP="00F67835">
      <w:pPr>
        <w:pStyle w:val="ReqText"/>
        <w:numPr>
          <w:ilvl w:val="0"/>
          <w:numId w:val="121"/>
        </w:numPr>
        <w:jc w:val="both"/>
        <w:rPr>
          <w:del w:id="5075" w:author="TRIANO José" w:date="2024-09-19T16:16:00Z"/>
        </w:rPr>
      </w:pPr>
      <w:del w:id="5076" w:author="TRIANO José" w:date="2024-09-19T16:16:00Z">
        <w:r w:rsidDel="004F14E7">
          <w:delText>L</w:delText>
        </w:r>
        <w:r w:rsidR="007D0751" w:rsidDel="004F14E7">
          <w:delText xml:space="preserve">e </w:delText>
        </w:r>
        <w:r w:rsidR="00556A35" w:rsidDel="004F14E7">
          <w:delText>véhicule</w:delText>
        </w:r>
        <w:r w:rsidR="007D0751" w:rsidDel="004F14E7">
          <w:delText xml:space="preserve"> est arrêté à un point d'arrêt</w:delText>
        </w:r>
        <w:bookmarkStart w:id="5077" w:name="_Toc177656100"/>
        <w:bookmarkStart w:id="5078" w:name="_Toc178859881"/>
        <w:bookmarkStart w:id="5079" w:name="_Toc178860089"/>
        <w:bookmarkStart w:id="5080" w:name="_Toc185856649"/>
        <w:bookmarkStart w:id="5081" w:name="_Toc185861541"/>
        <w:bookmarkStart w:id="5082" w:name="_Toc185862474"/>
        <w:bookmarkStart w:id="5083" w:name="_Toc185862682"/>
        <w:bookmarkStart w:id="5084" w:name="_Toc185863688"/>
        <w:bookmarkStart w:id="5085" w:name="_Toc185863900"/>
        <w:bookmarkStart w:id="5086" w:name="_Toc185864112"/>
        <w:bookmarkStart w:id="5087" w:name="_Toc185864951"/>
        <w:bookmarkStart w:id="5088" w:name="_Toc185865144"/>
        <w:bookmarkStart w:id="5089" w:name="_Toc185867274"/>
        <w:bookmarkStart w:id="5090" w:name="_Toc185867466"/>
        <w:bookmarkStart w:id="5091" w:name="_Toc185867699"/>
        <w:bookmarkStart w:id="5092" w:name="_Toc185867892"/>
        <w:bookmarkStart w:id="5093" w:name="_Toc185868085"/>
        <w:bookmarkStart w:id="5094" w:name="_Toc185868277"/>
        <w:bookmarkStart w:id="5095" w:name="_Toc185868470"/>
        <w:bookmarkStart w:id="5096" w:name="_Toc185869055"/>
        <w:bookmarkStart w:id="5097" w:name="_Toc185920856"/>
        <w:bookmarkStart w:id="5098" w:name="_Toc185921047"/>
        <w:bookmarkStart w:id="5099" w:name="_Toc185921331"/>
        <w:bookmarkStart w:id="5100" w:name="_Toc196744551"/>
        <w:bookmarkStart w:id="5101" w:name="_Toc196744744"/>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del>
    </w:p>
    <w:p w14:paraId="6FAE43F7" w14:textId="0A692D28" w:rsidR="00556A35" w:rsidDel="004F14E7" w:rsidRDefault="00556A35" w:rsidP="00F67835">
      <w:pPr>
        <w:pStyle w:val="ReqText"/>
        <w:numPr>
          <w:ilvl w:val="0"/>
          <w:numId w:val="121"/>
        </w:numPr>
        <w:jc w:val="both"/>
        <w:rPr>
          <w:del w:id="5102" w:author="TRIANO José" w:date="2024-09-19T16:16:00Z"/>
        </w:rPr>
      </w:pPr>
      <w:del w:id="5103" w:author="TRIANO José" w:date="2024-09-19T16:16:00Z">
        <w:r w:rsidDel="004F14E7">
          <w:delText xml:space="preserve">L’état d’aptitude à l’exploitation du </w:delText>
        </w:r>
        <w:r w:rsidRPr="00CF240A" w:rsidDel="004F14E7">
          <w:delText xml:space="preserve">véhicule </w:delText>
        </w:r>
        <w:r w:rsidDel="004F14E7">
          <w:delText>est</w:delText>
        </w:r>
        <w:r w:rsidRPr="00CF240A" w:rsidDel="004F14E7">
          <w:delText xml:space="preserve"> « </w:delText>
        </w:r>
        <w:r w:rsidR="00D1523A" w:rsidDel="004F14E7">
          <w:delText>A</w:delText>
        </w:r>
        <w:r w:rsidRPr="00CF240A" w:rsidDel="004F14E7">
          <w:delText>pte à l’exploitation</w:delText>
        </w:r>
        <w:r w:rsidDel="004F14E7">
          <w:delText> »</w:delText>
        </w:r>
        <w:bookmarkStart w:id="5104" w:name="_Toc177656101"/>
        <w:bookmarkStart w:id="5105" w:name="_Toc178859882"/>
        <w:bookmarkStart w:id="5106" w:name="_Toc178860090"/>
        <w:bookmarkStart w:id="5107" w:name="_Toc185856650"/>
        <w:bookmarkStart w:id="5108" w:name="_Toc185861542"/>
        <w:bookmarkStart w:id="5109" w:name="_Toc185862475"/>
        <w:bookmarkStart w:id="5110" w:name="_Toc185862683"/>
        <w:bookmarkStart w:id="5111" w:name="_Toc185863689"/>
        <w:bookmarkStart w:id="5112" w:name="_Toc185863901"/>
        <w:bookmarkStart w:id="5113" w:name="_Toc185864113"/>
        <w:bookmarkStart w:id="5114" w:name="_Toc185864952"/>
        <w:bookmarkStart w:id="5115" w:name="_Toc185865145"/>
        <w:bookmarkStart w:id="5116" w:name="_Toc185867275"/>
        <w:bookmarkStart w:id="5117" w:name="_Toc185867467"/>
        <w:bookmarkStart w:id="5118" w:name="_Toc185867700"/>
        <w:bookmarkStart w:id="5119" w:name="_Toc185867893"/>
        <w:bookmarkStart w:id="5120" w:name="_Toc185868086"/>
        <w:bookmarkStart w:id="5121" w:name="_Toc185868278"/>
        <w:bookmarkStart w:id="5122" w:name="_Toc185868471"/>
        <w:bookmarkStart w:id="5123" w:name="_Toc185869056"/>
        <w:bookmarkStart w:id="5124" w:name="_Toc185920857"/>
        <w:bookmarkStart w:id="5125" w:name="_Toc185921048"/>
        <w:bookmarkStart w:id="5126" w:name="_Toc185921332"/>
        <w:bookmarkStart w:id="5127" w:name="_Toc196744552"/>
        <w:bookmarkStart w:id="5128" w:name="_Toc196744745"/>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del>
    </w:p>
    <w:p w14:paraId="23B755F4" w14:textId="1C92A317" w:rsidR="00556A35" w:rsidDel="004F14E7" w:rsidRDefault="00556A35" w:rsidP="00F67835">
      <w:pPr>
        <w:pStyle w:val="ReqText"/>
        <w:numPr>
          <w:ilvl w:val="0"/>
          <w:numId w:val="121"/>
        </w:numPr>
        <w:jc w:val="both"/>
        <w:rPr>
          <w:del w:id="5129" w:author="TRIANO José" w:date="2024-09-19T16:16:00Z"/>
        </w:rPr>
      </w:pPr>
      <w:del w:id="5130" w:author="TRIANO José" w:date="2024-09-19T16:16:00Z">
        <w:r w:rsidDel="004F14E7">
          <w:delText>Aucune course n’est allouée au véhicule</w:delText>
        </w:r>
        <w:bookmarkStart w:id="5131" w:name="_Toc177656102"/>
        <w:bookmarkStart w:id="5132" w:name="_Toc178859883"/>
        <w:bookmarkStart w:id="5133" w:name="_Toc178860091"/>
        <w:bookmarkStart w:id="5134" w:name="_Toc185856651"/>
        <w:bookmarkStart w:id="5135" w:name="_Toc185861543"/>
        <w:bookmarkStart w:id="5136" w:name="_Toc185862476"/>
        <w:bookmarkStart w:id="5137" w:name="_Toc185862684"/>
        <w:bookmarkStart w:id="5138" w:name="_Toc185863690"/>
        <w:bookmarkStart w:id="5139" w:name="_Toc185863902"/>
        <w:bookmarkStart w:id="5140" w:name="_Toc185864114"/>
        <w:bookmarkStart w:id="5141" w:name="_Toc185864953"/>
        <w:bookmarkStart w:id="5142" w:name="_Toc185865146"/>
        <w:bookmarkStart w:id="5143" w:name="_Toc185867276"/>
        <w:bookmarkStart w:id="5144" w:name="_Toc185867468"/>
        <w:bookmarkStart w:id="5145" w:name="_Toc185867701"/>
        <w:bookmarkStart w:id="5146" w:name="_Toc185867894"/>
        <w:bookmarkStart w:id="5147" w:name="_Toc185868087"/>
        <w:bookmarkStart w:id="5148" w:name="_Toc185868279"/>
        <w:bookmarkStart w:id="5149" w:name="_Toc185868472"/>
        <w:bookmarkStart w:id="5150" w:name="_Toc185869057"/>
        <w:bookmarkStart w:id="5151" w:name="_Toc185920858"/>
        <w:bookmarkStart w:id="5152" w:name="_Toc185921049"/>
        <w:bookmarkStart w:id="5153" w:name="_Toc185921333"/>
        <w:bookmarkStart w:id="5154" w:name="_Toc196744553"/>
        <w:bookmarkStart w:id="5155" w:name="_Toc196744746"/>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del>
    </w:p>
    <w:p w14:paraId="094DFD94" w14:textId="169ABE62" w:rsidR="0008675C" w:rsidRPr="006547EF" w:rsidDel="004F14E7" w:rsidRDefault="0008675C" w:rsidP="00F67835">
      <w:pPr>
        <w:pStyle w:val="ReqID"/>
        <w:numPr>
          <w:ilvl w:val="0"/>
          <w:numId w:val="121"/>
        </w:numPr>
        <w:rPr>
          <w:del w:id="5156" w:author="TRIANO José" w:date="2024-09-19T16:16:00Z"/>
          <w:lang w:val="en-GB"/>
        </w:rPr>
      </w:pPr>
      <w:del w:id="5157" w:author="TRIANO José" w:date="2024-09-19T16:16:00Z">
        <w:r w:rsidRPr="006547EF" w:rsidDel="004F14E7">
          <w:rPr>
            <w:lang w:val="en-GB"/>
          </w:rPr>
          <w:delText>[Exi_TM_TR_04_0</w:delText>
        </w:r>
        <w:r w:rsidDel="004F14E7">
          <w:rPr>
            <w:lang w:val="en-GB"/>
          </w:rPr>
          <w:delText>1</w:delText>
        </w:r>
        <w:r w:rsidRPr="006547EF" w:rsidDel="004F14E7">
          <w:rPr>
            <w:lang w:val="en-GB"/>
          </w:rPr>
          <w:delText xml:space="preserve">_01_xxxx-PROCESSING] </w:delText>
        </w:r>
        <w:bookmarkStart w:id="5158" w:name="_Toc177656103"/>
        <w:bookmarkStart w:id="5159" w:name="_Toc178859884"/>
        <w:bookmarkStart w:id="5160" w:name="_Toc178860092"/>
        <w:bookmarkStart w:id="5161" w:name="_Toc185856652"/>
        <w:bookmarkStart w:id="5162" w:name="_Toc185861544"/>
        <w:bookmarkStart w:id="5163" w:name="_Toc185862477"/>
        <w:bookmarkStart w:id="5164" w:name="_Toc185862685"/>
        <w:bookmarkStart w:id="5165" w:name="_Toc185863691"/>
        <w:bookmarkStart w:id="5166" w:name="_Toc185863903"/>
        <w:bookmarkStart w:id="5167" w:name="_Toc185864115"/>
        <w:bookmarkStart w:id="5168" w:name="_Toc185864954"/>
        <w:bookmarkStart w:id="5169" w:name="_Toc185865147"/>
        <w:bookmarkStart w:id="5170" w:name="_Toc185867277"/>
        <w:bookmarkStart w:id="5171" w:name="_Toc185867469"/>
        <w:bookmarkStart w:id="5172" w:name="_Toc185867702"/>
        <w:bookmarkStart w:id="5173" w:name="_Toc185867895"/>
        <w:bookmarkStart w:id="5174" w:name="_Toc185868088"/>
        <w:bookmarkStart w:id="5175" w:name="_Toc185868280"/>
        <w:bookmarkStart w:id="5176" w:name="_Toc185868473"/>
        <w:bookmarkStart w:id="5177" w:name="_Toc185869058"/>
        <w:bookmarkStart w:id="5178" w:name="_Toc185920859"/>
        <w:bookmarkStart w:id="5179" w:name="_Toc185921050"/>
        <w:bookmarkStart w:id="5180" w:name="_Toc185921334"/>
        <w:bookmarkStart w:id="5181" w:name="_Toc196744554"/>
        <w:bookmarkStart w:id="5182" w:name="_Toc19674474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del>
    </w:p>
    <w:p w14:paraId="798430CF" w14:textId="29441B21" w:rsidR="007D0751" w:rsidDel="004F14E7" w:rsidRDefault="007D0751" w:rsidP="00F67835">
      <w:pPr>
        <w:pStyle w:val="ReqText"/>
        <w:widowControl w:val="0"/>
        <w:numPr>
          <w:ilvl w:val="0"/>
          <w:numId w:val="121"/>
        </w:numPr>
        <w:jc w:val="both"/>
        <w:rPr>
          <w:del w:id="5183" w:author="TRIANO José" w:date="2024-09-19T16:16:00Z"/>
        </w:rPr>
      </w:pPr>
      <w:del w:id="5184" w:author="TRIANO José" w:date="2024-09-19T16:16:00Z">
        <w:r w:rsidDel="004F14E7">
          <w:delText xml:space="preserve">Lorsque </w:delText>
        </w:r>
        <w:r w:rsidR="0008675C" w:rsidDel="004F14E7">
          <w:delText>le Traffic Mgr</w:delText>
        </w:r>
        <w:r w:rsidDel="004F14E7">
          <w:delText xml:space="preserve"> déclenche une recherche de course pour </w:delText>
        </w:r>
        <w:r w:rsidR="0008675C" w:rsidDel="004F14E7">
          <w:delText>allocation</w:delText>
        </w:r>
        <w:r w:rsidDel="004F14E7">
          <w:delText xml:space="preserve"> automatique </w:delText>
        </w:r>
        <w:r w:rsidR="0008675C" w:rsidDel="004F14E7">
          <w:delText>à un véhicule</w:delText>
        </w:r>
        <w:r w:rsidDel="004F14E7">
          <w:delText xml:space="preserve">, </w:delText>
        </w:r>
        <w:r w:rsidR="00A42B14" w:rsidDel="004F14E7">
          <w:delText xml:space="preserve">le Traffic Mgr doit allouer </w:delText>
        </w:r>
        <w:r w:rsidDel="004F14E7">
          <w:delText xml:space="preserve">une course </w:delText>
        </w:r>
        <w:r w:rsidR="00A42B14" w:rsidDel="004F14E7">
          <w:delText xml:space="preserve">à ce véhicule </w:delText>
        </w:r>
        <w:r w:rsidDel="004F14E7">
          <w:delText>si les conditions suivantes sont vérifiées :</w:delText>
        </w:r>
        <w:bookmarkStart w:id="5185" w:name="_Toc177656104"/>
        <w:bookmarkStart w:id="5186" w:name="_Toc178859885"/>
        <w:bookmarkStart w:id="5187" w:name="_Toc178860093"/>
        <w:bookmarkStart w:id="5188" w:name="_Toc185856653"/>
        <w:bookmarkStart w:id="5189" w:name="_Toc185861545"/>
        <w:bookmarkStart w:id="5190" w:name="_Toc185862478"/>
        <w:bookmarkStart w:id="5191" w:name="_Toc185862686"/>
        <w:bookmarkStart w:id="5192" w:name="_Toc185863692"/>
        <w:bookmarkStart w:id="5193" w:name="_Toc185863904"/>
        <w:bookmarkStart w:id="5194" w:name="_Toc185864116"/>
        <w:bookmarkStart w:id="5195" w:name="_Toc185864955"/>
        <w:bookmarkStart w:id="5196" w:name="_Toc185865148"/>
        <w:bookmarkStart w:id="5197" w:name="_Toc185867278"/>
        <w:bookmarkStart w:id="5198" w:name="_Toc185867470"/>
        <w:bookmarkStart w:id="5199" w:name="_Toc185867703"/>
        <w:bookmarkStart w:id="5200" w:name="_Toc185867896"/>
        <w:bookmarkStart w:id="5201" w:name="_Toc185868089"/>
        <w:bookmarkStart w:id="5202" w:name="_Toc185868281"/>
        <w:bookmarkStart w:id="5203" w:name="_Toc185868474"/>
        <w:bookmarkStart w:id="5204" w:name="_Toc185869059"/>
        <w:bookmarkStart w:id="5205" w:name="_Toc185920860"/>
        <w:bookmarkStart w:id="5206" w:name="_Toc185921051"/>
        <w:bookmarkStart w:id="5207" w:name="_Toc185921335"/>
        <w:bookmarkStart w:id="5208" w:name="_Toc196744555"/>
        <w:bookmarkStart w:id="5209" w:name="_Toc196744748"/>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del>
    </w:p>
    <w:p w14:paraId="25E779F3" w14:textId="35E1A154" w:rsidR="00111463" w:rsidRPr="0096068E" w:rsidDel="004F14E7" w:rsidRDefault="00111463" w:rsidP="00F67835">
      <w:pPr>
        <w:pStyle w:val="ReqText"/>
        <w:numPr>
          <w:ilvl w:val="0"/>
          <w:numId w:val="121"/>
        </w:numPr>
        <w:jc w:val="both"/>
        <w:rPr>
          <w:del w:id="5210" w:author="TRIANO José" w:date="2024-09-19T16:16:00Z"/>
        </w:rPr>
      </w:pPr>
      <w:del w:id="5211" w:author="TRIANO José" w:date="2024-09-19T16:16:00Z">
        <w:r w:rsidRPr="0096068E" w:rsidDel="004F14E7">
          <w:delText>Le véhicule est arrêté sur le point d’arrêt technique initial de la course OU sur le point d’arrêt commercial origine de la course</w:delText>
        </w:r>
        <w:bookmarkStart w:id="5212" w:name="_Toc177656105"/>
        <w:bookmarkStart w:id="5213" w:name="_Toc178859886"/>
        <w:bookmarkStart w:id="5214" w:name="_Toc178860094"/>
        <w:bookmarkStart w:id="5215" w:name="_Toc185856654"/>
        <w:bookmarkStart w:id="5216" w:name="_Toc185861546"/>
        <w:bookmarkStart w:id="5217" w:name="_Toc185862479"/>
        <w:bookmarkStart w:id="5218" w:name="_Toc185862687"/>
        <w:bookmarkStart w:id="5219" w:name="_Toc185863693"/>
        <w:bookmarkStart w:id="5220" w:name="_Toc185863905"/>
        <w:bookmarkStart w:id="5221" w:name="_Toc185864117"/>
        <w:bookmarkStart w:id="5222" w:name="_Toc185864956"/>
        <w:bookmarkStart w:id="5223" w:name="_Toc185865149"/>
        <w:bookmarkStart w:id="5224" w:name="_Toc185867279"/>
        <w:bookmarkStart w:id="5225" w:name="_Toc185867471"/>
        <w:bookmarkStart w:id="5226" w:name="_Toc185867704"/>
        <w:bookmarkStart w:id="5227" w:name="_Toc185867897"/>
        <w:bookmarkStart w:id="5228" w:name="_Toc185868090"/>
        <w:bookmarkStart w:id="5229" w:name="_Toc185868282"/>
        <w:bookmarkStart w:id="5230" w:name="_Toc185868475"/>
        <w:bookmarkStart w:id="5231" w:name="_Toc185869060"/>
        <w:bookmarkStart w:id="5232" w:name="_Toc185920861"/>
        <w:bookmarkStart w:id="5233" w:name="_Toc185921052"/>
        <w:bookmarkStart w:id="5234" w:name="_Toc185921336"/>
        <w:bookmarkStart w:id="5235" w:name="_Toc196744556"/>
        <w:bookmarkStart w:id="5236" w:name="_Toc196744749"/>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del>
    </w:p>
    <w:p w14:paraId="4FE446B0" w14:textId="393F01C7" w:rsidR="007D0751" w:rsidDel="004F14E7" w:rsidRDefault="007D0751" w:rsidP="00F67835">
      <w:pPr>
        <w:pStyle w:val="ReqText"/>
        <w:numPr>
          <w:ilvl w:val="0"/>
          <w:numId w:val="121"/>
        </w:numPr>
        <w:jc w:val="both"/>
        <w:rPr>
          <w:del w:id="5237" w:author="TRIANO José" w:date="2024-09-19T16:16:00Z"/>
        </w:rPr>
      </w:pPr>
      <w:del w:id="5238" w:author="TRIANO José" w:date="2024-09-19T16:16:00Z">
        <w:r w:rsidDel="004F14E7">
          <w:delText>il existe une course au départ de ce point d'arrêt qui vérifie les conditions suivantes :</w:delText>
        </w:r>
        <w:bookmarkStart w:id="5239" w:name="_Toc177656106"/>
        <w:bookmarkStart w:id="5240" w:name="_Toc178859887"/>
        <w:bookmarkStart w:id="5241" w:name="_Toc178860095"/>
        <w:bookmarkStart w:id="5242" w:name="_Toc185856655"/>
        <w:bookmarkStart w:id="5243" w:name="_Toc185861547"/>
        <w:bookmarkStart w:id="5244" w:name="_Toc185862480"/>
        <w:bookmarkStart w:id="5245" w:name="_Toc185862688"/>
        <w:bookmarkStart w:id="5246" w:name="_Toc185863694"/>
        <w:bookmarkStart w:id="5247" w:name="_Toc185863906"/>
        <w:bookmarkStart w:id="5248" w:name="_Toc185864118"/>
        <w:bookmarkStart w:id="5249" w:name="_Toc185864957"/>
        <w:bookmarkStart w:id="5250" w:name="_Toc185865150"/>
        <w:bookmarkStart w:id="5251" w:name="_Toc185867280"/>
        <w:bookmarkStart w:id="5252" w:name="_Toc185867472"/>
        <w:bookmarkStart w:id="5253" w:name="_Toc185867705"/>
        <w:bookmarkStart w:id="5254" w:name="_Toc185867898"/>
        <w:bookmarkStart w:id="5255" w:name="_Toc185868091"/>
        <w:bookmarkStart w:id="5256" w:name="_Toc185868283"/>
        <w:bookmarkStart w:id="5257" w:name="_Toc185868476"/>
        <w:bookmarkStart w:id="5258" w:name="_Toc185869061"/>
        <w:bookmarkStart w:id="5259" w:name="_Toc185920862"/>
        <w:bookmarkStart w:id="5260" w:name="_Toc185921053"/>
        <w:bookmarkStart w:id="5261" w:name="_Toc185921337"/>
        <w:bookmarkStart w:id="5262" w:name="_Toc196744557"/>
        <w:bookmarkStart w:id="5263" w:name="_Toc196744750"/>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del>
    </w:p>
    <w:p w14:paraId="0378B6B1" w14:textId="6680E531" w:rsidR="007D0751" w:rsidDel="004F14E7" w:rsidRDefault="00A42B14" w:rsidP="00F67835">
      <w:pPr>
        <w:pStyle w:val="ReqText"/>
        <w:numPr>
          <w:ilvl w:val="0"/>
          <w:numId w:val="121"/>
        </w:numPr>
        <w:jc w:val="both"/>
        <w:rPr>
          <w:del w:id="5264" w:author="TRIANO José" w:date="2024-09-19T16:16:00Z"/>
        </w:rPr>
      </w:pPr>
      <w:del w:id="5265" w:author="TRIANO José" w:date="2024-09-19T16:16:00Z">
        <w:r w:rsidDel="004F14E7">
          <w:delText>L</w:delText>
        </w:r>
        <w:r w:rsidR="007D0751" w:rsidDel="004F14E7">
          <w:delText xml:space="preserve">a course est définie dans le </w:delText>
        </w:r>
        <w:r w:rsidDel="004F14E7">
          <w:delText>référentiel horaire en production</w:delText>
        </w:r>
        <w:bookmarkStart w:id="5266" w:name="_Toc177656107"/>
        <w:bookmarkStart w:id="5267" w:name="_Toc178859888"/>
        <w:bookmarkStart w:id="5268" w:name="_Toc178860096"/>
        <w:bookmarkStart w:id="5269" w:name="_Toc185856656"/>
        <w:bookmarkStart w:id="5270" w:name="_Toc185861548"/>
        <w:bookmarkStart w:id="5271" w:name="_Toc185862481"/>
        <w:bookmarkStart w:id="5272" w:name="_Toc185862689"/>
        <w:bookmarkStart w:id="5273" w:name="_Toc185863695"/>
        <w:bookmarkStart w:id="5274" w:name="_Toc185863907"/>
        <w:bookmarkStart w:id="5275" w:name="_Toc185864119"/>
        <w:bookmarkStart w:id="5276" w:name="_Toc185864958"/>
        <w:bookmarkStart w:id="5277" w:name="_Toc185865151"/>
        <w:bookmarkStart w:id="5278" w:name="_Toc185867281"/>
        <w:bookmarkStart w:id="5279" w:name="_Toc185867473"/>
        <w:bookmarkStart w:id="5280" w:name="_Toc185867706"/>
        <w:bookmarkStart w:id="5281" w:name="_Toc185867899"/>
        <w:bookmarkStart w:id="5282" w:name="_Toc185868092"/>
        <w:bookmarkStart w:id="5283" w:name="_Toc185868284"/>
        <w:bookmarkStart w:id="5284" w:name="_Toc185868477"/>
        <w:bookmarkStart w:id="5285" w:name="_Toc185869062"/>
        <w:bookmarkStart w:id="5286" w:name="_Toc185920863"/>
        <w:bookmarkStart w:id="5287" w:name="_Toc185921054"/>
        <w:bookmarkStart w:id="5288" w:name="_Toc185921338"/>
        <w:bookmarkStart w:id="5289" w:name="_Toc196744558"/>
        <w:bookmarkStart w:id="5290" w:name="_Toc196744751"/>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del>
    </w:p>
    <w:p w14:paraId="4905553B" w14:textId="1A53A677" w:rsidR="007D0751" w:rsidDel="004F14E7" w:rsidRDefault="00A42B14" w:rsidP="00F67835">
      <w:pPr>
        <w:pStyle w:val="ReqText"/>
        <w:numPr>
          <w:ilvl w:val="0"/>
          <w:numId w:val="121"/>
        </w:numPr>
        <w:jc w:val="both"/>
        <w:rPr>
          <w:del w:id="5291" w:author="TRIANO José" w:date="2024-09-19T16:16:00Z"/>
        </w:rPr>
      </w:pPr>
      <w:del w:id="5292" w:author="TRIANO José" w:date="2024-09-19T16:16:00Z">
        <w:r w:rsidDel="004F14E7">
          <w:delText>L</w:delText>
        </w:r>
        <w:r w:rsidR="007D0751" w:rsidDel="004F14E7">
          <w:delText xml:space="preserve">a course est dans l'état </w:delText>
        </w:r>
        <w:r w:rsidR="00D1523A" w:rsidDel="004F14E7">
          <w:delText>« </w:delText>
        </w:r>
        <w:r w:rsidR="007D0751" w:rsidDel="004F14E7">
          <w:delText>Future</w:delText>
        </w:r>
        <w:r w:rsidR="00D1523A" w:rsidDel="004F14E7">
          <w:delText> »</w:delText>
        </w:r>
        <w:bookmarkStart w:id="5293" w:name="_Toc177656108"/>
        <w:bookmarkStart w:id="5294" w:name="_Toc178859889"/>
        <w:bookmarkStart w:id="5295" w:name="_Toc178860097"/>
        <w:bookmarkStart w:id="5296" w:name="_Toc185856657"/>
        <w:bookmarkStart w:id="5297" w:name="_Toc185861549"/>
        <w:bookmarkStart w:id="5298" w:name="_Toc185862482"/>
        <w:bookmarkStart w:id="5299" w:name="_Toc185862690"/>
        <w:bookmarkStart w:id="5300" w:name="_Toc185863696"/>
        <w:bookmarkStart w:id="5301" w:name="_Toc185863908"/>
        <w:bookmarkStart w:id="5302" w:name="_Toc185864120"/>
        <w:bookmarkStart w:id="5303" w:name="_Toc185864959"/>
        <w:bookmarkStart w:id="5304" w:name="_Toc185865152"/>
        <w:bookmarkStart w:id="5305" w:name="_Toc185867282"/>
        <w:bookmarkStart w:id="5306" w:name="_Toc185867474"/>
        <w:bookmarkStart w:id="5307" w:name="_Toc185867707"/>
        <w:bookmarkStart w:id="5308" w:name="_Toc185867900"/>
        <w:bookmarkStart w:id="5309" w:name="_Toc185868093"/>
        <w:bookmarkStart w:id="5310" w:name="_Toc185868285"/>
        <w:bookmarkStart w:id="5311" w:name="_Toc185868478"/>
        <w:bookmarkStart w:id="5312" w:name="_Toc185869063"/>
        <w:bookmarkStart w:id="5313" w:name="_Toc185920864"/>
        <w:bookmarkStart w:id="5314" w:name="_Toc185921055"/>
        <w:bookmarkStart w:id="5315" w:name="_Toc185921339"/>
        <w:bookmarkStart w:id="5316" w:name="_Toc196744559"/>
        <w:bookmarkStart w:id="5317" w:name="_Toc19674475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del>
    </w:p>
    <w:p w14:paraId="57F352D6" w14:textId="729DE69C" w:rsidR="007D0751" w:rsidRPr="00C31AD3" w:rsidDel="004F14E7" w:rsidRDefault="00A42B14" w:rsidP="00F67835">
      <w:pPr>
        <w:pStyle w:val="ReqText"/>
        <w:numPr>
          <w:ilvl w:val="0"/>
          <w:numId w:val="121"/>
        </w:numPr>
        <w:jc w:val="both"/>
        <w:rPr>
          <w:del w:id="5318" w:author="TRIANO José" w:date="2024-09-19T16:16:00Z"/>
        </w:rPr>
      </w:pPr>
      <w:del w:id="5319" w:author="TRIANO José" w:date="2024-09-19T16:16:00Z">
        <w:r w:rsidRPr="00C31AD3" w:rsidDel="004F14E7">
          <w:delText>L</w:delText>
        </w:r>
        <w:r w:rsidR="007D0751" w:rsidRPr="00C31AD3" w:rsidDel="004F14E7">
          <w:delText xml:space="preserve">'heure courante est dans l'intervalle </w:delText>
        </w:r>
        <w:r w:rsidR="00F72266" w:rsidRPr="00C31AD3" w:rsidDel="004F14E7">
          <w:delText>d’allocation</w:delText>
        </w:r>
        <w:r w:rsidR="007D0751" w:rsidRPr="00C31AD3" w:rsidDel="004F14E7">
          <w:delText xml:space="preserve"> automatique à ce point d'arrêt du </w:delText>
        </w:r>
        <w:r w:rsidR="00F72266" w:rsidRPr="00C31AD3" w:rsidDel="004F14E7">
          <w:delText>véhicule</w:delText>
        </w:r>
        <w:r w:rsidR="007D0751" w:rsidRPr="00C31AD3" w:rsidDel="004F14E7">
          <w:delText xml:space="preserve"> ([heure de départ de la course de ce point d'arrêt </w:delText>
        </w:r>
        <w:r w:rsidR="007F67E2" w:rsidRPr="00C31AD3" w:rsidDel="004F14E7">
          <w:delText>–</w:delText>
        </w:r>
        <w:r w:rsidR="007D0751" w:rsidRPr="00C31AD3" w:rsidDel="004F14E7">
          <w:delText xml:space="preserve"> </w:delText>
        </w:r>
        <w:r w:rsidR="007F67E2" w:rsidRPr="00C31AD3" w:rsidDel="004F14E7">
          <w:delText>durée configurée</w:delText>
        </w:r>
        <w:r w:rsidR="007D0751" w:rsidRPr="00C31AD3" w:rsidDel="004F14E7">
          <w:delText xml:space="preserve"> ; heure de départ de la course de ce point d'arrêt + </w:delText>
        </w:r>
        <w:r w:rsidR="007F67E2" w:rsidRPr="00C31AD3" w:rsidDel="004F14E7">
          <w:delText>durée configurée</w:delText>
        </w:r>
        <w:r w:rsidR="007D0751" w:rsidRPr="00C31AD3" w:rsidDel="004F14E7">
          <w:delText>]).</w:delText>
        </w:r>
        <w:bookmarkStart w:id="5320" w:name="_Toc177656109"/>
        <w:bookmarkStart w:id="5321" w:name="_Toc178859890"/>
        <w:bookmarkStart w:id="5322" w:name="_Toc178860098"/>
        <w:bookmarkStart w:id="5323" w:name="_Toc185856658"/>
        <w:bookmarkStart w:id="5324" w:name="_Toc185861550"/>
        <w:bookmarkStart w:id="5325" w:name="_Toc185862483"/>
        <w:bookmarkStart w:id="5326" w:name="_Toc185862691"/>
        <w:bookmarkStart w:id="5327" w:name="_Toc185863697"/>
        <w:bookmarkStart w:id="5328" w:name="_Toc185863909"/>
        <w:bookmarkStart w:id="5329" w:name="_Toc185864121"/>
        <w:bookmarkStart w:id="5330" w:name="_Toc185864960"/>
        <w:bookmarkStart w:id="5331" w:name="_Toc185865153"/>
        <w:bookmarkStart w:id="5332" w:name="_Toc185867283"/>
        <w:bookmarkStart w:id="5333" w:name="_Toc185867475"/>
        <w:bookmarkStart w:id="5334" w:name="_Toc185867708"/>
        <w:bookmarkStart w:id="5335" w:name="_Toc185867901"/>
        <w:bookmarkStart w:id="5336" w:name="_Toc185868094"/>
        <w:bookmarkStart w:id="5337" w:name="_Toc185868286"/>
        <w:bookmarkStart w:id="5338" w:name="_Toc185868479"/>
        <w:bookmarkStart w:id="5339" w:name="_Toc185869064"/>
        <w:bookmarkStart w:id="5340" w:name="_Toc185920865"/>
        <w:bookmarkStart w:id="5341" w:name="_Toc185921056"/>
        <w:bookmarkStart w:id="5342" w:name="_Toc185921340"/>
        <w:bookmarkStart w:id="5343" w:name="_Toc196744560"/>
        <w:bookmarkStart w:id="5344" w:name="_Toc196744753"/>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del>
    </w:p>
    <w:p w14:paraId="368F5151" w14:textId="5916C0CD" w:rsidR="007F67E2" w:rsidRPr="00C1751B" w:rsidDel="004F14E7" w:rsidRDefault="007F67E2" w:rsidP="00F67835">
      <w:pPr>
        <w:pStyle w:val="ReqID"/>
        <w:numPr>
          <w:ilvl w:val="0"/>
          <w:numId w:val="121"/>
        </w:numPr>
        <w:rPr>
          <w:del w:id="5345" w:author="TRIANO José" w:date="2024-09-19T16:16:00Z"/>
        </w:rPr>
      </w:pPr>
      <w:del w:id="5346" w:author="TRIANO José" w:date="2024-09-19T16:16:00Z">
        <w:r w:rsidRPr="00C1751B" w:rsidDel="004F14E7">
          <w:delText>[Param_</w:delText>
        </w:r>
        <w:r w:rsidDel="004F14E7">
          <w:delText>TM_TR_04_01_01</w:delText>
        </w:r>
        <w:r w:rsidRPr="00C1751B" w:rsidDel="004F14E7">
          <w:delText>_</w:delText>
        </w:r>
        <w:r w:rsidR="00391050" w:rsidDel="004F14E7">
          <w:delText>yyyy</w:delText>
        </w:r>
      </w:del>
      <w:ins w:id="5347" w:author="MAILIER Maxime" w:date="2024-08-29T10:06:00Z">
        <w:del w:id="5348" w:author="TRIANO José" w:date="2024-09-19T16:16:00Z">
          <w:r w:rsidR="00B905D6" w:rsidDel="004F14E7">
            <w:delText>0001</w:delText>
          </w:r>
        </w:del>
      </w:ins>
      <w:del w:id="5349" w:author="TRIANO José" w:date="2024-09-19T16:16:00Z">
        <w:r w:rsidRPr="00C1751B" w:rsidDel="004F14E7">
          <w:delText xml:space="preserve">] </w:delText>
        </w:r>
        <w:bookmarkStart w:id="5350" w:name="_Toc177656110"/>
        <w:bookmarkStart w:id="5351" w:name="_Toc178859891"/>
        <w:bookmarkStart w:id="5352" w:name="_Toc178860099"/>
        <w:bookmarkStart w:id="5353" w:name="_Toc185856659"/>
        <w:bookmarkStart w:id="5354" w:name="_Toc185861551"/>
        <w:bookmarkStart w:id="5355" w:name="_Toc185862484"/>
        <w:bookmarkStart w:id="5356" w:name="_Toc185862692"/>
        <w:bookmarkStart w:id="5357" w:name="_Toc185863698"/>
        <w:bookmarkStart w:id="5358" w:name="_Toc185863910"/>
        <w:bookmarkStart w:id="5359" w:name="_Toc185864122"/>
        <w:bookmarkStart w:id="5360" w:name="_Toc185864961"/>
        <w:bookmarkStart w:id="5361" w:name="_Toc185865154"/>
        <w:bookmarkStart w:id="5362" w:name="_Toc185867284"/>
        <w:bookmarkStart w:id="5363" w:name="_Toc185867476"/>
        <w:bookmarkStart w:id="5364" w:name="_Toc185867709"/>
        <w:bookmarkStart w:id="5365" w:name="_Toc185867902"/>
        <w:bookmarkStart w:id="5366" w:name="_Toc185868095"/>
        <w:bookmarkStart w:id="5367" w:name="_Toc185868287"/>
        <w:bookmarkStart w:id="5368" w:name="_Toc185868480"/>
        <w:bookmarkStart w:id="5369" w:name="_Toc185869065"/>
        <w:bookmarkStart w:id="5370" w:name="_Toc185920866"/>
        <w:bookmarkStart w:id="5371" w:name="_Toc185921057"/>
        <w:bookmarkStart w:id="5372" w:name="_Toc185921341"/>
        <w:bookmarkStart w:id="5373" w:name="_Toc196744561"/>
        <w:bookmarkStart w:id="5374" w:name="_Toc196744754"/>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del>
    </w:p>
    <w:p w14:paraId="332F7129" w14:textId="6A74BD20" w:rsidR="007F67E2" w:rsidRPr="007F67E2" w:rsidDel="004F14E7" w:rsidRDefault="007F67E2" w:rsidP="00F67835">
      <w:pPr>
        <w:numPr>
          <w:ilvl w:val="0"/>
          <w:numId w:val="121"/>
        </w:numPr>
        <w:jc w:val="both"/>
        <w:rPr>
          <w:del w:id="5375" w:author="TRIANO José" w:date="2024-09-19T16:16:00Z"/>
          <w:i/>
          <w:iCs/>
          <w:color w:val="00B050"/>
        </w:rPr>
      </w:pPr>
      <w:del w:id="5376" w:author="TRIANO José" w:date="2024-09-19T16:16:00Z">
        <w:r w:rsidRPr="007F67E2" w:rsidDel="004F14E7">
          <w:rPr>
            <w:i/>
            <w:iCs/>
            <w:color w:val="00B050"/>
          </w:rPr>
          <w:delText xml:space="preserve">Durée en secondes avant l’heure de départ </w:delText>
        </w:r>
        <w:r w:rsidR="00C12003" w:rsidDel="004F14E7">
          <w:rPr>
            <w:i/>
            <w:iCs/>
            <w:color w:val="00B050"/>
          </w:rPr>
          <w:delText>d’une</w:delText>
        </w:r>
        <w:r w:rsidRPr="007F67E2" w:rsidDel="004F14E7">
          <w:rPr>
            <w:i/>
            <w:iCs/>
            <w:color w:val="00B050"/>
          </w:rPr>
          <w:delText xml:space="preserve"> course à partir de laquelle le Traffic Mgr </w:delText>
        </w:r>
        <w:r w:rsidR="00C12003" w:rsidDel="004F14E7">
          <w:rPr>
            <w:i/>
            <w:iCs/>
            <w:color w:val="00B050"/>
          </w:rPr>
          <w:delText xml:space="preserve">peut allouer </w:delText>
        </w:r>
      </w:del>
      <w:ins w:id="5377" w:author="MAILIER Maxime" w:date="2024-08-21T15:24:00Z">
        <w:del w:id="5378" w:author="TRIANO José" w:date="2024-09-19T16:16:00Z">
          <w:r w:rsidR="00D239BD" w:rsidDel="004F14E7">
            <w:rPr>
              <w:i/>
              <w:iCs/>
              <w:color w:val="00B050"/>
            </w:rPr>
            <w:delText xml:space="preserve">associer </w:delText>
          </w:r>
        </w:del>
      </w:ins>
      <w:del w:id="5379" w:author="TRIANO José" w:date="2024-09-19T16:16:00Z">
        <w:r w:rsidR="00C12003" w:rsidDel="004F14E7">
          <w:rPr>
            <w:i/>
            <w:iCs/>
            <w:color w:val="00B050"/>
          </w:rPr>
          <w:delText>cette course à un véhicule (sous certaines conditions additionnelles) dans le cadre d’</w:delText>
        </w:r>
        <w:r w:rsidDel="004F14E7">
          <w:rPr>
            <w:i/>
            <w:iCs/>
            <w:color w:val="00B050"/>
          </w:rPr>
          <w:delText xml:space="preserve">une recherche de course pour </w:delText>
        </w:r>
      </w:del>
      <w:ins w:id="5380" w:author="MAILIER Maxime" w:date="2024-08-19T10:04:00Z">
        <w:del w:id="5381" w:author="TRIANO José" w:date="2024-09-19T16:16:00Z">
          <w:r w:rsidR="008E5110" w:rsidDel="004F14E7">
            <w:rPr>
              <w:i/>
              <w:iCs/>
              <w:color w:val="00B050"/>
            </w:rPr>
            <w:delText xml:space="preserve">de </w:delText>
          </w:r>
        </w:del>
      </w:ins>
      <w:del w:id="5382" w:author="TRIANO José" w:date="2024-09-19T16:16:00Z">
        <w:r w:rsidDel="004F14E7">
          <w:rPr>
            <w:i/>
            <w:iCs/>
            <w:color w:val="00B050"/>
          </w:rPr>
          <w:delText xml:space="preserve">allocation </w:delText>
        </w:r>
      </w:del>
      <w:ins w:id="5383" w:author="MAILIER Maxime" w:date="2024-08-21T15:24:00Z">
        <w:del w:id="5384" w:author="TRIANO José" w:date="2024-09-19T16:16:00Z">
          <w:r w:rsidR="00D239BD" w:rsidDel="004F14E7">
            <w:rPr>
              <w:i/>
              <w:iCs/>
              <w:color w:val="00B050"/>
            </w:rPr>
            <w:delText xml:space="preserve">l’association </w:delText>
          </w:r>
        </w:del>
      </w:ins>
      <w:del w:id="5385" w:author="TRIANO José" w:date="2024-09-19T16:16:00Z">
        <w:r w:rsidDel="004F14E7">
          <w:rPr>
            <w:i/>
            <w:iCs/>
            <w:color w:val="00B050"/>
          </w:rPr>
          <w:delText xml:space="preserve">automatique </w:delText>
        </w:r>
      </w:del>
      <w:ins w:id="5386" w:author="MAILIER Maxime" w:date="2024-08-19T10:03:00Z">
        <w:del w:id="5387" w:author="TRIANO José" w:date="2024-09-19T16:16:00Z">
          <w:r w:rsidR="008E5110" w:rsidDel="004F14E7">
            <w:rPr>
              <w:i/>
              <w:iCs/>
              <w:color w:val="00B050"/>
            </w:rPr>
            <w:delText xml:space="preserve">d’une course </w:delText>
          </w:r>
        </w:del>
      </w:ins>
      <w:del w:id="5388" w:author="TRIANO José" w:date="2024-09-19T16:16:00Z">
        <w:r w:rsidDel="004F14E7">
          <w:rPr>
            <w:i/>
            <w:iCs/>
            <w:color w:val="00B050"/>
          </w:rPr>
          <w:delText>à un véhicule</w:delText>
        </w:r>
        <w:r w:rsidRPr="007F67E2" w:rsidDel="004F14E7">
          <w:rPr>
            <w:i/>
            <w:iCs/>
            <w:color w:val="00B050"/>
          </w:rPr>
          <w:delText>.</w:delText>
        </w:r>
        <w:bookmarkStart w:id="5389" w:name="_Toc177656111"/>
        <w:bookmarkStart w:id="5390" w:name="_Toc178859892"/>
        <w:bookmarkStart w:id="5391" w:name="_Toc178860100"/>
        <w:bookmarkStart w:id="5392" w:name="_Toc185856660"/>
        <w:bookmarkStart w:id="5393" w:name="_Toc185861552"/>
        <w:bookmarkStart w:id="5394" w:name="_Toc185862485"/>
        <w:bookmarkStart w:id="5395" w:name="_Toc185862693"/>
        <w:bookmarkStart w:id="5396" w:name="_Toc185863699"/>
        <w:bookmarkStart w:id="5397" w:name="_Toc185863911"/>
        <w:bookmarkStart w:id="5398" w:name="_Toc185864123"/>
        <w:bookmarkStart w:id="5399" w:name="_Toc185864962"/>
        <w:bookmarkStart w:id="5400" w:name="_Toc185865155"/>
        <w:bookmarkStart w:id="5401" w:name="_Toc185867285"/>
        <w:bookmarkStart w:id="5402" w:name="_Toc185867477"/>
        <w:bookmarkStart w:id="5403" w:name="_Toc185867710"/>
        <w:bookmarkStart w:id="5404" w:name="_Toc185867903"/>
        <w:bookmarkStart w:id="5405" w:name="_Toc185868096"/>
        <w:bookmarkStart w:id="5406" w:name="_Toc185868288"/>
        <w:bookmarkStart w:id="5407" w:name="_Toc185868481"/>
        <w:bookmarkStart w:id="5408" w:name="_Toc185869066"/>
        <w:bookmarkStart w:id="5409" w:name="_Toc185920867"/>
        <w:bookmarkStart w:id="5410" w:name="_Toc185921058"/>
        <w:bookmarkStart w:id="5411" w:name="_Toc185921342"/>
        <w:bookmarkStart w:id="5412" w:name="_Toc196744562"/>
        <w:bookmarkStart w:id="5413" w:name="_Toc196744755"/>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del>
    </w:p>
    <w:p w14:paraId="2073B532" w14:textId="222FB2CE" w:rsidR="00C12003" w:rsidRPr="00C1751B" w:rsidDel="004F14E7" w:rsidRDefault="00C12003" w:rsidP="00F67835">
      <w:pPr>
        <w:pStyle w:val="ReqID"/>
        <w:numPr>
          <w:ilvl w:val="0"/>
          <w:numId w:val="121"/>
        </w:numPr>
        <w:rPr>
          <w:del w:id="5414" w:author="TRIANO José" w:date="2024-09-19T16:16:00Z"/>
        </w:rPr>
      </w:pPr>
      <w:del w:id="5415" w:author="TRIANO José" w:date="2024-09-19T16:16:00Z">
        <w:r w:rsidRPr="00C1751B" w:rsidDel="004F14E7">
          <w:delText>[Param_</w:delText>
        </w:r>
        <w:r w:rsidDel="004F14E7">
          <w:delText>TM_TR_04_01_01</w:delText>
        </w:r>
        <w:r w:rsidRPr="00C1751B" w:rsidDel="004F14E7">
          <w:delText>_</w:delText>
        </w:r>
        <w:r w:rsidR="00391050" w:rsidDel="004F14E7">
          <w:delText>yyyy</w:delText>
        </w:r>
      </w:del>
      <w:ins w:id="5416" w:author="MAILIER Maxime" w:date="2024-08-29T10:06:00Z">
        <w:del w:id="5417" w:author="TRIANO José" w:date="2024-09-19T16:16:00Z">
          <w:r w:rsidR="00B905D6" w:rsidDel="004F14E7">
            <w:delText>0002</w:delText>
          </w:r>
        </w:del>
      </w:ins>
      <w:del w:id="5418" w:author="TRIANO José" w:date="2024-09-19T16:16:00Z">
        <w:r w:rsidRPr="00C1751B" w:rsidDel="004F14E7">
          <w:delText xml:space="preserve">] </w:delText>
        </w:r>
        <w:bookmarkStart w:id="5419" w:name="_Toc177656112"/>
        <w:bookmarkStart w:id="5420" w:name="_Toc178859893"/>
        <w:bookmarkStart w:id="5421" w:name="_Toc178860101"/>
        <w:bookmarkStart w:id="5422" w:name="_Toc185856661"/>
        <w:bookmarkStart w:id="5423" w:name="_Toc185861553"/>
        <w:bookmarkStart w:id="5424" w:name="_Toc185862486"/>
        <w:bookmarkStart w:id="5425" w:name="_Toc185862694"/>
        <w:bookmarkStart w:id="5426" w:name="_Toc185863700"/>
        <w:bookmarkStart w:id="5427" w:name="_Toc185863912"/>
        <w:bookmarkStart w:id="5428" w:name="_Toc185864124"/>
        <w:bookmarkStart w:id="5429" w:name="_Toc185864963"/>
        <w:bookmarkStart w:id="5430" w:name="_Toc185865156"/>
        <w:bookmarkStart w:id="5431" w:name="_Toc185867286"/>
        <w:bookmarkStart w:id="5432" w:name="_Toc185867478"/>
        <w:bookmarkStart w:id="5433" w:name="_Toc185867711"/>
        <w:bookmarkStart w:id="5434" w:name="_Toc185867904"/>
        <w:bookmarkStart w:id="5435" w:name="_Toc185868097"/>
        <w:bookmarkStart w:id="5436" w:name="_Toc185868289"/>
        <w:bookmarkStart w:id="5437" w:name="_Toc185868482"/>
        <w:bookmarkStart w:id="5438" w:name="_Toc185869067"/>
        <w:bookmarkStart w:id="5439" w:name="_Toc185920868"/>
        <w:bookmarkStart w:id="5440" w:name="_Toc185921059"/>
        <w:bookmarkStart w:id="5441" w:name="_Toc185921343"/>
        <w:bookmarkStart w:id="5442" w:name="_Toc196744563"/>
        <w:bookmarkStart w:id="5443" w:name="_Toc196744756"/>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del>
    </w:p>
    <w:p w14:paraId="11FB084C" w14:textId="10614C43" w:rsidR="00C12003" w:rsidRPr="007F67E2" w:rsidDel="004F14E7" w:rsidRDefault="00C12003" w:rsidP="00F67835">
      <w:pPr>
        <w:numPr>
          <w:ilvl w:val="0"/>
          <w:numId w:val="121"/>
        </w:numPr>
        <w:jc w:val="both"/>
        <w:rPr>
          <w:del w:id="5444" w:author="TRIANO José" w:date="2024-09-19T16:16:00Z"/>
          <w:i/>
          <w:iCs/>
          <w:color w:val="00B050"/>
        </w:rPr>
      </w:pPr>
      <w:del w:id="5445" w:author="TRIANO José" w:date="2024-09-19T16:16:00Z">
        <w:r w:rsidRPr="007F67E2" w:rsidDel="004F14E7">
          <w:rPr>
            <w:i/>
            <w:iCs/>
            <w:color w:val="00B050"/>
          </w:rPr>
          <w:delText xml:space="preserve">Durée en secondes </w:delText>
        </w:r>
        <w:r w:rsidDel="004F14E7">
          <w:rPr>
            <w:i/>
            <w:iCs/>
            <w:color w:val="00B050"/>
          </w:rPr>
          <w:delText>après</w:delText>
        </w:r>
        <w:r w:rsidRPr="007F67E2" w:rsidDel="004F14E7">
          <w:rPr>
            <w:i/>
            <w:iCs/>
            <w:color w:val="00B050"/>
          </w:rPr>
          <w:delText xml:space="preserve"> l’heure de départ </w:delText>
        </w:r>
        <w:r w:rsidDel="004F14E7">
          <w:rPr>
            <w:i/>
            <w:iCs/>
            <w:color w:val="00B050"/>
          </w:rPr>
          <w:delText>d’une</w:delText>
        </w:r>
        <w:r w:rsidRPr="007F67E2" w:rsidDel="004F14E7">
          <w:rPr>
            <w:i/>
            <w:iCs/>
            <w:color w:val="00B050"/>
          </w:rPr>
          <w:delText xml:space="preserve"> course </w:delText>
        </w:r>
        <w:r w:rsidDel="004F14E7">
          <w:rPr>
            <w:i/>
            <w:iCs/>
            <w:color w:val="00B050"/>
          </w:rPr>
          <w:delText>jusqu’à laquelle</w:delText>
        </w:r>
        <w:r w:rsidRPr="007F67E2" w:rsidDel="004F14E7">
          <w:rPr>
            <w:i/>
            <w:iCs/>
            <w:color w:val="00B050"/>
          </w:rPr>
          <w:delText xml:space="preserve"> le Traffic Mgr </w:delText>
        </w:r>
        <w:r w:rsidDel="004F14E7">
          <w:rPr>
            <w:i/>
            <w:iCs/>
            <w:color w:val="00B050"/>
          </w:rPr>
          <w:delText xml:space="preserve">peut allouer </w:delText>
        </w:r>
      </w:del>
      <w:ins w:id="5446" w:author="MAILIER Maxime" w:date="2024-08-21T15:24:00Z">
        <w:del w:id="5447" w:author="TRIANO José" w:date="2024-09-19T16:16:00Z">
          <w:r w:rsidR="00D239BD" w:rsidDel="004F14E7">
            <w:rPr>
              <w:i/>
              <w:iCs/>
              <w:color w:val="00B050"/>
            </w:rPr>
            <w:delText xml:space="preserve">associer </w:delText>
          </w:r>
        </w:del>
      </w:ins>
      <w:del w:id="5448" w:author="TRIANO José" w:date="2024-09-19T16:16:00Z">
        <w:r w:rsidDel="004F14E7">
          <w:rPr>
            <w:i/>
            <w:iCs/>
            <w:color w:val="00B050"/>
          </w:rPr>
          <w:delText xml:space="preserve">cette course à un véhicule (sous certaines conditions additionnelles) dans le </w:delText>
        </w:r>
      </w:del>
      <w:ins w:id="5449" w:author="MAILIER Maxime" w:date="2024-08-30T17:44:00Z">
        <w:del w:id="5450" w:author="TRIANO José" w:date="2024-09-19T16:16:00Z">
          <w:r w:rsidR="00767E69" w:rsidDel="004F14E7">
            <w:rPr>
              <w:i/>
              <w:iCs/>
              <w:color w:val="00B050"/>
            </w:rPr>
            <w:delText xml:space="preserve">cadre </w:delText>
          </w:r>
        </w:del>
      </w:ins>
      <w:del w:id="5451" w:author="TRIANO José" w:date="2024-09-19T16:16:00Z">
        <w:r w:rsidDel="004F14E7">
          <w:rPr>
            <w:i/>
            <w:iCs/>
            <w:color w:val="00B050"/>
          </w:rPr>
          <w:delText xml:space="preserve">cadre d’une recherche de course pour </w:delText>
        </w:r>
      </w:del>
      <w:ins w:id="5452" w:author="MAILIER Maxime" w:date="2024-08-19T10:04:00Z">
        <w:del w:id="5453" w:author="TRIANO José" w:date="2024-09-19T16:16:00Z">
          <w:r w:rsidR="008E5110" w:rsidDel="004F14E7">
            <w:rPr>
              <w:i/>
              <w:iCs/>
              <w:color w:val="00B050"/>
            </w:rPr>
            <w:delText xml:space="preserve">de </w:delText>
          </w:r>
        </w:del>
      </w:ins>
      <w:del w:id="5454" w:author="TRIANO José" w:date="2024-09-19T16:16:00Z">
        <w:r w:rsidDel="004F14E7">
          <w:rPr>
            <w:i/>
            <w:iCs/>
            <w:color w:val="00B050"/>
          </w:rPr>
          <w:delText xml:space="preserve">allocation </w:delText>
        </w:r>
      </w:del>
      <w:ins w:id="5455" w:author="MAILIER Maxime" w:date="2024-08-21T15:24:00Z">
        <w:del w:id="5456" w:author="TRIANO José" w:date="2024-09-19T16:16:00Z">
          <w:r w:rsidR="00D239BD" w:rsidDel="004F14E7">
            <w:rPr>
              <w:i/>
              <w:iCs/>
              <w:color w:val="00B050"/>
            </w:rPr>
            <w:delText xml:space="preserve">l’association </w:delText>
          </w:r>
        </w:del>
      </w:ins>
      <w:del w:id="5457" w:author="TRIANO José" w:date="2024-09-19T16:16:00Z">
        <w:r w:rsidDel="004F14E7">
          <w:rPr>
            <w:i/>
            <w:iCs/>
            <w:color w:val="00B050"/>
          </w:rPr>
          <w:delText xml:space="preserve">automatique </w:delText>
        </w:r>
      </w:del>
      <w:ins w:id="5458" w:author="MAILIER Maxime" w:date="2024-08-19T10:04:00Z">
        <w:del w:id="5459" w:author="TRIANO José" w:date="2024-09-19T16:16:00Z">
          <w:r w:rsidR="008E5110" w:rsidDel="004F14E7">
            <w:rPr>
              <w:i/>
              <w:iCs/>
              <w:color w:val="00B050"/>
            </w:rPr>
            <w:delText xml:space="preserve">d’une course </w:delText>
          </w:r>
        </w:del>
      </w:ins>
      <w:del w:id="5460" w:author="TRIANO José" w:date="2024-09-19T16:16:00Z">
        <w:r w:rsidDel="004F14E7">
          <w:rPr>
            <w:i/>
            <w:iCs/>
            <w:color w:val="00B050"/>
          </w:rPr>
          <w:delText>à un véhicule</w:delText>
        </w:r>
        <w:r w:rsidRPr="007F67E2" w:rsidDel="004F14E7">
          <w:rPr>
            <w:i/>
            <w:iCs/>
            <w:color w:val="00B050"/>
          </w:rPr>
          <w:delText>.</w:delText>
        </w:r>
        <w:bookmarkStart w:id="5461" w:name="_Toc177656113"/>
        <w:bookmarkStart w:id="5462" w:name="_Toc178859894"/>
        <w:bookmarkStart w:id="5463" w:name="_Toc178860102"/>
        <w:bookmarkStart w:id="5464" w:name="_Toc185856662"/>
        <w:bookmarkStart w:id="5465" w:name="_Toc185861554"/>
        <w:bookmarkStart w:id="5466" w:name="_Toc185862487"/>
        <w:bookmarkStart w:id="5467" w:name="_Toc185862695"/>
        <w:bookmarkStart w:id="5468" w:name="_Toc185863701"/>
        <w:bookmarkStart w:id="5469" w:name="_Toc185863913"/>
        <w:bookmarkStart w:id="5470" w:name="_Toc185864125"/>
        <w:bookmarkStart w:id="5471" w:name="_Toc185864964"/>
        <w:bookmarkStart w:id="5472" w:name="_Toc185865157"/>
        <w:bookmarkStart w:id="5473" w:name="_Toc185867287"/>
        <w:bookmarkStart w:id="5474" w:name="_Toc185867479"/>
        <w:bookmarkStart w:id="5475" w:name="_Toc185867712"/>
        <w:bookmarkStart w:id="5476" w:name="_Toc185867905"/>
        <w:bookmarkStart w:id="5477" w:name="_Toc185868098"/>
        <w:bookmarkStart w:id="5478" w:name="_Toc185868290"/>
        <w:bookmarkStart w:id="5479" w:name="_Toc185868483"/>
        <w:bookmarkStart w:id="5480" w:name="_Toc185869068"/>
        <w:bookmarkStart w:id="5481" w:name="_Toc185920869"/>
        <w:bookmarkStart w:id="5482" w:name="_Toc185921060"/>
        <w:bookmarkStart w:id="5483" w:name="_Toc185921344"/>
        <w:bookmarkStart w:id="5484" w:name="_Toc196744564"/>
        <w:bookmarkStart w:id="5485" w:name="_Toc196744757"/>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del>
    </w:p>
    <w:p w14:paraId="0DEA179E" w14:textId="14FFBF4D" w:rsidR="00A42B14" w:rsidRPr="006547EF" w:rsidDel="004F14E7" w:rsidRDefault="00A42B14" w:rsidP="00F67835">
      <w:pPr>
        <w:pStyle w:val="ReqID"/>
        <w:numPr>
          <w:ilvl w:val="0"/>
          <w:numId w:val="121"/>
        </w:numPr>
        <w:rPr>
          <w:del w:id="5486" w:author="TRIANO José" w:date="2024-09-19T16:16:00Z"/>
          <w:lang w:val="en-GB"/>
        </w:rPr>
      </w:pPr>
      <w:del w:id="5487" w:author="TRIANO José" w:date="2024-09-19T16:16:00Z">
        <w:r w:rsidRPr="006547EF" w:rsidDel="004F14E7">
          <w:rPr>
            <w:lang w:val="en-GB"/>
          </w:rPr>
          <w:delText>[Exi_TM_TR_04_0</w:delText>
        </w:r>
        <w:r w:rsidDel="004F14E7">
          <w:rPr>
            <w:lang w:val="en-GB"/>
          </w:rPr>
          <w:delText>1</w:delText>
        </w:r>
        <w:r w:rsidRPr="006547EF" w:rsidDel="004F14E7">
          <w:rPr>
            <w:lang w:val="en-GB"/>
          </w:rPr>
          <w:delText xml:space="preserve">_01_xxxx-PROCESSING] </w:delText>
        </w:r>
        <w:bookmarkStart w:id="5488" w:name="_Toc177656114"/>
        <w:bookmarkStart w:id="5489" w:name="_Toc178859895"/>
        <w:bookmarkStart w:id="5490" w:name="_Toc178860103"/>
        <w:bookmarkStart w:id="5491" w:name="_Toc185856663"/>
        <w:bookmarkStart w:id="5492" w:name="_Toc185861555"/>
        <w:bookmarkStart w:id="5493" w:name="_Toc185862488"/>
        <w:bookmarkStart w:id="5494" w:name="_Toc185862696"/>
        <w:bookmarkStart w:id="5495" w:name="_Toc185863702"/>
        <w:bookmarkStart w:id="5496" w:name="_Toc185863914"/>
        <w:bookmarkStart w:id="5497" w:name="_Toc185864126"/>
        <w:bookmarkStart w:id="5498" w:name="_Toc185864965"/>
        <w:bookmarkStart w:id="5499" w:name="_Toc185865158"/>
        <w:bookmarkStart w:id="5500" w:name="_Toc185867288"/>
        <w:bookmarkStart w:id="5501" w:name="_Toc185867480"/>
        <w:bookmarkStart w:id="5502" w:name="_Toc185867713"/>
        <w:bookmarkStart w:id="5503" w:name="_Toc185867906"/>
        <w:bookmarkStart w:id="5504" w:name="_Toc185868099"/>
        <w:bookmarkStart w:id="5505" w:name="_Toc185868291"/>
        <w:bookmarkStart w:id="5506" w:name="_Toc185868484"/>
        <w:bookmarkStart w:id="5507" w:name="_Toc185869069"/>
        <w:bookmarkStart w:id="5508" w:name="_Toc185920870"/>
        <w:bookmarkStart w:id="5509" w:name="_Toc185921061"/>
        <w:bookmarkStart w:id="5510" w:name="_Toc185921345"/>
        <w:bookmarkStart w:id="5511" w:name="_Toc196744565"/>
        <w:bookmarkStart w:id="5512" w:name="_Toc196744758"/>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del>
    </w:p>
    <w:p w14:paraId="05B59E70" w14:textId="52CB52F1" w:rsidR="007D0751" w:rsidDel="004F14E7" w:rsidRDefault="00A42B14" w:rsidP="00F67835">
      <w:pPr>
        <w:pStyle w:val="ReqText"/>
        <w:widowControl w:val="0"/>
        <w:numPr>
          <w:ilvl w:val="0"/>
          <w:numId w:val="121"/>
        </w:numPr>
        <w:jc w:val="both"/>
        <w:rPr>
          <w:del w:id="5513" w:author="TRIANO José" w:date="2024-09-19T16:16:00Z"/>
        </w:rPr>
      </w:pPr>
      <w:del w:id="5514" w:author="TRIANO José" w:date="2024-09-19T16:16:00Z">
        <w:r w:rsidDel="004F14E7">
          <w:delText>Pour une ligne exploitée en mode « Exploitation Automatique », lo</w:delText>
        </w:r>
        <w:r w:rsidR="007D0751" w:rsidDel="004F14E7">
          <w:delText xml:space="preserve">rs de </w:delText>
        </w:r>
        <w:r w:rsidDel="004F14E7">
          <w:delText xml:space="preserve">l’allocation </w:delText>
        </w:r>
      </w:del>
      <w:ins w:id="5515" w:author="MAILIER Maxime" w:date="2024-08-21T15:24:00Z">
        <w:del w:id="5516" w:author="TRIANO José" w:date="2024-09-19T16:16:00Z">
          <w:r w:rsidR="00D239BD" w:rsidDel="004F14E7">
            <w:delText>l’ass</w:delText>
          </w:r>
        </w:del>
      </w:ins>
      <w:ins w:id="5517" w:author="MAILIER Maxime" w:date="2024-08-21T15:25:00Z">
        <w:del w:id="5518" w:author="TRIANO José" w:date="2024-09-19T16:16:00Z">
          <w:r w:rsidR="00D239BD" w:rsidDel="004F14E7">
            <w:delText>ociation</w:delText>
          </w:r>
        </w:del>
      </w:ins>
      <w:ins w:id="5519" w:author="MAILIER Maxime" w:date="2024-08-21T15:24:00Z">
        <w:del w:id="5520" w:author="TRIANO José" w:date="2024-09-19T16:16:00Z">
          <w:r w:rsidR="00D239BD" w:rsidDel="004F14E7">
            <w:delText xml:space="preserve"> </w:delText>
          </w:r>
        </w:del>
      </w:ins>
      <w:ins w:id="5521" w:author="MAILIER Maxime" w:date="2024-08-19T10:50:00Z">
        <w:del w:id="5522" w:author="TRIANO José" w:date="2024-09-19T16:16:00Z">
          <w:r w:rsidR="00C4382C" w:rsidDel="004F14E7">
            <w:delText xml:space="preserve">automatique </w:delText>
          </w:r>
        </w:del>
      </w:ins>
      <w:del w:id="5523" w:author="TRIANO José" w:date="2024-09-19T16:16:00Z">
        <w:r w:rsidDel="004F14E7">
          <w:delText xml:space="preserve">d'une course </w:delText>
        </w:r>
        <w:r w:rsidR="007D0751" w:rsidDel="004F14E7">
          <w:delText xml:space="preserve">définie dans le </w:delText>
        </w:r>
        <w:r w:rsidDel="004F14E7">
          <w:delText>référentiel horaire en production</w:delText>
        </w:r>
      </w:del>
      <w:ins w:id="5524" w:author="MAILIER Maxime" w:date="2024-08-19T10:53:00Z">
        <w:del w:id="5525" w:author="TRIANO José" w:date="2024-09-19T16:16:00Z">
          <w:r w:rsidR="00FA1DFA" w:rsidDel="004F14E7">
            <w:delText xml:space="preserve"> à un véhicule</w:delText>
          </w:r>
        </w:del>
      </w:ins>
      <w:del w:id="5526" w:author="TRIANO José" w:date="2024-09-19T16:16:00Z">
        <w:r w:rsidR="007D0751" w:rsidDel="004F14E7">
          <w:delText>, l</w:delText>
        </w:r>
        <w:r w:rsidDel="004F14E7">
          <w:delText>e Traffic Mgr</w:delText>
        </w:r>
        <w:r w:rsidR="007D0751" w:rsidDel="004F14E7">
          <w:delText xml:space="preserve"> doit fixer les attributs du </w:delText>
        </w:r>
        <w:r w:rsidR="005E5070" w:rsidDel="004F14E7">
          <w:delText>véhicule</w:delText>
        </w:r>
        <w:r w:rsidR="007D0751" w:rsidDel="004F14E7">
          <w:delText xml:space="preserve"> aux valeurs suivantes :</w:delText>
        </w:r>
        <w:bookmarkStart w:id="5527" w:name="_Toc177656115"/>
        <w:bookmarkStart w:id="5528" w:name="_Toc178859896"/>
        <w:bookmarkStart w:id="5529" w:name="_Toc178860104"/>
        <w:bookmarkStart w:id="5530" w:name="_Toc185856664"/>
        <w:bookmarkStart w:id="5531" w:name="_Toc185861556"/>
        <w:bookmarkStart w:id="5532" w:name="_Toc185862489"/>
        <w:bookmarkStart w:id="5533" w:name="_Toc185862697"/>
        <w:bookmarkStart w:id="5534" w:name="_Toc185863703"/>
        <w:bookmarkStart w:id="5535" w:name="_Toc185863915"/>
        <w:bookmarkStart w:id="5536" w:name="_Toc185864127"/>
        <w:bookmarkStart w:id="5537" w:name="_Toc185864966"/>
        <w:bookmarkStart w:id="5538" w:name="_Toc185865159"/>
        <w:bookmarkStart w:id="5539" w:name="_Toc185867289"/>
        <w:bookmarkStart w:id="5540" w:name="_Toc185867481"/>
        <w:bookmarkStart w:id="5541" w:name="_Toc185867714"/>
        <w:bookmarkStart w:id="5542" w:name="_Toc185867907"/>
        <w:bookmarkStart w:id="5543" w:name="_Toc185868100"/>
        <w:bookmarkStart w:id="5544" w:name="_Toc185868292"/>
        <w:bookmarkStart w:id="5545" w:name="_Toc185868485"/>
        <w:bookmarkStart w:id="5546" w:name="_Toc185869070"/>
        <w:bookmarkStart w:id="5547" w:name="_Toc185920871"/>
        <w:bookmarkStart w:id="5548" w:name="_Toc185921062"/>
        <w:bookmarkStart w:id="5549" w:name="_Toc185921346"/>
        <w:bookmarkStart w:id="5550" w:name="_Toc196744566"/>
        <w:bookmarkStart w:id="5551" w:name="_Toc196744759"/>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del>
    </w:p>
    <w:p w14:paraId="5683D6B0" w14:textId="0B584F88" w:rsidR="003D4566" w:rsidDel="004F14E7" w:rsidRDefault="003D4566" w:rsidP="00F67835">
      <w:pPr>
        <w:pStyle w:val="ReqText"/>
        <w:numPr>
          <w:ilvl w:val="0"/>
          <w:numId w:val="121"/>
        </w:numPr>
        <w:jc w:val="both"/>
        <w:rPr>
          <w:del w:id="5552" w:author="TRIANO José" w:date="2024-09-19T16:16:00Z"/>
        </w:rPr>
      </w:pPr>
      <w:del w:id="5553" w:author="TRIANO José" w:date="2024-09-19T16:16:00Z">
        <w:r w:rsidDel="004F14E7">
          <w:delText>Identifiant de service matériel : inchangé</w:delText>
        </w:r>
        <w:bookmarkStart w:id="5554" w:name="_Toc177656116"/>
        <w:bookmarkStart w:id="5555" w:name="_Toc178859897"/>
        <w:bookmarkStart w:id="5556" w:name="_Toc178860105"/>
        <w:bookmarkStart w:id="5557" w:name="_Toc185856665"/>
        <w:bookmarkStart w:id="5558" w:name="_Toc185861557"/>
        <w:bookmarkStart w:id="5559" w:name="_Toc185862490"/>
        <w:bookmarkStart w:id="5560" w:name="_Toc185862698"/>
        <w:bookmarkStart w:id="5561" w:name="_Toc185863704"/>
        <w:bookmarkStart w:id="5562" w:name="_Toc185863916"/>
        <w:bookmarkStart w:id="5563" w:name="_Toc185864128"/>
        <w:bookmarkStart w:id="5564" w:name="_Toc185864967"/>
        <w:bookmarkStart w:id="5565" w:name="_Toc185865160"/>
        <w:bookmarkStart w:id="5566" w:name="_Toc185867290"/>
        <w:bookmarkStart w:id="5567" w:name="_Toc185867482"/>
        <w:bookmarkStart w:id="5568" w:name="_Toc185867715"/>
        <w:bookmarkStart w:id="5569" w:name="_Toc185867908"/>
        <w:bookmarkStart w:id="5570" w:name="_Toc185868101"/>
        <w:bookmarkStart w:id="5571" w:name="_Toc185868293"/>
        <w:bookmarkStart w:id="5572" w:name="_Toc185868486"/>
        <w:bookmarkStart w:id="5573" w:name="_Toc185869071"/>
        <w:bookmarkStart w:id="5574" w:name="_Toc185920872"/>
        <w:bookmarkStart w:id="5575" w:name="_Toc185921063"/>
        <w:bookmarkStart w:id="5576" w:name="_Toc185921347"/>
        <w:bookmarkStart w:id="5577" w:name="_Toc196744567"/>
        <w:bookmarkStart w:id="5578" w:name="_Toc196744760"/>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del>
    </w:p>
    <w:p w14:paraId="6DABA1C6" w14:textId="08B5E59C" w:rsidR="005E5070" w:rsidDel="004F14E7" w:rsidRDefault="005E5070" w:rsidP="00F67835">
      <w:pPr>
        <w:pStyle w:val="ReqText"/>
        <w:numPr>
          <w:ilvl w:val="0"/>
          <w:numId w:val="121"/>
        </w:numPr>
        <w:jc w:val="both"/>
        <w:rPr>
          <w:del w:id="5579" w:author="TRIANO José" w:date="2024-09-19T16:16:00Z"/>
        </w:rPr>
      </w:pPr>
      <w:del w:id="5580" w:author="TRIANO José" w:date="2024-09-19T16:16:00Z">
        <w:r w:rsidDel="004F14E7">
          <w:delText xml:space="preserve">Numéro de course : le numéro de la course allouée </w:delText>
        </w:r>
      </w:del>
      <w:ins w:id="5581" w:author="MAILIER Maxime" w:date="2024-08-21T15:25:00Z">
        <w:del w:id="5582" w:author="TRIANO José" w:date="2024-09-19T16:16:00Z">
          <w:r w:rsidR="00D239BD" w:rsidDel="004F14E7">
            <w:delText xml:space="preserve">associée </w:delText>
          </w:r>
        </w:del>
      </w:ins>
      <w:del w:id="5583" w:author="TRIANO José" w:date="2024-09-19T16:16:00Z">
        <w:r w:rsidDel="004F14E7">
          <w:delText>au véhicule</w:delText>
        </w:r>
        <w:bookmarkStart w:id="5584" w:name="_Toc177656117"/>
        <w:bookmarkStart w:id="5585" w:name="_Toc178859898"/>
        <w:bookmarkStart w:id="5586" w:name="_Toc178860106"/>
        <w:bookmarkStart w:id="5587" w:name="_Toc185856666"/>
        <w:bookmarkStart w:id="5588" w:name="_Toc185861558"/>
        <w:bookmarkStart w:id="5589" w:name="_Toc185862491"/>
        <w:bookmarkStart w:id="5590" w:name="_Toc185862699"/>
        <w:bookmarkStart w:id="5591" w:name="_Toc185863705"/>
        <w:bookmarkStart w:id="5592" w:name="_Toc185863917"/>
        <w:bookmarkStart w:id="5593" w:name="_Toc185864129"/>
        <w:bookmarkStart w:id="5594" w:name="_Toc185864968"/>
        <w:bookmarkStart w:id="5595" w:name="_Toc185865161"/>
        <w:bookmarkStart w:id="5596" w:name="_Toc185867291"/>
        <w:bookmarkStart w:id="5597" w:name="_Toc185867483"/>
        <w:bookmarkStart w:id="5598" w:name="_Toc185867716"/>
        <w:bookmarkStart w:id="5599" w:name="_Toc185867909"/>
        <w:bookmarkStart w:id="5600" w:name="_Toc185868102"/>
        <w:bookmarkStart w:id="5601" w:name="_Toc185868294"/>
        <w:bookmarkStart w:id="5602" w:name="_Toc185868487"/>
        <w:bookmarkStart w:id="5603" w:name="_Toc185869072"/>
        <w:bookmarkStart w:id="5604" w:name="_Toc185920873"/>
        <w:bookmarkStart w:id="5605" w:name="_Toc185921064"/>
        <w:bookmarkStart w:id="5606" w:name="_Toc185921348"/>
        <w:bookmarkStart w:id="5607" w:name="_Toc196744568"/>
        <w:bookmarkStart w:id="5608" w:name="_Toc196744761"/>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del>
    </w:p>
    <w:p w14:paraId="6C6A12F3" w14:textId="3207F2BE" w:rsidR="005E5070" w:rsidDel="004F14E7" w:rsidRDefault="005E5070" w:rsidP="00F67835">
      <w:pPr>
        <w:pStyle w:val="ReqText"/>
        <w:numPr>
          <w:ilvl w:val="0"/>
          <w:numId w:val="121"/>
        </w:numPr>
        <w:jc w:val="both"/>
        <w:rPr>
          <w:del w:id="5609" w:author="TRIANO José" w:date="2024-09-19T16:16:00Z"/>
        </w:rPr>
      </w:pPr>
      <w:del w:id="5610" w:author="TRIANO José" w:date="2024-09-19T16:16:00Z">
        <w:r w:rsidDel="004F14E7">
          <w:delText xml:space="preserve">Codes d'origine et de destination : codes correspondant aux origine et destination de la course allouée </w:delText>
        </w:r>
      </w:del>
      <w:ins w:id="5611" w:author="MAILIER Maxime" w:date="2024-08-21T15:25:00Z">
        <w:del w:id="5612" w:author="TRIANO José" w:date="2024-09-19T16:16:00Z">
          <w:r w:rsidR="00D239BD" w:rsidDel="004F14E7">
            <w:delText xml:space="preserve">associée </w:delText>
          </w:r>
        </w:del>
      </w:ins>
      <w:del w:id="5613" w:author="TRIANO José" w:date="2024-09-19T16:16:00Z">
        <w:r w:rsidDel="004F14E7">
          <w:delText>au véhicule.</w:delText>
        </w:r>
        <w:bookmarkStart w:id="5614" w:name="_Toc177656118"/>
        <w:bookmarkStart w:id="5615" w:name="_Toc178859899"/>
        <w:bookmarkStart w:id="5616" w:name="_Toc178860107"/>
        <w:bookmarkStart w:id="5617" w:name="_Toc185856667"/>
        <w:bookmarkStart w:id="5618" w:name="_Toc185861559"/>
        <w:bookmarkStart w:id="5619" w:name="_Toc185862492"/>
        <w:bookmarkStart w:id="5620" w:name="_Toc185862700"/>
        <w:bookmarkStart w:id="5621" w:name="_Toc185863706"/>
        <w:bookmarkStart w:id="5622" w:name="_Toc185863918"/>
        <w:bookmarkStart w:id="5623" w:name="_Toc185864130"/>
        <w:bookmarkStart w:id="5624" w:name="_Toc185864969"/>
        <w:bookmarkStart w:id="5625" w:name="_Toc185865162"/>
        <w:bookmarkStart w:id="5626" w:name="_Toc185867292"/>
        <w:bookmarkStart w:id="5627" w:name="_Toc185867484"/>
        <w:bookmarkStart w:id="5628" w:name="_Toc185867717"/>
        <w:bookmarkStart w:id="5629" w:name="_Toc185867910"/>
        <w:bookmarkStart w:id="5630" w:name="_Toc185868103"/>
        <w:bookmarkStart w:id="5631" w:name="_Toc185868295"/>
        <w:bookmarkStart w:id="5632" w:name="_Toc185868488"/>
        <w:bookmarkStart w:id="5633" w:name="_Toc185869073"/>
        <w:bookmarkStart w:id="5634" w:name="_Toc185920874"/>
        <w:bookmarkStart w:id="5635" w:name="_Toc185921065"/>
        <w:bookmarkStart w:id="5636" w:name="_Toc185921349"/>
        <w:bookmarkStart w:id="5637" w:name="_Toc196744569"/>
        <w:bookmarkStart w:id="5638" w:name="_Toc196744762"/>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del>
    </w:p>
    <w:p w14:paraId="3388F992" w14:textId="314B4E37" w:rsidR="006C17F7" w:rsidRPr="006547EF" w:rsidDel="0059591C" w:rsidRDefault="006C17F7" w:rsidP="00F67835">
      <w:pPr>
        <w:pStyle w:val="Titre5"/>
        <w:numPr>
          <w:ilvl w:val="4"/>
          <w:numId w:val="121"/>
        </w:numPr>
        <w:rPr>
          <w:del w:id="5639" w:author="MAILIER Maxime" w:date="2024-08-19T10:10:00Z"/>
          <w:lang w:val="en-GB"/>
        </w:rPr>
      </w:pPr>
      <w:del w:id="5640" w:author="MAILIER Maxime" w:date="2024-08-19T10:10:00Z">
        <w:r w:rsidRPr="006547EF" w:rsidDel="0059591C">
          <w:rPr>
            <w:lang w:val="en-GB"/>
          </w:rPr>
          <w:delText>[Exi_TM_TR_04_0</w:delText>
        </w:r>
        <w:r w:rsidDel="0059591C">
          <w:rPr>
            <w:lang w:val="en-GB"/>
          </w:rPr>
          <w:delText>1</w:delText>
        </w:r>
        <w:r w:rsidRPr="006547EF" w:rsidDel="0059591C">
          <w:rPr>
            <w:lang w:val="en-GB"/>
          </w:rPr>
          <w:delText xml:space="preserve">_01_xxxx-PROCESSING] </w:delText>
        </w:r>
        <w:bookmarkStart w:id="5641" w:name="_Toc177656119"/>
        <w:bookmarkStart w:id="5642" w:name="_Toc178859900"/>
        <w:bookmarkStart w:id="5643" w:name="_Toc178860108"/>
        <w:bookmarkStart w:id="5644" w:name="_Toc185856668"/>
        <w:bookmarkStart w:id="5645" w:name="_Toc185861560"/>
        <w:bookmarkStart w:id="5646" w:name="_Toc185862493"/>
        <w:bookmarkStart w:id="5647" w:name="_Toc185862701"/>
        <w:bookmarkStart w:id="5648" w:name="_Toc185863707"/>
        <w:bookmarkStart w:id="5649" w:name="_Toc185863919"/>
        <w:bookmarkStart w:id="5650" w:name="_Toc185864131"/>
        <w:bookmarkStart w:id="5651" w:name="_Toc185864970"/>
        <w:bookmarkStart w:id="5652" w:name="_Toc185865163"/>
        <w:bookmarkStart w:id="5653" w:name="_Toc185867293"/>
        <w:bookmarkStart w:id="5654" w:name="_Toc185867485"/>
        <w:bookmarkStart w:id="5655" w:name="_Toc185867718"/>
        <w:bookmarkStart w:id="5656" w:name="_Toc185867911"/>
        <w:bookmarkStart w:id="5657" w:name="_Toc185868104"/>
        <w:bookmarkStart w:id="5658" w:name="_Toc185868296"/>
        <w:bookmarkStart w:id="5659" w:name="_Toc185868489"/>
        <w:bookmarkStart w:id="5660" w:name="_Toc185869074"/>
        <w:bookmarkStart w:id="5661" w:name="_Toc185920875"/>
        <w:bookmarkStart w:id="5662" w:name="_Toc185921066"/>
        <w:bookmarkStart w:id="5663" w:name="_Toc185921350"/>
        <w:bookmarkStart w:id="5664" w:name="_Toc196744570"/>
        <w:bookmarkStart w:id="5665" w:name="_Toc196744763"/>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del>
    </w:p>
    <w:p w14:paraId="28DB356D" w14:textId="1268DDCA" w:rsidR="006C17F7" w:rsidDel="0059591C" w:rsidRDefault="006C17F7" w:rsidP="00F67835">
      <w:pPr>
        <w:pStyle w:val="Titre5"/>
        <w:numPr>
          <w:ilvl w:val="4"/>
          <w:numId w:val="121"/>
        </w:numPr>
        <w:rPr>
          <w:del w:id="5666" w:author="MAILIER Maxime" w:date="2024-08-19T10:10:00Z"/>
        </w:rPr>
      </w:pPr>
      <w:del w:id="5667" w:author="MAILIER Maxime" w:date="2024-08-19T10:10:00Z">
        <w:r w:rsidDel="0059591C">
          <w:delText>Pour une ligne exploitée en mode « Exploitation Automatique », lors de l’allocation d'une course définie dans le référentiel horaire en production, le Traffic Mgr doit fixer les attributs de la course aux valeurs suivantes :</w:delText>
        </w:r>
        <w:bookmarkStart w:id="5668" w:name="_Toc177656120"/>
        <w:bookmarkStart w:id="5669" w:name="_Toc178859901"/>
        <w:bookmarkStart w:id="5670" w:name="_Toc178860109"/>
        <w:bookmarkStart w:id="5671" w:name="_Toc185856669"/>
        <w:bookmarkStart w:id="5672" w:name="_Toc185861561"/>
        <w:bookmarkStart w:id="5673" w:name="_Toc185862494"/>
        <w:bookmarkStart w:id="5674" w:name="_Toc185862702"/>
        <w:bookmarkStart w:id="5675" w:name="_Toc185863708"/>
        <w:bookmarkStart w:id="5676" w:name="_Toc185863920"/>
        <w:bookmarkStart w:id="5677" w:name="_Toc185864132"/>
        <w:bookmarkStart w:id="5678" w:name="_Toc185864971"/>
        <w:bookmarkStart w:id="5679" w:name="_Toc185865164"/>
        <w:bookmarkStart w:id="5680" w:name="_Toc185867294"/>
        <w:bookmarkStart w:id="5681" w:name="_Toc185867486"/>
        <w:bookmarkStart w:id="5682" w:name="_Toc185867719"/>
        <w:bookmarkStart w:id="5683" w:name="_Toc185867912"/>
        <w:bookmarkStart w:id="5684" w:name="_Toc185868105"/>
        <w:bookmarkStart w:id="5685" w:name="_Toc185868297"/>
        <w:bookmarkStart w:id="5686" w:name="_Toc185868490"/>
        <w:bookmarkStart w:id="5687" w:name="_Toc185869075"/>
        <w:bookmarkStart w:id="5688" w:name="_Toc185920876"/>
        <w:bookmarkStart w:id="5689" w:name="_Toc185921067"/>
        <w:bookmarkStart w:id="5690" w:name="_Toc185921351"/>
        <w:bookmarkStart w:id="5691" w:name="_Toc196744571"/>
        <w:bookmarkStart w:id="5692" w:name="_Toc196744764"/>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del>
    </w:p>
    <w:p w14:paraId="7C9D52D6" w14:textId="2111F8D1" w:rsidR="006C17F7" w:rsidDel="0059591C" w:rsidRDefault="006C17F7" w:rsidP="00F67835">
      <w:pPr>
        <w:pStyle w:val="Titre5"/>
        <w:numPr>
          <w:ilvl w:val="4"/>
          <w:numId w:val="121"/>
        </w:numPr>
        <w:rPr>
          <w:del w:id="5693" w:author="MAILIER Maxime" w:date="2024-08-19T10:10:00Z"/>
        </w:rPr>
      </w:pPr>
      <w:del w:id="5694" w:author="MAILIER Maxime" w:date="2024-08-19T10:10:00Z">
        <w:r w:rsidDel="0059591C">
          <w:delText>Identifiant de service matériel : identifiant du véhicule auquel est alloué la course si pas déjà égaux</w:delText>
        </w:r>
        <w:bookmarkStart w:id="5695" w:name="_Toc177656121"/>
        <w:bookmarkStart w:id="5696" w:name="_Toc178859902"/>
        <w:bookmarkStart w:id="5697" w:name="_Toc178860110"/>
        <w:bookmarkStart w:id="5698" w:name="_Toc185856670"/>
        <w:bookmarkStart w:id="5699" w:name="_Toc185861562"/>
        <w:bookmarkStart w:id="5700" w:name="_Toc185862495"/>
        <w:bookmarkStart w:id="5701" w:name="_Toc185862703"/>
        <w:bookmarkStart w:id="5702" w:name="_Toc185863709"/>
        <w:bookmarkStart w:id="5703" w:name="_Toc185863921"/>
        <w:bookmarkStart w:id="5704" w:name="_Toc185864133"/>
        <w:bookmarkStart w:id="5705" w:name="_Toc185864972"/>
        <w:bookmarkStart w:id="5706" w:name="_Toc185865165"/>
        <w:bookmarkStart w:id="5707" w:name="_Toc185867295"/>
        <w:bookmarkStart w:id="5708" w:name="_Toc185867487"/>
        <w:bookmarkStart w:id="5709" w:name="_Toc185867720"/>
        <w:bookmarkStart w:id="5710" w:name="_Toc185867913"/>
        <w:bookmarkStart w:id="5711" w:name="_Toc185868106"/>
        <w:bookmarkStart w:id="5712" w:name="_Toc185868298"/>
        <w:bookmarkStart w:id="5713" w:name="_Toc185868491"/>
        <w:bookmarkStart w:id="5714" w:name="_Toc185869076"/>
        <w:bookmarkStart w:id="5715" w:name="_Toc185920877"/>
        <w:bookmarkStart w:id="5716" w:name="_Toc185921068"/>
        <w:bookmarkStart w:id="5717" w:name="_Toc185921352"/>
        <w:bookmarkStart w:id="5718" w:name="_Toc196744572"/>
        <w:bookmarkStart w:id="5719" w:name="_Toc196744765"/>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del>
    </w:p>
    <w:p w14:paraId="7CC2F2D3" w14:textId="539E0CB6" w:rsidR="000767CF" w:rsidDel="0059591C" w:rsidRDefault="000767CF" w:rsidP="00F67835">
      <w:pPr>
        <w:pStyle w:val="Titre5"/>
        <w:numPr>
          <w:ilvl w:val="4"/>
          <w:numId w:val="121"/>
        </w:numPr>
        <w:rPr>
          <w:del w:id="5720" w:author="MAILIER Maxime" w:date="2024-08-19T10:10:00Z"/>
        </w:rPr>
      </w:pPr>
      <w:bookmarkStart w:id="5721" w:name="_Toc177656122"/>
      <w:bookmarkStart w:id="5722" w:name="_Toc178859903"/>
      <w:bookmarkStart w:id="5723" w:name="_Toc178860111"/>
      <w:bookmarkStart w:id="5724" w:name="_Toc185856671"/>
      <w:bookmarkStart w:id="5725" w:name="_Toc185861563"/>
      <w:bookmarkStart w:id="5726" w:name="_Toc185862496"/>
      <w:bookmarkStart w:id="5727" w:name="_Toc185862704"/>
      <w:bookmarkStart w:id="5728" w:name="_Toc185863710"/>
      <w:bookmarkStart w:id="5729" w:name="_Toc185863922"/>
      <w:bookmarkStart w:id="5730" w:name="_Toc185864134"/>
      <w:bookmarkStart w:id="5731" w:name="_Toc185864973"/>
      <w:bookmarkStart w:id="5732" w:name="_Toc185865166"/>
      <w:bookmarkStart w:id="5733" w:name="_Toc185867296"/>
      <w:bookmarkStart w:id="5734" w:name="_Toc185867488"/>
      <w:bookmarkStart w:id="5735" w:name="_Toc185867721"/>
      <w:bookmarkStart w:id="5736" w:name="_Toc185867914"/>
      <w:bookmarkStart w:id="5737" w:name="_Toc185868107"/>
      <w:bookmarkStart w:id="5738" w:name="_Toc185868299"/>
      <w:bookmarkStart w:id="5739" w:name="_Toc185868492"/>
      <w:bookmarkStart w:id="5740" w:name="_Toc185869077"/>
      <w:bookmarkStart w:id="5741" w:name="_Toc185920878"/>
      <w:bookmarkStart w:id="5742" w:name="_Toc185921069"/>
      <w:bookmarkStart w:id="5743" w:name="_Toc185921353"/>
      <w:bookmarkStart w:id="5744" w:name="_Toc196744573"/>
      <w:bookmarkStart w:id="5745" w:name="_Toc196744766"/>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p>
    <w:p w14:paraId="60B77003" w14:textId="4B4172E9" w:rsidR="00121394" w:rsidDel="008C289C" w:rsidRDefault="00121394" w:rsidP="00F67835">
      <w:pPr>
        <w:pStyle w:val="Titre5"/>
        <w:numPr>
          <w:ilvl w:val="4"/>
          <w:numId w:val="121"/>
        </w:numPr>
        <w:rPr>
          <w:del w:id="5746" w:author="TRIANO José" w:date="2024-09-19T16:17:00Z"/>
        </w:rPr>
      </w:pPr>
      <w:del w:id="5747" w:author="TRIANO José" w:date="2024-09-19T16:17:00Z">
        <w:r w:rsidDel="008C289C">
          <w:delText>TM_TR_04</w:delText>
        </w:r>
        <w:r w:rsidRPr="00241C2D" w:rsidDel="008C289C">
          <w:delText>_0</w:delText>
        </w:r>
        <w:r w:rsidDel="008C289C">
          <w:delText>1_0</w:delText>
        </w:r>
        <w:r w:rsidR="000934AF" w:rsidDel="008C289C">
          <w:delText>2</w:delText>
        </w:r>
        <w:r w:rsidRPr="00241C2D" w:rsidDel="008C289C">
          <w:delText xml:space="preserve"> : </w:delText>
        </w:r>
        <w:r w:rsidDel="008C289C">
          <w:delText>Gérer l’a</w:delText>
        </w:r>
        <w:r w:rsidRPr="002F6962" w:rsidDel="008C289C">
          <w:delText xml:space="preserve">llocation </w:delText>
        </w:r>
      </w:del>
      <w:ins w:id="5748" w:author="MAILIER Maxime" w:date="2024-08-21T15:25:00Z">
        <w:del w:id="5749" w:author="TRIANO José" w:date="2024-09-19T16:17:00Z">
          <w:r w:rsidR="00D239BD" w:rsidDel="008C289C">
            <w:delText>l’association</w:delText>
          </w:r>
          <w:r w:rsidR="00D239BD" w:rsidRPr="002F6962" w:rsidDel="008C289C">
            <w:delText xml:space="preserve"> </w:delText>
          </w:r>
        </w:del>
      </w:ins>
      <w:del w:id="5750" w:author="TRIANO José" w:date="2024-09-19T16:17:00Z">
        <w:r w:rsidDel="008C289C">
          <w:delText>automatique</w:delText>
        </w:r>
        <w:r w:rsidRPr="002F6962" w:rsidDel="008C289C">
          <w:delText xml:space="preserve"> </w:delText>
        </w:r>
        <w:r w:rsidDel="008C289C">
          <w:delText>en mode « Exploitation Manuelle »</w:delText>
        </w:r>
        <w:bookmarkStart w:id="5751" w:name="_Toc177656123"/>
        <w:bookmarkStart w:id="5752" w:name="_Toc178859904"/>
        <w:bookmarkStart w:id="5753" w:name="_Toc178860112"/>
        <w:bookmarkStart w:id="5754" w:name="_Toc185856672"/>
        <w:bookmarkStart w:id="5755" w:name="_Toc185861564"/>
        <w:bookmarkStart w:id="5756" w:name="_Toc185862497"/>
        <w:bookmarkStart w:id="5757" w:name="_Toc185862705"/>
        <w:bookmarkStart w:id="5758" w:name="_Toc185863711"/>
        <w:bookmarkStart w:id="5759" w:name="_Toc185863923"/>
        <w:bookmarkStart w:id="5760" w:name="_Toc185864135"/>
        <w:bookmarkStart w:id="5761" w:name="_Toc185864974"/>
        <w:bookmarkStart w:id="5762" w:name="_Toc185865167"/>
        <w:bookmarkStart w:id="5763" w:name="_Toc185867297"/>
        <w:bookmarkStart w:id="5764" w:name="_Toc185867489"/>
        <w:bookmarkStart w:id="5765" w:name="_Toc185867722"/>
        <w:bookmarkStart w:id="5766" w:name="_Toc185867915"/>
        <w:bookmarkStart w:id="5767" w:name="_Toc185868108"/>
        <w:bookmarkStart w:id="5768" w:name="_Toc185868300"/>
        <w:bookmarkStart w:id="5769" w:name="_Toc185868493"/>
        <w:bookmarkStart w:id="5770" w:name="_Toc185869078"/>
        <w:bookmarkStart w:id="5771" w:name="_Toc185920879"/>
        <w:bookmarkStart w:id="5772" w:name="_Toc185921070"/>
        <w:bookmarkStart w:id="5773" w:name="_Toc185921354"/>
        <w:bookmarkStart w:id="5774" w:name="_Toc196744574"/>
        <w:bookmarkStart w:id="5775" w:name="_Toc196744767"/>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del>
    </w:p>
    <w:p w14:paraId="266EC029" w14:textId="28E22A37" w:rsidR="00474C8C" w:rsidDel="008C289C" w:rsidRDefault="00474C8C" w:rsidP="00F67835">
      <w:pPr>
        <w:numPr>
          <w:ilvl w:val="0"/>
          <w:numId w:val="121"/>
        </w:numPr>
        <w:jc w:val="both"/>
        <w:rPr>
          <w:del w:id="5776" w:author="TRIANO José" w:date="2024-09-19T16:17:00Z"/>
        </w:rPr>
      </w:pPr>
      <w:bookmarkStart w:id="5777" w:name="_Toc177656124"/>
      <w:bookmarkStart w:id="5778" w:name="_Toc178859905"/>
      <w:bookmarkStart w:id="5779" w:name="_Toc178860113"/>
      <w:bookmarkStart w:id="5780" w:name="_Toc185856673"/>
      <w:bookmarkStart w:id="5781" w:name="_Toc185861565"/>
      <w:bookmarkStart w:id="5782" w:name="_Toc185862498"/>
      <w:bookmarkStart w:id="5783" w:name="_Toc185862706"/>
      <w:bookmarkStart w:id="5784" w:name="_Toc185863712"/>
      <w:bookmarkStart w:id="5785" w:name="_Toc185863924"/>
      <w:bookmarkStart w:id="5786" w:name="_Toc185864136"/>
      <w:bookmarkStart w:id="5787" w:name="_Toc185864975"/>
      <w:bookmarkStart w:id="5788" w:name="_Toc185865168"/>
      <w:bookmarkStart w:id="5789" w:name="_Toc185867298"/>
      <w:bookmarkStart w:id="5790" w:name="_Toc185867490"/>
      <w:bookmarkStart w:id="5791" w:name="_Toc185867723"/>
      <w:bookmarkStart w:id="5792" w:name="_Toc185867916"/>
      <w:bookmarkStart w:id="5793" w:name="_Toc185868109"/>
      <w:bookmarkStart w:id="5794" w:name="_Toc185868301"/>
      <w:bookmarkStart w:id="5795" w:name="_Toc185868494"/>
      <w:bookmarkStart w:id="5796" w:name="_Toc185869079"/>
      <w:bookmarkStart w:id="5797" w:name="_Toc185920880"/>
      <w:bookmarkStart w:id="5798" w:name="_Toc185921071"/>
      <w:bookmarkStart w:id="5799" w:name="_Toc185921355"/>
      <w:bookmarkStart w:id="5800" w:name="_Toc196744575"/>
      <w:bookmarkStart w:id="5801" w:name="_Toc196744768"/>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p>
    <w:p w14:paraId="313FDAFD" w14:textId="78930476" w:rsidR="00C77E5A" w:rsidDel="008C289C" w:rsidRDefault="00121394" w:rsidP="00F67835">
      <w:pPr>
        <w:numPr>
          <w:ilvl w:val="0"/>
          <w:numId w:val="121"/>
        </w:numPr>
        <w:jc w:val="both"/>
        <w:rPr>
          <w:del w:id="5802" w:author="TRIANO José" w:date="2024-09-19T16:17:00Z"/>
        </w:rPr>
      </w:pPr>
      <w:del w:id="5803" w:author="TRIANO José" w:date="2024-09-19T16:17:00Z">
        <w:r w:rsidDel="008C289C">
          <w:delText>Non applicable.</w:delText>
        </w:r>
        <w:bookmarkStart w:id="5804" w:name="_Toc177656125"/>
        <w:bookmarkStart w:id="5805" w:name="_Toc178859906"/>
        <w:bookmarkStart w:id="5806" w:name="_Toc178860114"/>
        <w:bookmarkStart w:id="5807" w:name="_Toc185856674"/>
        <w:bookmarkStart w:id="5808" w:name="_Toc185861566"/>
        <w:bookmarkStart w:id="5809" w:name="_Toc185862499"/>
        <w:bookmarkStart w:id="5810" w:name="_Toc185862707"/>
        <w:bookmarkStart w:id="5811" w:name="_Toc185863713"/>
        <w:bookmarkStart w:id="5812" w:name="_Toc185863925"/>
        <w:bookmarkStart w:id="5813" w:name="_Toc185864137"/>
        <w:bookmarkStart w:id="5814" w:name="_Toc185864976"/>
        <w:bookmarkStart w:id="5815" w:name="_Toc185865169"/>
        <w:bookmarkStart w:id="5816" w:name="_Toc185867299"/>
        <w:bookmarkStart w:id="5817" w:name="_Toc185867491"/>
        <w:bookmarkStart w:id="5818" w:name="_Toc185867724"/>
        <w:bookmarkStart w:id="5819" w:name="_Toc185867917"/>
        <w:bookmarkStart w:id="5820" w:name="_Toc185868110"/>
        <w:bookmarkStart w:id="5821" w:name="_Toc185868302"/>
        <w:bookmarkStart w:id="5822" w:name="_Toc185868495"/>
        <w:bookmarkStart w:id="5823" w:name="_Toc185869080"/>
        <w:bookmarkStart w:id="5824" w:name="_Toc185920881"/>
        <w:bookmarkStart w:id="5825" w:name="_Toc185921072"/>
        <w:bookmarkStart w:id="5826" w:name="_Toc185921356"/>
        <w:bookmarkStart w:id="5827" w:name="_Toc196744576"/>
        <w:bookmarkStart w:id="5828" w:name="_Toc196744769"/>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del>
    </w:p>
    <w:p w14:paraId="1437C74E" w14:textId="6E904A41" w:rsidR="002F6962" w:rsidRDefault="002F6962" w:rsidP="00F67835">
      <w:pPr>
        <w:pStyle w:val="Titre4"/>
        <w:numPr>
          <w:ilvl w:val="3"/>
          <w:numId w:val="121"/>
        </w:numPr>
      </w:pPr>
      <w:bookmarkStart w:id="5829" w:name="_Toc174367362"/>
      <w:bookmarkStart w:id="5830" w:name="_Toc196744770"/>
      <w:r>
        <w:t>TM_TR_04</w:t>
      </w:r>
      <w:r w:rsidRPr="00241C2D">
        <w:t>_0</w:t>
      </w:r>
      <w:r w:rsidR="00C77E5A">
        <w:t>2</w:t>
      </w:r>
      <w:r w:rsidRPr="00241C2D">
        <w:t xml:space="preserve"> : </w:t>
      </w:r>
      <w:r w:rsidR="00223056">
        <w:t xml:space="preserve">Gérer </w:t>
      </w:r>
      <w:del w:id="5831" w:author="MAILIER Maxime" w:date="2024-08-21T15:25:00Z">
        <w:r w:rsidR="00223056" w:rsidDel="00D239BD">
          <w:delText>l’a</w:delText>
        </w:r>
        <w:r w:rsidR="00223056" w:rsidRPr="002F6962" w:rsidDel="00D239BD">
          <w:delText xml:space="preserve">llocation </w:delText>
        </w:r>
      </w:del>
      <w:ins w:id="5832" w:author="MAILIER Maxime" w:date="2024-08-21T15:25:00Z">
        <w:r w:rsidR="00D239BD">
          <w:t>l’association</w:t>
        </w:r>
        <w:r w:rsidR="00D239BD" w:rsidRPr="002F6962">
          <w:t xml:space="preserve"> </w:t>
        </w:r>
      </w:ins>
      <w:r w:rsidR="00F067F9">
        <w:t>manuelle</w:t>
      </w:r>
      <w:r w:rsidRPr="002F6962">
        <w:t xml:space="preserve"> d’une </w:t>
      </w:r>
      <w:r w:rsidR="001F6EE4">
        <w:t>mission</w:t>
      </w:r>
      <w:r w:rsidRPr="002F6962">
        <w:t xml:space="preserve"> à un véhicule</w:t>
      </w:r>
      <w:bookmarkEnd w:id="5829"/>
      <w:bookmarkEnd w:id="5830"/>
    </w:p>
    <w:p w14:paraId="5E9737CD" w14:textId="628FF7A7" w:rsidR="00DF24C2" w:rsidRDefault="00DF24C2" w:rsidP="00F67835">
      <w:pPr>
        <w:pStyle w:val="Titre5"/>
        <w:numPr>
          <w:ilvl w:val="4"/>
          <w:numId w:val="121"/>
        </w:numPr>
      </w:pPr>
      <w:r>
        <w:t>TM_TR_04</w:t>
      </w:r>
      <w:r w:rsidRPr="00241C2D">
        <w:t>_0</w:t>
      </w:r>
      <w:r>
        <w:t>2_01</w:t>
      </w:r>
      <w:r w:rsidRPr="00241C2D">
        <w:t xml:space="preserve"> : </w:t>
      </w:r>
      <w:r>
        <w:t xml:space="preserve">Gérer </w:t>
      </w:r>
      <w:del w:id="5833" w:author="MAILIER Maxime" w:date="2024-08-21T15:25:00Z">
        <w:r w:rsidDel="00D239BD">
          <w:delText>l’a</w:delText>
        </w:r>
        <w:r w:rsidRPr="002F6962" w:rsidDel="00D239BD">
          <w:delText xml:space="preserve">llocation </w:delText>
        </w:r>
      </w:del>
      <w:ins w:id="5834" w:author="MAILIER Maxime" w:date="2024-08-21T15:25:00Z">
        <w:r w:rsidR="00D239BD">
          <w:t>l’association</w:t>
        </w:r>
        <w:r w:rsidR="00D239BD" w:rsidRPr="002F6962">
          <w:t xml:space="preserve"> </w:t>
        </w:r>
      </w:ins>
      <w:r>
        <w:t>manuelle</w:t>
      </w:r>
      <w:r w:rsidRPr="002F6962">
        <w:t xml:space="preserve"> </w:t>
      </w:r>
      <w:r>
        <w:t>en mode « Exploitation Automatique »</w:t>
      </w:r>
    </w:p>
    <w:p w14:paraId="49A4B8C0" w14:textId="77777777" w:rsidR="00014478" w:rsidRDefault="00014478" w:rsidP="00014478"/>
    <w:tbl>
      <w:tblPr>
        <w:tblStyle w:val="Grilledutableau"/>
        <w:tblW w:w="0" w:type="auto"/>
        <w:tblLook w:val="04A0" w:firstRow="1" w:lastRow="0" w:firstColumn="1" w:lastColumn="0" w:noHBand="0" w:noVBand="1"/>
      </w:tblPr>
      <w:tblGrid>
        <w:gridCol w:w="1842"/>
        <w:gridCol w:w="7446"/>
      </w:tblGrid>
      <w:tr w:rsidR="00013582" w14:paraId="458DFDDC" w14:textId="77777777" w:rsidTr="001F040F">
        <w:trPr>
          <w:ins w:id="5835" w:author="TRIANO José" w:date="2024-09-19T08:12:00Z"/>
        </w:trPr>
        <w:tc>
          <w:tcPr>
            <w:tcW w:w="1842" w:type="dxa"/>
          </w:tcPr>
          <w:p w14:paraId="70CB1765" w14:textId="77777777" w:rsidR="00013582" w:rsidRDefault="00013582" w:rsidP="001F040F">
            <w:pPr>
              <w:rPr>
                <w:ins w:id="5836" w:author="TRIANO José" w:date="2024-09-19T08:12:00Z"/>
              </w:rPr>
            </w:pPr>
            <w:ins w:id="5837" w:author="TRIANO José" w:date="2024-09-19T08:12:00Z">
              <w:r>
                <w:t>Résultat attendu</w:t>
              </w:r>
            </w:ins>
          </w:p>
        </w:tc>
        <w:tc>
          <w:tcPr>
            <w:tcW w:w="7446" w:type="dxa"/>
          </w:tcPr>
          <w:p w14:paraId="60C91ECD" w14:textId="77777777" w:rsidR="00013582" w:rsidRDefault="00013582" w:rsidP="00013582">
            <w:pPr>
              <w:pStyle w:val="ReqText"/>
              <w:widowControl w:val="0"/>
              <w:jc w:val="both"/>
            </w:pPr>
            <w:r>
              <w:t xml:space="preserve">Pour une ligne exploitée en mode « Exploitation Automatique », le Traffic Mgr doit permettre à un utilisateur de commander </w:t>
            </w:r>
            <w:del w:id="5838" w:author="MAILIER Maxime" w:date="2024-08-21T15:26:00Z">
              <w:r w:rsidDel="00D239BD">
                <w:delText xml:space="preserve">l'allocation </w:delText>
              </w:r>
            </w:del>
            <w:ins w:id="5839" w:author="MAILIER Maxime" w:date="2024-08-21T15:26:00Z">
              <w:r>
                <w:t xml:space="preserve">l'association </w:t>
              </w:r>
            </w:ins>
            <w:r>
              <w:t xml:space="preserve">d’une mission </w:t>
            </w:r>
            <w:del w:id="5840" w:author="MAILIER Maxime" w:date="2024-08-19T10:27:00Z">
              <w:r w:rsidDel="00AC6805">
                <w:delText>avec voyageurs manuelle à un véhicule</w:delText>
              </w:r>
            </w:del>
            <w:ins w:id="5841" w:author="MAILIER Maxime" w:date="2024-08-19T10:27:00Z">
              <w:r>
                <w:t>définie dans le référentiel horaire en production</w:t>
              </w:r>
            </w:ins>
            <w:r>
              <w:t xml:space="preserve"> </w:t>
            </w:r>
            <w:ins w:id="5842" w:author="MAILIER Maxime" w:date="2024-08-19T10:29:00Z">
              <w:r>
                <w:t xml:space="preserve">à un véhicule </w:t>
              </w:r>
            </w:ins>
            <w:r>
              <w:t xml:space="preserve">en indiquant </w:t>
            </w:r>
            <w:ins w:id="5843" w:author="MAILIER Maxime" w:date="2024-08-19T10:28:00Z">
              <w:r>
                <w:t>un identifiant de service matériel</w:t>
              </w:r>
            </w:ins>
            <w:del w:id="5844" w:author="MAILIER Maxime" w:date="2024-08-19T10:28:00Z">
              <w:r w:rsidDel="00AC6805">
                <w:delText>la destination à atteindre parmi les destinations accessibles depuis le point d'arrêt où se trouve le véhicule</w:delText>
              </w:r>
            </w:del>
            <w:r>
              <w:t>.</w:t>
            </w:r>
          </w:p>
          <w:p w14:paraId="1EAF8880" w14:textId="77777777" w:rsidR="00013582" w:rsidRDefault="00013582" w:rsidP="00013582">
            <w:pPr>
              <w:pStyle w:val="ReqText"/>
              <w:widowControl w:val="0"/>
              <w:jc w:val="both"/>
            </w:pPr>
            <w:r>
              <w:t>La commande doit être acceptée si les conditions suivantes sont vérifiées :</w:t>
            </w:r>
          </w:p>
          <w:p w14:paraId="4F144ACD" w14:textId="77777777" w:rsidR="00013582" w:rsidRDefault="00013582" w:rsidP="00013582">
            <w:pPr>
              <w:pStyle w:val="ReqText"/>
              <w:numPr>
                <w:ilvl w:val="0"/>
                <w:numId w:val="15"/>
              </w:numPr>
              <w:jc w:val="both"/>
            </w:pPr>
            <w:commentRangeStart w:id="5845"/>
            <w:commentRangeStart w:id="5846"/>
            <w:commentRangeStart w:id="5847"/>
            <w:commentRangeStart w:id="5848"/>
            <w:r>
              <w:t>Le véhicule est arrêté à un point d'arrêt</w:t>
            </w:r>
            <w:commentRangeEnd w:id="5845"/>
            <w:r>
              <w:rPr>
                <w:rStyle w:val="Marquedecommentaire"/>
                <w:rFonts w:asciiTheme="minorHAnsi" w:hAnsiTheme="minorHAnsi" w:cstheme="minorBidi"/>
                <w:i w:val="0"/>
                <w:iCs w:val="0"/>
                <w:color w:val="auto"/>
              </w:rPr>
              <w:commentReference w:id="5845"/>
            </w:r>
            <w:commentRangeEnd w:id="5846"/>
            <w:r>
              <w:rPr>
                <w:rStyle w:val="Marquedecommentaire"/>
                <w:rFonts w:asciiTheme="minorHAnsi" w:hAnsiTheme="minorHAnsi" w:cstheme="minorBidi"/>
                <w:i w:val="0"/>
                <w:iCs w:val="0"/>
                <w:color w:val="auto"/>
              </w:rPr>
              <w:commentReference w:id="5846"/>
            </w:r>
            <w:commentRangeEnd w:id="5847"/>
            <w:r>
              <w:rPr>
                <w:rStyle w:val="Marquedecommentaire"/>
                <w:rFonts w:asciiTheme="minorHAnsi" w:hAnsiTheme="minorHAnsi" w:cstheme="minorBidi"/>
                <w:i w:val="0"/>
                <w:iCs w:val="0"/>
                <w:color w:val="auto"/>
              </w:rPr>
              <w:commentReference w:id="5847"/>
            </w:r>
            <w:commentRangeEnd w:id="5848"/>
            <w:r>
              <w:rPr>
                <w:rStyle w:val="Marquedecommentaire"/>
                <w:rFonts w:asciiTheme="minorHAnsi" w:hAnsiTheme="minorHAnsi" w:cstheme="minorBidi"/>
                <w:i w:val="0"/>
                <w:iCs w:val="0"/>
                <w:color w:val="auto"/>
              </w:rPr>
              <w:commentReference w:id="5848"/>
            </w:r>
          </w:p>
          <w:p w14:paraId="58866C12" w14:textId="77777777" w:rsidR="00013582" w:rsidRDefault="00013582" w:rsidP="00013582">
            <w:pPr>
              <w:pStyle w:val="ReqText"/>
              <w:numPr>
                <w:ilvl w:val="0"/>
                <w:numId w:val="15"/>
              </w:numPr>
              <w:jc w:val="both"/>
            </w:pPr>
            <w:r>
              <w:t xml:space="preserve">L’état d’aptitude à l’exploitation du </w:t>
            </w:r>
            <w:r w:rsidRPr="00CF240A">
              <w:t xml:space="preserve">véhicule </w:t>
            </w:r>
            <w:r>
              <w:t>est</w:t>
            </w:r>
            <w:r w:rsidRPr="00CF240A">
              <w:t xml:space="preserve"> « </w:t>
            </w:r>
            <w:r>
              <w:t>A</w:t>
            </w:r>
            <w:r w:rsidRPr="00CF240A">
              <w:t>pte à l’exploitation</w:t>
            </w:r>
            <w:r>
              <w:t> »</w:t>
            </w:r>
          </w:p>
          <w:p w14:paraId="37ECC0F6" w14:textId="77777777" w:rsidR="00013582" w:rsidRDefault="00013582" w:rsidP="00013582">
            <w:pPr>
              <w:pStyle w:val="ReqText"/>
              <w:numPr>
                <w:ilvl w:val="0"/>
                <w:numId w:val="15"/>
              </w:numPr>
              <w:jc w:val="both"/>
              <w:rPr>
                <w:ins w:id="5849" w:author="MAILIER Maxime" w:date="2024-08-19T10:30:00Z"/>
              </w:rPr>
            </w:pPr>
            <w:ins w:id="5850" w:author="MAILIER Maxime" w:date="2024-08-21T15:27:00Z">
              <w:r>
                <w:t xml:space="preserve">Le véhicule n’est pas associé à une </w:t>
              </w:r>
            </w:ins>
            <w:r>
              <w:t>mission</w:t>
            </w:r>
            <w:ins w:id="5851" w:author="MAILIER Maxime" w:date="2024-08-19T10:30:00Z">
              <w:r>
                <w:t>,</w:t>
              </w:r>
            </w:ins>
          </w:p>
          <w:p w14:paraId="10B36FB7" w14:textId="77777777" w:rsidR="00013582" w:rsidRDefault="00013582" w:rsidP="00013582">
            <w:pPr>
              <w:pStyle w:val="ReqText"/>
              <w:numPr>
                <w:ilvl w:val="0"/>
                <w:numId w:val="15"/>
              </w:numPr>
              <w:jc w:val="both"/>
              <w:rPr>
                <w:ins w:id="5852" w:author="MAILIER Maxime" w:date="2024-08-19T10:30:00Z"/>
              </w:rPr>
            </w:pPr>
            <w:ins w:id="5853" w:author="MAILIER Maxime" w:date="2024-08-19T10:32:00Z">
              <w:r>
                <w:t>Le service matériel cont</w:t>
              </w:r>
            </w:ins>
            <w:ins w:id="5854" w:author="MAILIER Maxime" w:date="2024-08-19T10:33:00Z">
              <w:r>
                <w:t xml:space="preserve">ient au moins une </w:t>
              </w:r>
            </w:ins>
            <w:r>
              <w:t>mission</w:t>
            </w:r>
            <w:ins w:id="5855" w:author="MAILIER Maxime" w:date="2024-08-19T10:30:00Z">
              <w:r>
                <w:t xml:space="preserve"> dans l'état</w:t>
              </w:r>
            </w:ins>
            <w:ins w:id="5856" w:author="MAILIER Maxime" w:date="2024-08-30T15:22:00Z">
              <w:r>
                <w:t xml:space="preserve"> « Prévue »</w:t>
              </w:r>
            </w:ins>
            <w:ins w:id="5857" w:author="MAILIER Maxime" w:date="2024-08-30T15:23:00Z">
              <w:r>
                <w:t xml:space="preserve">, </w:t>
              </w:r>
            </w:ins>
            <w:ins w:id="5858" w:author="MAILIER Maxime" w:date="2024-08-30T17:45:00Z">
              <w:r>
                <w:t xml:space="preserve">dans </w:t>
              </w:r>
            </w:ins>
            <w:ins w:id="5859" w:author="MAILIER Maxime" w:date="2024-08-30T15:23:00Z">
              <w:r>
                <w:t>l’état</w:t>
              </w:r>
            </w:ins>
            <w:ins w:id="5860" w:author="MAILIER Maxime" w:date="2024-08-19T10:30:00Z">
              <w:r>
                <w:t xml:space="preserve"> « </w:t>
              </w:r>
            </w:ins>
            <w:ins w:id="5861" w:author="MAILIER Maxime" w:date="2024-08-30T15:21:00Z">
              <w:r>
                <w:t>Confirmée</w:t>
              </w:r>
            </w:ins>
            <w:ins w:id="5862" w:author="MAILIER Maxime" w:date="2024-08-19T10:30:00Z">
              <w:r>
                <w:t xml:space="preserve"> » ou </w:t>
              </w:r>
            </w:ins>
            <w:ins w:id="5863" w:author="MAILIER Maxime" w:date="2024-08-30T17:45:00Z">
              <w:r>
                <w:t xml:space="preserve">dans </w:t>
              </w:r>
            </w:ins>
            <w:ins w:id="5864" w:author="MAILIER Maxime" w:date="2024-08-30T15:23:00Z">
              <w:r>
                <w:t xml:space="preserve">l’état </w:t>
              </w:r>
            </w:ins>
            <w:ins w:id="5865" w:author="MAILIER Maxime" w:date="2024-08-19T10:30:00Z">
              <w:r>
                <w:t>« </w:t>
              </w:r>
            </w:ins>
            <w:ins w:id="5866" w:author="MAILIER Maxime" w:date="2024-08-30T15:22:00Z">
              <w:r>
                <w:t>Partielle</w:t>
              </w:r>
            </w:ins>
            <w:ins w:id="5867" w:author="MAILIER Maxime" w:date="2024-08-19T10:30:00Z">
              <w:r>
                <w:t> »</w:t>
              </w:r>
            </w:ins>
            <w:ins w:id="5868" w:author="MAILIER Maxime" w:date="2024-08-19T10:33:00Z">
              <w:r>
                <w:t xml:space="preserve"> qui vérifie les conditions suivantes :</w:t>
              </w:r>
            </w:ins>
          </w:p>
          <w:p w14:paraId="4ED18ADC" w14:textId="77777777" w:rsidR="00013582" w:rsidRDefault="00013582" w:rsidP="00013582">
            <w:pPr>
              <w:pStyle w:val="ReqText"/>
              <w:numPr>
                <w:ilvl w:val="0"/>
                <w:numId w:val="9"/>
              </w:numPr>
              <w:jc w:val="both"/>
              <w:rPr>
                <w:ins w:id="5869" w:author="MAILIER Maxime" w:date="2024-08-19T10:36:00Z"/>
              </w:rPr>
            </w:pPr>
            <w:ins w:id="5870" w:author="MAILIER Maxime" w:date="2024-08-19T10:36:00Z">
              <w:r>
                <w:t xml:space="preserve">Le point d’arrêt où est arrêté le véhicule est un point d’arrêt de cette </w:t>
              </w:r>
            </w:ins>
            <w:r>
              <w:t>mission</w:t>
            </w:r>
          </w:p>
          <w:p w14:paraId="57C8E96B" w14:textId="77777777" w:rsidR="00013582" w:rsidRDefault="00013582" w:rsidP="00013582">
            <w:pPr>
              <w:pStyle w:val="ReqText"/>
              <w:numPr>
                <w:ilvl w:val="0"/>
                <w:numId w:val="9"/>
              </w:numPr>
              <w:jc w:val="both"/>
              <w:rPr>
                <w:ins w:id="5871" w:author="MAILIER Maxime" w:date="2024-08-19T10:36:00Z"/>
              </w:rPr>
            </w:pPr>
            <w:ins w:id="5872" w:author="MAILIER Maxime" w:date="2024-08-19T10:36:00Z">
              <w:r>
                <w:t>Ce point d’arrêt est dans l’état « Atteint » ou « Futur »</w:t>
              </w:r>
            </w:ins>
          </w:p>
          <w:p w14:paraId="51AFA35C" w14:textId="77777777" w:rsidR="00013582" w:rsidRDefault="00013582" w:rsidP="00013582">
            <w:pPr>
              <w:pStyle w:val="ReqText"/>
              <w:numPr>
                <w:ilvl w:val="0"/>
                <w:numId w:val="9"/>
              </w:numPr>
              <w:jc w:val="both"/>
              <w:rPr>
                <w:ins w:id="5873" w:author="MAILIER Maxime" w:date="2024-08-19T10:30:00Z"/>
              </w:rPr>
            </w:pPr>
            <w:ins w:id="5874" w:author="MAILIER Maxime" w:date="2024-08-19T10:30:00Z">
              <w:r>
                <w:t xml:space="preserve">L’heure courante est dans la plage temporelle [heure de départ de la </w:t>
              </w:r>
            </w:ins>
            <w:r>
              <w:t>mission</w:t>
            </w:r>
            <w:ins w:id="5875" w:author="MAILIER Maxime" w:date="2024-08-19T10:30:00Z">
              <w:r>
                <w:t xml:space="preserve"> de ce point d’arrêt – </w:t>
              </w:r>
            </w:ins>
            <w:ins w:id="5876" w:author="MAILIER Maxime" w:date="2024-08-29T10:08:00Z">
              <w:r w:rsidRPr="00C1751B">
                <w:t>[Param_</w:t>
              </w:r>
              <w:r>
                <w:t>TM_TR_04_02_01</w:t>
              </w:r>
              <w:r w:rsidRPr="00C1751B">
                <w:t>_</w:t>
              </w:r>
              <w:r>
                <w:t>0001</w:t>
              </w:r>
              <w:r w:rsidRPr="00C1751B">
                <w:t>]</w:t>
              </w:r>
            </w:ins>
            <w:ins w:id="5877" w:author="MAILIER Maxime" w:date="2024-08-19T10:30:00Z">
              <w:r>
                <w:t xml:space="preserve">; heure de départ de la </w:t>
              </w:r>
            </w:ins>
            <w:r>
              <w:t>mission</w:t>
            </w:r>
            <w:ins w:id="5878" w:author="MAILIER Maxime" w:date="2024-08-19T10:30:00Z">
              <w:r>
                <w:t xml:space="preserve"> de ce point d’arrêt + </w:t>
              </w:r>
            </w:ins>
            <w:ins w:id="5879" w:author="MAILIER Maxime" w:date="2024-08-29T10:08:00Z">
              <w:r w:rsidRPr="00C1751B">
                <w:t>[Param_</w:t>
              </w:r>
              <w:r>
                <w:t>TM_TR_04_02_01</w:t>
              </w:r>
              <w:r w:rsidRPr="00C1751B">
                <w:t>_</w:t>
              </w:r>
              <w:r>
                <w:t>0002</w:t>
              </w:r>
              <w:r w:rsidRPr="00C1751B">
                <w:t>]</w:t>
              </w:r>
            </w:ins>
            <w:ins w:id="5880" w:author="MAILIER Maxime" w:date="2024-08-19T10:30:00Z">
              <w:r>
                <w:t>],</w:t>
              </w:r>
            </w:ins>
          </w:p>
          <w:p w14:paraId="5A1AD311" w14:textId="77777777" w:rsidR="00013582" w:rsidRDefault="00013582" w:rsidP="00013582">
            <w:pPr>
              <w:pStyle w:val="ReqText"/>
              <w:numPr>
                <w:ilvl w:val="0"/>
                <w:numId w:val="15"/>
              </w:numPr>
              <w:jc w:val="both"/>
              <w:rPr>
                <w:ins w:id="5881" w:author="MAILIER Maxime" w:date="2024-08-19T10:55:00Z"/>
              </w:rPr>
            </w:pPr>
            <w:ins w:id="5882" w:author="MAILIER Maxime" w:date="2024-08-19T10:55:00Z">
              <w:r>
                <w:t xml:space="preserve">L’autonomie de la batterie du véhicule permet de rejoindre le point d’arrêt destination de la </w:t>
              </w:r>
            </w:ins>
            <w:r>
              <w:t>mission</w:t>
            </w:r>
            <w:ins w:id="5883" w:author="MAILIER Maxime" w:date="2024-08-19T10:55:00Z">
              <w:r>
                <w:t>.</w:t>
              </w:r>
            </w:ins>
          </w:p>
          <w:p w14:paraId="52201A6D" w14:textId="77777777" w:rsidR="00013582" w:rsidRDefault="00013582" w:rsidP="00013582">
            <w:pPr>
              <w:pStyle w:val="ReqText"/>
              <w:widowControl w:val="0"/>
              <w:jc w:val="both"/>
            </w:pPr>
            <w:r>
              <w:t>Dans le cas contraire, le Traffic Mgr doit refuser la commande et afficher un message précisant la cause de l’échec de la commande à destination de l’utilisateur ayant passé la commande.</w:t>
            </w:r>
          </w:p>
          <w:p w14:paraId="0C26135E" w14:textId="77777777" w:rsidR="00013582" w:rsidRDefault="00013582" w:rsidP="00013582">
            <w:pPr>
              <w:pStyle w:val="ReqText"/>
              <w:widowControl w:val="0"/>
              <w:jc w:val="both"/>
            </w:pPr>
          </w:p>
          <w:p w14:paraId="1AB75143" w14:textId="77777777" w:rsidR="00013582" w:rsidRDefault="00013582" w:rsidP="00013582">
            <w:pPr>
              <w:pStyle w:val="ReqText"/>
              <w:jc w:val="both"/>
              <w:rPr>
                <w:ins w:id="5884" w:author="MAILIER Maxime" w:date="2024-08-19T10:49:00Z"/>
              </w:rPr>
            </w:pPr>
            <w:ins w:id="5885" w:author="MAILIER Maxime" w:date="2024-08-19T10:49:00Z">
              <w:r>
                <w:t>Pour une ligne exploitée en mode « Exploitation Automatique », si les conditions de la commande par un utilisateur de l'</w:t>
              </w:r>
            </w:ins>
            <w:ins w:id="5886" w:author="MAILIER Maxime" w:date="2024-08-21T15:29:00Z">
              <w:r>
                <w:t>association</w:t>
              </w:r>
            </w:ins>
            <w:ins w:id="5887" w:author="MAILIER Maxime" w:date="2024-08-19T10:49:00Z">
              <w:r>
                <w:t xml:space="preserve"> d’une </w:t>
              </w:r>
            </w:ins>
            <w:r>
              <w:t>mission</w:t>
            </w:r>
            <w:ins w:id="5888" w:author="MAILIER Maxime" w:date="2024-08-19T10:49:00Z">
              <w:r>
                <w:t xml:space="preserve"> définie dans le référentiel horaire en production </w:t>
              </w:r>
            </w:ins>
            <w:ins w:id="5889" w:author="MAILIER Maxime" w:date="2024-08-21T15:29:00Z">
              <w:r>
                <w:t xml:space="preserve">à un véhicule </w:t>
              </w:r>
            </w:ins>
            <w:ins w:id="5890" w:author="MAILIER Maxime" w:date="2024-08-19T10:49:00Z">
              <w:r>
                <w:t xml:space="preserve">sont vérifiées, le Traffic Mgr doit </w:t>
              </w:r>
            </w:ins>
            <w:ins w:id="5891" w:author="MAILIER Maxime" w:date="2024-08-21T15:29:00Z">
              <w:r>
                <w:t>associer</w:t>
              </w:r>
            </w:ins>
            <w:ins w:id="5892" w:author="MAILIER Maxime" w:date="2024-08-19T10:49:00Z">
              <w:r>
                <w:t xml:space="preserve"> au véhicule celle des </w:t>
              </w:r>
            </w:ins>
            <w:r>
              <w:t>missions</w:t>
            </w:r>
            <w:ins w:id="5893" w:author="MAILIER Maxime" w:date="2024-08-19T10:49:00Z">
              <w:r>
                <w:t xml:space="preserve"> vérifiant ces conditions dont l'heure de départ au point d'arrêt où l'</w:t>
              </w:r>
            </w:ins>
            <w:ins w:id="5894" w:author="MAILIER Maxime" w:date="2024-08-21T15:29:00Z">
              <w:r>
                <w:t>association</w:t>
              </w:r>
            </w:ins>
            <w:ins w:id="5895" w:author="MAILIER Maxime" w:date="2024-08-19T10:49:00Z">
              <w:r>
                <w:t xml:space="preserve"> est réalisée est la plus tôt.</w:t>
              </w:r>
            </w:ins>
          </w:p>
          <w:p w14:paraId="05B5408C" w14:textId="77777777" w:rsidR="00013582" w:rsidRPr="008F487D" w:rsidDel="00C4382C" w:rsidRDefault="00013582" w:rsidP="00013582">
            <w:pPr>
              <w:pStyle w:val="ReqID"/>
              <w:rPr>
                <w:del w:id="5896" w:author="MAILIER Maxime" w:date="2024-08-19T10:50:00Z"/>
                <w:lang w:val="en-GB"/>
              </w:rPr>
            </w:pPr>
            <w:del w:id="5897" w:author="MAILIER Maxime" w:date="2024-08-19T10:50:00Z">
              <w:r w:rsidRPr="008F487D" w:rsidDel="00C4382C">
                <w:rPr>
                  <w:lang w:val="en-GB"/>
                </w:rPr>
                <w:delText xml:space="preserve">[Exi_TM_TR_04_02_01_xxxx-PROCESSING] </w:delText>
              </w:r>
            </w:del>
          </w:p>
          <w:p w14:paraId="157A0019" w14:textId="77777777" w:rsidR="00013582" w:rsidDel="00C4382C" w:rsidRDefault="00013582" w:rsidP="00013582">
            <w:pPr>
              <w:pStyle w:val="ReqText"/>
              <w:widowControl w:val="0"/>
              <w:jc w:val="both"/>
              <w:rPr>
                <w:del w:id="5898" w:author="MAILIER Maxime" w:date="2024-08-19T10:50:00Z"/>
              </w:rPr>
            </w:pPr>
            <w:del w:id="5899" w:author="MAILIER Maxime" w:date="2024-08-19T10:50:00Z">
              <w:r w:rsidDel="00C4382C">
                <w:delText>Pour une ligne exploitée en mode « Exploitation Automatique », si les conditions de la commande par un utilisateur de l'allocation d’une course avec voyageurs manuelle à un véhicule sont vérifiées, le Traffic Mgr doit :</w:delText>
              </w:r>
            </w:del>
          </w:p>
          <w:p w14:paraId="04626C45" w14:textId="77777777" w:rsidR="00013582" w:rsidDel="00C4382C" w:rsidRDefault="00013582" w:rsidP="00013582">
            <w:pPr>
              <w:pStyle w:val="ReqText"/>
              <w:numPr>
                <w:ilvl w:val="0"/>
                <w:numId w:val="16"/>
              </w:numPr>
              <w:jc w:val="both"/>
              <w:rPr>
                <w:del w:id="5900" w:author="MAILIER Maxime" w:date="2024-08-19T10:50:00Z"/>
              </w:rPr>
            </w:pPr>
            <w:del w:id="5901" w:author="MAILIER Maxime" w:date="2024-08-19T10:50:00Z">
              <w:r w:rsidDel="00C4382C">
                <w:delText>Créer une course avec les caractéristiques suivantes :</w:delText>
              </w:r>
            </w:del>
          </w:p>
          <w:p w14:paraId="4EE0347C" w14:textId="77777777" w:rsidR="00013582" w:rsidDel="00C4382C" w:rsidRDefault="00013582" w:rsidP="00013582">
            <w:pPr>
              <w:pStyle w:val="ReqText"/>
              <w:numPr>
                <w:ilvl w:val="0"/>
                <w:numId w:val="17"/>
              </w:numPr>
              <w:jc w:val="both"/>
              <w:rPr>
                <w:del w:id="5902" w:author="MAILIER Maxime" w:date="2024-08-19T10:50:00Z"/>
              </w:rPr>
            </w:pPr>
            <w:del w:id="5903" w:author="MAILIER Maxime" w:date="2024-08-19T10:50:00Z">
              <w:r w:rsidDel="00C4382C">
                <w:delText>Origine : le point d'arrêt où se trouve le véhicule</w:delText>
              </w:r>
            </w:del>
          </w:p>
          <w:p w14:paraId="0A4A5357" w14:textId="77777777" w:rsidR="00013582" w:rsidDel="00C4382C" w:rsidRDefault="00013582" w:rsidP="00013582">
            <w:pPr>
              <w:pStyle w:val="ReqText"/>
              <w:numPr>
                <w:ilvl w:val="0"/>
                <w:numId w:val="17"/>
              </w:numPr>
              <w:jc w:val="both"/>
              <w:rPr>
                <w:del w:id="5904" w:author="MAILIER Maxime" w:date="2024-08-19T10:50:00Z"/>
              </w:rPr>
            </w:pPr>
            <w:del w:id="5905" w:author="MAILIER Maxime" w:date="2024-08-19T10:50:00Z">
              <w:r w:rsidDel="00C4382C">
                <w:delText>Heure de départ : heure courante</w:delText>
              </w:r>
            </w:del>
          </w:p>
          <w:p w14:paraId="606BDF5C" w14:textId="77777777" w:rsidR="00013582" w:rsidDel="00C4382C" w:rsidRDefault="00013582" w:rsidP="00013582">
            <w:pPr>
              <w:pStyle w:val="ReqText"/>
              <w:numPr>
                <w:ilvl w:val="0"/>
                <w:numId w:val="17"/>
              </w:numPr>
              <w:jc w:val="both"/>
              <w:rPr>
                <w:del w:id="5906" w:author="MAILIER Maxime" w:date="2024-08-19T10:50:00Z"/>
              </w:rPr>
            </w:pPr>
            <w:del w:id="5907" w:author="MAILIER Maxime" w:date="2024-08-19T10:50:00Z">
              <w:r w:rsidDel="00C4382C">
                <w:delText>Destination : la destination indiquée par l'utilisateur</w:delText>
              </w:r>
            </w:del>
          </w:p>
          <w:p w14:paraId="2564B373" w14:textId="77777777" w:rsidR="00013582" w:rsidRPr="00CF5EFA" w:rsidDel="00C4382C" w:rsidRDefault="00013582" w:rsidP="00013582">
            <w:pPr>
              <w:pStyle w:val="ReqText"/>
              <w:numPr>
                <w:ilvl w:val="0"/>
                <w:numId w:val="17"/>
              </w:numPr>
              <w:jc w:val="both"/>
              <w:rPr>
                <w:del w:id="5908" w:author="MAILIER Maxime" w:date="2024-08-19T10:50:00Z"/>
              </w:rPr>
            </w:pPr>
            <w:del w:id="5909" w:author="MAILIER Maxime" w:date="2024-08-19T10:50:00Z">
              <w:r w:rsidRPr="00CF5EFA" w:rsidDel="00C4382C">
                <w:delText>Temps de parcours et de stationnement nominaux</w:delText>
              </w:r>
            </w:del>
          </w:p>
          <w:p w14:paraId="23451341" w14:textId="77777777" w:rsidR="00013582" w:rsidDel="00C4382C" w:rsidRDefault="00013582" w:rsidP="00013582">
            <w:pPr>
              <w:pStyle w:val="ReqText"/>
              <w:numPr>
                <w:ilvl w:val="0"/>
                <w:numId w:val="17"/>
              </w:numPr>
              <w:jc w:val="both"/>
              <w:rPr>
                <w:del w:id="5910" w:author="MAILIER Maxime" w:date="2024-08-19T10:50:00Z"/>
              </w:rPr>
            </w:pPr>
            <w:del w:id="5911" w:author="MAILIER Maxime" w:date="2024-08-19T10:50:00Z">
              <w:r w:rsidDel="00C4382C">
                <w:delText>Desserte de tous les quais entre l'origine et la destination</w:delText>
              </w:r>
            </w:del>
          </w:p>
          <w:p w14:paraId="2C005B3D" w14:textId="77777777" w:rsidR="00013582" w:rsidRPr="005E5726" w:rsidDel="00C4382C" w:rsidRDefault="00013582" w:rsidP="00013582">
            <w:pPr>
              <w:pStyle w:val="ReqText"/>
              <w:numPr>
                <w:ilvl w:val="0"/>
                <w:numId w:val="17"/>
              </w:numPr>
              <w:jc w:val="both"/>
              <w:rPr>
                <w:del w:id="5912" w:author="MAILIER Maxime" w:date="2024-08-19T10:50:00Z"/>
              </w:rPr>
            </w:pPr>
            <w:del w:id="5913" w:author="MAILIER Maxime" w:date="2024-08-19T10:50:00Z">
              <w:r w:rsidDel="00C4382C">
                <w:delText xml:space="preserve">Identifiant </w:delText>
              </w:r>
              <w:r w:rsidRPr="005E5726" w:rsidDel="00C4382C">
                <w:delText xml:space="preserve">de service matériel : </w:delText>
              </w:r>
              <w:r w:rsidDel="00C4382C">
                <w:delText xml:space="preserve">l’identifiant </w:delText>
              </w:r>
              <w:r w:rsidRPr="005E5726" w:rsidDel="00C4382C">
                <w:delText xml:space="preserve">de service matériel </w:delText>
              </w:r>
              <w:r w:rsidDel="00C4382C">
                <w:delText>du véhicule</w:delText>
              </w:r>
            </w:del>
          </w:p>
          <w:p w14:paraId="24B8F699" w14:textId="77777777" w:rsidR="00013582" w:rsidRPr="000F2FFD" w:rsidDel="00C4382C" w:rsidRDefault="00013582" w:rsidP="00013582">
            <w:pPr>
              <w:pStyle w:val="ReqText"/>
              <w:numPr>
                <w:ilvl w:val="0"/>
                <w:numId w:val="17"/>
              </w:numPr>
              <w:jc w:val="both"/>
              <w:rPr>
                <w:del w:id="5914" w:author="MAILIER Maxime" w:date="2024-08-19T10:50:00Z"/>
              </w:rPr>
            </w:pPr>
            <w:del w:id="5915" w:author="MAILIER Maxime" w:date="2024-08-19T10:50:00Z">
              <w:r w:rsidRPr="000F2FFD" w:rsidDel="00C4382C">
                <w:delText>Le plus petit numéro de course non encore attribué dans la plage de valeurs pour les courses avec voyageurs non définies dans le référentiel horaire.</w:delText>
              </w:r>
            </w:del>
          </w:p>
          <w:p w14:paraId="66D91157" w14:textId="77777777" w:rsidR="00013582" w:rsidDel="00C4382C" w:rsidRDefault="00013582" w:rsidP="00013582">
            <w:pPr>
              <w:pStyle w:val="ReqText"/>
              <w:numPr>
                <w:ilvl w:val="0"/>
                <w:numId w:val="18"/>
              </w:numPr>
              <w:jc w:val="both"/>
              <w:rPr>
                <w:del w:id="5916" w:author="MAILIER Maxime" w:date="2024-08-19T10:50:00Z"/>
              </w:rPr>
            </w:pPr>
            <w:del w:id="5917" w:author="MAILIER Maxime" w:date="2024-08-19T10:50:00Z">
              <w:r w:rsidDel="00C4382C">
                <w:delText>Allouer cette course au véhicule concerné</w:delText>
              </w:r>
            </w:del>
          </w:p>
          <w:p w14:paraId="307B1491" w14:textId="77777777" w:rsidR="00013582" w:rsidDel="00C4382C" w:rsidRDefault="00013582" w:rsidP="00013582">
            <w:pPr>
              <w:pStyle w:val="ReqText"/>
              <w:numPr>
                <w:ilvl w:val="0"/>
                <w:numId w:val="18"/>
              </w:numPr>
              <w:jc w:val="both"/>
              <w:rPr>
                <w:del w:id="5918" w:author="MAILIER Maxime" w:date="2024-08-19T10:50:00Z"/>
              </w:rPr>
            </w:pPr>
            <w:del w:id="5919" w:author="MAILIER Maxime" w:date="2024-08-19T10:50:00Z">
              <w:r w:rsidDel="00C4382C">
                <w:delText>Ajouter cette course à la liste des courses planifiées.</w:delText>
              </w:r>
            </w:del>
          </w:p>
          <w:p w14:paraId="71C7605E" w14:textId="77777777" w:rsidR="00013582" w:rsidRDefault="00013582" w:rsidP="00013582">
            <w:pPr>
              <w:pStyle w:val="ReqText"/>
              <w:widowControl w:val="0"/>
              <w:jc w:val="both"/>
            </w:pPr>
            <w:r>
              <w:t xml:space="preserve">Pour une ligne exploitée en mode « Exploitation Automatique », lors de </w:t>
            </w:r>
            <w:del w:id="5920" w:author="MAILIER Maxime" w:date="2024-08-21T15:30:00Z">
              <w:r w:rsidDel="005A6F02">
                <w:delText xml:space="preserve">l’allocation </w:delText>
              </w:r>
            </w:del>
            <w:ins w:id="5921" w:author="MAILIER Maxime" w:date="2024-08-21T15:30:00Z">
              <w:r>
                <w:t xml:space="preserve">l’association </w:t>
              </w:r>
            </w:ins>
            <w:ins w:id="5922" w:author="MAILIER Maxime" w:date="2024-08-19T10:50:00Z">
              <w:r>
                <w:t xml:space="preserve">manuelle </w:t>
              </w:r>
            </w:ins>
            <w:r>
              <w:t xml:space="preserve">d'une mission </w:t>
            </w:r>
            <w:del w:id="5923" w:author="MAILIER Maxime" w:date="2024-08-19T10:51:00Z">
              <w:r w:rsidDel="00C4382C">
                <w:delText>avec voyageurs manuelle</w:delText>
              </w:r>
            </w:del>
            <w:ins w:id="5924" w:author="MAILIER Maxime" w:date="2024-08-19T10:51:00Z">
              <w:r>
                <w:t xml:space="preserve"> définie dans le référentiel horaire en production</w:t>
              </w:r>
            </w:ins>
            <w:r>
              <w:t xml:space="preserve"> à un véhicule, le Traffic Mgr doit fixer les attributs du véhicule aux valeurs suivantes :</w:t>
            </w:r>
          </w:p>
          <w:p w14:paraId="08C8D8FC" w14:textId="77777777" w:rsidR="00013582" w:rsidRDefault="00013582" w:rsidP="00013582">
            <w:pPr>
              <w:pStyle w:val="ReqText"/>
              <w:numPr>
                <w:ilvl w:val="0"/>
                <w:numId w:val="19"/>
              </w:numPr>
              <w:jc w:val="both"/>
              <w:rPr>
                <w:ins w:id="5925" w:author="MAILIER Maxime" w:date="2024-08-19T10:52:00Z"/>
              </w:rPr>
            </w:pPr>
            <w:ins w:id="5926" w:author="MAILIER Maxime" w:date="2024-08-19T10:52:00Z">
              <w:r>
                <w:t>Identifiant de service matériel : identifiant de service matériel indiqué par l’utilisateur</w:t>
              </w:r>
            </w:ins>
          </w:p>
          <w:p w14:paraId="1C38DF24" w14:textId="77777777" w:rsidR="00013582" w:rsidRDefault="00013582" w:rsidP="00013582">
            <w:pPr>
              <w:pStyle w:val="ReqText"/>
              <w:numPr>
                <w:ilvl w:val="0"/>
                <w:numId w:val="19"/>
              </w:numPr>
              <w:jc w:val="both"/>
            </w:pPr>
            <w:r>
              <w:t xml:space="preserve">Numéro de mission : le numéro de la mission </w:t>
            </w:r>
            <w:del w:id="5927" w:author="MAILIER Maxime" w:date="2024-08-21T15:30:00Z">
              <w:r w:rsidDel="005A6F02">
                <w:delText xml:space="preserve">allouée </w:delText>
              </w:r>
            </w:del>
            <w:ins w:id="5928" w:author="MAILIER Maxime" w:date="2024-08-21T15:30:00Z">
              <w:r>
                <w:t xml:space="preserve">associée </w:t>
              </w:r>
            </w:ins>
            <w:r>
              <w:t>au véhicule,</w:t>
            </w:r>
          </w:p>
          <w:p w14:paraId="4CD52645" w14:textId="77777777" w:rsidR="00013582" w:rsidDel="00C4382C" w:rsidRDefault="00013582" w:rsidP="00013582">
            <w:pPr>
              <w:pStyle w:val="ReqText"/>
              <w:numPr>
                <w:ilvl w:val="0"/>
                <w:numId w:val="19"/>
              </w:numPr>
              <w:jc w:val="both"/>
              <w:rPr>
                <w:del w:id="5929" w:author="MAILIER Maxime" w:date="2024-08-19T10:52:00Z"/>
              </w:rPr>
            </w:pPr>
            <w:del w:id="5930" w:author="MAILIER Maxime" w:date="2024-08-19T10:52:00Z">
              <w:r w:rsidDel="00C4382C">
                <w:delText>Identifiant de service matériel : identifiant de service matériel attribué par le Traffic Mgr</w:delText>
              </w:r>
            </w:del>
          </w:p>
          <w:p w14:paraId="2829F5C4" w14:textId="77777777" w:rsidR="00013582" w:rsidDel="00C4382C" w:rsidRDefault="00013582" w:rsidP="00013582">
            <w:pPr>
              <w:pStyle w:val="ReqText"/>
              <w:numPr>
                <w:ilvl w:val="0"/>
                <w:numId w:val="19"/>
              </w:numPr>
              <w:jc w:val="both"/>
              <w:rPr>
                <w:del w:id="5931" w:author="MAILIER Maxime" w:date="2024-08-19T10:53:00Z"/>
              </w:rPr>
            </w:pPr>
            <w:r>
              <w:t xml:space="preserve">Codes d'origine et de destination : codes correspondant aux origine et destination de la mission </w:t>
            </w:r>
            <w:del w:id="5932" w:author="MAILIER Maxime" w:date="2024-08-21T15:30:00Z">
              <w:r w:rsidDel="005A6F02">
                <w:delText xml:space="preserve">allouée </w:delText>
              </w:r>
            </w:del>
            <w:ins w:id="5933" w:author="MAILIER Maxime" w:date="2024-08-21T15:30:00Z">
              <w:r>
                <w:t xml:space="preserve">associée </w:t>
              </w:r>
            </w:ins>
            <w:r>
              <w:t>au véhicule.</w:t>
            </w:r>
          </w:p>
          <w:p w14:paraId="3A4D60F9" w14:textId="34182726" w:rsidR="00013582" w:rsidRPr="00013582" w:rsidRDefault="00013582" w:rsidP="001F040F">
            <w:pPr>
              <w:pStyle w:val="ReqText"/>
              <w:numPr>
                <w:ilvl w:val="0"/>
                <w:numId w:val="19"/>
              </w:numPr>
              <w:jc w:val="both"/>
              <w:rPr>
                <w:ins w:id="5934" w:author="TRIANO José" w:date="2024-09-19T08:12:00Z"/>
              </w:rPr>
            </w:pPr>
          </w:p>
        </w:tc>
      </w:tr>
      <w:tr w:rsidR="00013582" w14:paraId="1326CD81" w14:textId="77777777" w:rsidTr="001F040F">
        <w:trPr>
          <w:ins w:id="5935" w:author="TRIANO José" w:date="2024-09-19T08:12:00Z"/>
        </w:trPr>
        <w:tc>
          <w:tcPr>
            <w:tcW w:w="1842" w:type="dxa"/>
          </w:tcPr>
          <w:p w14:paraId="7350ACBF" w14:textId="77777777" w:rsidR="00013582" w:rsidRDefault="00013582" w:rsidP="001F040F">
            <w:pPr>
              <w:rPr>
                <w:ins w:id="5936" w:author="TRIANO José" w:date="2024-09-19T08:12:00Z"/>
              </w:rPr>
            </w:pPr>
            <w:r>
              <w:t xml:space="preserve">Paramètres </w:t>
            </w:r>
          </w:p>
        </w:tc>
        <w:tc>
          <w:tcPr>
            <w:tcW w:w="7446" w:type="dxa"/>
          </w:tcPr>
          <w:p w14:paraId="3B2F77DD" w14:textId="77777777" w:rsidR="00013582" w:rsidRPr="00C1751B" w:rsidRDefault="00013582" w:rsidP="00013582">
            <w:pPr>
              <w:pStyle w:val="ReqID"/>
              <w:rPr>
                <w:ins w:id="5937" w:author="MAILIER Maxime" w:date="2024-08-19T10:38:00Z"/>
              </w:rPr>
            </w:pPr>
            <w:ins w:id="5938" w:author="MAILIER Maxime" w:date="2024-08-19T10:38:00Z">
              <w:r w:rsidRPr="00C1751B">
                <w:t>[Param_</w:t>
              </w:r>
              <w:r>
                <w:t>TM_TR_04_0</w:t>
              </w:r>
            </w:ins>
            <w:ins w:id="5939" w:author="MAILIER Maxime" w:date="2024-08-19T10:49:00Z">
              <w:r>
                <w:t>2</w:t>
              </w:r>
            </w:ins>
            <w:ins w:id="5940" w:author="MAILIER Maxime" w:date="2024-08-19T10:38:00Z">
              <w:r>
                <w:t>_01</w:t>
              </w:r>
              <w:r w:rsidRPr="00C1751B">
                <w:t>_</w:t>
              </w:r>
            </w:ins>
            <w:ins w:id="5941" w:author="MAILIER Maxime" w:date="2024-08-29T10:08:00Z">
              <w:r>
                <w:t>0001</w:t>
              </w:r>
            </w:ins>
            <w:ins w:id="5942" w:author="MAILIER Maxime" w:date="2024-08-19T10:38:00Z">
              <w:r w:rsidRPr="00C1751B">
                <w:t xml:space="preserve">] </w:t>
              </w:r>
            </w:ins>
          </w:p>
          <w:p w14:paraId="2716390C" w14:textId="77777777" w:rsidR="00013582" w:rsidRPr="007F67E2" w:rsidRDefault="00013582" w:rsidP="00013582">
            <w:pPr>
              <w:jc w:val="both"/>
              <w:rPr>
                <w:ins w:id="5943" w:author="MAILIER Maxime" w:date="2024-08-19T10:38:00Z"/>
                <w:i/>
                <w:iCs/>
                <w:color w:val="00B050"/>
              </w:rPr>
            </w:pPr>
            <w:ins w:id="5944" w:author="MAILIER Maxime" w:date="2024-08-19T10:38:00Z">
              <w:r w:rsidRPr="007F67E2">
                <w:rPr>
                  <w:i/>
                  <w:iCs/>
                  <w:color w:val="00B050"/>
                </w:rPr>
                <w:t xml:space="preserve">Durée en secondes avant l’heure de départ </w:t>
              </w:r>
              <w:r>
                <w:rPr>
                  <w:i/>
                  <w:iCs/>
                  <w:color w:val="00B050"/>
                </w:rPr>
                <w:t>d’une</w:t>
              </w:r>
              <w:r w:rsidRPr="007F67E2">
                <w:rPr>
                  <w:i/>
                  <w:iCs/>
                  <w:color w:val="00B050"/>
                </w:rPr>
                <w:t xml:space="preserve"> </w:t>
              </w:r>
            </w:ins>
            <w:r>
              <w:rPr>
                <w:i/>
                <w:iCs/>
                <w:color w:val="00B050"/>
              </w:rPr>
              <w:t>mission</w:t>
            </w:r>
            <w:ins w:id="5945" w:author="MAILIER Maxime" w:date="2024-08-19T10:38:00Z">
              <w:r w:rsidRPr="007F67E2">
                <w:rPr>
                  <w:i/>
                  <w:iCs/>
                  <w:color w:val="00B050"/>
                </w:rPr>
                <w:t xml:space="preserve"> à partir de laquelle l</w:t>
              </w:r>
              <w:r>
                <w:rPr>
                  <w:i/>
                  <w:iCs/>
                  <w:color w:val="00B050"/>
                </w:rPr>
                <w:t>’utilisateur</w:t>
              </w:r>
              <w:r w:rsidRPr="007F67E2">
                <w:rPr>
                  <w:i/>
                  <w:iCs/>
                  <w:color w:val="00B050"/>
                </w:rPr>
                <w:t xml:space="preserve"> </w:t>
              </w:r>
              <w:r>
                <w:rPr>
                  <w:i/>
                  <w:iCs/>
                  <w:color w:val="00B050"/>
                </w:rPr>
                <w:t xml:space="preserve">peut </w:t>
              </w:r>
            </w:ins>
            <w:ins w:id="5946" w:author="MAILIER Maxime" w:date="2024-08-21T15:27:00Z">
              <w:r>
                <w:rPr>
                  <w:i/>
                  <w:iCs/>
                  <w:color w:val="00B050"/>
                </w:rPr>
                <w:t>associer</w:t>
              </w:r>
            </w:ins>
            <w:ins w:id="5947" w:author="MAILIER Maxime" w:date="2024-08-19T10:38:00Z">
              <w:r>
                <w:rPr>
                  <w:i/>
                  <w:iCs/>
                  <w:color w:val="00B050"/>
                </w:rPr>
                <w:t xml:space="preserve"> cette </w:t>
              </w:r>
            </w:ins>
            <w:r>
              <w:rPr>
                <w:i/>
                <w:iCs/>
                <w:color w:val="00B050"/>
              </w:rPr>
              <w:t>mission</w:t>
            </w:r>
            <w:ins w:id="5948" w:author="MAILIER Maxime" w:date="2024-08-19T10:38:00Z">
              <w:r>
                <w:rPr>
                  <w:i/>
                  <w:iCs/>
                  <w:color w:val="00B050"/>
                </w:rPr>
                <w:t xml:space="preserve"> à un véhicule (sous certaines conditions additionnelles) dans le cadre de l’</w:t>
              </w:r>
            </w:ins>
            <w:ins w:id="5949" w:author="MAILIER Maxime" w:date="2024-08-21T15:27:00Z">
              <w:r>
                <w:rPr>
                  <w:i/>
                  <w:iCs/>
                  <w:color w:val="00B050"/>
                </w:rPr>
                <w:t>associ</w:t>
              </w:r>
            </w:ins>
            <w:ins w:id="5950" w:author="MAILIER Maxime" w:date="2024-08-21T15:28:00Z">
              <w:r>
                <w:rPr>
                  <w:i/>
                  <w:iCs/>
                  <w:color w:val="00B050"/>
                </w:rPr>
                <w:t>ation</w:t>
              </w:r>
            </w:ins>
            <w:ins w:id="5951" w:author="MAILIER Maxime" w:date="2024-08-19T10:38:00Z">
              <w:r>
                <w:rPr>
                  <w:i/>
                  <w:iCs/>
                  <w:color w:val="00B050"/>
                </w:rPr>
                <w:t xml:space="preserve"> manuelle d’une </w:t>
              </w:r>
            </w:ins>
            <w:r>
              <w:rPr>
                <w:i/>
                <w:iCs/>
                <w:color w:val="00B050"/>
              </w:rPr>
              <w:t>mission</w:t>
            </w:r>
            <w:ins w:id="5952" w:author="MAILIER Maxime" w:date="2024-08-19T10:38:00Z">
              <w:r>
                <w:rPr>
                  <w:i/>
                  <w:iCs/>
                  <w:color w:val="00B050"/>
                </w:rPr>
                <w:t xml:space="preserve"> à un véhicule</w:t>
              </w:r>
              <w:r w:rsidRPr="007F67E2">
                <w:rPr>
                  <w:i/>
                  <w:iCs/>
                  <w:color w:val="00B050"/>
                </w:rPr>
                <w:t>.</w:t>
              </w:r>
            </w:ins>
          </w:p>
          <w:p w14:paraId="1A973A15" w14:textId="77777777" w:rsidR="00013582" w:rsidRPr="00C1751B" w:rsidRDefault="00013582" w:rsidP="00013582">
            <w:pPr>
              <w:pStyle w:val="ReqID"/>
              <w:rPr>
                <w:ins w:id="5953" w:author="MAILIER Maxime" w:date="2024-08-19T10:38:00Z"/>
              </w:rPr>
            </w:pPr>
            <w:ins w:id="5954" w:author="MAILIER Maxime" w:date="2024-08-19T10:38:00Z">
              <w:r w:rsidRPr="00C1751B">
                <w:t>[Param_</w:t>
              </w:r>
              <w:r>
                <w:t>TM_TR_04_0</w:t>
              </w:r>
            </w:ins>
            <w:ins w:id="5955" w:author="MAILIER Maxime" w:date="2024-08-19T10:49:00Z">
              <w:r>
                <w:t>2</w:t>
              </w:r>
            </w:ins>
            <w:ins w:id="5956" w:author="MAILIER Maxime" w:date="2024-08-19T10:38:00Z">
              <w:r>
                <w:t>_01</w:t>
              </w:r>
              <w:r w:rsidRPr="00C1751B">
                <w:t>_</w:t>
              </w:r>
            </w:ins>
            <w:ins w:id="5957" w:author="MAILIER Maxime" w:date="2024-08-29T10:08:00Z">
              <w:r>
                <w:t>0002</w:t>
              </w:r>
            </w:ins>
            <w:ins w:id="5958" w:author="MAILIER Maxime" w:date="2024-08-19T10:38:00Z">
              <w:r w:rsidRPr="00C1751B">
                <w:t xml:space="preserve">] </w:t>
              </w:r>
            </w:ins>
          </w:p>
          <w:p w14:paraId="790014B1" w14:textId="595B782B" w:rsidR="00013582" w:rsidRPr="00013582" w:rsidRDefault="00013582" w:rsidP="00013582">
            <w:pPr>
              <w:jc w:val="both"/>
              <w:rPr>
                <w:ins w:id="5959" w:author="TRIANO José" w:date="2024-09-19T08:12:00Z"/>
                <w:i/>
                <w:iCs/>
                <w:color w:val="00B050"/>
              </w:rPr>
            </w:pPr>
            <w:ins w:id="5960" w:author="MAILIER Maxime" w:date="2024-08-19T10:38:00Z">
              <w:r w:rsidRPr="007F67E2">
                <w:rPr>
                  <w:i/>
                  <w:iCs/>
                  <w:color w:val="00B050"/>
                </w:rPr>
                <w:t xml:space="preserve">Durée en secondes </w:t>
              </w:r>
              <w:r>
                <w:rPr>
                  <w:i/>
                  <w:iCs/>
                  <w:color w:val="00B050"/>
                </w:rPr>
                <w:t>après</w:t>
              </w:r>
              <w:r w:rsidRPr="007F67E2">
                <w:rPr>
                  <w:i/>
                  <w:iCs/>
                  <w:color w:val="00B050"/>
                </w:rPr>
                <w:t xml:space="preserve"> l’heure de départ </w:t>
              </w:r>
              <w:r>
                <w:rPr>
                  <w:i/>
                  <w:iCs/>
                  <w:color w:val="00B050"/>
                </w:rPr>
                <w:t>d’une</w:t>
              </w:r>
              <w:r w:rsidRPr="007F67E2">
                <w:rPr>
                  <w:i/>
                  <w:iCs/>
                  <w:color w:val="00B050"/>
                </w:rPr>
                <w:t xml:space="preserve"> </w:t>
              </w:r>
            </w:ins>
            <w:r>
              <w:rPr>
                <w:i/>
                <w:iCs/>
                <w:color w:val="00B050"/>
              </w:rPr>
              <w:t>mission</w:t>
            </w:r>
            <w:ins w:id="5961" w:author="MAILIER Maxime" w:date="2024-08-19T10:38:00Z">
              <w:r w:rsidRPr="007F67E2">
                <w:rPr>
                  <w:i/>
                  <w:iCs/>
                  <w:color w:val="00B050"/>
                </w:rPr>
                <w:t xml:space="preserve"> </w:t>
              </w:r>
              <w:r>
                <w:rPr>
                  <w:i/>
                  <w:iCs/>
                  <w:color w:val="00B050"/>
                </w:rPr>
                <w:t>jusqu’à laquelle</w:t>
              </w:r>
              <w:r w:rsidRPr="007F67E2">
                <w:rPr>
                  <w:i/>
                  <w:iCs/>
                  <w:color w:val="00B050"/>
                </w:rPr>
                <w:t xml:space="preserve"> </w:t>
              </w:r>
            </w:ins>
            <w:ins w:id="5962" w:author="MAILIER Maxime" w:date="2024-08-19T10:39:00Z">
              <w:r>
                <w:rPr>
                  <w:i/>
                  <w:iCs/>
                  <w:color w:val="00B050"/>
                </w:rPr>
                <w:t>l’utilisateur</w:t>
              </w:r>
            </w:ins>
            <w:ins w:id="5963" w:author="MAILIER Maxime" w:date="2024-08-19T10:38:00Z">
              <w:r w:rsidRPr="007F67E2">
                <w:rPr>
                  <w:i/>
                  <w:iCs/>
                  <w:color w:val="00B050"/>
                </w:rPr>
                <w:t xml:space="preserve"> </w:t>
              </w:r>
              <w:r>
                <w:rPr>
                  <w:i/>
                  <w:iCs/>
                  <w:color w:val="00B050"/>
                </w:rPr>
                <w:t xml:space="preserve">peut </w:t>
              </w:r>
            </w:ins>
            <w:ins w:id="5964" w:author="MAILIER Maxime" w:date="2024-08-21T15:28:00Z">
              <w:r>
                <w:rPr>
                  <w:i/>
                  <w:iCs/>
                  <w:color w:val="00B050"/>
                </w:rPr>
                <w:t>associer</w:t>
              </w:r>
            </w:ins>
            <w:ins w:id="5965" w:author="MAILIER Maxime" w:date="2024-08-19T10:38:00Z">
              <w:r>
                <w:rPr>
                  <w:i/>
                  <w:iCs/>
                  <w:color w:val="00B050"/>
                </w:rPr>
                <w:t xml:space="preserve"> cette </w:t>
              </w:r>
            </w:ins>
            <w:r>
              <w:rPr>
                <w:i/>
                <w:iCs/>
                <w:color w:val="00B050"/>
              </w:rPr>
              <w:t>mission</w:t>
            </w:r>
            <w:ins w:id="5966" w:author="MAILIER Maxime" w:date="2024-08-19T10:38:00Z">
              <w:r>
                <w:rPr>
                  <w:i/>
                  <w:iCs/>
                  <w:color w:val="00B050"/>
                </w:rPr>
                <w:t xml:space="preserve"> à un véhicule (sous certaines conditions additionnelles) dans le </w:t>
              </w:r>
            </w:ins>
            <w:ins w:id="5967" w:author="MAILIER Maxime" w:date="2024-08-30T17:45:00Z">
              <w:r>
                <w:rPr>
                  <w:i/>
                  <w:iCs/>
                  <w:color w:val="00B050"/>
                </w:rPr>
                <w:t xml:space="preserve">cadre </w:t>
              </w:r>
            </w:ins>
            <w:ins w:id="5968" w:author="MAILIER Maxime" w:date="2024-08-19T10:38:00Z">
              <w:r>
                <w:rPr>
                  <w:i/>
                  <w:iCs/>
                  <w:color w:val="00B050"/>
                </w:rPr>
                <w:t>de l’</w:t>
              </w:r>
            </w:ins>
            <w:ins w:id="5969" w:author="MAILIER Maxime" w:date="2024-08-21T15:28:00Z">
              <w:r>
                <w:rPr>
                  <w:i/>
                  <w:iCs/>
                  <w:color w:val="00B050"/>
                </w:rPr>
                <w:t>association</w:t>
              </w:r>
            </w:ins>
            <w:ins w:id="5970" w:author="MAILIER Maxime" w:date="2024-08-19T10:38:00Z">
              <w:r>
                <w:rPr>
                  <w:i/>
                  <w:iCs/>
                  <w:color w:val="00B050"/>
                </w:rPr>
                <w:t xml:space="preserve"> </w:t>
              </w:r>
            </w:ins>
            <w:ins w:id="5971" w:author="MAILIER Maxime" w:date="2024-08-19T10:39:00Z">
              <w:r>
                <w:rPr>
                  <w:i/>
                  <w:iCs/>
                  <w:color w:val="00B050"/>
                </w:rPr>
                <w:t>manuelle</w:t>
              </w:r>
            </w:ins>
            <w:ins w:id="5972" w:author="MAILIER Maxime" w:date="2024-08-19T10:38:00Z">
              <w:r>
                <w:rPr>
                  <w:i/>
                  <w:iCs/>
                  <w:color w:val="00B050"/>
                </w:rPr>
                <w:t xml:space="preserve"> d’une </w:t>
              </w:r>
            </w:ins>
            <w:r>
              <w:rPr>
                <w:i/>
                <w:iCs/>
                <w:color w:val="00B050"/>
              </w:rPr>
              <w:t>mission</w:t>
            </w:r>
            <w:ins w:id="5973" w:author="MAILIER Maxime" w:date="2024-08-19T10:38:00Z">
              <w:r>
                <w:rPr>
                  <w:i/>
                  <w:iCs/>
                  <w:color w:val="00B050"/>
                </w:rPr>
                <w:t xml:space="preserve"> à un véhicule</w:t>
              </w:r>
              <w:r w:rsidRPr="007F67E2">
                <w:rPr>
                  <w:i/>
                  <w:iCs/>
                  <w:color w:val="00B050"/>
                </w:rPr>
                <w:t>.</w:t>
              </w:r>
            </w:ins>
          </w:p>
        </w:tc>
      </w:tr>
    </w:tbl>
    <w:p w14:paraId="3D8A2BE7" w14:textId="77777777" w:rsidR="00014478" w:rsidRPr="00014478" w:rsidRDefault="00014478" w:rsidP="00014478"/>
    <w:p w14:paraId="7C95F943" w14:textId="37288880" w:rsidR="00096BFE" w:rsidDel="00E50EEE" w:rsidRDefault="00096BFE" w:rsidP="00C82597">
      <w:pPr>
        <w:jc w:val="both"/>
        <w:rPr>
          <w:del w:id="5974" w:author="MAILIER Maxime" w:date="2024-08-21T17:24:00Z"/>
          <w:u w:val="single"/>
        </w:rPr>
      </w:pPr>
    </w:p>
    <w:p w14:paraId="0D1970BF" w14:textId="0C4CA170" w:rsidR="00F01AC9" w:rsidRPr="00F01AC9" w:rsidDel="00AC6805" w:rsidRDefault="00F01AC9" w:rsidP="00C82597">
      <w:pPr>
        <w:jc w:val="both"/>
        <w:rPr>
          <w:del w:id="5975" w:author="MAILIER Maxime" w:date="2024-08-19T10:27:00Z"/>
          <w:u w:val="single"/>
        </w:rPr>
      </w:pPr>
      <w:del w:id="5976" w:author="MAILIER Maxime" w:date="2024-08-19T10:27:00Z">
        <w:r w:rsidRPr="00F01AC9" w:rsidDel="00AC6805">
          <w:rPr>
            <w:u w:val="single"/>
          </w:rPr>
          <w:delText xml:space="preserve">Commander l’allocation d’une course avec voyageurs </w:delText>
        </w:r>
        <w:r w:rsidR="005E5070" w:rsidDel="00AC6805">
          <w:rPr>
            <w:u w:val="single"/>
          </w:rPr>
          <w:delText xml:space="preserve">manuelle </w:delText>
        </w:r>
        <w:r w:rsidRPr="00F01AC9" w:rsidDel="00AC6805">
          <w:rPr>
            <w:u w:val="single"/>
          </w:rPr>
          <w:delText>à un véhicule :</w:delText>
        </w:r>
      </w:del>
    </w:p>
    <w:p w14:paraId="038F5971" w14:textId="107AF69F" w:rsidR="00DF24C2" w:rsidRDefault="00DF24C2" w:rsidP="00F67835">
      <w:pPr>
        <w:pStyle w:val="Titre5"/>
        <w:numPr>
          <w:ilvl w:val="4"/>
          <w:numId w:val="121"/>
        </w:numPr>
      </w:pPr>
      <w:r>
        <w:t>TM_TR_04</w:t>
      </w:r>
      <w:r w:rsidRPr="00241C2D">
        <w:t>_0</w:t>
      </w:r>
      <w:r>
        <w:t>2_0</w:t>
      </w:r>
      <w:r w:rsidR="000934AF">
        <w:t>2</w:t>
      </w:r>
      <w:r w:rsidRPr="00241C2D">
        <w:t xml:space="preserve"> : </w:t>
      </w:r>
      <w:r>
        <w:t xml:space="preserve">Gérer </w:t>
      </w:r>
      <w:del w:id="5977" w:author="MAILIER Maxime" w:date="2024-08-21T15:30:00Z">
        <w:r w:rsidDel="005A6F02">
          <w:delText>l’a</w:delText>
        </w:r>
        <w:r w:rsidRPr="002F6962" w:rsidDel="005A6F02">
          <w:delText xml:space="preserve">llocation </w:delText>
        </w:r>
      </w:del>
      <w:ins w:id="5978" w:author="MAILIER Maxime" w:date="2024-08-21T15:30:00Z">
        <w:r w:rsidR="005A6F02">
          <w:t>l’association</w:t>
        </w:r>
        <w:r w:rsidR="005A6F02" w:rsidRPr="002F6962">
          <w:t xml:space="preserve"> </w:t>
        </w:r>
      </w:ins>
      <w:r>
        <w:t>manuelle</w:t>
      </w:r>
      <w:r w:rsidRPr="002F6962">
        <w:t xml:space="preserve"> </w:t>
      </w:r>
      <w:r>
        <w:t>en mode « Exploitation Manuelle »</w:t>
      </w:r>
    </w:p>
    <w:p w14:paraId="310D5701" w14:textId="6D584338" w:rsidR="00F01AC9" w:rsidDel="00E50EEE" w:rsidRDefault="00F01AC9" w:rsidP="00C82597">
      <w:pPr>
        <w:jc w:val="both"/>
        <w:rPr>
          <w:del w:id="5979" w:author="MAILIER Maxime" w:date="2024-08-21T17:24:00Z"/>
          <w:u w:val="single"/>
        </w:rPr>
      </w:pPr>
    </w:p>
    <w:p w14:paraId="421A2146" w14:textId="170B2280" w:rsidR="00945EEB" w:rsidRPr="00F01AC9" w:rsidRDefault="00945EEB" w:rsidP="00C82597">
      <w:pPr>
        <w:jc w:val="both"/>
        <w:rPr>
          <w:u w:val="single"/>
        </w:rPr>
      </w:pPr>
      <w:r w:rsidRPr="00F01AC9">
        <w:rPr>
          <w:u w:val="single"/>
        </w:rPr>
        <w:t xml:space="preserve">Commander </w:t>
      </w:r>
      <w:del w:id="5980" w:author="MAILIER Maxime" w:date="2024-08-21T15:30:00Z">
        <w:r w:rsidRPr="00F01AC9" w:rsidDel="005A6F02">
          <w:rPr>
            <w:u w:val="single"/>
          </w:rPr>
          <w:delText xml:space="preserve">l’allocation </w:delText>
        </w:r>
      </w:del>
      <w:ins w:id="5981" w:author="MAILIER Maxime" w:date="2024-08-21T15:30:00Z">
        <w:r w:rsidR="005A6F02" w:rsidRPr="00F01AC9">
          <w:rPr>
            <w:u w:val="single"/>
          </w:rPr>
          <w:t>l’</w:t>
        </w:r>
        <w:r w:rsidR="005A6F02">
          <w:rPr>
            <w:u w:val="single"/>
          </w:rPr>
          <w:t>association</w:t>
        </w:r>
        <w:r w:rsidR="005A6F02" w:rsidRPr="00F01AC9">
          <w:rPr>
            <w:u w:val="single"/>
          </w:rPr>
          <w:t xml:space="preserve"> </w:t>
        </w:r>
      </w:ins>
      <w:r w:rsidRPr="00F01AC9">
        <w:rPr>
          <w:u w:val="single"/>
        </w:rPr>
        <w:t xml:space="preserve">d’une </w:t>
      </w:r>
      <w:r w:rsidR="001F6EE4">
        <w:rPr>
          <w:u w:val="single"/>
        </w:rPr>
        <w:t>mission</w:t>
      </w:r>
      <w:r w:rsidRPr="00F01AC9">
        <w:rPr>
          <w:u w:val="single"/>
        </w:rPr>
        <w:t xml:space="preserve"> avec voyageurs </w:t>
      </w:r>
      <w:r w:rsidR="005E5070">
        <w:rPr>
          <w:u w:val="single"/>
        </w:rPr>
        <w:t xml:space="preserve">manuelle </w:t>
      </w:r>
      <w:r w:rsidRPr="00F01AC9">
        <w:rPr>
          <w:u w:val="single"/>
        </w:rPr>
        <w:t>à un véhicule :</w:t>
      </w:r>
    </w:p>
    <w:p w14:paraId="7FA1F277" w14:textId="77777777" w:rsidR="00642D3B" w:rsidRDefault="00642D3B" w:rsidP="00C82597">
      <w:pPr>
        <w:pStyle w:val="ReqID"/>
      </w:pPr>
    </w:p>
    <w:tbl>
      <w:tblPr>
        <w:tblStyle w:val="Grilledutableau"/>
        <w:tblW w:w="0" w:type="auto"/>
        <w:tblLook w:val="04A0" w:firstRow="1" w:lastRow="0" w:firstColumn="1" w:lastColumn="0" w:noHBand="0" w:noVBand="1"/>
      </w:tblPr>
      <w:tblGrid>
        <w:gridCol w:w="1842"/>
        <w:gridCol w:w="7446"/>
      </w:tblGrid>
      <w:tr w:rsidR="00642D3B" w14:paraId="4AF0492A" w14:textId="77777777" w:rsidTr="001F040F">
        <w:trPr>
          <w:ins w:id="5982" w:author="TRIANO José" w:date="2024-09-19T08:12:00Z"/>
        </w:trPr>
        <w:tc>
          <w:tcPr>
            <w:tcW w:w="1842" w:type="dxa"/>
          </w:tcPr>
          <w:p w14:paraId="086BD394" w14:textId="77777777" w:rsidR="00642D3B" w:rsidRDefault="00642D3B" w:rsidP="001F040F">
            <w:pPr>
              <w:rPr>
                <w:ins w:id="5983" w:author="TRIANO José" w:date="2024-09-19T08:12:00Z"/>
              </w:rPr>
            </w:pPr>
            <w:ins w:id="5984" w:author="TRIANO José" w:date="2024-09-19T08:12:00Z">
              <w:r>
                <w:t>Résultat attendu</w:t>
              </w:r>
            </w:ins>
          </w:p>
        </w:tc>
        <w:tc>
          <w:tcPr>
            <w:tcW w:w="7446" w:type="dxa"/>
          </w:tcPr>
          <w:p w14:paraId="6FF64F81" w14:textId="77777777" w:rsidR="00642D3B" w:rsidRPr="00DE7673" w:rsidRDefault="00642D3B" w:rsidP="00642D3B">
            <w:pPr>
              <w:pStyle w:val="ReqText"/>
              <w:widowControl w:val="0"/>
              <w:jc w:val="both"/>
              <w:rPr>
                <w:i w:val="0"/>
                <w:iCs w:val="0"/>
                <w:color w:val="auto"/>
              </w:rPr>
            </w:pPr>
            <w:r w:rsidRPr="00DE7673">
              <w:rPr>
                <w:i w:val="0"/>
                <w:iCs w:val="0"/>
                <w:color w:val="auto"/>
              </w:rPr>
              <w:t xml:space="preserve">Pour une ligne exploitée en mode « Exploitation Manuelle », le Traffic Mgr doit permettre à un utilisateur de commander </w:t>
            </w:r>
            <w:del w:id="5985" w:author="MAILIER Maxime" w:date="2024-08-21T15:30:00Z">
              <w:r w:rsidRPr="00DE7673" w:rsidDel="005A6F02">
                <w:rPr>
                  <w:i w:val="0"/>
                  <w:iCs w:val="0"/>
                  <w:color w:val="auto"/>
                </w:rPr>
                <w:delText xml:space="preserve">l'allocation </w:delText>
              </w:r>
            </w:del>
            <w:ins w:id="5986" w:author="MAILIER Maxime" w:date="2024-08-21T15:30:00Z">
              <w:r w:rsidRPr="00DE7673">
                <w:rPr>
                  <w:i w:val="0"/>
                  <w:iCs w:val="0"/>
                  <w:color w:val="auto"/>
                </w:rPr>
                <w:t xml:space="preserve">l'association </w:t>
              </w:r>
            </w:ins>
            <w:r w:rsidRPr="00DE7673">
              <w:rPr>
                <w:i w:val="0"/>
                <w:iCs w:val="0"/>
                <w:color w:val="auto"/>
              </w:rPr>
              <w:t>d’une mission avec voyageurs manuelle à un véhicule en indiquant la destination à atteindre parmi les destinations accessibles depuis le point d'arrêt où se trouve le véhicule.</w:t>
            </w:r>
          </w:p>
          <w:p w14:paraId="5754F841" w14:textId="77777777" w:rsidR="00642D3B" w:rsidRPr="00DE7673" w:rsidRDefault="00642D3B" w:rsidP="00642D3B">
            <w:pPr>
              <w:pStyle w:val="ReqText"/>
              <w:widowControl w:val="0"/>
              <w:jc w:val="both"/>
              <w:rPr>
                <w:i w:val="0"/>
                <w:iCs w:val="0"/>
                <w:color w:val="auto"/>
              </w:rPr>
            </w:pPr>
            <w:r w:rsidRPr="00DE7673">
              <w:rPr>
                <w:i w:val="0"/>
                <w:iCs w:val="0"/>
                <w:color w:val="auto"/>
              </w:rPr>
              <w:t>La commande doit être acceptée si les conditions suivantes sont vérifiées :</w:t>
            </w:r>
          </w:p>
          <w:p w14:paraId="71C4C122" w14:textId="77777777" w:rsidR="00642D3B" w:rsidRPr="00DE7673" w:rsidRDefault="00642D3B" w:rsidP="00642D3B">
            <w:pPr>
              <w:pStyle w:val="ReqText"/>
              <w:numPr>
                <w:ilvl w:val="0"/>
                <w:numId w:val="15"/>
              </w:numPr>
              <w:jc w:val="both"/>
              <w:rPr>
                <w:i w:val="0"/>
                <w:iCs w:val="0"/>
                <w:color w:val="auto"/>
              </w:rPr>
            </w:pPr>
            <w:r w:rsidRPr="00DE7673">
              <w:rPr>
                <w:i w:val="0"/>
                <w:iCs w:val="0"/>
                <w:color w:val="auto"/>
              </w:rPr>
              <w:t>Le véhicule est arrêté à un point d'arrêt</w:t>
            </w:r>
            <w:ins w:id="5987" w:author="MAILIER Maxime" w:date="2024-08-28T17:56:00Z">
              <w:r w:rsidRPr="00DE7673">
                <w:rPr>
                  <w:i w:val="0"/>
                  <w:iCs w:val="0"/>
                  <w:color w:val="auto"/>
                </w:rPr>
                <w:t xml:space="preserve"> commercial</w:t>
              </w:r>
            </w:ins>
          </w:p>
          <w:p w14:paraId="2432284B" w14:textId="77777777" w:rsidR="00642D3B" w:rsidRPr="00DE7673" w:rsidRDefault="00642D3B" w:rsidP="00642D3B">
            <w:pPr>
              <w:pStyle w:val="ReqText"/>
              <w:numPr>
                <w:ilvl w:val="0"/>
                <w:numId w:val="15"/>
              </w:numPr>
              <w:jc w:val="both"/>
              <w:rPr>
                <w:ins w:id="5988" w:author="MAILIER Maxime" w:date="2024-08-28T17:52:00Z"/>
                <w:i w:val="0"/>
                <w:iCs w:val="0"/>
                <w:color w:val="auto"/>
              </w:rPr>
            </w:pPr>
            <w:r w:rsidRPr="00DE7673">
              <w:rPr>
                <w:i w:val="0"/>
                <w:iCs w:val="0"/>
                <w:color w:val="auto"/>
              </w:rPr>
              <w:t>L’état d’aptitude à l’exploitation du véhicule est « Apte à l’exploitation »</w:t>
            </w:r>
          </w:p>
          <w:p w14:paraId="3340914D" w14:textId="77777777" w:rsidR="00642D3B" w:rsidRPr="00DE7673" w:rsidRDefault="00642D3B" w:rsidP="00642D3B">
            <w:pPr>
              <w:pStyle w:val="ReqText"/>
              <w:numPr>
                <w:ilvl w:val="0"/>
                <w:numId w:val="15"/>
              </w:numPr>
              <w:jc w:val="both"/>
              <w:rPr>
                <w:i w:val="0"/>
                <w:iCs w:val="0"/>
                <w:color w:val="auto"/>
              </w:rPr>
            </w:pPr>
            <w:ins w:id="5989" w:author="MAILIER Maxime" w:date="2024-08-28T17:53:00Z">
              <w:r w:rsidRPr="00DE7673">
                <w:rPr>
                  <w:i w:val="0"/>
                  <w:iCs w:val="0"/>
                  <w:color w:val="auto"/>
                </w:rPr>
                <w:t xml:space="preserve">Il existe un sillon non </w:t>
              </w:r>
            </w:ins>
            <w:ins w:id="5990" w:author="MAILIER Maxime" w:date="2024-08-29T11:00:00Z">
              <w:r w:rsidRPr="00DE7673">
                <w:rPr>
                  <w:i w:val="0"/>
                  <w:iCs w:val="0"/>
                  <w:color w:val="auto"/>
                </w:rPr>
                <w:t>utilisé</w:t>
              </w:r>
            </w:ins>
            <w:ins w:id="5991" w:author="MAILIER Maxime" w:date="2024-08-28T17:53:00Z">
              <w:r w:rsidRPr="00DE7673">
                <w:rPr>
                  <w:i w:val="0"/>
                  <w:iCs w:val="0"/>
                  <w:color w:val="auto"/>
                </w:rPr>
                <w:t xml:space="preserve"> par une </w:t>
              </w:r>
            </w:ins>
            <w:r w:rsidRPr="00DE7673">
              <w:rPr>
                <w:i w:val="0"/>
                <w:iCs w:val="0"/>
                <w:color w:val="auto"/>
              </w:rPr>
              <w:t>mission</w:t>
            </w:r>
            <w:ins w:id="5992" w:author="MAILIER Maxime" w:date="2024-08-28T17:53:00Z">
              <w:r w:rsidRPr="00DE7673">
                <w:rPr>
                  <w:i w:val="0"/>
                  <w:iCs w:val="0"/>
                  <w:color w:val="auto"/>
                </w:rPr>
                <w:t xml:space="preserve"> existante entre le point d’arrêt commercial origine et le point d’arrêt commercial destination dont l’heure de départ est comprise dans la plage horaire [heure </w:t>
              </w:r>
            </w:ins>
            <w:ins w:id="5993" w:author="MAILIER Maxime" w:date="2024-08-28T17:54:00Z">
              <w:r w:rsidRPr="00DE7673">
                <w:rPr>
                  <w:i w:val="0"/>
                  <w:iCs w:val="0"/>
                  <w:color w:val="auto"/>
                </w:rPr>
                <w:t>courante</w:t>
              </w:r>
            </w:ins>
            <w:ins w:id="5994" w:author="MAILIER Maxime" w:date="2024-08-28T17:53:00Z">
              <w:r w:rsidRPr="00DE7673">
                <w:rPr>
                  <w:i w:val="0"/>
                  <w:iCs w:val="0"/>
                  <w:color w:val="auto"/>
                </w:rPr>
                <w:t xml:space="preserve"> ; heure </w:t>
              </w:r>
            </w:ins>
            <w:ins w:id="5995" w:author="MAILIER Maxime" w:date="2024-08-28T17:54:00Z">
              <w:r w:rsidRPr="00DE7673">
                <w:rPr>
                  <w:i w:val="0"/>
                  <w:iCs w:val="0"/>
                  <w:color w:val="auto"/>
                </w:rPr>
                <w:t>courante</w:t>
              </w:r>
            </w:ins>
            <w:ins w:id="5996" w:author="MAILIER Maxime" w:date="2024-08-28T17:53:00Z">
              <w:r w:rsidRPr="00DE7673">
                <w:rPr>
                  <w:i w:val="0"/>
                  <w:iCs w:val="0"/>
                  <w:color w:val="auto"/>
                </w:rPr>
                <w:t xml:space="preserve"> + [Param_TM_TR_</w:t>
              </w:r>
            </w:ins>
            <w:ins w:id="5997" w:author="MAILIER Maxime" w:date="2024-08-29T11:44:00Z">
              <w:r w:rsidRPr="00DE7673">
                <w:rPr>
                  <w:i w:val="0"/>
                  <w:iCs w:val="0"/>
                  <w:color w:val="auto"/>
                </w:rPr>
                <w:t>04_</w:t>
              </w:r>
            </w:ins>
            <w:ins w:id="5998" w:author="MAILIER Maxime" w:date="2024-08-28T17:53:00Z">
              <w:r w:rsidRPr="00DE7673">
                <w:rPr>
                  <w:i w:val="0"/>
                  <w:iCs w:val="0"/>
                  <w:color w:val="auto"/>
                </w:rPr>
                <w:t>02_0</w:t>
              </w:r>
            </w:ins>
            <w:ins w:id="5999" w:author="MAILIER Maxime" w:date="2024-08-29T11:45:00Z">
              <w:r w:rsidRPr="00DE7673">
                <w:rPr>
                  <w:i w:val="0"/>
                  <w:iCs w:val="0"/>
                  <w:color w:val="auto"/>
                </w:rPr>
                <w:t>2</w:t>
              </w:r>
            </w:ins>
            <w:ins w:id="6000" w:author="MAILIER Maxime" w:date="2024-08-28T17:53:00Z">
              <w:r w:rsidRPr="00DE7673">
                <w:rPr>
                  <w:i w:val="0"/>
                  <w:iCs w:val="0"/>
                  <w:color w:val="auto"/>
                </w:rPr>
                <w:t>_0001]]</w:t>
              </w:r>
            </w:ins>
          </w:p>
          <w:p w14:paraId="4F12F876" w14:textId="77777777" w:rsidR="00642D3B" w:rsidRPr="00DE7673" w:rsidRDefault="00642D3B" w:rsidP="00642D3B">
            <w:pPr>
              <w:pStyle w:val="ReqText"/>
              <w:widowControl w:val="0"/>
              <w:jc w:val="both"/>
              <w:rPr>
                <w:i w:val="0"/>
                <w:iCs w:val="0"/>
                <w:color w:val="auto"/>
              </w:rPr>
            </w:pPr>
            <w:r w:rsidRPr="00DE7673">
              <w:rPr>
                <w:i w:val="0"/>
                <w:iCs w:val="0"/>
                <w:color w:val="auto"/>
              </w:rPr>
              <w:t>Dans le cas contraire, le Traffic Mgr doit refuser la commande et afficher un message précisant la cause de l’échec de la commande à destination de l’utilisateur ayant passé la commande.</w:t>
            </w:r>
          </w:p>
          <w:p w14:paraId="75565608" w14:textId="77777777" w:rsidR="00642D3B" w:rsidRDefault="00642D3B" w:rsidP="001F040F"/>
          <w:p w14:paraId="31476762" w14:textId="77777777" w:rsidR="004E3654" w:rsidRPr="00DE7673" w:rsidRDefault="004E3654" w:rsidP="004E3654">
            <w:pPr>
              <w:pStyle w:val="ReqText"/>
              <w:widowControl w:val="0"/>
              <w:jc w:val="both"/>
              <w:rPr>
                <w:i w:val="0"/>
                <w:iCs w:val="0"/>
                <w:color w:val="auto"/>
              </w:rPr>
            </w:pPr>
            <w:r w:rsidRPr="00DE7673">
              <w:rPr>
                <w:i w:val="0"/>
                <w:iCs w:val="0"/>
                <w:color w:val="auto"/>
              </w:rPr>
              <w:t xml:space="preserve">Pour une ligne exploitée en mode « Exploitation Manuelle », si les conditions de la commande par un utilisateur de </w:t>
            </w:r>
            <w:del w:id="6001" w:author="MAILIER Maxime" w:date="2024-08-21T15:31:00Z">
              <w:r w:rsidRPr="00DE7673" w:rsidDel="005A6F02">
                <w:rPr>
                  <w:i w:val="0"/>
                  <w:iCs w:val="0"/>
                  <w:color w:val="auto"/>
                </w:rPr>
                <w:delText xml:space="preserve">l'allocation </w:delText>
              </w:r>
            </w:del>
            <w:ins w:id="6002" w:author="MAILIER Maxime" w:date="2024-08-21T15:31:00Z">
              <w:r w:rsidRPr="00DE7673">
                <w:rPr>
                  <w:i w:val="0"/>
                  <w:iCs w:val="0"/>
                  <w:color w:val="auto"/>
                </w:rPr>
                <w:t xml:space="preserve">l'association </w:t>
              </w:r>
            </w:ins>
            <w:r w:rsidRPr="00DE7673">
              <w:rPr>
                <w:i w:val="0"/>
                <w:iCs w:val="0"/>
                <w:color w:val="auto"/>
              </w:rPr>
              <w:t>d’une mission avec voyageurs manuelle à un véhicule sont vérifiées, le Traffic Mgr doit :</w:t>
            </w:r>
          </w:p>
          <w:p w14:paraId="1B55DEF0" w14:textId="77777777" w:rsidR="004E3654" w:rsidRPr="00DE7673" w:rsidRDefault="004E3654" w:rsidP="004E3654">
            <w:pPr>
              <w:pStyle w:val="ReqText"/>
              <w:numPr>
                <w:ilvl w:val="0"/>
                <w:numId w:val="16"/>
              </w:numPr>
              <w:jc w:val="both"/>
              <w:rPr>
                <w:i w:val="0"/>
                <w:iCs w:val="0"/>
                <w:color w:val="auto"/>
              </w:rPr>
            </w:pPr>
            <w:r w:rsidRPr="00DE7673">
              <w:rPr>
                <w:i w:val="0"/>
                <w:iCs w:val="0"/>
                <w:color w:val="auto"/>
              </w:rPr>
              <w:t>Créer une mission avec les caractéristiques suivantes :</w:t>
            </w:r>
          </w:p>
          <w:p w14:paraId="485669D7" w14:textId="77777777" w:rsidR="004E3654" w:rsidRPr="00DE7673" w:rsidRDefault="004E3654" w:rsidP="004E3654">
            <w:pPr>
              <w:pStyle w:val="ReqText"/>
              <w:numPr>
                <w:ilvl w:val="0"/>
                <w:numId w:val="17"/>
              </w:numPr>
              <w:jc w:val="both"/>
              <w:rPr>
                <w:i w:val="0"/>
                <w:iCs w:val="0"/>
                <w:color w:val="auto"/>
              </w:rPr>
            </w:pPr>
            <w:r w:rsidRPr="00DE7673">
              <w:rPr>
                <w:i w:val="0"/>
                <w:iCs w:val="0"/>
                <w:color w:val="auto"/>
              </w:rPr>
              <w:t>Origine : le point d'arrêt où se trouve le véhicule</w:t>
            </w:r>
          </w:p>
          <w:p w14:paraId="36272FFA" w14:textId="77777777" w:rsidR="004E3654" w:rsidRPr="00DE7673" w:rsidRDefault="004E3654" w:rsidP="004E3654">
            <w:pPr>
              <w:pStyle w:val="ReqText"/>
              <w:numPr>
                <w:ilvl w:val="0"/>
                <w:numId w:val="17"/>
              </w:numPr>
              <w:jc w:val="both"/>
              <w:rPr>
                <w:i w:val="0"/>
                <w:iCs w:val="0"/>
                <w:color w:val="auto"/>
              </w:rPr>
            </w:pPr>
            <w:r w:rsidRPr="00DE7673">
              <w:rPr>
                <w:i w:val="0"/>
                <w:iCs w:val="0"/>
                <w:color w:val="auto"/>
              </w:rPr>
              <w:t xml:space="preserve">Heure de départ : </w:t>
            </w:r>
            <w:del w:id="6003" w:author="MAILIER Maxime" w:date="2024-08-28T17:55:00Z">
              <w:r w:rsidRPr="00DE7673" w:rsidDel="0057134D">
                <w:rPr>
                  <w:i w:val="0"/>
                  <w:iCs w:val="0"/>
                  <w:color w:val="auto"/>
                </w:rPr>
                <w:delText>heure courante</w:delText>
              </w:r>
            </w:del>
            <w:ins w:id="6004" w:author="MAILIER Maxime" w:date="2024-08-28T17:55:00Z">
              <w:r w:rsidRPr="00DE7673">
                <w:rPr>
                  <w:i w:val="0"/>
                  <w:iCs w:val="0"/>
                  <w:color w:val="auto"/>
                </w:rPr>
                <w:t>heure de départ du sillon sélectionné</w:t>
              </w:r>
            </w:ins>
            <w:ins w:id="6005" w:author="MAILIER Maxime" w:date="2024-08-28T17:56:00Z">
              <w:r w:rsidRPr="00DE7673">
                <w:rPr>
                  <w:i w:val="0"/>
                  <w:iCs w:val="0"/>
                  <w:color w:val="auto"/>
                </w:rPr>
                <w:t xml:space="preserve"> au point d’arrêt</w:t>
              </w:r>
            </w:ins>
          </w:p>
          <w:p w14:paraId="18685F9E" w14:textId="77777777" w:rsidR="004E3654" w:rsidRPr="00DE7673" w:rsidRDefault="004E3654" w:rsidP="004E3654">
            <w:pPr>
              <w:pStyle w:val="ReqText"/>
              <w:numPr>
                <w:ilvl w:val="0"/>
                <w:numId w:val="17"/>
              </w:numPr>
              <w:jc w:val="both"/>
              <w:rPr>
                <w:i w:val="0"/>
                <w:iCs w:val="0"/>
                <w:color w:val="auto"/>
              </w:rPr>
            </w:pPr>
            <w:r w:rsidRPr="00DE7673">
              <w:rPr>
                <w:i w:val="0"/>
                <w:iCs w:val="0"/>
                <w:color w:val="auto"/>
              </w:rPr>
              <w:t>Destination : la destination indiquée par l'utilisateur</w:t>
            </w:r>
          </w:p>
          <w:p w14:paraId="7728E30C" w14:textId="77777777" w:rsidR="004E3654" w:rsidRPr="00DE7673" w:rsidRDefault="004E3654" w:rsidP="004E3654">
            <w:pPr>
              <w:pStyle w:val="ReqText"/>
              <w:numPr>
                <w:ilvl w:val="0"/>
                <w:numId w:val="17"/>
              </w:numPr>
              <w:jc w:val="both"/>
              <w:rPr>
                <w:i w:val="0"/>
                <w:iCs w:val="0"/>
                <w:color w:val="auto"/>
              </w:rPr>
            </w:pPr>
            <w:r w:rsidRPr="00DE7673">
              <w:rPr>
                <w:i w:val="0"/>
                <w:iCs w:val="0"/>
                <w:color w:val="auto"/>
              </w:rPr>
              <w:t>Temps de parcours et de stationnement</w:t>
            </w:r>
            <w:del w:id="6006" w:author="MAILIER Maxime" w:date="2024-08-28T17:56:00Z">
              <w:r w:rsidRPr="00DE7673" w:rsidDel="0057134D">
                <w:rPr>
                  <w:i w:val="0"/>
                  <w:iCs w:val="0"/>
                  <w:color w:val="auto"/>
                </w:rPr>
                <w:delText xml:space="preserve"> </w:delText>
              </w:r>
            </w:del>
            <w:ins w:id="6007" w:author="MAILIER Maxime" w:date="2024-08-28T17:56:00Z">
              <w:r w:rsidRPr="00DE7673">
                <w:rPr>
                  <w:i w:val="0"/>
                  <w:iCs w:val="0"/>
                  <w:color w:val="auto"/>
                </w:rPr>
                <w:t xml:space="preserve"> : </w:t>
              </w:r>
            </w:ins>
            <w:del w:id="6008" w:author="MAILIER Maxime" w:date="2024-08-28T17:56:00Z">
              <w:r w:rsidRPr="00DE7673" w:rsidDel="0057134D">
                <w:rPr>
                  <w:i w:val="0"/>
                  <w:iCs w:val="0"/>
                  <w:color w:val="auto"/>
                </w:rPr>
                <w:delText>nominaux</w:delText>
              </w:r>
            </w:del>
            <w:ins w:id="6009" w:author="MAILIER Maxime" w:date="2024-08-28T17:56:00Z">
              <w:r w:rsidRPr="00DE7673">
                <w:rPr>
                  <w:i w:val="0"/>
                  <w:iCs w:val="0"/>
                  <w:color w:val="auto"/>
                </w:rPr>
                <w:t>ceux du s</w:t>
              </w:r>
            </w:ins>
            <w:ins w:id="6010" w:author="MAILIER Maxime" w:date="2024-08-28T17:57:00Z">
              <w:r w:rsidRPr="00DE7673">
                <w:rPr>
                  <w:i w:val="0"/>
                  <w:iCs w:val="0"/>
                  <w:color w:val="auto"/>
                </w:rPr>
                <w:t>illon sélectionné</w:t>
              </w:r>
            </w:ins>
          </w:p>
          <w:p w14:paraId="769B3B77" w14:textId="77777777" w:rsidR="004E3654" w:rsidRPr="00DE7673" w:rsidRDefault="004E3654" w:rsidP="004E3654">
            <w:pPr>
              <w:pStyle w:val="ReqText"/>
              <w:numPr>
                <w:ilvl w:val="0"/>
                <w:numId w:val="17"/>
              </w:numPr>
              <w:jc w:val="both"/>
              <w:rPr>
                <w:i w:val="0"/>
                <w:iCs w:val="0"/>
                <w:color w:val="auto"/>
              </w:rPr>
            </w:pPr>
            <w:r w:rsidRPr="00DE7673">
              <w:rPr>
                <w:i w:val="0"/>
                <w:iCs w:val="0"/>
                <w:color w:val="auto"/>
              </w:rPr>
              <w:t>Desserte de tous les quais entre l'origine et la destination</w:t>
            </w:r>
          </w:p>
          <w:p w14:paraId="3C454B07" w14:textId="77777777" w:rsidR="004E3654" w:rsidRPr="00DE7673" w:rsidRDefault="004E3654" w:rsidP="004E3654">
            <w:pPr>
              <w:pStyle w:val="ReqText"/>
              <w:numPr>
                <w:ilvl w:val="0"/>
                <w:numId w:val="17"/>
              </w:numPr>
              <w:jc w:val="both"/>
              <w:rPr>
                <w:i w:val="0"/>
                <w:iCs w:val="0"/>
                <w:color w:val="auto"/>
              </w:rPr>
            </w:pPr>
            <w:r w:rsidRPr="00DE7673">
              <w:rPr>
                <w:i w:val="0"/>
                <w:iCs w:val="0"/>
                <w:color w:val="auto"/>
              </w:rPr>
              <w:t>Identifiant de service matériel : l’identifiant de service matériel du véhicule</w:t>
            </w:r>
          </w:p>
          <w:p w14:paraId="495C1CB1" w14:textId="77777777" w:rsidR="004E3654" w:rsidRPr="00DE7673" w:rsidRDefault="004E3654" w:rsidP="004E3654">
            <w:pPr>
              <w:pStyle w:val="ReqText"/>
              <w:numPr>
                <w:ilvl w:val="0"/>
                <w:numId w:val="17"/>
              </w:numPr>
              <w:jc w:val="both"/>
              <w:rPr>
                <w:i w:val="0"/>
                <w:iCs w:val="0"/>
                <w:color w:val="auto"/>
              </w:rPr>
            </w:pPr>
            <w:r w:rsidRPr="00DE7673">
              <w:rPr>
                <w:i w:val="0"/>
                <w:iCs w:val="0"/>
                <w:color w:val="auto"/>
              </w:rPr>
              <w:t>Le plus petit numéro de mission non encore attribué dans la plage de valeurs pour les missions avec voyageurs non définies dans le référentiel horaire.</w:t>
            </w:r>
          </w:p>
          <w:p w14:paraId="6DC58146" w14:textId="77777777" w:rsidR="004E3654" w:rsidRPr="00DE7673" w:rsidRDefault="004E3654" w:rsidP="004E3654">
            <w:pPr>
              <w:pStyle w:val="ReqText"/>
              <w:numPr>
                <w:ilvl w:val="0"/>
                <w:numId w:val="18"/>
              </w:numPr>
              <w:jc w:val="both"/>
              <w:rPr>
                <w:i w:val="0"/>
                <w:iCs w:val="0"/>
                <w:color w:val="auto"/>
              </w:rPr>
            </w:pPr>
            <w:del w:id="6011" w:author="MAILIER Maxime" w:date="2024-08-21T15:31:00Z">
              <w:r w:rsidRPr="00DE7673" w:rsidDel="005A6F02">
                <w:rPr>
                  <w:i w:val="0"/>
                  <w:iCs w:val="0"/>
                  <w:color w:val="auto"/>
                </w:rPr>
                <w:delText xml:space="preserve">Allouer </w:delText>
              </w:r>
            </w:del>
            <w:ins w:id="6012" w:author="MAILIER Maxime" w:date="2024-08-21T15:31:00Z">
              <w:r w:rsidRPr="00DE7673">
                <w:rPr>
                  <w:i w:val="0"/>
                  <w:iCs w:val="0"/>
                  <w:color w:val="auto"/>
                </w:rPr>
                <w:t xml:space="preserve">Associer </w:t>
              </w:r>
            </w:ins>
            <w:r w:rsidRPr="00DE7673">
              <w:rPr>
                <w:i w:val="0"/>
                <w:iCs w:val="0"/>
                <w:color w:val="auto"/>
              </w:rPr>
              <w:t>cette mission au véhicule concerné</w:t>
            </w:r>
          </w:p>
          <w:p w14:paraId="4CFD4580" w14:textId="77777777" w:rsidR="004E3654" w:rsidRPr="00DE7673" w:rsidRDefault="004E3654" w:rsidP="004E3654">
            <w:pPr>
              <w:pStyle w:val="ReqText"/>
              <w:numPr>
                <w:ilvl w:val="0"/>
                <w:numId w:val="18"/>
              </w:numPr>
              <w:jc w:val="both"/>
              <w:rPr>
                <w:ins w:id="6013" w:author="MAILIER Maxime" w:date="2024-08-30T15:24:00Z"/>
                <w:i w:val="0"/>
                <w:iCs w:val="0"/>
                <w:color w:val="auto"/>
              </w:rPr>
            </w:pPr>
            <w:r w:rsidRPr="00DE7673">
              <w:rPr>
                <w:i w:val="0"/>
                <w:iCs w:val="0"/>
                <w:color w:val="auto"/>
              </w:rPr>
              <w:t>Ajouter cette mission à la liste des missions planifiées.</w:t>
            </w:r>
          </w:p>
          <w:p w14:paraId="2B602F12" w14:textId="77777777" w:rsidR="004E3654" w:rsidRPr="00DE7673" w:rsidRDefault="004E3654" w:rsidP="004E3654">
            <w:pPr>
              <w:pStyle w:val="ReqText"/>
              <w:numPr>
                <w:ilvl w:val="0"/>
                <w:numId w:val="18"/>
              </w:numPr>
              <w:jc w:val="both"/>
              <w:rPr>
                <w:i w:val="0"/>
                <w:iCs w:val="0"/>
                <w:color w:val="auto"/>
              </w:rPr>
            </w:pPr>
            <w:ins w:id="6014" w:author="MAILIER Maxime" w:date="2024-08-30T15:24:00Z">
              <w:r w:rsidRPr="00DE7673">
                <w:rPr>
                  <w:i w:val="0"/>
                  <w:iCs w:val="0"/>
                  <w:color w:val="auto"/>
                </w:rPr>
                <w:t xml:space="preserve">Etat : </w:t>
              </w:r>
            </w:ins>
            <w:ins w:id="6015" w:author="MAILIER Maxime" w:date="2024-08-30T15:25:00Z">
              <w:r w:rsidRPr="00DE7673">
                <w:rPr>
                  <w:i w:val="0"/>
                  <w:iCs w:val="0"/>
                  <w:color w:val="auto"/>
                </w:rPr>
                <w:t>« </w:t>
              </w:r>
            </w:ins>
            <w:ins w:id="6016" w:author="MAILIER Maxime" w:date="2024-08-30T15:24:00Z">
              <w:r w:rsidRPr="00DE7673">
                <w:rPr>
                  <w:i w:val="0"/>
                  <w:iCs w:val="0"/>
                  <w:color w:val="auto"/>
                </w:rPr>
                <w:t>Confirmée</w:t>
              </w:r>
            </w:ins>
            <w:ins w:id="6017" w:author="MAILIER Maxime" w:date="2024-08-30T15:25:00Z">
              <w:r w:rsidRPr="00DE7673">
                <w:rPr>
                  <w:i w:val="0"/>
                  <w:iCs w:val="0"/>
                  <w:color w:val="auto"/>
                </w:rPr>
                <w:t> »</w:t>
              </w:r>
            </w:ins>
          </w:p>
          <w:p w14:paraId="2B179BCF" w14:textId="77777777" w:rsidR="00DE7673" w:rsidRPr="00DE7673" w:rsidRDefault="00DE7673" w:rsidP="004E3654">
            <w:pPr>
              <w:pStyle w:val="ReqText"/>
              <w:widowControl w:val="0"/>
              <w:jc w:val="both"/>
              <w:rPr>
                <w:i w:val="0"/>
                <w:iCs w:val="0"/>
                <w:color w:val="auto"/>
              </w:rPr>
            </w:pPr>
          </w:p>
          <w:p w14:paraId="5DAAA179" w14:textId="7A3DACB5" w:rsidR="004E3654" w:rsidRPr="00DE7673" w:rsidRDefault="004E3654" w:rsidP="004E3654">
            <w:pPr>
              <w:pStyle w:val="ReqText"/>
              <w:widowControl w:val="0"/>
              <w:jc w:val="both"/>
              <w:rPr>
                <w:i w:val="0"/>
                <w:iCs w:val="0"/>
                <w:color w:val="auto"/>
              </w:rPr>
            </w:pPr>
            <w:r w:rsidRPr="00DE7673">
              <w:rPr>
                <w:i w:val="0"/>
                <w:iCs w:val="0"/>
                <w:color w:val="auto"/>
              </w:rPr>
              <w:t xml:space="preserve">Pour une ligne exploitée en mode « Exploitation Manuelle », lors de </w:t>
            </w:r>
            <w:del w:id="6018" w:author="MAILIER Maxime" w:date="2024-08-21T15:31:00Z">
              <w:r w:rsidRPr="00DE7673" w:rsidDel="005A6F02">
                <w:rPr>
                  <w:i w:val="0"/>
                  <w:iCs w:val="0"/>
                  <w:color w:val="auto"/>
                </w:rPr>
                <w:delText xml:space="preserve">l’allocation </w:delText>
              </w:r>
            </w:del>
            <w:ins w:id="6019" w:author="MAILIER Maxime" w:date="2024-08-21T15:31:00Z">
              <w:r w:rsidRPr="00DE7673">
                <w:rPr>
                  <w:i w:val="0"/>
                  <w:iCs w:val="0"/>
                  <w:color w:val="auto"/>
                </w:rPr>
                <w:t xml:space="preserve">l’association </w:t>
              </w:r>
            </w:ins>
            <w:r w:rsidRPr="00DE7673">
              <w:rPr>
                <w:i w:val="0"/>
                <w:iCs w:val="0"/>
                <w:color w:val="auto"/>
              </w:rPr>
              <w:t>d'une mission avec voyageurs manuelle à un véhicule, le Traffic Mgr doit fixer les attributs du véhicule aux valeurs suivantes :</w:t>
            </w:r>
          </w:p>
          <w:p w14:paraId="76018D19" w14:textId="77777777" w:rsidR="004E3654" w:rsidRPr="00DE7673" w:rsidRDefault="004E3654" w:rsidP="004E3654">
            <w:pPr>
              <w:pStyle w:val="ReqText"/>
              <w:numPr>
                <w:ilvl w:val="0"/>
                <w:numId w:val="19"/>
              </w:numPr>
              <w:jc w:val="both"/>
              <w:rPr>
                <w:i w:val="0"/>
                <w:iCs w:val="0"/>
                <w:color w:val="auto"/>
              </w:rPr>
            </w:pPr>
            <w:r w:rsidRPr="00DE7673">
              <w:rPr>
                <w:i w:val="0"/>
                <w:iCs w:val="0"/>
                <w:color w:val="auto"/>
              </w:rPr>
              <w:t xml:space="preserve">Numéro de mission : le numéro de la mission </w:t>
            </w:r>
            <w:del w:id="6020" w:author="MAILIER Maxime" w:date="2024-08-21T15:31:00Z">
              <w:r w:rsidRPr="00DE7673" w:rsidDel="005A6F02">
                <w:rPr>
                  <w:i w:val="0"/>
                  <w:iCs w:val="0"/>
                  <w:color w:val="auto"/>
                </w:rPr>
                <w:delText xml:space="preserve">allouée </w:delText>
              </w:r>
            </w:del>
            <w:ins w:id="6021" w:author="MAILIER Maxime" w:date="2024-08-21T15:31:00Z">
              <w:r w:rsidRPr="00DE7673">
                <w:rPr>
                  <w:i w:val="0"/>
                  <w:iCs w:val="0"/>
                  <w:color w:val="auto"/>
                </w:rPr>
                <w:t xml:space="preserve">associée </w:t>
              </w:r>
            </w:ins>
            <w:r w:rsidRPr="00DE7673">
              <w:rPr>
                <w:i w:val="0"/>
                <w:iCs w:val="0"/>
                <w:color w:val="auto"/>
              </w:rPr>
              <w:t>au véhicule,</w:t>
            </w:r>
          </w:p>
          <w:p w14:paraId="2BA097E7" w14:textId="70AE16D3" w:rsidR="004E3654" w:rsidRPr="00DE7673" w:rsidRDefault="004E3654" w:rsidP="001F040F">
            <w:pPr>
              <w:pStyle w:val="ReqText"/>
              <w:numPr>
                <w:ilvl w:val="0"/>
                <w:numId w:val="19"/>
              </w:numPr>
              <w:jc w:val="both"/>
              <w:rPr>
                <w:ins w:id="6022" w:author="TRIANO José" w:date="2024-09-19T08:12:00Z"/>
                <w:i w:val="0"/>
                <w:iCs w:val="0"/>
                <w:color w:val="auto"/>
              </w:rPr>
            </w:pPr>
            <w:r w:rsidRPr="00DE7673">
              <w:rPr>
                <w:i w:val="0"/>
                <w:iCs w:val="0"/>
                <w:color w:val="auto"/>
              </w:rPr>
              <w:t xml:space="preserve">Codes d'origine et de destination : codes correspondant aux origine et destination de la mission </w:t>
            </w:r>
            <w:del w:id="6023" w:author="MAILIER Maxime" w:date="2024-08-21T15:31:00Z">
              <w:r w:rsidRPr="00DE7673" w:rsidDel="005A6F02">
                <w:rPr>
                  <w:i w:val="0"/>
                  <w:iCs w:val="0"/>
                  <w:color w:val="auto"/>
                </w:rPr>
                <w:delText xml:space="preserve">allouée </w:delText>
              </w:r>
            </w:del>
            <w:ins w:id="6024" w:author="MAILIER Maxime" w:date="2024-08-21T15:31:00Z">
              <w:r w:rsidRPr="00DE7673">
                <w:rPr>
                  <w:i w:val="0"/>
                  <w:iCs w:val="0"/>
                  <w:color w:val="auto"/>
                </w:rPr>
                <w:t xml:space="preserve">associée </w:t>
              </w:r>
            </w:ins>
            <w:r w:rsidRPr="00DE7673">
              <w:rPr>
                <w:i w:val="0"/>
                <w:iCs w:val="0"/>
                <w:color w:val="auto"/>
              </w:rPr>
              <w:t>au véhicule.</w:t>
            </w:r>
          </w:p>
        </w:tc>
      </w:tr>
      <w:tr w:rsidR="00642D3B" w14:paraId="35444F83" w14:textId="77777777" w:rsidTr="001F040F">
        <w:trPr>
          <w:ins w:id="6025" w:author="TRIANO José" w:date="2024-09-19T08:12:00Z"/>
        </w:trPr>
        <w:tc>
          <w:tcPr>
            <w:tcW w:w="1842" w:type="dxa"/>
          </w:tcPr>
          <w:p w14:paraId="7F33BEB3" w14:textId="77777777" w:rsidR="00642D3B" w:rsidRDefault="00642D3B" w:rsidP="001F040F">
            <w:pPr>
              <w:rPr>
                <w:ins w:id="6026" w:author="TRIANO José" w:date="2024-09-19T08:12:00Z"/>
              </w:rPr>
            </w:pPr>
            <w:r>
              <w:t xml:space="preserve">Paramètres </w:t>
            </w:r>
          </w:p>
        </w:tc>
        <w:tc>
          <w:tcPr>
            <w:tcW w:w="7446" w:type="dxa"/>
          </w:tcPr>
          <w:p w14:paraId="7C190153" w14:textId="77777777" w:rsidR="00031006" w:rsidRDefault="00031006" w:rsidP="00031006">
            <w:pPr>
              <w:pStyle w:val="ReqID"/>
              <w:rPr>
                <w:ins w:id="6027" w:author="MAILIER Maxime" w:date="2024-08-29T11:44:00Z"/>
              </w:rPr>
            </w:pPr>
            <w:ins w:id="6028" w:author="MAILIER Maxime" w:date="2024-08-29T11:44:00Z">
              <w:r w:rsidRPr="00C1751B">
                <w:t>[Param_</w:t>
              </w:r>
              <w:r>
                <w:t>TM_TR_04_02_02</w:t>
              </w:r>
              <w:r w:rsidRPr="00C1751B">
                <w:t>_</w:t>
              </w:r>
              <w:r>
                <w:t>0001</w:t>
              </w:r>
              <w:r w:rsidRPr="00C1751B">
                <w:t>]</w:t>
              </w:r>
            </w:ins>
          </w:p>
          <w:p w14:paraId="7F27CF30" w14:textId="33010377" w:rsidR="00642D3B" w:rsidRPr="00031006" w:rsidRDefault="00031006" w:rsidP="001F040F">
            <w:pPr>
              <w:pStyle w:val="ReqText"/>
              <w:jc w:val="both"/>
              <w:rPr>
                <w:ins w:id="6029" w:author="TRIANO José" w:date="2024-09-19T08:12:00Z"/>
                <w:color w:val="00B050"/>
              </w:rPr>
            </w:pPr>
            <w:ins w:id="6030" w:author="MAILIER Maxime" w:date="2024-08-29T11:44:00Z">
              <w:r w:rsidRPr="000141A3">
                <w:rPr>
                  <w:color w:val="00B050"/>
                </w:rPr>
                <w:t xml:space="preserve">Durée (exprimée en secondes) dont dispose le Traffic Mgr pour la sélection d’un sillon non utilisé par une </w:t>
              </w:r>
            </w:ins>
            <w:r>
              <w:rPr>
                <w:color w:val="00B050"/>
              </w:rPr>
              <w:t>mission</w:t>
            </w:r>
            <w:ins w:id="6031" w:author="MAILIER Maxime" w:date="2024-08-29T11:44:00Z">
              <w:r w:rsidRPr="000141A3">
                <w:rPr>
                  <w:color w:val="00B050"/>
                </w:rPr>
                <w:t xml:space="preserve"> existante dans le cadre de l’a</w:t>
              </w:r>
            </w:ins>
            <w:ins w:id="6032" w:author="MAILIER Maxime" w:date="2024-08-29T11:45:00Z">
              <w:r w:rsidRPr="000141A3">
                <w:rPr>
                  <w:color w:val="00B050"/>
                </w:rPr>
                <w:t xml:space="preserve">ssociation d’une </w:t>
              </w:r>
            </w:ins>
            <w:r>
              <w:rPr>
                <w:color w:val="00B050"/>
              </w:rPr>
              <w:t>mission</w:t>
            </w:r>
            <w:ins w:id="6033" w:author="MAILIER Maxime" w:date="2024-08-29T11:45:00Z">
              <w:r w:rsidRPr="000141A3">
                <w:rPr>
                  <w:color w:val="00B050"/>
                </w:rPr>
                <w:t xml:space="preserve"> manuelle avec voyageurs à un véhicule</w:t>
              </w:r>
            </w:ins>
            <w:ins w:id="6034" w:author="MAILIER Maxime" w:date="2024-08-29T11:44:00Z">
              <w:r w:rsidRPr="000141A3">
                <w:rPr>
                  <w:color w:val="00B050"/>
                </w:rPr>
                <w:t>.</w:t>
              </w:r>
            </w:ins>
          </w:p>
        </w:tc>
      </w:tr>
    </w:tbl>
    <w:p w14:paraId="5A8C706B" w14:textId="77777777" w:rsidR="00642D3B" w:rsidRDefault="00642D3B" w:rsidP="00C82597">
      <w:pPr>
        <w:pStyle w:val="ReqID"/>
      </w:pPr>
    </w:p>
    <w:p w14:paraId="5B74ACCD" w14:textId="73009DAF" w:rsidR="000767CF" w:rsidRDefault="000767CF" w:rsidP="00F67835">
      <w:pPr>
        <w:pStyle w:val="Titre4"/>
        <w:numPr>
          <w:ilvl w:val="3"/>
          <w:numId w:val="121"/>
        </w:numPr>
      </w:pPr>
      <w:bookmarkStart w:id="6035" w:name="_Toc196744771"/>
      <w:r>
        <w:t>TM_TR_04</w:t>
      </w:r>
      <w:r w:rsidRPr="00241C2D">
        <w:t>_</w:t>
      </w:r>
      <w:r>
        <w:t>03</w:t>
      </w:r>
      <w:r w:rsidRPr="00241C2D">
        <w:t xml:space="preserve"> : </w:t>
      </w:r>
      <w:r>
        <w:t xml:space="preserve">Création et </w:t>
      </w:r>
      <w:del w:id="6036" w:author="MAILIER Maxime" w:date="2024-08-21T15:32:00Z">
        <w:r w:rsidDel="005A6F02">
          <w:delText>a</w:delText>
        </w:r>
        <w:r w:rsidRPr="002F6962" w:rsidDel="005A6F02">
          <w:delText xml:space="preserve">llocation </w:delText>
        </w:r>
      </w:del>
      <w:ins w:id="6037" w:author="MAILIER Maxime" w:date="2024-08-21T15:32:00Z">
        <w:r w:rsidR="005A6F02">
          <w:t>association</w:t>
        </w:r>
        <w:r w:rsidR="005A6F02" w:rsidRPr="002F6962">
          <w:t xml:space="preserve"> </w:t>
        </w:r>
      </w:ins>
      <w:r>
        <w:t xml:space="preserve">manuelle d’une </w:t>
      </w:r>
      <w:r w:rsidR="001F6EE4">
        <w:t>mission</w:t>
      </w:r>
      <w:r>
        <w:t xml:space="preserve"> sans voyageurs</w:t>
      </w:r>
      <w:bookmarkEnd w:id="6035"/>
    </w:p>
    <w:p w14:paraId="22197B9A" w14:textId="1B052315" w:rsidR="000767CF" w:rsidDel="00E50EEE" w:rsidRDefault="000767CF" w:rsidP="00C82597">
      <w:pPr>
        <w:jc w:val="both"/>
        <w:rPr>
          <w:del w:id="6038" w:author="MAILIER Maxime" w:date="2024-08-21T17:27:00Z"/>
          <w:u w:val="single"/>
        </w:rPr>
      </w:pPr>
    </w:p>
    <w:p w14:paraId="126C6163" w14:textId="77DF38B5" w:rsidR="000767CF" w:rsidRDefault="000767CF" w:rsidP="00C82597">
      <w:pPr>
        <w:jc w:val="both"/>
        <w:rPr>
          <w:ins w:id="6039" w:author="MAILIER Maxime" w:date="2024-08-30T09:10:00Z"/>
          <w:u w:val="single"/>
        </w:rPr>
      </w:pPr>
      <w:r w:rsidRPr="00E31E64">
        <w:rPr>
          <w:u w:val="single"/>
        </w:rPr>
        <w:t xml:space="preserve">Commander </w:t>
      </w:r>
      <w:del w:id="6040" w:author="MAILIER Maxime" w:date="2024-08-21T15:33:00Z">
        <w:r w:rsidRPr="00E31E64" w:rsidDel="005A6F02">
          <w:rPr>
            <w:u w:val="single"/>
          </w:rPr>
          <w:delText xml:space="preserve">l’allocation </w:delText>
        </w:r>
      </w:del>
      <w:ins w:id="6041" w:author="MAILIER Maxime" w:date="2024-08-21T15:33:00Z">
        <w:r w:rsidR="005A6F02" w:rsidRPr="00E31E64">
          <w:rPr>
            <w:u w:val="single"/>
          </w:rPr>
          <w:t>l’</w:t>
        </w:r>
        <w:r w:rsidR="005A6F02">
          <w:rPr>
            <w:u w:val="single"/>
          </w:rPr>
          <w:t>association</w:t>
        </w:r>
        <w:r w:rsidR="005A6F02" w:rsidRPr="00E31E64">
          <w:rPr>
            <w:u w:val="single"/>
          </w:rPr>
          <w:t xml:space="preserve"> </w:t>
        </w:r>
      </w:ins>
      <w:r w:rsidRPr="00E31E64">
        <w:rPr>
          <w:u w:val="single"/>
        </w:rPr>
        <w:t xml:space="preserve">d’une </w:t>
      </w:r>
      <w:r w:rsidR="001F6EE4">
        <w:rPr>
          <w:u w:val="single"/>
        </w:rPr>
        <w:t>mission</w:t>
      </w:r>
      <w:r w:rsidRPr="00E31E64">
        <w:rPr>
          <w:u w:val="single"/>
        </w:rPr>
        <w:t xml:space="preserve"> </w:t>
      </w:r>
      <w:r w:rsidR="004B6611">
        <w:rPr>
          <w:u w:val="single"/>
        </w:rPr>
        <w:t>de manœuvre</w:t>
      </w:r>
      <w:r w:rsidRPr="00E31E64">
        <w:rPr>
          <w:u w:val="single"/>
        </w:rPr>
        <w:t xml:space="preserve"> à un véhicule :</w:t>
      </w:r>
    </w:p>
    <w:p w14:paraId="501679E0" w14:textId="1F0B2E6A" w:rsidR="008F1664" w:rsidRDefault="008F1664" w:rsidP="00C82597">
      <w:pPr>
        <w:pStyle w:val="Paragraphedeliste"/>
        <w:numPr>
          <w:ilvl w:val="0"/>
          <w:numId w:val="1"/>
        </w:numPr>
        <w:jc w:val="both"/>
      </w:pPr>
      <w:ins w:id="6042" w:author="MAILIER Maxime" w:date="2024-08-30T09:10:00Z">
        <w:r w:rsidRPr="008F1664">
          <w:t xml:space="preserve">Cas d’une </w:t>
        </w:r>
      </w:ins>
      <w:r w:rsidR="001F6EE4">
        <w:t>mission</w:t>
      </w:r>
      <w:ins w:id="6043" w:author="MAILIER Maxime" w:date="2024-08-30T09:10:00Z">
        <w:r w:rsidRPr="008F1664">
          <w:t xml:space="preserve"> </w:t>
        </w:r>
      </w:ins>
      <w:ins w:id="6044" w:author="MAILIER Maxime" w:date="2024-08-30T09:13:00Z">
        <w:r>
          <w:t xml:space="preserve">de manœuvre </w:t>
        </w:r>
      </w:ins>
      <w:ins w:id="6045" w:author="MAILIER Maxime" w:date="2024-08-30T09:10:00Z">
        <w:r w:rsidRPr="008F1664">
          <w:t>interne à un hub</w:t>
        </w:r>
      </w:ins>
    </w:p>
    <w:tbl>
      <w:tblPr>
        <w:tblStyle w:val="Grilledutableau"/>
        <w:tblW w:w="0" w:type="auto"/>
        <w:tblLook w:val="04A0" w:firstRow="1" w:lastRow="0" w:firstColumn="1" w:lastColumn="0" w:noHBand="0" w:noVBand="1"/>
      </w:tblPr>
      <w:tblGrid>
        <w:gridCol w:w="1842"/>
        <w:gridCol w:w="7446"/>
      </w:tblGrid>
      <w:tr w:rsidR="00D563B5" w14:paraId="7619115A" w14:textId="77777777" w:rsidTr="001F040F">
        <w:trPr>
          <w:ins w:id="6046" w:author="TRIANO José" w:date="2024-09-19T08:12:00Z"/>
        </w:trPr>
        <w:tc>
          <w:tcPr>
            <w:tcW w:w="1842" w:type="dxa"/>
          </w:tcPr>
          <w:p w14:paraId="3DF432F0" w14:textId="77777777" w:rsidR="00D563B5" w:rsidRDefault="00D563B5" w:rsidP="001F040F">
            <w:pPr>
              <w:rPr>
                <w:ins w:id="6047" w:author="TRIANO José" w:date="2024-09-19T08:12:00Z"/>
              </w:rPr>
            </w:pPr>
            <w:ins w:id="6048" w:author="TRIANO José" w:date="2024-09-19T08:12:00Z">
              <w:r>
                <w:t>Résultat attendu</w:t>
              </w:r>
            </w:ins>
          </w:p>
        </w:tc>
        <w:tc>
          <w:tcPr>
            <w:tcW w:w="7446" w:type="dxa"/>
          </w:tcPr>
          <w:p w14:paraId="0A519FBD" w14:textId="77777777" w:rsidR="00D563B5" w:rsidRPr="003418C1" w:rsidRDefault="00D563B5" w:rsidP="00D563B5">
            <w:pPr>
              <w:pStyle w:val="ReqText"/>
              <w:widowControl w:val="0"/>
              <w:jc w:val="both"/>
              <w:rPr>
                <w:i w:val="0"/>
                <w:iCs w:val="0"/>
                <w:color w:val="auto"/>
              </w:rPr>
            </w:pPr>
            <w:r w:rsidRPr="003418C1">
              <w:rPr>
                <w:i w:val="0"/>
                <w:iCs w:val="0"/>
                <w:color w:val="auto"/>
              </w:rPr>
              <w:t xml:space="preserve">Le Traffic Mgr doit permettre à un utilisateur de commander </w:t>
            </w:r>
            <w:del w:id="6049" w:author="MAILIER Maxime" w:date="2024-08-21T15:32:00Z">
              <w:r w:rsidRPr="003418C1" w:rsidDel="005A6F02">
                <w:rPr>
                  <w:i w:val="0"/>
                  <w:iCs w:val="0"/>
                  <w:color w:val="auto"/>
                </w:rPr>
                <w:delText xml:space="preserve">l'allocation </w:delText>
              </w:r>
            </w:del>
            <w:ins w:id="6050" w:author="MAILIER Maxime" w:date="2024-08-21T15:32:00Z">
              <w:r w:rsidRPr="003418C1">
                <w:rPr>
                  <w:i w:val="0"/>
                  <w:iCs w:val="0"/>
                  <w:color w:val="auto"/>
                </w:rPr>
                <w:t xml:space="preserve">l'association </w:t>
              </w:r>
            </w:ins>
            <w:r w:rsidRPr="003418C1">
              <w:rPr>
                <w:i w:val="0"/>
                <w:iCs w:val="0"/>
                <w:color w:val="auto"/>
              </w:rPr>
              <w:t xml:space="preserve">d’une mission de manœuvre </w:t>
            </w:r>
            <w:ins w:id="6051" w:author="MAILIER Maxime" w:date="2024-08-30T09:19:00Z">
              <w:r w:rsidRPr="003418C1">
                <w:rPr>
                  <w:i w:val="0"/>
                  <w:iCs w:val="0"/>
                  <w:color w:val="auto"/>
                </w:rPr>
                <w:t xml:space="preserve">interne à un hub </w:t>
              </w:r>
            </w:ins>
            <w:r w:rsidRPr="003418C1">
              <w:rPr>
                <w:i w:val="0"/>
                <w:iCs w:val="0"/>
                <w:color w:val="auto"/>
              </w:rPr>
              <w:t xml:space="preserve">à un véhicule en indiquant la destination à atteindre parmi les destinations accessibles </w:t>
            </w:r>
            <w:ins w:id="6052" w:author="MAILIER Maxime" w:date="2024-08-30T09:19:00Z">
              <w:r w:rsidRPr="003418C1">
                <w:rPr>
                  <w:i w:val="0"/>
                  <w:iCs w:val="0"/>
                  <w:color w:val="auto"/>
                </w:rPr>
                <w:t>au sein d</w:t>
              </w:r>
            </w:ins>
            <w:ins w:id="6053" w:author="MAILIER Maxime" w:date="2024-08-30T09:20:00Z">
              <w:r w:rsidRPr="003418C1">
                <w:rPr>
                  <w:i w:val="0"/>
                  <w:iCs w:val="0"/>
                  <w:color w:val="auto"/>
                </w:rPr>
                <w:t xml:space="preserve">u hub </w:t>
              </w:r>
            </w:ins>
            <w:r w:rsidRPr="003418C1">
              <w:rPr>
                <w:i w:val="0"/>
                <w:iCs w:val="0"/>
                <w:color w:val="auto"/>
              </w:rPr>
              <w:t>depuis le point d'arrêt où se trouve le véhicule.</w:t>
            </w:r>
          </w:p>
          <w:p w14:paraId="7869CB61" w14:textId="77777777" w:rsidR="00D563B5" w:rsidRPr="003418C1" w:rsidRDefault="00D563B5" w:rsidP="00D563B5">
            <w:pPr>
              <w:pStyle w:val="ReqText"/>
              <w:widowControl w:val="0"/>
              <w:jc w:val="both"/>
              <w:rPr>
                <w:i w:val="0"/>
                <w:iCs w:val="0"/>
                <w:color w:val="auto"/>
              </w:rPr>
            </w:pPr>
            <w:r w:rsidRPr="003418C1">
              <w:rPr>
                <w:i w:val="0"/>
                <w:iCs w:val="0"/>
                <w:color w:val="auto"/>
              </w:rPr>
              <w:t xml:space="preserve">La commande doit être acceptée </w:t>
            </w:r>
            <w:ins w:id="6054" w:author="MAILIER Maxime" w:date="2024-08-21T15:34:00Z">
              <w:r w:rsidRPr="003418C1">
                <w:rPr>
                  <w:i w:val="0"/>
                  <w:iCs w:val="0"/>
                  <w:color w:val="auto"/>
                </w:rPr>
                <w:t xml:space="preserve">si </w:t>
              </w:r>
            </w:ins>
            <w:del w:id="6055" w:author="MAILIER Maxime" w:date="2024-08-21T15:32:00Z">
              <w:r w:rsidRPr="003418C1" w:rsidDel="005A6F02">
                <w:rPr>
                  <w:i w:val="0"/>
                  <w:iCs w:val="0"/>
                  <w:color w:val="auto"/>
                </w:rPr>
                <w:delText>si aucune course n’est allouée au véhicule</w:delText>
              </w:r>
            </w:del>
            <w:ins w:id="6056" w:author="MAILIER Maxime" w:date="2024-08-21T15:32:00Z">
              <w:r w:rsidRPr="003418C1">
                <w:rPr>
                  <w:i w:val="0"/>
                  <w:iCs w:val="0"/>
                  <w:color w:val="auto"/>
                </w:rPr>
                <w:t xml:space="preserve">le véhicule n’est pas associé à une </w:t>
              </w:r>
            </w:ins>
            <w:r w:rsidRPr="003418C1">
              <w:rPr>
                <w:i w:val="0"/>
                <w:iCs w:val="0"/>
                <w:color w:val="auto"/>
              </w:rPr>
              <w:t>mission.</w:t>
            </w:r>
          </w:p>
          <w:p w14:paraId="0DAC5183" w14:textId="77777777" w:rsidR="00D563B5" w:rsidRPr="003418C1" w:rsidRDefault="00D563B5" w:rsidP="00D563B5">
            <w:pPr>
              <w:pStyle w:val="ReqText"/>
              <w:widowControl w:val="0"/>
              <w:jc w:val="both"/>
              <w:rPr>
                <w:i w:val="0"/>
                <w:iCs w:val="0"/>
                <w:color w:val="auto"/>
              </w:rPr>
            </w:pPr>
            <w:r w:rsidRPr="003418C1">
              <w:rPr>
                <w:i w:val="0"/>
                <w:iCs w:val="0"/>
                <w:color w:val="auto"/>
              </w:rPr>
              <w:t>Dans le cas contraire, le Traffic Mgr doit refuser la commande et afficher un message précisant la cause de l’échec de la commande à destination de l’utilisateur ayant passé la commande.</w:t>
            </w:r>
          </w:p>
          <w:p w14:paraId="032901D1" w14:textId="77777777" w:rsidR="00D563B5" w:rsidRPr="003418C1" w:rsidRDefault="00D563B5" w:rsidP="00D563B5">
            <w:pPr>
              <w:pStyle w:val="ReqText"/>
              <w:widowControl w:val="0"/>
              <w:jc w:val="both"/>
              <w:rPr>
                <w:i w:val="0"/>
                <w:iCs w:val="0"/>
                <w:color w:val="auto"/>
              </w:rPr>
            </w:pPr>
          </w:p>
          <w:p w14:paraId="242BE75E" w14:textId="258890D5" w:rsidR="00D563B5" w:rsidRPr="003418C1" w:rsidRDefault="00D563B5" w:rsidP="00D563B5">
            <w:pPr>
              <w:pStyle w:val="ReqText"/>
              <w:widowControl w:val="0"/>
              <w:jc w:val="both"/>
              <w:rPr>
                <w:i w:val="0"/>
                <w:iCs w:val="0"/>
                <w:color w:val="auto"/>
              </w:rPr>
            </w:pPr>
            <w:r w:rsidRPr="003418C1">
              <w:rPr>
                <w:i w:val="0"/>
                <w:iCs w:val="0"/>
                <w:color w:val="auto"/>
              </w:rPr>
              <w:t xml:space="preserve">Si les conditions de la commande par un utilisateur de </w:t>
            </w:r>
            <w:del w:id="6057" w:author="MAILIER Maxime" w:date="2024-08-21T15:33:00Z">
              <w:r w:rsidRPr="003418C1" w:rsidDel="005A6F02">
                <w:rPr>
                  <w:i w:val="0"/>
                  <w:iCs w:val="0"/>
                  <w:color w:val="auto"/>
                </w:rPr>
                <w:delText xml:space="preserve">l'allocation </w:delText>
              </w:r>
            </w:del>
            <w:ins w:id="6058" w:author="MAILIER Maxime" w:date="2024-08-21T15:33:00Z">
              <w:r w:rsidRPr="003418C1">
                <w:rPr>
                  <w:i w:val="0"/>
                  <w:iCs w:val="0"/>
                  <w:color w:val="auto"/>
                </w:rPr>
                <w:t xml:space="preserve">l'association </w:t>
              </w:r>
            </w:ins>
            <w:r w:rsidRPr="003418C1">
              <w:rPr>
                <w:i w:val="0"/>
                <w:iCs w:val="0"/>
                <w:color w:val="auto"/>
              </w:rPr>
              <w:t>d’une mission de manœuvre à un véhicule sont vérifiées, le Traffic Mgr doit :</w:t>
            </w:r>
          </w:p>
          <w:p w14:paraId="4357D658" w14:textId="77777777" w:rsidR="00D563B5" w:rsidRPr="003418C1" w:rsidRDefault="00D563B5" w:rsidP="00D563B5">
            <w:pPr>
              <w:pStyle w:val="ReqText"/>
              <w:numPr>
                <w:ilvl w:val="0"/>
                <w:numId w:val="20"/>
              </w:numPr>
              <w:jc w:val="both"/>
              <w:rPr>
                <w:i w:val="0"/>
                <w:iCs w:val="0"/>
                <w:color w:val="auto"/>
              </w:rPr>
            </w:pPr>
            <w:r w:rsidRPr="003418C1">
              <w:rPr>
                <w:i w:val="0"/>
                <w:iCs w:val="0"/>
                <w:color w:val="auto"/>
              </w:rPr>
              <w:t>Créer une mission haut-le-pied avec les caractéristiques suivantes :</w:t>
            </w:r>
          </w:p>
          <w:p w14:paraId="1BC6B59A" w14:textId="77777777" w:rsidR="00D563B5" w:rsidRPr="003418C1" w:rsidRDefault="00D563B5" w:rsidP="00D563B5">
            <w:pPr>
              <w:pStyle w:val="ReqText"/>
              <w:numPr>
                <w:ilvl w:val="0"/>
                <w:numId w:val="21"/>
              </w:numPr>
              <w:jc w:val="both"/>
              <w:rPr>
                <w:i w:val="0"/>
                <w:iCs w:val="0"/>
                <w:color w:val="auto"/>
              </w:rPr>
            </w:pPr>
            <w:r w:rsidRPr="003418C1">
              <w:rPr>
                <w:i w:val="0"/>
                <w:iCs w:val="0"/>
                <w:color w:val="auto"/>
              </w:rPr>
              <w:t>Origine : le point d'arrêt où se trouve le véhicule</w:t>
            </w:r>
          </w:p>
          <w:p w14:paraId="3131A14C" w14:textId="77777777" w:rsidR="00D563B5" w:rsidRPr="003418C1" w:rsidRDefault="00D563B5" w:rsidP="00D563B5">
            <w:pPr>
              <w:pStyle w:val="ReqText"/>
              <w:numPr>
                <w:ilvl w:val="0"/>
                <w:numId w:val="21"/>
              </w:numPr>
              <w:jc w:val="both"/>
              <w:rPr>
                <w:i w:val="0"/>
                <w:iCs w:val="0"/>
                <w:color w:val="auto"/>
              </w:rPr>
            </w:pPr>
            <w:r w:rsidRPr="003418C1">
              <w:rPr>
                <w:i w:val="0"/>
                <w:iCs w:val="0"/>
                <w:color w:val="auto"/>
              </w:rPr>
              <w:t>Heure de départ : heure courante</w:t>
            </w:r>
          </w:p>
          <w:p w14:paraId="5805BDF8" w14:textId="77777777" w:rsidR="00D563B5" w:rsidRPr="003418C1" w:rsidRDefault="00D563B5" w:rsidP="00D563B5">
            <w:pPr>
              <w:pStyle w:val="ReqText"/>
              <w:numPr>
                <w:ilvl w:val="0"/>
                <w:numId w:val="21"/>
              </w:numPr>
              <w:jc w:val="both"/>
              <w:rPr>
                <w:i w:val="0"/>
                <w:iCs w:val="0"/>
                <w:color w:val="auto"/>
              </w:rPr>
            </w:pPr>
            <w:r w:rsidRPr="003418C1">
              <w:rPr>
                <w:i w:val="0"/>
                <w:iCs w:val="0"/>
                <w:color w:val="auto"/>
              </w:rPr>
              <w:t>Destination : la destination indiquée par l'utilisateur</w:t>
            </w:r>
          </w:p>
          <w:p w14:paraId="6F55B95E" w14:textId="77777777" w:rsidR="00D563B5" w:rsidRPr="003418C1" w:rsidRDefault="00D563B5" w:rsidP="00D563B5">
            <w:pPr>
              <w:pStyle w:val="ReqText"/>
              <w:numPr>
                <w:ilvl w:val="0"/>
                <w:numId w:val="21"/>
              </w:numPr>
              <w:jc w:val="both"/>
              <w:rPr>
                <w:i w:val="0"/>
                <w:iCs w:val="0"/>
                <w:color w:val="auto"/>
              </w:rPr>
            </w:pPr>
            <w:r w:rsidRPr="003418C1">
              <w:rPr>
                <w:i w:val="0"/>
                <w:iCs w:val="0"/>
                <w:color w:val="auto"/>
              </w:rPr>
              <w:t>Temps de parcours minimum</w:t>
            </w:r>
            <w:del w:id="6059" w:author="MAILIER Maxime" w:date="2024-08-30T09:34:00Z">
              <w:r w:rsidRPr="003418C1" w:rsidDel="00422BA2">
                <w:rPr>
                  <w:i w:val="0"/>
                  <w:iCs w:val="0"/>
                  <w:color w:val="auto"/>
                </w:rPr>
                <w:delText xml:space="preserve"> configurés pour chaque inter-gare</w:delText>
              </w:r>
            </w:del>
          </w:p>
          <w:p w14:paraId="46B54907" w14:textId="77777777" w:rsidR="00D563B5" w:rsidRPr="003418C1" w:rsidRDefault="00D563B5" w:rsidP="00D563B5">
            <w:pPr>
              <w:pStyle w:val="ReqText"/>
              <w:numPr>
                <w:ilvl w:val="0"/>
                <w:numId w:val="21"/>
              </w:numPr>
              <w:jc w:val="both"/>
              <w:rPr>
                <w:i w:val="0"/>
                <w:iCs w:val="0"/>
                <w:color w:val="auto"/>
              </w:rPr>
            </w:pPr>
            <w:r w:rsidRPr="003418C1">
              <w:rPr>
                <w:i w:val="0"/>
                <w:iCs w:val="0"/>
                <w:color w:val="auto"/>
              </w:rPr>
              <w:t>Identifiant de service matériel : l’identifiant de service matériel du véhicule</w:t>
            </w:r>
          </w:p>
          <w:p w14:paraId="33BF7161" w14:textId="77777777" w:rsidR="00D563B5" w:rsidRPr="003418C1" w:rsidRDefault="00D563B5" w:rsidP="00D563B5">
            <w:pPr>
              <w:pStyle w:val="ReqText"/>
              <w:numPr>
                <w:ilvl w:val="0"/>
                <w:numId w:val="21"/>
              </w:numPr>
              <w:jc w:val="both"/>
              <w:rPr>
                <w:ins w:id="6060" w:author="MAILIER Maxime" w:date="2024-08-30T15:27:00Z"/>
                <w:i w:val="0"/>
                <w:iCs w:val="0"/>
                <w:color w:val="auto"/>
              </w:rPr>
            </w:pPr>
            <w:r w:rsidRPr="003418C1">
              <w:rPr>
                <w:i w:val="0"/>
                <w:iCs w:val="0"/>
                <w:color w:val="auto"/>
              </w:rPr>
              <w:t>Le plus petit numéro de mission non encore attribué dans la plage de valeurs pour les missions sans voyageurs non définies dans le référentiel horaire</w:t>
            </w:r>
          </w:p>
          <w:p w14:paraId="526D55ED" w14:textId="77777777" w:rsidR="00D563B5" w:rsidRPr="003418C1" w:rsidRDefault="00D563B5" w:rsidP="00D563B5">
            <w:pPr>
              <w:pStyle w:val="ReqText"/>
              <w:numPr>
                <w:ilvl w:val="0"/>
                <w:numId w:val="21"/>
              </w:numPr>
              <w:jc w:val="both"/>
              <w:rPr>
                <w:i w:val="0"/>
                <w:iCs w:val="0"/>
                <w:color w:val="auto"/>
              </w:rPr>
            </w:pPr>
            <w:ins w:id="6061" w:author="MAILIER Maxime" w:date="2024-08-30T15:27:00Z">
              <w:r w:rsidRPr="003418C1">
                <w:rPr>
                  <w:i w:val="0"/>
                  <w:iCs w:val="0"/>
                  <w:color w:val="auto"/>
                </w:rPr>
                <w:t>Etat : « Confirmée »</w:t>
              </w:r>
            </w:ins>
          </w:p>
          <w:p w14:paraId="47864E12" w14:textId="77777777" w:rsidR="00D563B5" w:rsidRPr="003418C1" w:rsidRDefault="00D563B5" w:rsidP="00D563B5">
            <w:pPr>
              <w:pStyle w:val="ReqText"/>
              <w:numPr>
                <w:ilvl w:val="0"/>
                <w:numId w:val="22"/>
              </w:numPr>
              <w:jc w:val="both"/>
              <w:rPr>
                <w:i w:val="0"/>
                <w:iCs w:val="0"/>
                <w:color w:val="auto"/>
              </w:rPr>
            </w:pPr>
            <w:del w:id="6062" w:author="MAILIER Maxime" w:date="2024-08-21T15:33:00Z">
              <w:r w:rsidRPr="003418C1" w:rsidDel="005A6F02">
                <w:rPr>
                  <w:i w:val="0"/>
                  <w:iCs w:val="0"/>
                  <w:color w:val="auto"/>
                </w:rPr>
                <w:delText xml:space="preserve">Allouer </w:delText>
              </w:r>
            </w:del>
            <w:ins w:id="6063" w:author="MAILIER Maxime" w:date="2024-08-21T15:33:00Z">
              <w:r w:rsidRPr="003418C1">
                <w:rPr>
                  <w:i w:val="0"/>
                  <w:iCs w:val="0"/>
                  <w:color w:val="auto"/>
                </w:rPr>
                <w:t xml:space="preserve">Associer </w:t>
              </w:r>
            </w:ins>
            <w:r w:rsidRPr="003418C1">
              <w:rPr>
                <w:i w:val="0"/>
                <w:iCs w:val="0"/>
                <w:color w:val="auto"/>
              </w:rPr>
              <w:t>cette mission au véhicule concerné</w:t>
            </w:r>
          </w:p>
          <w:p w14:paraId="5C52F8A1" w14:textId="63DB6DCC" w:rsidR="00D563B5" w:rsidRPr="003418C1" w:rsidRDefault="00D563B5" w:rsidP="001F040F">
            <w:pPr>
              <w:pStyle w:val="ReqText"/>
              <w:numPr>
                <w:ilvl w:val="0"/>
                <w:numId w:val="22"/>
              </w:numPr>
              <w:jc w:val="both"/>
              <w:rPr>
                <w:ins w:id="6064" w:author="TRIANO José" w:date="2024-09-19T08:12:00Z"/>
                <w:i w:val="0"/>
                <w:iCs w:val="0"/>
                <w:color w:val="auto"/>
              </w:rPr>
            </w:pPr>
            <w:r w:rsidRPr="003418C1">
              <w:rPr>
                <w:i w:val="0"/>
                <w:iCs w:val="0"/>
                <w:color w:val="auto"/>
              </w:rPr>
              <w:t>Ajouter cette mission à la liste des missions planifiées.</w:t>
            </w:r>
          </w:p>
        </w:tc>
      </w:tr>
      <w:tr w:rsidR="00D563B5" w14:paraId="1B5B047A" w14:textId="77777777" w:rsidTr="001F040F">
        <w:trPr>
          <w:ins w:id="6065" w:author="TRIANO José" w:date="2024-09-19T08:12:00Z"/>
        </w:trPr>
        <w:tc>
          <w:tcPr>
            <w:tcW w:w="1842" w:type="dxa"/>
          </w:tcPr>
          <w:p w14:paraId="3ABB93DF" w14:textId="77777777" w:rsidR="00D563B5" w:rsidRDefault="00D563B5" w:rsidP="001F040F">
            <w:pPr>
              <w:rPr>
                <w:ins w:id="6066" w:author="TRIANO José" w:date="2024-09-19T08:12:00Z"/>
              </w:rPr>
            </w:pPr>
            <w:r>
              <w:t xml:space="preserve">Paramètres </w:t>
            </w:r>
          </w:p>
        </w:tc>
        <w:tc>
          <w:tcPr>
            <w:tcW w:w="7446" w:type="dxa"/>
          </w:tcPr>
          <w:p w14:paraId="49249453" w14:textId="77777777" w:rsidR="00D563B5" w:rsidRPr="003D256D" w:rsidRDefault="00D563B5" w:rsidP="001F040F">
            <w:pPr>
              <w:pStyle w:val="ReqText"/>
              <w:jc w:val="both"/>
              <w:rPr>
                <w:ins w:id="6067" w:author="TRIANO José" w:date="2024-09-19T08:12:00Z"/>
              </w:rPr>
            </w:pPr>
          </w:p>
        </w:tc>
      </w:tr>
    </w:tbl>
    <w:p w14:paraId="392F85D9" w14:textId="77777777" w:rsidR="00DE7673" w:rsidRPr="008F1664" w:rsidRDefault="00DE7673" w:rsidP="00DE7673">
      <w:pPr>
        <w:jc w:val="both"/>
      </w:pPr>
    </w:p>
    <w:p w14:paraId="0C7C944F" w14:textId="04F43FD2" w:rsidR="00AB6348" w:rsidDel="00AB6348" w:rsidRDefault="00AB6348" w:rsidP="00C82597">
      <w:pPr>
        <w:pStyle w:val="ReqText"/>
        <w:numPr>
          <w:ilvl w:val="0"/>
          <w:numId w:val="22"/>
        </w:numPr>
        <w:jc w:val="both"/>
        <w:rPr>
          <w:del w:id="6068" w:author="MAILIER Maxime" w:date="2024-08-30T15:27:00Z"/>
        </w:rPr>
      </w:pPr>
    </w:p>
    <w:p w14:paraId="1ADC404C" w14:textId="60947244" w:rsidR="000767CF" w:rsidRPr="006547EF" w:rsidDel="00C34D2A" w:rsidRDefault="000767CF" w:rsidP="00C82597">
      <w:pPr>
        <w:pStyle w:val="ReqID"/>
        <w:rPr>
          <w:del w:id="6069" w:author="MAILIER Maxime" w:date="2024-08-30T09:35:00Z"/>
          <w:lang w:val="en-GB"/>
        </w:rPr>
      </w:pPr>
      <w:del w:id="6070" w:author="MAILIER Maxime" w:date="2024-08-30T09:35:00Z">
        <w:r w:rsidRPr="006547EF" w:rsidDel="00C34D2A">
          <w:rPr>
            <w:lang w:val="en-GB"/>
          </w:rPr>
          <w:delText>[Exi_TM_TR_04_</w:delText>
        </w:r>
        <w:r w:rsidR="002D1564" w:rsidDel="00C34D2A">
          <w:rPr>
            <w:lang w:val="en-GB"/>
          </w:rPr>
          <w:delText>03</w:delText>
        </w:r>
        <w:r w:rsidRPr="006547EF" w:rsidDel="00C34D2A">
          <w:rPr>
            <w:lang w:val="en-GB"/>
          </w:rPr>
          <w:delText xml:space="preserve">_xxxx-PROCESSING] </w:delText>
        </w:r>
      </w:del>
    </w:p>
    <w:p w14:paraId="0E9B7536" w14:textId="01BD9582" w:rsidR="000767CF" w:rsidDel="00C34D2A" w:rsidRDefault="004B6611" w:rsidP="00C82597">
      <w:pPr>
        <w:pStyle w:val="ReqText"/>
        <w:widowControl w:val="0"/>
        <w:jc w:val="both"/>
        <w:rPr>
          <w:del w:id="6071" w:author="MAILIER Maxime" w:date="2024-08-30T09:35:00Z"/>
        </w:rPr>
      </w:pPr>
      <w:del w:id="6072" w:author="MAILIER Maxime" w:date="2024-08-30T09:35:00Z">
        <w:r w:rsidDel="00C34D2A">
          <w:delText>L</w:delText>
        </w:r>
        <w:r w:rsidR="000767CF" w:rsidDel="00C34D2A">
          <w:delText xml:space="preserve">ors de </w:delText>
        </w:r>
      </w:del>
      <w:del w:id="6073" w:author="MAILIER Maxime" w:date="2024-08-21T15:33:00Z">
        <w:r w:rsidR="000767CF" w:rsidDel="005A6F02">
          <w:delText xml:space="preserve">l'allocation </w:delText>
        </w:r>
      </w:del>
      <w:del w:id="6074" w:author="MAILIER Maxime" w:date="2024-08-30T09:35:00Z">
        <w:r w:rsidR="000767CF" w:rsidDel="00C34D2A">
          <w:delText>d’une course</w:delText>
        </w:r>
        <w:r w:rsidDel="00C34D2A">
          <w:delText xml:space="preserve"> de </w:delText>
        </w:r>
        <w:r w:rsidR="00865CB9" w:rsidDel="00C34D2A">
          <w:delText>manœuvre</w:delText>
        </w:r>
        <w:r w:rsidR="000767CF" w:rsidDel="00C34D2A">
          <w:delText xml:space="preserve"> à un véhicule, le Traffic Mgr doit fixer les attributs du véhicule aux valeurs suivantes :</w:delText>
        </w:r>
      </w:del>
    </w:p>
    <w:p w14:paraId="7CEC44AC" w14:textId="4C2B1301" w:rsidR="000767CF" w:rsidDel="00C34D2A" w:rsidRDefault="000767CF" w:rsidP="00C82597">
      <w:pPr>
        <w:pStyle w:val="ReqText"/>
        <w:numPr>
          <w:ilvl w:val="0"/>
          <w:numId w:val="23"/>
        </w:numPr>
        <w:jc w:val="both"/>
        <w:rPr>
          <w:del w:id="6075" w:author="MAILIER Maxime" w:date="2024-08-30T09:35:00Z"/>
        </w:rPr>
      </w:pPr>
      <w:del w:id="6076" w:author="MAILIER Maxime" w:date="2024-08-30T09:35:00Z">
        <w:r w:rsidDel="00C34D2A">
          <w:delText xml:space="preserve">Numéro de course : le numéro de la course </w:delText>
        </w:r>
      </w:del>
      <w:del w:id="6077" w:author="MAILIER Maxime" w:date="2024-08-21T15:33:00Z">
        <w:r w:rsidDel="005A6F02">
          <w:delText xml:space="preserve">allouée </w:delText>
        </w:r>
      </w:del>
      <w:del w:id="6078" w:author="MAILIER Maxime" w:date="2024-08-30T09:35:00Z">
        <w:r w:rsidDel="00C34D2A">
          <w:delText>au véhicule,</w:delText>
        </w:r>
      </w:del>
    </w:p>
    <w:p w14:paraId="0F137332" w14:textId="18377980" w:rsidR="000767CF" w:rsidDel="00C34D2A" w:rsidRDefault="000767CF" w:rsidP="00C82597">
      <w:pPr>
        <w:pStyle w:val="ReqText"/>
        <w:numPr>
          <w:ilvl w:val="0"/>
          <w:numId w:val="23"/>
        </w:numPr>
        <w:jc w:val="both"/>
        <w:rPr>
          <w:del w:id="6079" w:author="MAILIER Maxime" w:date="2024-08-30T09:35:00Z"/>
        </w:rPr>
      </w:pPr>
      <w:del w:id="6080" w:author="MAILIER Maxime" w:date="2024-08-30T09:35:00Z">
        <w:r w:rsidDel="00C34D2A">
          <w:delText xml:space="preserve">Codes d'origine et de destination : codes correspondant aux origine et destination de la course </w:delText>
        </w:r>
      </w:del>
      <w:del w:id="6081" w:author="MAILIER Maxime" w:date="2024-08-21T15:33:00Z">
        <w:r w:rsidDel="005A6F02">
          <w:delText xml:space="preserve">allouée </w:delText>
        </w:r>
      </w:del>
      <w:del w:id="6082" w:author="MAILIER Maxime" w:date="2024-08-30T09:35:00Z">
        <w:r w:rsidDel="00C34D2A">
          <w:delText>au véhicule.</w:delText>
        </w:r>
      </w:del>
    </w:p>
    <w:p w14:paraId="166DF0C4" w14:textId="1CC2F7E5" w:rsidR="008F1664" w:rsidRPr="008F1664" w:rsidRDefault="008F1664" w:rsidP="00C82597">
      <w:pPr>
        <w:pStyle w:val="Paragraphedeliste"/>
        <w:numPr>
          <w:ilvl w:val="0"/>
          <w:numId w:val="1"/>
        </w:numPr>
        <w:jc w:val="both"/>
        <w:rPr>
          <w:ins w:id="6083" w:author="MAILIER Maxime" w:date="2024-08-30T09:13:00Z"/>
        </w:rPr>
      </w:pPr>
      <w:ins w:id="6084" w:author="MAILIER Maxime" w:date="2024-08-30T09:13:00Z">
        <w:r w:rsidRPr="00B54C24">
          <w:t xml:space="preserve">Cas d’une </w:t>
        </w:r>
      </w:ins>
      <w:r w:rsidR="001F6EE4">
        <w:t>mission</w:t>
      </w:r>
      <w:ins w:id="6085" w:author="MAILIER Maxime" w:date="2024-08-30T09:13:00Z">
        <w:r w:rsidRPr="00B54C24">
          <w:t xml:space="preserve"> </w:t>
        </w:r>
        <w:r>
          <w:t>de manœuvre en ligne</w:t>
        </w:r>
      </w:ins>
    </w:p>
    <w:p w14:paraId="598648BD" w14:textId="77777777" w:rsidR="003418C1" w:rsidRDefault="003418C1" w:rsidP="00C82597">
      <w:pPr>
        <w:pStyle w:val="ReqID"/>
      </w:pPr>
    </w:p>
    <w:tbl>
      <w:tblPr>
        <w:tblStyle w:val="Grilledutableau"/>
        <w:tblW w:w="0" w:type="auto"/>
        <w:tblLook w:val="04A0" w:firstRow="1" w:lastRow="0" w:firstColumn="1" w:lastColumn="0" w:noHBand="0" w:noVBand="1"/>
      </w:tblPr>
      <w:tblGrid>
        <w:gridCol w:w="1842"/>
        <w:gridCol w:w="7446"/>
      </w:tblGrid>
      <w:tr w:rsidR="003418C1" w14:paraId="480AF744" w14:textId="77777777" w:rsidTr="001F040F">
        <w:trPr>
          <w:ins w:id="6086" w:author="TRIANO José" w:date="2024-09-19T08:12:00Z"/>
        </w:trPr>
        <w:tc>
          <w:tcPr>
            <w:tcW w:w="1842" w:type="dxa"/>
          </w:tcPr>
          <w:p w14:paraId="3C3B8D59" w14:textId="77777777" w:rsidR="003418C1" w:rsidRDefault="003418C1" w:rsidP="001F040F">
            <w:pPr>
              <w:rPr>
                <w:ins w:id="6087" w:author="TRIANO José" w:date="2024-09-19T08:12:00Z"/>
              </w:rPr>
            </w:pPr>
            <w:ins w:id="6088" w:author="TRIANO José" w:date="2024-09-19T08:12:00Z">
              <w:r>
                <w:t>Résultat attendu</w:t>
              </w:r>
            </w:ins>
          </w:p>
        </w:tc>
        <w:tc>
          <w:tcPr>
            <w:tcW w:w="7446" w:type="dxa"/>
          </w:tcPr>
          <w:p w14:paraId="7C5B318D" w14:textId="77777777" w:rsidR="003418C1" w:rsidRPr="003418C1" w:rsidRDefault="003418C1" w:rsidP="003418C1">
            <w:pPr>
              <w:pStyle w:val="ReqText"/>
              <w:widowControl w:val="0"/>
              <w:jc w:val="both"/>
              <w:rPr>
                <w:ins w:id="6089" w:author="MAILIER Maxime" w:date="2024-08-30T09:20:00Z"/>
                <w:i w:val="0"/>
                <w:iCs w:val="0"/>
                <w:color w:val="auto"/>
              </w:rPr>
            </w:pPr>
            <w:ins w:id="6090" w:author="MAILIER Maxime" w:date="2024-08-30T09:20:00Z">
              <w:r w:rsidRPr="003418C1">
                <w:rPr>
                  <w:i w:val="0"/>
                  <w:iCs w:val="0"/>
                  <w:color w:val="auto"/>
                </w:rPr>
                <w:t xml:space="preserve">Le Traffic Mgr doit permettre à un utilisateur de commander l'association d’une </w:t>
              </w:r>
            </w:ins>
            <w:r w:rsidRPr="003418C1">
              <w:rPr>
                <w:i w:val="0"/>
                <w:iCs w:val="0"/>
                <w:color w:val="auto"/>
              </w:rPr>
              <w:t>mission</w:t>
            </w:r>
            <w:ins w:id="6091" w:author="MAILIER Maxime" w:date="2024-08-30T09:20:00Z">
              <w:r w:rsidRPr="003418C1">
                <w:rPr>
                  <w:i w:val="0"/>
                  <w:iCs w:val="0"/>
                  <w:color w:val="auto"/>
                </w:rPr>
                <w:t xml:space="preserve"> de manœuvre en ligne à un véhicule en indiquant la destination à atteindre parmi les destinations accessibles depuis le point d'arrêt où se trouve le véhicule.</w:t>
              </w:r>
            </w:ins>
          </w:p>
          <w:p w14:paraId="5188F817" w14:textId="77777777" w:rsidR="003418C1" w:rsidRPr="003418C1" w:rsidRDefault="003418C1" w:rsidP="003418C1">
            <w:pPr>
              <w:pStyle w:val="ReqText"/>
              <w:widowControl w:val="0"/>
              <w:jc w:val="both"/>
              <w:rPr>
                <w:ins w:id="6092" w:author="MAILIER Maxime" w:date="2024-08-30T09:21:00Z"/>
                <w:i w:val="0"/>
                <w:iCs w:val="0"/>
                <w:color w:val="auto"/>
              </w:rPr>
            </w:pPr>
            <w:ins w:id="6093" w:author="MAILIER Maxime" w:date="2024-08-30T09:20:00Z">
              <w:r w:rsidRPr="003418C1">
                <w:rPr>
                  <w:i w:val="0"/>
                  <w:iCs w:val="0"/>
                  <w:color w:val="auto"/>
                </w:rPr>
                <w:t>La commande doit être acceptée</w:t>
              </w:r>
            </w:ins>
            <w:ins w:id="6094" w:author="MAILIER Maxime" w:date="2024-08-30T09:24:00Z">
              <w:r w:rsidRPr="003418C1">
                <w:rPr>
                  <w:i w:val="0"/>
                  <w:iCs w:val="0"/>
                  <w:color w:val="auto"/>
                </w:rPr>
                <w:t xml:space="preserve"> si les conditions suivantes sont vérifiées</w:t>
              </w:r>
            </w:ins>
            <w:ins w:id="6095" w:author="MAILIER Maxime" w:date="2024-08-30T09:21:00Z">
              <w:r w:rsidRPr="003418C1">
                <w:rPr>
                  <w:i w:val="0"/>
                  <w:iCs w:val="0"/>
                  <w:color w:val="auto"/>
                </w:rPr>
                <w:t> :</w:t>
              </w:r>
            </w:ins>
          </w:p>
          <w:p w14:paraId="0EA26C97" w14:textId="77777777" w:rsidR="003418C1" w:rsidRPr="003418C1" w:rsidRDefault="003418C1" w:rsidP="003418C1">
            <w:pPr>
              <w:pStyle w:val="ReqText"/>
              <w:numPr>
                <w:ilvl w:val="0"/>
                <w:numId w:val="4"/>
              </w:numPr>
              <w:jc w:val="both"/>
              <w:rPr>
                <w:ins w:id="6096" w:author="MAILIER Maxime" w:date="2024-08-30T09:21:00Z"/>
                <w:i w:val="0"/>
                <w:iCs w:val="0"/>
                <w:color w:val="auto"/>
              </w:rPr>
            </w:pPr>
            <w:ins w:id="6097" w:author="MAILIER Maxime" w:date="2024-08-30T09:20:00Z">
              <w:r w:rsidRPr="003418C1">
                <w:rPr>
                  <w:i w:val="0"/>
                  <w:iCs w:val="0"/>
                  <w:color w:val="auto"/>
                </w:rPr>
                <w:t xml:space="preserve"> </w:t>
              </w:r>
            </w:ins>
            <w:ins w:id="6098" w:author="MAILIER Maxime" w:date="2024-08-30T09:24:00Z">
              <w:r w:rsidRPr="003418C1">
                <w:rPr>
                  <w:i w:val="0"/>
                  <w:iCs w:val="0"/>
                  <w:color w:val="auto"/>
                </w:rPr>
                <w:t>Le</w:t>
              </w:r>
            </w:ins>
            <w:ins w:id="6099" w:author="MAILIER Maxime" w:date="2024-08-30T09:20:00Z">
              <w:r w:rsidRPr="003418C1">
                <w:rPr>
                  <w:i w:val="0"/>
                  <w:iCs w:val="0"/>
                  <w:color w:val="auto"/>
                </w:rPr>
                <w:t xml:space="preserve"> véhicule n’est pas associé à une </w:t>
              </w:r>
            </w:ins>
            <w:r w:rsidRPr="003418C1">
              <w:rPr>
                <w:i w:val="0"/>
                <w:iCs w:val="0"/>
                <w:color w:val="auto"/>
              </w:rPr>
              <w:t>mission</w:t>
            </w:r>
            <w:ins w:id="6100" w:author="MAILIER Maxime" w:date="2024-08-30T09:20:00Z">
              <w:r w:rsidRPr="003418C1">
                <w:rPr>
                  <w:i w:val="0"/>
                  <w:iCs w:val="0"/>
                  <w:color w:val="auto"/>
                </w:rPr>
                <w:t>.</w:t>
              </w:r>
            </w:ins>
          </w:p>
          <w:p w14:paraId="082C955B" w14:textId="77777777" w:rsidR="003418C1" w:rsidRPr="003418C1" w:rsidRDefault="003418C1" w:rsidP="003418C1">
            <w:pPr>
              <w:pStyle w:val="ReqText"/>
              <w:numPr>
                <w:ilvl w:val="0"/>
                <w:numId w:val="4"/>
              </w:numPr>
              <w:jc w:val="both"/>
              <w:rPr>
                <w:ins w:id="6101" w:author="MAILIER Maxime" w:date="2024-08-30T09:20:00Z"/>
                <w:i w:val="0"/>
                <w:iCs w:val="0"/>
                <w:color w:val="auto"/>
              </w:rPr>
            </w:pPr>
            <w:ins w:id="6102" w:author="MAILIER Maxime" w:date="2024-08-30T09:24:00Z">
              <w:r w:rsidRPr="003418C1">
                <w:rPr>
                  <w:i w:val="0"/>
                  <w:iCs w:val="0"/>
                  <w:color w:val="auto"/>
                </w:rPr>
                <w:t>I</w:t>
              </w:r>
            </w:ins>
            <w:ins w:id="6103" w:author="MAILIER Maxime" w:date="2024-08-30T09:21:00Z">
              <w:r w:rsidRPr="003418C1">
                <w:rPr>
                  <w:i w:val="0"/>
                  <w:iCs w:val="0"/>
                  <w:color w:val="auto"/>
                </w:rPr>
                <w:t xml:space="preserve">l existe un sillon non utilisé par une </w:t>
              </w:r>
            </w:ins>
            <w:r w:rsidRPr="003418C1">
              <w:rPr>
                <w:i w:val="0"/>
                <w:iCs w:val="0"/>
                <w:color w:val="auto"/>
              </w:rPr>
              <w:t>mission</w:t>
            </w:r>
            <w:ins w:id="6104" w:author="MAILIER Maxime" w:date="2024-08-30T09:21:00Z">
              <w:r w:rsidRPr="003418C1">
                <w:rPr>
                  <w:i w:val="0"/>
                  <w:iCs w:val="0"/>
                  <w:color w:val="auto"/>
                </w:rPr>
                <w:t xml:space="preserve"> existante </w:t>
              </w:r>
            </w:ins>
            <w:ins w:id="6105" w:author="MAILIER Maxime" w:date="2024-08-30T09:27:00Z">
              <w:r w:rsidRPr="003418C1">
                <w:rPr>
                  <w:i w:val="0"/>
                  <w:iCs w:val="0"/>
                  <w:color w:val="auto"/>
                </w:rPr>
                <w:t>qui permet</w:t>
              </w:r>
            </w:ins>
            <w:ins w:id="6106" w:author="MAILIER Maxime" w:date="2024-08-30T09:26:00Z">
              <w:r w:rsidRPr="003418C1">
                <w:rPr>
                  <w:i w:val="0"/>
                  <w:iCs w:val="0"/>
                  <w:color w:val="auto"/>
                </w:rPr>
                <w:t xml:space="preserve"> de rejoindre </w:t>
              </w:r>
            </w:ins>
            <w:ins w:id="6107" w:author="MAILIER Maxime" w:date="2024-08-30T09:21:00Z">
              <w:r w:rsidRPr="003418C1">
                <w:rPr>
                  <w:i w:val="0"/>
                  <w:iCs w:val="0"/>
                  <w:color w:val="auto"/>
                </w:rPr>
                <w:t xml:space="preserve">le point d’arrêt destination </w:t>
              </w:r>
            </w:ins>
            <w:ins w:id="6108" w:author="MAILIER Maxime" w:date="2024-08-30T09:25:00Z">
              <w:r w:rsidRPr="003418C1">
                <w:rPr>
                  <w:i w:val="0"/>
                  <w:iCs w:val="0"/>
                  <w:color w:val="auto"/>
                </w:rPr>
                <w:t xml:space="preserve">indiqué par l’utilisateur </w:t>
              </w:r>
            </w:ins>
            <w:ins w:id="6109" w:author="MAILIER Maxime" w:date="2024-08-30T09:27:00Z">
              <w:r w:rsidRPr="003418C1">
                <w:rPr>
                  <w:i w:val="0"/>
                  <w:iCs w:val="0"/>
                  <w:color w:val="auto"/>
                </w:rPr>
                <w:t xml:space="preserve">et </w:t>
              </w:r>
            </w:ins>
            <w:ins w:id="6110" w:author="MAILIER Maxime" w:date="2024-08-30T09:21:00Z">
              <w:r w:rsidRPr="003418C1">
                <w:rPr>
                  <w:i w:val="0"/>
                  <w:iCs w:val="0"/>
                  <w:color w:val="auto"/>
                </w:rPr>
                <w:t xml:space="preserve">dont l’heure de départ est comprise dans la plage horaire [heure </w:t>
              </w:r>
            </w:ins>
            <w:ins w:id="6111" w:author="MAILIER Maxime" w:date="2024-08-30T09:28:00Z">
              <w:r w:rsidRPr="003418C1">
                <w:rPr>
                  <w:i w:val="0"/>
                  <w:iCs w:val="0"/>
                  <w:color w:val="auto"/>
                </w:rPr>
                <w:t>courante</w:t>
              </w:r>
            </w:ins>
            <w:ins w:id="6112" w:author="MAILIER Maxime" w:date="2024-08-30T09:21:00Z">
              <w:r w:rsidRPr="003418C1">
                <w:rPr>
                  <w:i w:val="0"/>
                  <w:iCs w:val="0"/>
                  <w:color w:val="auto"/>
                </w:rPr>
                <w:t xml:space="preserve"> ; heure </w:t>
              </w:r>
            </w:ins>
            <w:ins w:id="6113" w:author="MAILIER Maxime" w:date="2024-08-30T09:28:00Z">
              <w:r w:rsidRPr="003418C1">
                <w:rPr>
                  <w:i w:val="0"/>
                  <w:iCs w:val="0"/>
                  <w:color w:val="auto"/>
                </w:rPr>
                <w:t>courante</w:t>
              </w:r>
            </w:ins>
            <w:ins w:id="6114" w:author="MAILIER Maxime" w:date="2024-08-30T09:21:00Z">
              <w:r w:rsidRPr="003418C1">
                <w:rPr>
                  <w:i w:val="0"/>
                  <w:iCs w:val="0"/>
                  <w:color w:val="auto"/>
                </w:rPr>
                <w:t xml:space="preserve"> + [Param_TM_TR_0</w:t>
              </w:r>
            </w:ins>
            <w:ins w:id="6115" w:author="MAILIER Maxime" w:date="2024-08-30T09:28:00Z">
              <w:r w:rsidRPr="003418C1">
                <w:rPr>
                  <w:i w:val="0"/>
                  <w:iCs w:val="0"/>
                  <w:color w:val="auto"/>
                </w:rPr>
                <w:t>4</w:t>
              </w:r>
            </w:ins>
            <w:ins w:id="6116" w:author="MAILIER Maxime" w:date="2024-08-30T09:21:00Z">
              <w:r w:rsidRPr="003418C1">
                <w:rPr>
                  <w:i w:val="0"/>
                  <w:iCs w:val="0"/>
                  <w:color w:val="auto"/>
                </w:rPr>
                <w:t>_03_0001]]</w:t>
              </w:r>
            </w:ins>
          </w:p>
          <w:p w14:paraId="0654D4F0" w14:textId="77777777" w:rsidR="003418C1" w:rsidRPr="003418C1" w:rsidRDefault="003418C1" w:rsidP="003418C1">
            <w:pPr>
              <w:pStyle w:val="ReqText"/>
              <w:widowControl w:val="0"/>
              <w:jc w:val="both"/>
              <w:rPr>
                <w:i w:val="0"/>
                <w:iCs w:val="0"/>
                <w:color w:val="auto"/>
              </w:rPr>
            </w:pPr>
          </w:p>
          <w:p w14:paraId="316A75E3" w14:textId="32692247" w:rsidR="003418C1" w:rsidRPr="003418C1" w:rsidRDefault="003418C1" w:rsidP="003418C1">
            <w:pPr>
              <w:pStyle w:val="ReqText"/>
              <w:widowControl w:val="0"/>
              <w:jc w:val="both"/>
              <w:rPr>
                <w:ins w:id="6117" w:author="MAILIER Maxime" w:date="2024-08-30T09:20:00Z"/>
                <w:i w:val="0"/>
                <w:iCs w:val="0"/>
                <w:color w:val="auto"/>
              </w:rPr>
            </w:pPr>
            <w:ins w:id="6118" w:author="MAILIER Maxime" w:date="2024-08-30T09:20:00Z">
              <w:r w:rsidRPr="003418C1">
                <w:rPr>
                  <w:i w:val="0"/>
                  <w:iCs w:val="0"/>
                  <w:color w:val="auto"/>
                </w:rPr>
                <w:t>Dans le cas contraire, le Traffic Mgr doit refuser la commande et afficher un message précisant la cause de l’échec de la commande à destination de l’utilisateur ayant passé la commande.</w:t>
              </w:r>
            </w:ins>
          </w:p>
          <w:p w14:paraId="3FDC83A5" w14:textId="4EFD8578" w:rsidR="003418C1" w:rsidRPr="003418C1" w:rsidRDefault="003418C1" w:rsidP="003418C1">
            <w:pPr>
              <w:pStyle w:val="ReqText"/>
              <w:widowControl w:val="0"/>
              <w:jc w:val="both"/>
              <w:rPr>
                <w:i w:val="0"/>
                <w:iCs w:val="0"/>
                <w:color w:val="auto"/>
              </w:rPr>
            </w:pPr>
            <w:ins w:id="6119" w:author="MAILIER Maxime" w:date="2024-08-30T09:30:00Z">
              <w:r w:rsidRPr="003418C1">
                <w:rPr>
                  <w:i w:val="0"/>
                  <w:iCs w:val="0"/>
                  <w:color w:val="auto"/>
                </w:rPr>
                <w:t xml:space="preserve">Si les conditions de la commande par un utilisateur de l'association d’une </w:t>
              </w:r>
            </w:ins>
            <w:r w:rsidRPr="003418C1">
              <w:rPr>
                <w:i w:val="0"/>
                <w:iCs w:val="0"/>
                <w:color w:val="auto"/>
              </w:rPr>
              <w:t>mission</w:t>
            </w:r>
            <w:ins w:id="6120" w:author="MAILIER Maxime" w:date="2024-08-30T09:30:00Z">
              <w:r w:rsidRPr="003418C1">
                <w:rPr>
                  <w:i w:val="0"/>
                  <w:iCs w:val="0"/>
                  <w:color w:val="auto"/>
                </w:rPr>
                <w:t xml:space="preserve"> de manœuvre en ligne à un véhicule sont vérifiées, le Traffic Mgr doit :</w:t>
              </w:r>
            </w:ins>
          </w:p>
          <w:p w14:paraId="6EF6386A" w14:textId="77777777" w:rsidR="003418C1" w:rsidRPr="003418C1" w:rsidRDefault="003418C1" w:rsidP="003418C1">
            <w:pPr>
              <w:pStyle w:val="ReqText"/>
              <w:widowControl w:val="0"/>
              <w:jc w:val="both"/>
              <w:rPr>
                <w:ins w:id="6121" w:author="MAILIER Maxime" w:date="2024-08-30T09:30:00Z"/>
                <w:i w:val="0"/>
                <w:iCs w:val="0"/>
                <w:color w:val="auto"/>
              </w:rPr>
            </w:pPr>
          </w:p>
          <w:p w14:paraId="09B3331A" w14:textId="77777777" w:rsidR="003418C1" w:rsidRPr="003418C1" w:rsidRDefault="003418C1" w:rsidP="003418C1">
            <w:pPr>
              <w:pStyle w:val="ReqText"/>
              <w:numPr>
                <w:ilvl w:val="0"/>
                <w:numId w:val="20"/>
              </w:numPr>
              <w:jc w:val="both"/>
              <w:rPr>
                <w:ins w:id="6122" w:author="MAILIER Maxime" w:date="2024-08-30T09:30:00Z"/>
                <w:i w:val="0"/>
                <w:iCs w:val="0"/>
                <w:color w:val="auto"/>
              </w:rPr>
            </w:pPr>
            <w:ins w:id="6123" w:author="MAILIER Maxime" w:date="2024-08-30T09:30:00Z">
              <w:r w:rsidRPr="003418C1">
                <w:rPr>
                  <w:i w:val="0"/>
                  <w:iCs w:val="0"/>
                  <w:color w:val="auto"/>
                </w:rPr>
                <w:t xml:space="preserve">Créer une </w:t>
              </w:r>
            </w:ins>
            <w:r w:rsidRPr="003418C1">
              <w:rPr>
                <w:i w:val="0"/>
                <w:iCs w:val="0"/>
                <w:color w:val="auto"/>
              </w:rPr>
              <w:t>mission</w:t>
            </w:r>
            <w:ins w:id="6124" w:author="MAILIER Maxime" w:date="2024-08-30T09:30:00Z">
              <w:r w:rsidRPr="003418C1">
                <w:rPr>
                  <w:i w:val="0"/>
                  <w:iCs w:val="0"/>
                  <w:color w:val="auto"/>
                </w:rPr>
                <w:t xml:space="preserve"> haut-le-pied avec les caractéristiques suivantes :</w:t>
              </w:r>
            </w:ins>
          </w:p>
          <w:p w14:paraId="3ABC1DF9" w14:textId="77777777" w:rsidR="003418C1" w:rsidRPr="003418C1" w:rsidRDefault="003418C1" w:rsidP="003418C1">
            <w:pPr>
              <w:pStyle w:val="ReqText"/>
              <w:numPr>
                <w:ilvl w:val="0"/>
                <w:numId w:val="17"/>
              </w:numPr>
              <w:jc w:val="both"/>
              <w:rPr>
                <w:ins w:id="6125" w:author="MAILIER Maxime" w:date="2024-08-30T09:31:00Z"/>
                <w:i w:val="0"/>
                <w:iCs w:val="0"/>
                <w:color w:val="auto"/>
              </w:rPr>
            </w:pPr>
            <w:ins w:id="6126" w:author="MAILIER Maxime" w:date="2024-08-30T09:31:00Z">
              <w:r w:rsidRPr="003418C1">
                <w:rPr>
                  <w:i w:val="0"/>
                  <w:iCs w:val="0"/>
                  <w:color w:val="auto"/>
                </w:rPr>
                <w:t>Origine : le point d'arrêt où se trouve le véhicule</w:t>
              </w:r>
            </w:ins>
          </w:p>
          <w:p w14:paraId="5DD6B5C4" w14:textId="77777777" w:rsidR="003418C1" w:rsidRPr="003418C1" w:rsidRDefault="003418C1" w:rsidP="003418C1">
            <w:pPr>
              <w:pStyle w:val="ReqText"/>
              <w:numPr>
                <w:ilvl w:val="0"/>
                <w:numId w:val="17"/>
              </w:numPr>
              <w:jc w:val="both"/>
              <w:rPr>
                <w:ins w:id="6127" w:author="MAILIER Maxime" w:date="2024-08-30T09:31:00Z"/>
                <w:i w:val="0"/>
                <w:iCs w:val="0"/>
                <w:color w:val="auto"/>
              </w:rPr>
            </w:pPr>
            <w:ins w:id="6128" w:author="MAILIER Maxime" w:date="2024-08-30T09:31:00Z">
              <w:r w:rsidRPr="003418C1">
                <w:rPr>
                  <w:i w:val="0"/>
                  <w:iCs w:val="0"/>
                  <w:color w:val="auto"/>
                </w:rPr>
                <w:t>Heure de départ : heure de départ du sillon sélectionné au point d’arrêt</w:t>
              </w:r>
            </w:ins>
          </w:p>
          <w:p w14:paraId="11081804" w14:textId="77777777" w:rsidR="003418C1" w:rsidRPr="003418C1" w:rsidRDefault="003418C1" w:rsidP="003418C1">
            <w:pPr>
              <w:pStyle w:val="ReqText"/>
              <w:numPr>
                <w:ilvl w:val="0"/>
                <w:numId w:val="17"/>
              </w:numPr>
              <w:jc w:val="both"/>
              <w:rPr>
                <w:ins w:id="6129" w:author="MAILIER Maxime" w:date="2024-08-30T09:31:00Z"/>
                <w:i w:val="0"/>
                <w:iCs w:val="0"/>
                <w:color w:val="auto"/>
              </w:rPr>
            </w:pPr>
            <w:ins w:id="6130" w:author="MAILIER Maxime" w:date="2024-08-30T09:31:00Z">
              <w:r w:rsidRPr="003418C1">
                <w:rPr>
                  <w:i w:val="0"/>
                  <w:iCs w:val="0"/>
                  <w:color w:val="auto"/>
                </w:rPr>
                <w:t>Destination : la destination indiquée par l'utilisateur</w:t>
              </w:r>
            </w:ins>
          </w:p>
          <w:p w14:paraId="7E8E15EF" w14:textId="77777777" w:rsidR="003418C1" w:rsidRPr="003418C1" w:rsidRDefault="003418C1" w:rsidP="003418C1">
            <w:pPr>
              <w:pStyle w:val="ReqText"/>
              <w:numPr>
                <w:ilvl w:val="0"/>
                <w:numId w:val="17"/>
              </w:numPr>
              <w:jc w:val="both"/>
              <w:rPr>
                <w:ins w:id="6131" w:author="MAILIER Maxime" w:date="2024-08-30T09:31:00Z"/>
                <w:i w:val="0"/>
                <w:iCs w:val="0"/>
                <w:color w:val="auto"/>
              </w:rPr>
            </w:pPr>
            <w:ins w:id="6132" w:author="MAILIER Maxime" w:date="2024-08-30T09:31:00Z">
              <w:r w:rsidRPr="003418C1">
                <w:rPr>
                  <w:i w:val="0"/>
                  <w:iCs w:val="0"/>
                  <w:color w:val="auto"/>
                </w:rPr>
                <w:t>Temps de parcours et de stationnement : ceux du sillon sélectionné</w:t>
              </w:r>
            </w:ins>
          </w:p>
          <w:p w14:paraId="2BEC72C7" w14:textId="77777777" w:rsidR="003418C1" w:rsidRPr="003418C1" w:rsidRDefault="003418C1" w:rsidP="003418C1">
            <w:pPr>
              <w:pStyle w:val="ReqText"/>
              <w:numPr>
                <w:ilvl w:val="0"/>
                <w:numId w:val="17"/>
              </w:numPr>
              <w:jc w:val="both"/>
              <w:rPr>
                <w:ins w:id="6133" w:author="MAILIER Maxime" w:date="2024-08-30T09:31:00Z"/>
                <w:i w:val="0"/>
                <w:iCs w:val="0"/>
                <w:color w:val="auto"/>
              </w:rPr>
            </w:pPr>
            <w:ins w:id="6134" w:author="MAILIER Maxime" w:date="2024-08-30T09:31:00Z">
              <w:r w:rsidRPr="003418C1">
                <w:rPr>
                  <w:i w:val="0"/>
                  <w:iCs w:val="0"/>
                  <w:color w:val="auto"/>
                </w:rPr>
                <w:t>Identifiant de service matériel : l’identifiant de service matériel du véhicule</w:t>
              </w:r>
            </w:ins>
          </w:p>
          <w:p w14:paraId="28FC0700" w14:textId="77777777" w:rsidR="003418C1" w:rsidRPr="003418C1" w:rsidRDefault="003418C1" w:rsidP="003418C1">
            <w:pPr>
              <w:pStyle w:val="ReqText"/>
              <w:numPr>
                <w:ilvl w:val="0"/>
                <w:numId w:val="17"/>
              </w:numPr>
              <w:jc w:val="both"/>
              <w:rPr>
                <w:ins w:id="6135" w:author="MAILIER Maxime" w:date="2024-08-30T15:27:00Z"/>
                <w:i w:val="0"/>
                <w:iCs w:val="0"/>
                <w:color w:val="auto"/>
              </w:rPr>
            </w:pPr>
            <w:ins w:id="6136" w:author="MAILIER Maxime" w:date="2024-08-30T09:31:00Z">
              <w:r w:rsidRPr="003418C1">
                <w:rPr>
                  <w:i w:val="0"/>
                  <w:iCs w:val="0"/>
                  <w:color w:val="auto"/>
                </w:rPr>
                <w:t xml:space="preserve">Le plus petit numéro de </w:t>
              </w:r>
            </w:ins>
            <w:r w:rsidRPr="003418C1">
              <w:rPr>
                <w:i w:val="0"/>
                <w:iCs w:val="0"/>
                <w:color w:val="auto"/>
              </w:rPr>
              <w:t>mission</w:t>
            </w:r>
            <w:ins w:id="6137" w:author="MAILIER Maxime" w:date="2024-08-30T09:31:00Z">
              <w:r w:rsidRPr="003418C1">
                <w:rPr>
                  <w:i w:val="0"/>
                  <w:iCs w:val="0"/>
                  <w:color w:val="auto"/>
                </w:rPr>
                <w:t xml:space="preserve"> non encore attribué dans la plage de valeurs pour les </w:t>
              </w:r>
            </w:ins>
            <w:r w:rsidRPr="003418C1">
              <w:rPr>
                <w:i w:val="0"/>
                <w:iCs w:val="0"/>
                <w:color w:val="auto"/>
              </w:rPr>
              <w:t>missions</w:t>
            </w:r>
            <w:ins w:id="6138" w:author="MAILIER Maxime" w:date="2024-08-30T09:31:00Z">
              <w:r w:rsidRPr="003418C1">
                <w:rPr>
                  <w:i w:val="0"/>
                  <w:iCs w:val="0"/>
                  <w:color w:val="auto"/>
                </w:rPr>
                <w:t xml:space="preserve"> sans voyageurs non définies dans le référentiel horaire.</w:t>
              </w:r>
            </w:ins>
          </w:p>
          <w:p w14:paraId="67A54225" w14:textId="77777777" w:rsidR="003418C1" w:rsidRPr="003418C1" w:rsidRDefault="003418C1" w:rsidP="003418C1">
            <w:pPr>
              <w:pStyle w:val="ReqText"/>
              <w:numPr>
                <w:ilvl w:val="0"/>
                <w:numId w:val="17"/>
              </w:numPr>
              <w:jc w:val="both"/>
              <w:rPr>
                <w:ins w:id="6139" w:author="MAILIER Maxime" w:date="2024-08-30T09:31:00Z"/>
                <w:i w:val="0"/>
                <w:iCs w:val="0"/>
                <w:color w:val="auto"/>
              </w:rPr>
            </w:pPr>
            <w:ins w:id="6140" w:author="MAILIER Maxime" w:date="2024-08-30T15:27:00Z">
              <w:r w:rsidRPr="003418C1">
                <w:rPr>
                  <w:i w:val="0"/>
                  <w:iCs w:val="0"/>
                  <w:color w:val="auto"/>
                </w:rPr>
                <w:t>Etat : « Confirmée »</w:t>
              </w:r>
            </w:ins>
          </w:p>
          <w:p w14:paraId="49E779A8" w14:textId="77777777" w:rsidR="003418C1" w:rsidRPr="003418C1" w:rsidRDefault="003418C1" w:rsidP="003418C1">
            <w:pPr>
              <w:pStyle w:val="ReqText"/>
              <w:numPr>
                <w:ilvl w:val="0"/>
                <w:numId w:val="22"/>
              </w:numPr>
              <w:jc w:val="both"/>
              <w:rPr>
                <w:ins w:id="6141" w:author="MAILIER Maxime" w:date="2024-08-30T09:30:00Z"/>
                <w:i w:val="0"/>
                <w:iCs w:val="0"/>
                <w:color w:val="auto"/>
              </w:rPr>
            </w:pPr>
            <w:ins w:id="6142" w:author="MAILIER Maxime" w:date="2024-08-30T09:30:00Z">
              <w:r w:rsidRPr="003418C1">
                <w:rPr>
                  <w:i w:val="0"/>
                  <w:iCs w:val="0"/>
                  <w:color w:val="auto"/>
                </w:rPr>
                <w:t xml:space="preserve">Associer cette </w:t>
              </w:r>
            </w:ins>
            <w:r w:rsidRPr="003418C1">
              <w:rPr>
                <w:i w:val="0"/>
                <w:iCs w:val="0"/>
                <w:color w:val="auto"/>
              </w:rPr>
              <w:t>mission</w:t>
            </w:r>
            <w:ins w:id="6143" w:author="MAILIER Maxime" w:date="2024-08-30T09:30:00Z">
              <w:r w:rsidRPr="003418C1">
                <w:rPr>
                  <w:i w:val="0"/>
                  <w:iCs w:val="0"/>
                  <w:color w:val="auto"/>
                </w:rPr>
                <w:t xml:space="preserve"> au véhicule concerné</w:t>
              </w:r>
            </w:ins>
          </w:p>
          <w:p w14:paraId="5032F14E" w14:textId="77777777" w:rsidR="003418C1" w:rsidRPr="003418C1" w:rsidRDefault="003418C1" w:rsidP="003418C1">
            <w:pPr>
              <w:pStyle w:val="ReqText"/>
              <w:numPr>
                <w:ilvl w:val="0"/>
                <w:numId w:val="22"/>
              </w:numPr>
              <w:jc w:val="both"/>
              <w:rPr>
                <w:ins w:id="6144" w:author="MAILIER Maxime" w:date="2024-08-30T09:30:00Z"/>
                <w:i w:val="0"/>
                <w:iCs w:val="0"/>
                <w:color w:val="auto"/>
              </w:rPr>
            </w:pPr>
            <w:ins w:id="6145" w:author="MAILIER Maxime" w:date="2024-08-30T09:30:00Z">
              <w:r w:rsidRPr="003418C1">
                <w:rPr>
                  <w:i w:val="0"/>
                  <w:iCs w:val="0"/>
                  <w:color w:val="auto"/>
                </w:rPr>
                <w:t xml:space="preserve">Ajouter cette </w:t>
              </w:r>
            </w:ins>
            <w:r w:rsidRPr="003418C1">
              <w:rPr>
                <w:i w:val="0"/>
                <w:iCs w:val="0"/>
                <w:color w:val="auto"/>
              </w:rPr>
              <w:t>mission</w:t>
            </w:r>
            <w:ins w:id="6146" w:author="MAILIER Maxime" w:date="2024-08-30T09:30:00Z">
              <w:r w:rsidRPr="003418C1">
                <w:rPr>
                  <w:i w:val="0"/>
                  <w:iCs w:val="0"/>
                  <w:color w:val="auto"/>
                </w:rPr>
                <w:t xml:space="preserve"> à la liste des </w:t>
              </w:r>
            </w:ins>
            <w:r w:rsidRPr="003418C1">
              <w:rPr>
                <w:i w:val="0"/>
                <w:iCs w:val="0"/>
                <w:color w:val="auto"/>
              </w:rPr>
              <w:t>missions</w:t>
            </w:r>
            <w:ins w:id="6147" w:author="MAILIER Maxime" w:date="2024-08-30T09:30:00Z">
              <w:r w:rsidRPr="003418C1">
                <w:rPr>
                  <w:i w:val="0"/>
                  <w:iCs w:val="0"/>
                  <w:color w:val="auto"/>
                </w:rPr>
                <w:t xml:space="preserve"> planifiées.</w:t>
              </w:r>
            </w:ins>
          </w:p>
          <w:p w14:paraId="0F0672F3" w14:textId="77777777" w:rsidR="003418C1" w:rsidRPr="003418C1" w:rsidRDefault="003418C1" w:rsidP="003418C1">
            <w:pPr>
              <w:pStyle w:val="ReqText"/>
              <w:widowControl w:val="0"/>
              <w:jc w:val="both"/>
              <w:rPr>
                <w:i w:val="0"/>
                <w:iCs w:val="0"/>
                <w:color w:val="auto"/>
              </w:rPr>
            </w:pPr>
          </w:p>
          <w:p w14:paraId="7B689F60" w14:textId="449E7BF6" w:rsidR="003418C1" w:rsidRPr="003418C1" w:rsidRDefault="003418C1" w:rsidP="003418C1">
            <w:pPr>
              <w:pStyle w:val="ReqText"/>
              <w:widowControl w:val="0"/>
              <w:jc w:val="both"/>
              <w:rPr>
                <w:ins w:id="6148" w:author="MAILIER Maxime" w:date="2024-08-30T09:35:00Z"/>
                <w:i w:val="0"/>
                <w:iCs w:val="0"/>
                <w:color w:val="auto"/>
              </w:rPr>
            </w:pPr>
            <w:ins w:id="6149" w:author="MAILIER Maxime" w:date="2024-08-30T09:35:00Z">
              <w:r w:rsidRPr="003418C1">
                <w:rPr>
                  <w:i w:val="0"/>
                  <w:iCs w:val="0"/>
                  <w:color w:val="auto"/>
                </w:rPr>
                <w:t xml:space="preserve">Lors de l'association d’une </w:t>
              </w:r>
            </w:ins>
            <w:r w:rsidRPr="003418C1">
              <w:rPr>
                <w:i w:val="0"/>
                <w:iCs w:val="0"/>
                <w:color w:val="auto"/>
              </w:rPr>
              <w:t>mission</w:t>
            </w:r>
            <w:ins w:id="6150" w:author="MAILIER Maxime" w:date="2024-08-30T09:35:00Z">
              <w:r w:rsidRPr="003418C1">
                <w:rPr>
                  <w:i w:val="0"/>
                  <w:iCs w:val="0"/>
                  <w:color w:val="auto"/>
                </w:rPr>
                <w:t xml:space="preserve"> de manœuvre (interne à un hub ou </w:t>
              </w:r>
            </w:ins>
            <w:ins w:id="6151" w:author="MAILIER Maxime" w:date="2024-08-30T09:36:00Z">
              <w:r w:rsidRPr="003418C1">
                <w:rPr>
                  <w:i w:val="0"/>
                  <w:iCs w:val="0"/>
                  <w:color w:val="auto"/>
                </w:rPr>
                <w:t xml:space="preserve">en ligne) </w:t>
              </w:r>
            </w:ins>
            <w:ins w:id="6152" w:author="MAILIER Maxime" w:date="2024-08-30T09:35:00Z">
              <w:r w:rsidRPr="003418C1">
                <w:rPr>
                  <w:i w:val="0"/>
                  <w:iCs w:val="0"/>
                  <w:color w:val="auto"/>
                </w:rPr>
                <w:t>à un véhicule, le Traffic Mgr doit fixer les attributs du véhicule aux valeurs suivantes :</w:t>
              </w:r>
            </w:ins>
          </w:p>
          <w:p w14:paraId="77B7325D" w14:textId="77777777" w:rsidR="003418C1" w:rsidRPr="003418C1" w:rsidRDefault="003418C1" w:rsidP="003418C1">
            <w:pPr>
              <w:pStyle w:val="ReqText"/>
              <w:numPr>
                <w:ilvl w:val="0"/>
                <w:numId w:val="23"/>
              </w:numPr>
              <w:jc w:val="both"/>
              <w:rPr>
                <w:ins w:id="6153" w:author="MAILIER Maxime" w:date="2024-08-30T09:35:00Z"/>
                <w:i w:val="0"/>
                <w:iCs w:val="0"/>
                <w:color w:val="auto"/>
              </w:rPr>
            </w:pPr>
            <w:ins w:id="6154" w:author="MAILIER Maxime" w:date="2024-08-30T09:35:00Z">
              <w:r w:rsidRPr="003418C1">
                <w:rPr>
                  <w:i w:val="0"/>
                  <w:iCs w:val="0"/>
                  <w:color w:val="auto"/>
                </w:rPr>
                <w:t xml:space="preserve">Numéro de </w:t>
              </w:r>
            </w:ins>
            <w:r w:rsidRPr="003418C1">
              <w:rPr>
                <w:i w:val="0"/>
                <w:iCs w:val="0"/>
                <w:color w:val="auto"/>
              </w:rPr>
              <w:t>mission</w:t>
            </w:r>
            <w:ins w:id="6155" w:author="MAILIER Maxime" w:date="2024-08-30T09:35:00Z">
              <w:r w:rsidRPr="003418C1">
                <w:rPr>
                  <w:i w:val="0"/>
                  <w:iCs w:val="0"/>
                  <w:color w:val="auto"/>
                </w:rPr>
                <w:t xml:space="preserve"> : le numéro de la </w:t>
              </w:r>
            </w:ins>
            <w:r w:rsidRPr="003418C1">
              <w:rPr>
                <w:i w:val="0"/>
                <w:iCs w:val="0"/>
                <w:color w:val="auto"/>
              </w:rPr>
              <w:t>mission</w:t>
            </w:r>
            <w:ins w:id="6156" w:author="MAILIER Maxime" w:date="2024-08-30T09:35:00Z">
              <w:r w:rsidRPr="003418C1">
                <w:rPr>
                  <w:i w:val="0"/>
                  <w:iCs w:val="0"/>
                  <w:color w:val="auto"/>
                </w:rPr>
                <w:t xml:space="preserve"> associée au véhicule,</w:t>
              </w:r>
            </w:ins>
          </w:p>
          <w:p w14:paraId="53AA51A5" w14:textId="28BC8C8B" w:rsidR="003418C1" w:rsidRPr="003418C1" w:rsidRDefault="003418C1" w:rsidP="001F040F">
            <w:pPr>
              <w:pStyle w:val="ReqText"/>
              <w:numPr>
                <w:ilvl w:val="0"/>
                <w:numId w:val="23"/>
              </w:numPr>
              <w:jc w:val="both"/>
              <w:rPr>
                <w:ins w:id="6157" w:author="TRIANO José" w:date="2024-09-19T08:12:00Z"/>
                <w:i w:val="0"/>
                <w:iCs w:val="0"/>
                <w:color w:val="auto"/>
              </w:rPr>
            </w:pPr>
            <w:ins w:id="6158" w:author="MAILIER Maxime" w:date="2024-08-30T09:35:00Z">
              <w:r w:rsidRPr="003418C1">
                <w:rPr>
                  <w:i w:val="0"/>
                  <w:iCs w:val="0"/>
                  <w:color w:val="auto"/>
                </w:rPr>
                <w:t xml:space="preserve">Codes d'origine et de destination : codes correspondant aux origine et destination de la </w:t>
              </w:r>
            </w:ins>
            <w:r w:rsidRPr="003418C1">
              <w:rPr>
                <w:i w:val="0"/>
                <w:iCs w:val="0"/>
                <w:color w:val="auto"/>
              </w:rPr>
              <w:t>mission</w:t>
            </w:r>
            <w:ins w:id="6159" w:author="MAILIER Maxime" w:date="2024-08-30T09:35:00Z">
              <w:r w:rsidRPr="003418C1">
                <w:rPr>
                  <w:i w:val="0"/>
                  <w:iCs w:val="0"/>
                  <w:color w:val="auto"/>
                </w:rPr>
                <w:t xml:space="preserve"> associée au véhicule.</w:t>
              </w:r>
            </w:ins>
          </w:p>
        </w:tc>
      </w:tr>
      <w:tr w:rsidR="003418C1" w14:paraId="38FCB5C1" w14:textId="77777777" w:rsidTr="001F040F">
        <w:trPr>
          <w:ins w:id="6160" w:author="TRIANO José" w:date="2024-09-19T08:12:00Z"/>
        </w:trPr>
        <w:tc>
          <w:tcPr>
            <w:tcW w:w="1842" w:type="dxa"/>
          </w:tcPr>
          <w:p w14:paraId="67BCBAC0" w14:textId="77777777" w:rsidR="003418C1" w:rsidRDefault="003418C1" w:rsidP="001F040F">
            <w:pPr>
              <w:rPr>
                <w:ins w:id="6161" w:author="TRIANO José" w:date="2024-09-19T08:12:00Z"/>
              </w:rPr>
            </w:pPr>
            <w:r>
              <w:t xml:space="preserve">Paramètres </w:t>
            </w:r>
          </w:p>
        </w:tc>
        <w:tc>
          <w:tcPr>
            <w:tcW w:w="7446" w:type="dxa"/>
          </w:tcPr>
          <w:p w14:paraId="5A96F361" w14:textId="77777777" w:rsidR="003418C1" w:rsidRDefault="003418C1" w:rsidP="003418C1">
            <w:pPr>
              <w:pStyle w:val="ReqID"/>
              <w:rPr>
                <w:ins w:id="6162" w:author="MAILIER Maxime" w:date="2024-08-30T09:29:00Z"/>
              </w:rPr>
            </w:pPr>
            <w:ins w:id="6163" w:author="MAILIER Maxime" w:date="2024-08-30T09:29:00Z">
              <w:r w:rsidRPr="00C1751B">
                <w:t>[Param_</w:t>
              </w:r>
              <w:r>
                <w:t>TM_TR_04_03</w:t>
              </w:r>
              <w:r w:rsidRPr="00C1751B">
                <w:t>_</w:t>
              </w:r>
              <w:r>
                <w:t>0001</w:t>
              </w:r>
              <w:r w:rsidRPr="00C1751B">
                <w:t>]</w:t>
              </w:r>
            </w:ins>
          </w:p>
          <w:p w14:paraId="4E5549CA" w14:textId="21DFE26B" w:rsidR="003418C1" w:rsidRPr="003418C1" w:rsidRDefault="003418C1" w:rsidP="001F040F">
            <w:pPr>
              <w:pStyle w:val="ReqText"/>
              <w:jc w:val="both"/>
              <w:rPr>
                <w:ins w:id="6164" w:author="TRIANO José" w:date="2024-09-19T08:12:00Z"/>
                <w:color w:val="00B050"/>
              </w:rPr>
            </w:pPr>
            <w:ins w:id="6165" w:author="MAILIER Maxime" w:date="2024-08-30T09:29:00Z">
              <w:r w:rsidRPr="000141A3">
                <w:rPr>
                  <w:color w:val="00B050"/>
                </w:rPr>
                <w:t xml:space="preserve">Durée (exprimée en secondes) dont dispose le Traffic Mgr pour la sélection d’un sillon non utilisé par une </w:t>
              </w:r>
            </w:ins>
            <w:r>
              <w:rPr>
                <w:color w:val="00B050"/>
              </w:rPr>
              <w:t>mission</w:t>
            </w:r>
            <w:ins w:id="6166" w:author="MAILIER Maxime" w:date="2024-08-30T09:29:00Z">
              <w:r w:rsidRPr="000141A3">
                <w:rPr>
                  <w:color w:val="00B050"/>
                </w:rPr>
                <w:t xml:space="preserve"> existante dans le cadre de l’association d’une </w:t>
              </w:r>
            </w:ins>
            <w:r>
              <w:rPr>
                <w:color w:val="00B050"/>
              </w:rPr>
              <w:t>mission</w:t>
            </w:r>
            <w:ins w:id="6167" w:author="MAILIER Maxime" w:date="2024-08-30T09:29:00Z">
              <w:r w:rsidRPr="000141A3">
                <w:rPr>
                  <w:color w:val="00B050"/>
                </w:rPr>
                <w:t xml:space="preserve"> </w:t>
              </w:r>
              <w:r>
                <w:rPr>
                  <w:color w:val="00B050"/>
                </w:rPr>
                <w:t>de manœuvre</w:t>
              </w:r>
              <w:r w:rsidRPr="000141A3">
                <w:rPr>
                  <w:color w:val="00B050"/>
                </w:rPr>
                <w:t xml:space="preserve"> à un véhicule.</w:t>
              </w:r>
            </w:ins>
          </w:p>
        </w:tc>
      </w:tr>
    </w:tbl>
    <w:p w14:paraId="1FC863C8" w14:textId="77777777" w:rsidR="003418C1" w:rsidRDefault="003418C1" w:rsidP="00C82597">
      <w:pPr>
        <w:pStyle w:val="ReqID"/>
      </w:pPr>
    </w:p>
    <w:p w14:paraId="61D44FA9" w14:textId="21FBA0B5" w:rsidR="005A4EDB" w:rsidRDefault="005A4EDB" w:rsidP="00C82597">
      <w:pPr>
        <w:jc w:val="both"/>
        <w:rPr>
          <w:u w:val="single"/>
        </w:rPr>
      </w:pPr>
      <w:r w:rsidRPr="00E31E64">
        <w:rPr>
          <w:u w:val="single"/>
        </w:rPr>
        <w:t xml:space="preserve">Commander </w:t>
      </w:r>
      <w:del w:id="6168" w:author="MAILIER Maxime" w:date="2024-08-21T15:34:00Z">
        <w:r w:rsidRPr="00E31E64" w:rsidDel="005A6F02">
          <w:rPr>
            <w:u w:val="single"/>
          </w:rPr>
          <w:delText xml:space="preserve">l’allocation </w:delText>
        </w:r>
      </w:del>
      <w:ins w:id="6169" w:author="MAILIER Maxime" w:date="2024-08-21T15:34:00Z">
        <w:r w:rsidR="005A6F02" w:rsidRPr="00E31E64">
          <w:rPr>
            <w:u w:val="single"/>
          </w:rPr>
          <w:t>l’</w:t>
        </w:r>
        <w:r w:rsidR="005A6F02">
          <w:rPr>
            <w:u w:val="single"/>
          </w:rPr>
          <w:t>association</w:t>
        </w:r>
        <w:r w:rsidR="005A6F02" w:rsidRPr="00E31E64">
          <w:rPr>
            <w:u w:val="single"/>
          </w:rPr>
          <w:t xml:space="preserve"> </w:t>
        </w:r>
      </w:ins>
      <w:r w:rsidRPr="00E31E64">
        <w:rPr>
          <w:u w:val="single"/>
        </w:rPr>
        <w:t xml:space="preserve">d’une </w:t>
      </w:r>
      <w:r w:rsidR="001F6EE4">
        <w:rPr>
          <w:u w:val="single"/>
        </w:rPr>
        <w:t>mission</w:t>
      </w:r>
      <w:r w:rsidRPr="00E31E64">
        <w:rPr>
          <w:u w:val="single"/>
        </w:rPr>
        <w:t xml:space="preserve"> </w:t>
      </w:r>
      <w:r>
        <w:rPr>
          <w:u w:val="single"/>
        </w:rPr>
        <w:t xml:space="preserve">de test </w:t>
      </w:r>
      <w:r w:rsidRPr="00E31E64">
        <w:rPr>
          <w:u w:val="single"/>
        </w:rPr>
        <w:t>à un véhicule :</w:t>
      </w:r>
    </w:p>
    <w:tbl>
      <w:tblPr>
        <w:tblStyle w:val="Grilledutableau"/>
        <w:tblW w:w="0" w:type="auto"/>
        <w:tblLook w:val="04A0" w:firstRow="1" w:lastRow="0" w:firstColumn="1" w:lastColumn="0" w:noHBand="0" w:noVBand="1"/>
      </w:tblPr>
      <w:tblGrid>
        <w:gridCol w:w="1842"/>
        <w:gridCol w:w="7446"/>
      </w:tblGrid>
      <w:tr w:rsidR="003418C1" w14:paraId="68B1211A" w14:textId="77777777" w:rsidTr="001F040F">
        <w:trPr>
          <w:ins w:id="6170" w:author="TRIANO José" w:date="2024-09-19T08:12:00Z"/>
        </w:trPr>
        <w:tc>
          <w:tcPr>
            <w:tcW w:w="1842" w:type="dxa"/>
          </w:tcPr>
          <w:p w14:paraId="1AE6B852" w14:textId="77777777" w:rsidR="003418C1" w:rsidRDefault="003418C1" w:rsidP="001F040F">
            <w:pPr>
              <w:rPr>
                <w:ins w:id="6171" w:author="TRIANO José" w:date="2024-09-19T08:12:00Z"/>
              </w:rPr>
            </w:pPr>
            <w:ins w:id="6172" w:author="TRIANO José" w:date="2024-09-19T08:12:00Z">
              <w:r>
                <w:t>Résultat attendu</w:t>
              </w:r>
            </w:ins>
          </w:p>
        </w:tc>
        <w:tc>
          <w:tcPr>
            <w:tcW w:w="7446" w:type="dxa"/>
          </w:tcPr>
          <w:p w14:paraId="3F1EB534" w14:textId="77777777" w:rsidR="003418C1" w:rsidRPr="003418C1" w:rsidRDefault="003418C1" w:rsidP="003418C1">
            <w:pPr>
              <w:pStyle w:val="ReqText"/>
              <w:widowControl w:val="0"/>
              <w:jc w:val="both"/>
              <w:rPr>
                <w:i w:val="0"/>
                <w:iCs w:val="0"/>
                <w:color w:val="auto"/>
              </w:rPr>
            </w:pPr>
            <w:r w:rsidRPr="003418C1">
              <w:rPr>
                <w:i w:val="0"/>
                <w:iCs w:val="0"/>
                <w:color w:val="auto"/>
              </w:rPr>
              <w:t xml:space="preserve">Le Traffic Mgr doit permettre à un utilisateur de commander </w:t>
            </w:r>
            <w:del w:id="6173" w:author="MAILIER Maxime" w:date="2024-08-21T15:34:00Z">
              <w:r w:rsidRPr="003418C1" w:rsidDel="005A6F02">
                <w:rPr>
                  <w:i w:val="0"/>
                  <w:iCs w:val="0"/>
                  <w:color w:val="auto"/>
                </w:rPr>
                <w:delText xml:space="preserve">l'allocation </w:delText>
              </w:r>
            </w:del>
            <w:ins w:id="6174" w:author="MAILIER Maxime" w:date="2024-08-21T15:34:00Z">
              <w:r w:rsidRPr="003418C1">
                <w:rPr>
                  <w:i w:val="0"/>
                  <w:iCs w:val="0"/>
                  <w:color w:val="auto"/>
                </w:rPr>
                <w:t xml:space="preserve">l'association </w:t>
              </w:r>
            </w:ins>
            <w:r w:rsidRPr="003418C1">
              <w:rPr>
                <w:i w:val="0"/>
                <w:iCs w:val="0"/>
                <w:color w:val="auto"/>
              </w:rPr>
              <w:t>d’une mission de test à un véhicule en indiquant la destination à atteindre parmi les destinations accessibles depuis le point d'arrêt où se trouve le véhicule</w:t>
            </w:r>
            <w:ins w:id="6175" w:author="MAILIER Maxime" w:date="2024-08-30T09:54:00Z">
              <w:r w:rsidRPr="003418C1">
                <w:rPr>
                  <w:i w:val="0"/>
                  <w:iCs w:val="0"/>
                  <w:color w:val="auto"/>
                </w:rPr>
                <w:t xml:space="preserve"> et le type de temps de parcours à appliquer</w:t>
              </w:r>
            </w:ins>
            <w:r w:rsidRPr="003418C1">
              <w:rPr>
                <w:i w:val="0"/>
                <w:iCs w:val="0"/>
                <w:color w:val="auto"/>
              </w:rPr>
              <w:t>.</w:t>
            </w:r>
          </w:p>
          <w:p w14:paraId="181A6402" w14:textId="77777777" w:rsidR="003418C1" w:rsidRPr="003418C1" w:rsidRDefault="003418C1" w:rsidP="003418C1">
            <w:pPr>
              <w:pStyle w:val="ReqText"/>
              <w:widowControl w:val="0"/>
              <w:jc w:val="both"/>
              <w:rPr>
                <w:ins w:id="6176" w:author="MAILIER Maxime" w:date="2024-08-30T09:53:00Z"/>
                <w:i w:val="0"/>
                <w:iCs w:val="0"/>
                <w:color w:val="auto"/>
              </w:rPr>
            </w:pPr>
            <w:ins w:id="6177" w:author="MAILIER Maxime" w:date="2024-08-30T09:53:00Z">
              <w:r w:rsidRPr="003418C1">
                <w:rPr>
                  <w:i w:val="0"/>
                  <w:iCs w:val="0"/>
                  <w:color w:val="auto"/>
                </w:rPr>
                <w:t>La commande doit être acceptée si les conditions suivantes sont vérifiées :</w:t>
              </w:r>
            </w:ins>
          </w:p>
          <w:p w14:paraId="477B6B94" w14:textId="77777777" w:rsidR="003418C1" w:rsidRPr="003418C1" w:rsidRDefault="003418C1" w:rsidP="003418C1">
            <w:pPr>
              <w:pStyle w:val="ReqText"/>
              <w:numPr>
                <w:ilvl w:val="0"/>
                <w:numId w:val="4"/>
              </w:numPr>
              <w:jc w:val="both"/>
              <w:rPr>
                <w:ins w:id="6178" w:author="MAILIER Maxime" w:date="2024-08-30T09:53:00Z"/>
                <w:i w:val="0"/>
                <w:iCs w:val="0"/>
                <w:color w:val="auto"/>
              </w:rPr>
            </w:pPr>
            <w:ins w:id="6179" w:author="MAILIER Maxime" w:date="2024-08-30T09:53:00Z">
              <w:r w:rsidRPr="003418C1">
                <w:rPr>
                  <w:i w:val="0"/>
                  <w:iCs w:val="0"/>
                  <w:color w:val="auto"/>
                </w:rPr>
                <w:t xml:space="preserve"> Le véhicule n’est pas associé à une </w:t>
              </w:r>
            </w:ins>
            <w:r w:rsidRPr="003418C1">
              <w:rPr>
                <w:i w:val="0"/>
                <w:iCs w:val="0"/>
                <w:color w:val="auto"/>
              </w:rPr>
              <w:t>mission</w:t>
            </w:r>
            <w:ins w:id="6180" w:author="MAILIER Maxime" w:date="2024-08-30T09:53:00Z">
              <w:r w:rsidRPr="003418C1">
                <w:rPr>
                  <w:i w:val="0"/>
                  <w:iCs w:val="0"/>
                  <w:color w:val="auto"/>
                </w:rPr>
                <w:t>.</w:t>
              </w:r>
            </w:ins>
          </w:p>
          <w:p w14:paraId="64DAF836" w14:textId="77777777" w:rsidR="003418C1" w:rsidRPr="003418C1" w:rsidRDefault="003418C1" w:rsidP="003418C1">
            <w:pPr>
              <w:pStyle w:val="ReqText"/>
              <w:numPr>
                <w:ilvl w:val="0"/>
                <w:numId w:val="4"/>
              </w:numPr>
              <w:jc w:val="both"/>
              <w:rPr>
                <w:ins w:id="6181" w:author="MAILIER Maxime" w:date="2024-08-30T09:53:00Z"/>
                <w:i w:val="0"/>
                <w:iCs w:val="0"/>
                <w:color w:val="auto"/>
              </w:rPr>
            </w:pPr>
            <w:ins w:id="6182" w:author="MAILIER Maxime" w:date="2024-08-30T09:53:00Z">
              <w:r w:rsidRPr="003418C1">
                <w:rPr>
                  <w:i w:val="0"/>
                  <w:iCs w:val="0"/>
                  <w:color w:val="auto"/>
                </w:rPr>
                <w:t xml:space="preserve">Il existe un sillon non utilisé par une </w:t>
              </w:r>
            </w:ins>
            <w:r w:rsidRPr="003418C1">
              <w:rPr>
                <w:i w:val="0"/>
                <w:iCs w:val="0"/>
                <w:color w:val="auto"/>
              </w:rPr>
              <w:t>mission</w:t>
            </w:r>
            <w:ins w:id="6183" w:author="MAILIER Maxime" w:date="2024-08-30T09:53:00Z">
              <w:r w:rsidRPr="003418C1">
                <w:rPr>
                  <w:i w:val="0"/>
                  <w:iCs w:val="0"/>
                  <w:color w:val="auto"/>
                </w:rPr>
                <w:t xml:space="preserve"> existante qui permet de rejoindre le point d’arrêt destination indiqué par l’utilisateur et dont l’heure de départ est comprise dans la plage horaire [heure courante ; heure courante + [Param_TM_TR_04_03_0002]]</w:t>
              </w:r>
            </w:ins>
          </w:p>
          <w:p w14:paraId="3F711B97" w14:textId="77777777" w:rsidR="003418C1" w:rsidRPr="003418C1" w:rsidDel="007B7DDA" w:rsidRDefault="003418C1" w:rsidP="003418C1">
            <w:pPr>
              <w:pStyle w:val="ReqText"/>
              <w:widowControl w:val="0"/>
              <w:jc w:val="both"/>
              <w:rPr>
                <w:del w:id="6184" w:author="MAILIER Maxime" w:date="2024-08-30T09:53:00Z"/>
                <w:i w:val="0"/>
                <w:iCs w:val="0"/>
                <w:color w:val="auto"/>
              </w:rPr>
            </w:pPr>
            <w:del w:id="6185" w:author="MAILIER Maxime" w:date="2024-08-30T09:53:00Z">
              <w:r w:rsidRPr="003418C1" w:rsidDel="007B7DDA">
                <w:rPr>
                  <w:i w:val="0"/>
                  <w:iCs w:val="0"/>
                  <w:color w:val="auto"/>
                </w:rPr>
                <w:delText xml:space="preserve">La commande doit être acceptée </w:delText>
              </w:r>
            </w:del>
            <w:del w:id="6186" w:author="MAILIER Maxime" w:date="2024-08-21T15:34:00Z">
              <w:r w:rsidRPr="003418C1" w:rsidDel="005A6F02">
                <w:rPr>
                  <w:i w:val="0"/>
                  <w:iCs w:val="0"/>
                  <w:color w:val="auto"/>
                </w:rPr>
                <w:delText>si aucune course n’est allouée au véhicule</w:delText>
              </w:r>
            </w:del>
            <w:del w:id="6187" w:author="MAILIER Maxime" w:date="2024-08-30T09:53:00Z">
              <w:r w:rsidRPr="003418C1" w:rsidDel="007B7DDA">
                <w:rPr>
                  <w:i w:val="0"/>
                  <w:iCs w:val="0"/>
                  <w:color w:val="auto"/>
                </w:rPr>
                <w:delText>.</w:delText>
              </w:r>
            </w:del>
          </w:p>
          <w:p w14:paraId="713C3FE0" w14:textId="77777777" w:rsidR="003418C1" w:rsidRPr="003418C1" w:rsidRDefault="003418C1" w:rsidP="003418C1">
            <w:pPr>
              <w:pStyle w:val="ReqText"/>
              <w:widowControl w:val="0"/>
              <w:jc w:val="both"/>
              <w:rPr>
                <w:ins w:id="6188" w:author="MAILIER Maxime" w:date="2024-08-30T09:53:00Z"/>
                <w:i w:val="0"/>
                <w:iCs w:val="0"/>
                <w:color w:val="auto"/>
              </w:rPr>
            </w:pPr>
            <w:r w:rsidRPr="003418C1">
              <w:rPr>
                <w:i w:val="0"/>
                <w:iCs w:val="0"/>
                <w:color w:val="auto"/>
              </w:rPr>
              <w:t>Dans le cas contraire, le Traffic Mgr doit refuser la commande et afficher un message précisant la cause de l’échec de la commande à destination de l’utilisateur ayant passé la commande.</w:t>
            </w:r>
          </w:p>
          <w:p w14:paraId="1B605F7C" w14:textId="77777777" w:rsidR="003418C1" w:rsidRPr="003418C1" w:rsidRDefault="003418C1" w:rsidP="003418C1">
            <w:pPr>
              <w:pStyle w:val="ReqText"/>
              <w:widowControl w:val="0"/>
              <w:jc w:val="both"/>
              <w:rPr>
                <w:i w:val="0"/>
                <w:iCs w:val="0"/>
                <w:color w:val="auto"/>
              </w:rPr>
            </w:pPr>
          </w:p>
          <w:p w14:paraId="1CE6D222" w14:textId="0DF8C313" w:rsidR="003418C1" w:rsidRPr="003418C1" w:rsidRDefault="003418C1" w:rsidP="003418C1">
            <w:pPr>
              <w:pStyle w:val="ReqText"/>
              <w:widowControl w:val="0"/>
              <w:jc w:val="both"/>
              <w:rPr>
                <w:i w:val="0"/>
                <w:iCs w:val="0"/>
                <w:color w:val="auto"/>
              </w:rPr>
            </w:pPr>
            <w:r w:rsidRPr="003418C1">
              <w:rPr>
                <w:i w:val="0"/>
                <w:iCs w:val="0"/>
                <w:color w:val="auto"/>
              </w:rPr>
              <w:t xml:space="preserve">Si les conditions de la commande par un utilisateur de </w:t>
            </w:r>
            <w:del w:id="6189" w:author="MAILIER Maxime" w:date="2024-08-21T15:34:00Z">
              <w:r w:rsidRPr="003418C1" w:rsidDel="00853AE0">
                <w:rPr>
                  <w:i w:val="0"/>
                  <w:iCs w:val="0"/>
                  <w:color w:val="auto"/>
                </w:rPr>
                <w:delText xml:space="preserve">l'allocation </w:delText>
              </w:r>
            </w:del>
            <w:ins w:id="6190" w:author="MAILIER Maxime" w:date="2024-08-21T15:34:00Z">
              <w:r w:rsidRPr="003418C1">
                <w:rPr>
                  <w:i w:val="0"/>
                  <w:iCs w:val="0"/>
                  <w:color w:val="auto"/>
                </w:rPr>
                <w:t xml:space="preserve">l'association </w:t>
              </w:r>
            </w:ins>
            <w:r w:rsidRPr="003418C1">
              <w:rPr>
                <w:i w:val="0"/>
                <w:iCs w:val="0"/>
                <w:color w:val="auto"/>
              </w:rPr>
              <w:t>d’une mission de test à un véhicule sont vérifiées, le Traffic Mgr doit :</w:t>
            </w:r>
          </w:p>
          <w:p w14:paraId="5E1834B2" w14:textId="77777777" w:rsidR="003418C1" w:rsidRPr="003418C1" w:rsidRDefault="003418C1" w:rsidP="003418C1">
            <w:pPr>
              <w:pStyle w:val="ReqText"/>
              <w:numPr>
                <w:ilvl w:val="0"/>
                <w:numId w:val="20"/>
              </w:numPr>
              <w:jc w:val="both"/>
              <w:rPr>
                <w:i w:val="0"/>
                <w:iCs w:val="0"/>
                <w:color w:val="auto"/>
              </w:rPr>
            </w:pPr>
            <w:r w:rsidRPr="003418C1">
              <w:rPr>
                <w:i w:val="0"/>
                <w:iCs w:val="0"/>
                <w:color w:val="auto"/>
              </w:rPr>
              <w:t>Créer une mission haut-le-pied marquée « véhicule en test » avec les caractéristiques suivantes :</w:t>
            </w:r>
          </w:p>
          <w:p w14:paraId="61AA8267" w14:textId="77777777" w:rsidR="003418C1" w:rsidRPr="003418C1" w:rsidRDefault="003418C1" w:rsidP="003418C1">
            <w:pPr>
              <w:pStyle w:val="ReqText"/>
              <w:numPr>
                <w:ilvl w:val="0"/>
                <w:numId w:val="21"/>
              </w:numPr>
              <w:jc w:val="both"/>
              <w:rPr>
                <w:i w:val="0"/>
                <w:iCs w:val="0"/>
                <w:color w:val="auto"/>
              </w:rPr>
            </w:pPr>
            <w:r w:rsidRPr="003418C1">
              <w:rPr>
                <w:i w:val="0"/>
                <w:iCs w:val="0"/>
                <w:color w:val="auto"/>
              </w:rPr>
              <w:t>Origine : le point d'arrêt où se trouve le véhicule</w:t>
            </w:r>
          </w:p>
          <w:p w14:paraId="65599F47" w14:textId="77777777" w:rsidR="003418C1" w:rsidRPr="003418C1" w:rsidRDefault="003418C1" w:rsidP="003418C1">
            <w:pPr>
              <w:pStyle w:val="ReqText"/>
              <w:numPr>
                <w:ilvl w:val="0"/>
                <w:numId w:val="21"/>
              </w:numPr>
              <w:jc w:val="both"/>
              <w:rPr>
                <w:i w:val="0"/>
                <w:iCs w:val="0"/>
                <w:color w:val="auto"/>
              </w:rPr>
            </w:pPr>
            <w:r w:rsidRPr="003418C1">
              <w:rPr>
                <w:i w:val="0"/>
                <w:iCs w:val="0"/>
                <w:color w:val="auto"/>
              </w:rPr>
              <w:t>Heure de départ : heure courante</w:t>
            </w:r>
          </w:p>
          <w:p w14:paraId="3A405C48" w14:textId="77777777" w:rsidR="003418C1" w:rsidRPr="003418C1" w:rsidRDefault="003418C1" w:rsidP="003418C1">
            <w:pPr>
              <w:pStyle w:val="ReqText"/>
              <w:numPr>
                <w:ilvl w:val="0"/>
                <w:numId w:val="21"/>
              </w:numPr>
              <w:jc w:val="both"/>
              <w:rPr>
                <w:i w:val="0"/>
                <w:iCs w:val="0"/>
                <w:color w:val="auto"/>
              </w:rPr>
            </w:pPr>
            <w:r w:rsidRPr="003418C1">
              <w:rPr>
                <w:i w:val="0"/>
                <w:iCs w:val="0"/>
                <w:color w:val="auto"/>
              </w:rPr>
              <w:t>Destination : la destination indiquée par l'utilisateur</w:t>
            </w:r>
          </w:p>
          <w:p w14:paraId="522108CD" w14:textId="77777777" w:rsidR="003418C1" w:rsidRPr="003418C1" w:rsidRDefault="003418C1" w:rsidP="003418C1">
            <w:pPr>
              <w:pStyle w:val="ReqText"/>
              <w:numPr>
                <w:ilvl w:val="0"/>
                <w:numId w:val="21"/>
              </w:numPr>
              <w:jc w:val="both"/>
              <w:rPr>
                <w:i w:val="0"/>
                <w:iCs w:val="0"/>
                <w:color w:val="auto"/>
              </w:rPr>
            </w:pPr>
            <w:ins w:id="6191" w:author="MAILIER Maxime" w:date="2024-08-30T09:46:00Z">
              <w:r w:rsidRPr="003418C1">
                <w:rPr>
                  <w:i w:val="0"/>
                  <w:iCs w:val="0"/>
                  <w:color w:val="auto"/>
                </w:rPr>
                <w:t xml:space="preserve">Type de </w:t>
              </w:r>
            </w:ins>
            <w:del w:id="6192" w:author="MAILIER Maxime" w:date="2024-08-30T09:47:00Z">
              <w:r w:rsidRPr="003418C1" w:rsidDel="007B7DDA">
                <w:rPr>
                  <w:i w:val="0"/>
                  <w:iCs w:val="0"/>
                  <w:color w:val="auto"/>
                </w:rPr>
                <w:delText xml:space="preserve">Temps </w:delText>
              </w:r>
            </w:del>
            <w:ins w:id="6193" w:author="MAILIER Maxime" w:date="2024-08-30T09:47:00Z">
              <w:r w:rsidRPr="003418C1">
                <w:rPr>
                  <w:i w:val="0"/>
                  <w:iCs w:val="0"/>
                  <w:color w:val="auto"/>
                </w:rPr>
                <w:t xml:space="preserve">temps </w:t>
              </w:r>
            </w:ins>
            <w:r w:rsidRPr="003418C1">
              <w:rPr>
                <w:i w:val="0"/>
                <w:iCs w:val="0"/>
                <w:color w:val="auto"/>
              </w:rPr>
              <w:t xml:space="preserve">de parcours </w:t>
            </w:r>
            <w:del w:id="6194" w:author="MAILIER Maxime" w:date="2024-08-30T09:47:00Z">
              <w:r w:rsidRPr="003418C1" w:rsidDel="007B7DDA">
                <w:rPr>
                  <w:i w:val="0"/>
                  <w:iCs w:val="0"/>
                  <w:color w:val="auto"/>
                </w:rPr>
                <w:delText>de type « test » configurés pour chaque inter-gare</w:delText>
              </w:r>
            </w:del>
            <w:ins w:id="6195" w:author="MAILIER Maxime" w:date="2024-08-30T09:47:00Z">
              <w:r w:rsidRPr="003418C1">
                <w:rPr>
                  <w:i w:val="0"/>
                  <w:iCs w:val="0"/>
                  <w:color w:val="auto"/>
                </w:rPr>
                <w:t>sélectionné par l’utilisateur</w:t>
              </w:r>
            </w:ins>
          </w:p>
          <w:p w14:paraId="585B87B9" w14:textId="77777777" w:rsidR="003418C1" w:rsidRPr="003418C1" w:rsidRDefault="003418C1" w:rsidP="003418C1">
            <w:pPr>
              <w:pStyle w:val="ReqText"/>
              <w:numPr>
                <w:ilvl w:val="0"/>
                <w:numId w:val="21"/>
              </w:numPr>
              <w:jc w:val="both"/>
              <w:rPr>
                <w:i w:val="0"/>
                <w:iCs w:val="0"/>
                <w:color w:val="auto"/>
              </w:rPr>
            </w:pPr>
            <w:r w:rsidRPr="003418C1">
              <w:rPr>
                <w:i w:val="0"/>
                <w:iCs w:val="0"/>
                <w:color w:val="auto"/>
              </w:rPr>
              <w:t>Identifiant de service matériel : l’identifiant de service matériel du véhicule</w:t>
            </w:r>
          </w:p>
          <w:p w14:paraId="4A72A996" w14:textId="77777777" w:rsidR="003418C1" w:rsidRPr="003418C1" w:rsidRDefault="003418C1" w:rsidP="003418C1">
            <w:pPr>
              <w:pStyle w:val="ReqText"/>
              <w:numPr>
                <w:ilvl w:val="0"/>
                <w:numId w:val="21"/>
              </w:numPr>
              <w:jc w:val="both"/>
              <w:rPr>
                <w:i w:val="0"/>
                <w:iCs w:val="0"/>
                <w:color w:val="auto"/>
              </w:rPr>
            </w:pPr>
            <w:r w:rsidRPr="003418C1">
              <w:rPr>
                <w:i w:val="0"/>
                <w:iCs w:val="0"/>
                <w:color w:val="auto"/>
              </w:rPr>
              <w:t>Le plus petit numéro de mission non encore attribué dans la plage de valeurs pour les missions sans voyageurs non définies dans le référentiel horaire</w:t>
            </w:r>
          </w:p>
          <w:p w14:paraId="2BE0B01E" w14:textId="77777777" w:rsidR="003418C1" w:rsidRPr="003418C1" w:rsidRDefault="003418C1" w:rsidP="003418C1">
            <w:pPr>
              <w:pStyle w:val="ReqText"/>
              <w:numPr>
                <w:ilvl w:val="0"/>
                <w:numId w:val="17"/>
              </w:numPr>
              <w:jc w:val="both"/>
              <w:rPr>
                <w:ins w:id="6196" w:author="MAILIER Maxime" w:date="2024-08-30T17:50:00Z"/>
                <w:i w:val="0"/>
                <w:iCs w:val="0"/>
                <w:color w:val="auto"/>
              </w:rPr>
            </w:pPr>
            <w:ins w:id="6197" w:author="MAILIER Maxime" w:date="2024-08-30T17:50:00Z">
              <w:r w:rsidRPr="003418C1">
                <w:rPr>
                  <w:i w:val="0"/>
                  <w:iCs w:val="0"/>
                  <w:color w:val="auto"/>
                </w:rPr>
                <w:t>Etat : « Confirmée »</w:t>
              </w:r>
            </w:ins>
          </w:p>
          <w:p w14:paraId="65D13375" w14:textId="77777777" w:rsidR="003418C1" w:rsidRPr="003418C1" w:rsidRDefault="003418C1" w:rsidP="003418C1">
            <w:pPr>
              <w:pStyle w:val="ReqText"/>
              <w:numPr>
                <w:ilvl w:val="0"/>
                <w:numId w:val="22"/>
              </w:numPr>
              <w:jc w:val="both"/>
              <w:rPr>
                <w:ins w:id="6198" w:author="MAILIER Maxime" w:date="2024-08-30T17:50:00Z"/>
                <w:i w:val="0"/>
                <w:iCs w:val="0"/>
                <w:color w:val="auto"/>
              </w:rPr>
            </w:pPr>
            <w:ins w:id="6199" w:author="MAILIER Maxime" w:date="2024-08-30T17:50:00Z">
              <w:r w:rsidRPr="003418C1">
                <w:rPr>
                  <w:i w:val="0"/>
                  <w:iCs w:val="0"/>
                  <w:color w:val="auto"/>
                </w:rPr>
                <w:t xml:space="preserve">Associer cette </w:t>
              </w:r>
            </w:ins>
            <w:r w:rsidRPr="003418C1">
              <w:rPr>
                <w:i w:val="0"/>
                <w:iCs w:val="0"/>
                <w:color w:val="auto"/>
              </w:rPr>
              <w:t>mission</w:t>
            </w:r>
            <w:ins w:id="6200" w:author="MAILIER Maxime" w:date="2024-08-30T17:50:00Z">
              <w:r w:rsidRPr="003418C1">
                <w:rPr>
                  <w:i w:val="0"/>
                  <w:iCs w:val="0"/>
                  <w:color w:val="auto"/>
                </w:rPr>
                <w:t xml:space="preserve"> au véhicule concerné</w:t>
              </w:r>
            </w:ins>
          </w:p>
          <w:p w14:paraId="25AFF110" w14:textId="77777777" w:rsidR="003418C1" w:rsidRPr="003418C1" w:rsidRDefault="003418C1" w:rsidP="003418C1">
            <w:pPr>
              <w:pStyle w:val="ReqText"/>
              <w:numPr>
                <w:ilvl w:val="0"/>
                <w:numId w:val="22"/>
              </w:numPr>
              <w:jc w:val="both"/>
              <w:rPr>
                <w:ins w:id="6201" w:author="MAILIER Maxime" w:date="2024-08-30T17:50:00Z"/>
                <w:i w:val="0"/>
                <w:iCs w:val="0"/>
                <w:color w:val="auto"/>
              </w:rPr>
            </w:pPr>
            <w:ins w:id="6202" w:author="MAILIER Maxime" w:date="2024-08-30T17:50:00Z">
              <w:r w:rsidRPr="003418C1">
                <w:rPr>
                  <w:i w:val="0"/>
                  <w:iCs w:val="0"/>
                  <w:color w:val="auto"/>
                </w:rPr>
                <w:t xml:space="preserve">Ajouter cette </w:t>
              </w:r>
            </w:ins>
            <w:r w:rsidRPr="003418C1">
              <w:rPr>
                <w:i w:val="0"/>
                <w:iCs w:val="0"/>
                <w:color w:val="auto"/>
              </w:rPr>
              <w:t>mission</w:t>
            </w:r>
            <w:ins w:id="6203" w:author="MAILIER Maxime" w:date="2024-08-30T17:50:00Z">
              <w:r w:rsidRPr="003418C1">
                <w:rPr>
                  <w:i w:val="0"/>
                  <w:iCs w:val="0"/>
                  <w:color w:val="auto"/>
                </w:rPr>
                <w:t xml:space="preserve"> à la liste des </w:t>
              </w:r>
            </w:ins>
            <w:r w:rsidRPr="003418C1">
              <w:rPr>
                <w:i w:val="0"/>
                <w:iCs w:val="0"/>
                <w:color w:val="auto"/>
              </w:rPr>
              <w:t>missions</w:t>
            </w:r>
            <w:ins w:id="6204" w:author="MAILIER Maxime" w:date="2024-08-30T17:50:00Z">
              <w:r w:rsidRPr="003418C1">
                <w:rPr>
                  <w:i w:val="0"/>
                  <w:iCs w:val="0"/>
                  <w:color w:val="auto"/>
                </w:rPr>
                <w:t xml:space="preserve"> planifiées.</w:t>
              </w:r>
            </w:ins>
          </w:p>
          <w:p w14:paraId="69BFB951" w14:textId="77777777" w:rsidR="003418C1" w:rsidRPr="003418C1" w:rsidDel="00126593" w:rsidRDefault="003418C1" w:rsidP="003418C1">
            <w:pPr>
              <w:pStyle w:val="ReqText"/>
              <w:numPr>
                <w:ilvl w:val="0"/>
                <w:numId w:val="22"/>
              </w:numPr>
              <w:jc w:val="both"/>
              <w:rPr>
                <w:del w:id="6205" w:author="MAILIER Maxime" w:date="2024-08-30T17:50:00Z"/>
                <w:i w:val="0"/>
                <w:iCs w:val="0"/>
                <w:color w:val="auto"/>
              </w:rPr>
            </w:pPr>
            <w:del w:id="6206" w:author="MAILIER Maxime" w:date="2024-08-21T15:34:00Z">
              <w:r w:rsidRPr="003418C1" w:rsidDel="00853AE0">
                <w:rPr>
                  <w:i w:val="0"/>
                  <w:iCs w:val="0"/>
                  <w:color w:val="auto"/>
                </w:rPr>
                <w:delText xml:space="preserve">Allouer </w:delText>
              </w:r>
            </w:del>
            <w:del w:id="6207" w:author="MAILIER Maxime" w:date="2024-08-30T17:50:00Z">
              <w:r w:rsidRPr="003418C1" w:rsidDel="00126593">
                <w:rPr>
                  <w:i w:val="0"/>
                  <w:iCs w:val="0"/>
                  <w:color w:val="auto"/>
                </w:rPr>
                <w:delText>cette course au véhicule concerné</w:delText>
              </w:r>
            </w:del>
          </w:p>
          <w:p w14:paraId="7B3555B4" w14:textId="77777777" w:rsidR="003418C1" w:rsidRPr="003418C1" w:rsidDel="00126593" w:rsidRDefault="003418C1" w:rsidP="003418C1">
            <w:pPr>
              <w:pStyle w:val="ReqText"/>
              <w:numPr>
                <w:ilvl w:val="0"/>
                <w:numId w:val="22"/>
              </w:numPr>
              <w:jc w:val="both"/>
              <w:rPr>
                <w:del w:id="6208" w:author="MAILIER Maxime" w:date="2024-08-30T17:50:00Z"/>
                <w:i w:val="0"/>
                <w:iCs w:val="0"/>
                <w:color w:val="auto"/>
              </w:rPr>
            </w:pPr>
            <w:del w:id="6209" w:author="MAILIER Maxime" w:date="2024-08-30T17:50:00Z">
              <w:r w:rsidRPr="003418C1" w:rsidDel="00126593">
                <w:rPr>
                  <w:i w:val="0"/>
                  <w:iCs w:val="0"/>
                  <w:color w:val="auto"/>
                </w:rPr>
                <w:delText>Ajouter cette course à la liste des courses planifiées.</w:delText>
              </w:r>
            </w:del>
          </w:p>
          <w:p w14:paraId="7611C3ED" w14:textId="77777777" w:rsidR="003418C1" w:rsidRPr="003418C1" w:rsidRDefault="003418C1" w:rsidP="003418C1">
            <w:pPr>
              <w:pStyle w:val="ReqText"/>
              <w:widowControl w:val="0"/>
              <w:jc w:val="both"/>
              <w:rPr>
                <w:i w:val="0"/>
                <w:iCs w:val="0"/>
                <w:color w:val="auto"/>
              </w:rPr>
            </w:pPr>
          </w:p>
          <w:p w14:paraId="6D8ADE9F" w14:textId="6835E151" w:rsidR="003418C1" w:rsidRPr="003418C1" w:rsidRDefault="003418C1" w:rsidP="003418C1">
            <w:pPr>
              <w:pStyle w:val="ReqText"/>
              <w:widowControl w:val="0"/>
              <w:jc w:val="both"/>
              <w:rPr>
                <w:i w:val="0"/>
                <w:iCs w:val="0"/>
                <w:color w:val="auto"/>
              </w:rPr>
            </w:pPr>
            <w:r w:rsidRPr="003418C1">
              <w:rPr>
                <w:i w:val="0"/>
                <w:iCs w:val="0"/>
                <w:color w:val="auto"/>
              </w:rPr>
              <w:t xml:space="preserve">Lors de </w:t>
            </w:r>
            <w:del w:id="6210" w:author="MAILIER Maxime" w:date="2024-08-21T15:35:00Z">
              <w:r w:rsidRPr="003418C1" w:rsidDel="00853AE0">
                <w:rPr>
                  <w:i w:val="0"/>
                  <w:iCs w:val="0"/>
                  <w:color w:val="auto"/>
                </w:rPr>
                <w:delText xml:space="preserve">l'allocation </w:delText>
              </w:r>
            </w:del>
            <w:ins w:id="6211" w:author="MAILIER Maxime" w:date="2024-08-21T15:35:00Z">
              <w:r w:rsidRPr="003418C1">
                <w:rPr>
                  <w:i w:val="0"/>
                  <w:iCs w:val="0"/>
                  <w:color w:val="auto"/>
                </w:rPr>
                <w:t xml:space="preserve">l'association </w:t>
              </w:r>
            </w:ins>
            <w:r w:rsidRPr="003418C1">
              <w:rPr>
                <w:i w:val="0"/>
                <w:iCs w:val="0"/>
                <w:color w:val="auto"/>
              </w:rPr>
              <w:t>d’une mission de test à un véhicule, le Traffic Mgr doit fixer les attributs du véhicule aux valeurs suivantes :</w:t>
            </w:r>
          </w:p>
          <w:p w14:paraId="038B66B6" w14:textId="77777777" w:rsidR="003418C1" w:rsidRPr="003418C1" w:rsidRDefault="003418C1" w:rsidP="003418C1">
            <w:pPr>
              <w:pStyle w:val="ReqText"/>
              <w:numPr>
                <w:ilvl w:val="0"/>
                <w:numId w:val="23"/>
              </w:numPr>
              <w:jc w:val="both"/>
              <w:rPr>
                <w:i w:val="0"/>
                <w:iCs w:val="0"/>
                <w:color w:val="auto"/>
              </w:rPr>
            </w:pPr>
            <w:r w:rsidRPr="003418C1">
              <w:rPr>
                <w:i w:val="0"/>
                <w:iCs w:val="0"/>
                <w:color w:val="auto"/>
              </w:rPr>
              <w:t xml:space="preserve">Numéro de mission : le numéro de la mission </w:t>
            </w:r>
            <w:del w:id="6212" w:author="MAILIER Maxime" w:date="2024-08-21T15:35:00Z">
              <w:r w:rsidRPr="003418C1" w:rsidDel="00853AE0">
                <w:rPr>
                  <w:i w:val="0"/>
                  <w:iCs w:val="0"/>
                  <w:color w:val="auto"/>
                </w:rPr>
                <w:delText xml:space="preserve">allouée </w:delText>
              </w:r>
            </w:del>
            <w:ins w:id="6213" w:author="MAILIER Maxime" w:date="2024-08-21T15:35:00Z">
              <w:r w:rsidRPr="003418C1">
                <w:rPr>
                  <w:i w:val="0"/>
                  <w:iCs w:val="0"/>
                  <w:color w:val="auto"/>
                </w:rPr>
                <w:t xml:space="preserve">associée </w:t>
              </w:r>
            </w:ins>
            <w:r w:rsidRPr="003418C1">
              <w:rPr>
                <w:i w:val="0"/>
                <w:iCs w:val="0"/>
                <w:color w:val="auto"/>
              </w:rPr>
              <w:t>au véhicule,</w:t>
            </w:r>
          </w:p>
          <w:p w14:paraId="2039E920" w14:textId="7BF91424" w:rsidR="003418C1" w:rsidRPr="003418C1" w:rsidRDefault="003418C1" w:rsidP="001F040F">
            <w:pPr>
              <w:pStyle w:val="ReqText"/>
              <w:numPr>
                <w:ilvl w:val="0"/>
                <w:numId w:val="23"/>
              </w:numPr>
              <w:jc w:val="both"/>
              <w:rPr>
                <w:ins w:id="6214" w:author="TRIANO José" w:date="2024-09-19T08:12:00Z"/>
                <w:i w:val="0"/>
                <w:iCs w:val="0"/>
                <w:color w:val="auto"/>
              </w:rPr>
            </w:pPr>
            <w:r w:rsidRPr="003418C1">
              <w:rPr>
                <w:i w:val="0"/>
                <w:iCs w:val="0"/>
                <w:color w:val="auto"/>
              </w:rPr>
              <w:t xml:space="preserve">Codes d'origine et de destination : codes correspondant aux origine et destination de la mission </w:t>
            </w:r>
            <w:del w:id="6215" w:author="MAILIER Maxime" w:date="2024-08-21T15:35:00Z">
              <w:r w:rsidRPr="003418C1" w:rsidDel="00853AE0">
                <w:rPr>
                  <w:i w:val="0"/>
                  <w:iCs w:val="0"/>
                  <w:color w:val="auto"/>
                </w:rPr>
                <w:delText xml:space="preserve">allouée </w:delText>
              </w:r>
            </w:del>
            <w:ins w:id="6216" w:author="MAILIER Maxime" w:date="2024-08-21T15:35:00Z">
              <w:r w:rsidRPr="003418C1">
                <w:rPr>
                  <w:i w:val="0"/>
                  <w:iCs w:val="0"/>
                  <w:color w:val="auto"/>
                </w:rPr>
                <w:t xml:space="preserve">associée </w:t>
              </w:r>
            </w:ins>
            <w:r w:rsidRPr="003418C1">
              <w:rPr>
                <w:i w:val="0"/>
                <w:iCs w:val="0"/>
                <w:color w:val="auto"/>
              </w:rPr>
              <w:t>au véhicule.</w:t>
            </w:r>
          </w:p>
        </w:tc>
      </w:tr>
      <w:tr w:rsidR="003418C1" w14:paraId="3B58B813" w14:textId="77777777" w:rsidTr="001F040F">
        <w:trPr>
          <w:ins w:id="6217" w:author="TRIANO José" w:date="2024-09-19T08:12:00Z"/>
        </w:trPr>
        <w:tc>
          <w:tcPr>
            <w:tcW w:w="1842" w:type="dxa"/>
          </w:tcPr>
          <w:p w14:paraId="6E4FD04A" w14:textId="77777777" w:rsidR="003418C1" w:rsidRDefault="003418C1" w:rsidP="001F040F">
            <w:pPr>
              <w:rPr>
                <w:ins w:id="6218" w:author="TRIANO José" w:date="2024-09-19T08:12:00Z"/>
              </w:rPr>
            </w:pPr>
            <w:r>
              <w:t xml:space="preserve">Paramètres </w:t>
            </w:r>
          </w:p>
        </w:tc>
        <w:tc>
          <w:tcPr>
            <w:tcW w:w="7446" w:type="dxa"/>
          </w:tcPr>
          <w:p w14:paraId="1E89E9B6" w14:textId="77777777" w:rsidR="003418C1" w:rsidRDefault="003418C1" w:rsidP="003418C1">
            <w:pPr>
              <w:pStyle w:val="ReqID"/>
              <w:rPr>
                <w:ins w:id="6219" w:author="MAILIER Maxime" w:date="2024-08-30T09:53:00Z"/>
              </w:rPr>
            </w:pPr>
            <w:ins w:id="6220" w:author="MAILIER Maxime" w:date="2024-08-30T09:53:00Z">
              <w:r w:rsidRPr="00C1751B">
                <w:t>[Param_</w:t>
              </w:r>
              <w:r>
                <w:t>TM_TR_04_03</w:t>
              </w:r>
              <w:r w:rsidRPr="00C1751B">
                <w:t>_</w:t>
              </w:r>
              <w:r>
                <w:t>0002</w:t>
              </w:r>
              <w:r w:rsidRPr="00C1751B">
                <w:t>]</w:t>
              </w:r>
            </w:ins>
          </w:p>
          <w:p w14:paraId="06F68BAA" w14:textId="0259B34D" w:rsidR="003418C1" w:rsidRPr="003D256D" w:rsidRDefault="003418C1" w:rsidP="001F040F">
            <w:pPr>
              <w:pStyle w:val="ReqText"/>
              <w:jc w:val="both"/>
              <w:rPr>
                <w:ins w:id="6221" w:author="TRIANO José" w:date="2024-09-19T08:12:00Z"/>
              </w:rPr>
            </w:pPr>
            <w:ins w:id="6222" w:author="MAILIER Maxime" w:date="2024-08-30T09:53:00Z">
              <w:r w:rsidRPr="000141A3">
                <w:rPr>
                  <w:color w:val="00B050"/>
                </w:rPr>
                <w:t xml:space="preserve">Durée (exprimée en secondes) dont dispose le Traffic Mgr pour la sélection d’un sillon non utilisé par une </w:t>
              </w:r>
            </w:ins>
            <w:r>
              <w:rPr>
                <w:color w:val="00B050"/>
              </w:rPr>
              <w:t>mission</w:t>
            </w:r>
            <w:ins w:id="6223" w:author="MAILIER Maxime" w:date="2024-08-30T09:53:00Z">
              <w:r w:rsidRPr="000141A3">
                <w:rPr>
                  <w:color w:val="00B050"/>
                </w:rPr>
                <w:t xml:space="preserve"> existante dans le cadre de l’association d’une </w:t>
              </w:r>
            </w:ins>
            <w:r>
              <w:rPr>
                <w:color w:val="00B050"/>
              </w:rPr>
              <w:t>mission</w:t>
            </w:r>
            <w:ins w:id="6224" w:author="MAILIER Maxime" w:date="2024-08-30T09:53:00Z">
              <w:r w:rsidRPr="000141A3">
                <w:rPr>
                  <w:color w:val="00B050"/>
                </w:rPr>
                <w:t xml:space="preserve"> </w:t>
              </w:r>
              <w:r>
                <w:rPr>
                  <w:color w:val="00B050"/>
                </w:rPr>
                <w:t>de test</w:t>
              </w:r>
              <w:r w:rsidRPr="000141A3">
                <w:rPr>
                  <w:color w:val="00B050"/>
                </w:rPr>
                <w:t xml:space="preserve"> à un véhicule.</w:t>
              </w:r>
            </w:ins>
          </w:p>
        </w:tc>
      </w:tr>
    </w:tbl>
    <w:p w14:paraId="6C267E7A" w14:textId="77777777" w:rsidR="003418C1" w:rsidRDefault="003418C1" w:rsidP="00C82597">
      <w:pPr>
        <w:pStyle w:val="ReqID"/>
      </w:pPr>
    </w:p>
    <w:p w14:paraId="4ACC69A3" w14:textId="77777777" w:rsidR="003418C1" w:rsidRDefault="003418C1" w:rsidP="00C82597">
      <w:pPr>
        <w:pStyle w:val="ReqID"/>
      </w:pPr>
    </w:p>
    <w:p w14:paraId="36A99DD4" w14:textId="04C87C55" w:rsidR="0015272F" w:rsidRDefault="0015272F" w:rsidP="00F67835">
      <w:pPr>
        <w:pStyle w:val="Titre4"/>
        <w:numPr>
          <w:ilvl w:val="3"/>
          <w:numId w:val="121"/>
        </w:numPr>
        <w:rPr>
          <w:ins w:id="6225" w:author="MAILIER Maxime" w:date="2024-08-19T13:36:00Z"/>
        </w:rPr>
      </w:pPr>
      <w:bookmarkStart w:id="6226" w:name="_Toc174367363"/>
      <w:bookmarkStart w:id="6227" w:name="_Toc196744772"/>
      <w:ins w:id="6228" w:author="MAILIER Maxime" w:date="2024-08-19T13:36:00Z">
        <w:r>
          <w:t>TM_TR_04</w:t>
        </w:r>
        <w:r w:rsidRPr="00241C2D">
          <w:t>_</w:t>
        </w:r>
        <w:r>
          <w:t>0</w:t>
        </w:r>
      </w:ins>
      <w:ins w:id="6229" w:author="MAILIER Maxime" w:date="2024-08-19T13:37:00Z">
        <w:r w:rsidR="00AC7F0E">
          <w:t>4</w:t>
        </w:r>
      </w:ins>
      <w:ins w:id="6230" w:author="MAILIER Maxime" w:date="2024-08-19T13:36:00Z">
        <w:r w:rsidRPr="00241C2D">
          <w:t xml:space="preserve"> : </w:t>
        </w:r>
      </w:ins>
      <w:ins w:id="6231" w:author="MAILIER Maxime" w:date="2024-08-19T13:37:00Z">
        <w:r w:rsidR="00AC7F0E">
          <w:t>Modification</w:t>
        </w:r>
      </w:ins>
      <w:ins w:id="6232" w:author="MAILIER Maxime" w:date="2024-08-19T13:36:00Z">
        <w:r w:rsidRPr="002F6962">
          <w:t xml:space="preserve"> </w:t>
        </w:r>
        <w:r>
          <w:t xml:space="preserve">manuelle d’une </w:t>
        </w:r>
      </w:ins>
      <w:r w:rsidR="001F6EE4">
        <w:t>mission</w:t>
      </w:r>
      <w:bookmarkEnd w:id="6227"/>
    </w:p>
    <w:p w14:paraId="7619EF0A" w14:textId="0D5D8E9F" w:rsidR="00D56473" w:rsidRDefault="00D56473" w:rsidP="00C82597">
      <w:pPr>
        <w:jc w:val="both"/>
        <w:rPr>
          <w:u w:val="single"/>
        </w:rPr>
      </w:pPr>
      <w:ins w:id="6233" w:author="MAILIER Maxime" w:date="2024-08-19T13:38:00Z">
        <w:r>
          <w:rPr>
            <w:u w:val="single"/>
          </w:rPr>
          <w:t xml:space="preserve">Modifier la destination d’une </w:t>
        </w:r>
      </w:ins>
      <w:r w:rsidR="001F6EE4">
        <w:rPr>
          <w:u w:val="single"/>
        </w:rPr>
        <w:t>mission</w:t>
      </w:r>
      <w:ins w:id="6234" w:author="MAILIER Maxime" w:date="2024-08-19T13:38:00Z">
        <w:r w:rsidRPr="00E31E64">
          <w:rPr>
            <w:u w:val="single"/>
          </w:rPr>
          <w:t> :</w:t>
        </w:r>
      </w:ins>
    </w:p>
    <w:p w14:paraId="59352986" w14:textId="77777777" w:rsidR="003418C1" w:rsidRDefault="003418C1" w:rsidP="00C82597">
      <w:pPr>
        <w:jc w:val="both"/>
        <w:rPr>
          <w:u w:val="single"/>
        </w:rPr>
      </w:pPr>
    </w:p>
    <w:tbl>
      <w:tblPr>
        <w:tblStyle w:val="Grilledutableau"/>
        <w:tblW w:w="0" w:type="auto"/>
        <w:tblLook w:val="04A0" w:firstRow="1" w:lastRow="0" w:firstColumn="1" w:lastColumn="0" w:noHBand="0" w:noVBand="1"/>
      </w:tblPr>
      <w:tblGrid>
        <w:gridCol w:w="1842"/>
        <w:gridCol w:w="7446"/>
      </w:tblGrid>
      <w:tr w:rsidR="003418C1" w14:paraId="443B3F77" w14:textId="77777777" w:rsidTr="001F040F">
        <w:trPr>
          <w:ins w:id="6235" w:author="TRIANO José" w:date="2024-09-19T08:12:00Z"/>
        </w:trPr>
        <w:tc>
          <w:tcPr>
            <w:tcW w:w="1842" w:type="dxa"/>
          </w:tcPr>
          <w:p w14:paraId="111FBDCB" w14:textId="77777777" w:rsidR="003418C1" w:rsidRDefault="003418C1" w:rsidP="001F040F">
            <w:pPr>
              <w:rPr>
                <w:ins w:id="6236" w:author="TRIANO José" w:date="2024-09-19T08:12:00Z"/>
              </w:rPr>
            </w:pPr>
            <w:ins w:id="6237" w:author="TRIANO José" w:date="2024-09-19T08:12:00Z">
              <w:r>
                <w:t>Résultat attendu</w:t>
              </w:r>
            </w:ins>
          </w:p>
        </w:tc>
        <w:tc>
          <w:tcPr>
            <w:tcW w:w="7446" w:type="dxa"/>
          </w:tcPr>
          <w:p w14:paraId="4F711FDC" w14:textId="77777777" w:rsidR="003418C1" w:rsidRPr="003418C1" w:rsidRDefault="003418C1" w:rsidP="003418C1">
            <w:pPr>
              <w:pStyle w:val="ReqText"/>
              <w:widowControl w:val="0"/>
              <w:jc w:val="both"/>
              <w:rPr>
                <w:ins w:id="6238" w:author="MAILIER Maxime" w:date="2024-08-19T13:41:00Z"/>
                <w:i w:val="0"/>
                <w:iCs w:val="0"/>
                <w:color w:val="auto"/>
              </w:rPr>
            </w:pPr>
            <w:ins w:id="6239" w:author="MAILIER Maxime" w:date="2024-08-19T13:38:00Z">
              <w:r w:rsidRPr="003418C1">
                <w:rPr>
                  <w:i w:val="0"/>
                  <w:iCs w:val="0"/>
                  <w:color w:val="auto"/>
                </w:rPr>
                <w:t>Le Traffic Mgr doit permettre à un utilisateur de commander la modification de la destination d</w:t>
              </w:r>
            </w:ins>
            <w:ins w:id="6240" w:author="MAILIER Maxime" w:date="2024-08-19T13:39:00Z">
              <w:r w:rsidRPr="003418C1">
                <w:rPr>
                  <w:i w:val="0"/>
                  <w:iCs w:val="0"/>
                  <w:color w:val="auto"/>
                </w:rPr>
                <w:t xml:space="preserve">’une </w:t>
              </w:r>
            </w:ins>
            <w:r w:rsidRPr="003418C1">
              <w:rPr>
                <w:i w:val="0"/>
                <w:iCs w:val="0"/>
                <w:color w:val="auto"/>
              </w:rPr>
              <w:t>mission</w:t>
            </w:r>
            <w:ins w:id="6241" w:author="MAILIER Maxime" w:date="2024-08-19T14:00:00Z">
              <w:r w:rsidRPr="003418C1">
                <w:rPr>
                  <w:i w:val="0"/>
                  <w:iCs w:val="0"/>
                  <w:color w:val="auto"/>
                </w:rPr>
                <w:t xml:space="preserve"> </w:t>
              </w:r>
            </w:ins>
            <w:ins w:id="6242" w:author="MAILIER Maxime" w:date="2024-08-21T15:35:00Z">
              <w:r w:rsidRPr="003418C1">
                <w:rPr>
                  <w:i w:val="0"/>
                  <w:iCs w:val="0"/>
                  <w:color w:val="auto"/>
                </w:rPr>
                <w:t>associée</w:t>
              </w:r>
            </w:ins>
            <w:ins w:id="6243" w:author="MAILIER Maxime" w:date="2024-08-19T14:00:00Z">
              <w:r w:rsidRPr="003418C1">
                <w:rPr>
                  <w:i w:val="0"/>
                  <w:iCs w:val="0"/>
                  <w:color w:val="auto"/>
                </w:rPr>
                <w:t xml:space="preserve"> à un véhicule</w:t>
              </w:r>
            </w:ins>
            <w:ins w:id="6244" w:author="MAILIER Maxime" w:date="2024-08-19T13:40:00Z">
              <w:r w:rsidRPr="003418C1">
                <w:rPr>
                  <w:i w:val="0"/>
                  <w:iCs w:val="0"/>
                  <w:color w:val="auto"/>
                </w:rPr>
                <w:t xml:space="preserve"> en indiquant</w:t>
              </w:r>
            </w:ins>
            <w:ins w:id="6245" w:author="MAILIER Maxime" w:date="2024-08-19T13:41:00Z">
              <w:r w:rsidRPr="003418C1">
                <w:rPr>
                  <w:i w:val="0"/>
                  <w:iCs w:val="0"/>
                  <w:color w:val="auto"/>
                </w:rPr>
                <w:t> :</w:t>
              </w:r>
            </w:ins>
          </w:p>
          <w:p w14:paraId="41E0289E" w14:textId="77777777" w:rsidR="003418C1" w:rsidRPr="003418C1" w:rsidRDefault="003418C1" w:rsidP="003418C1">
            <w:pPr>
              <w:pStyle w:val="ReqText"/>
              <w:numPr>
                <w:ilvl w:val="0"/>
                <w:numId w:val="22"/>
              </w:numPr>
              <w:jc w:val="both"/>
              <w:rPr>
                <w:ins w:id="6246" w:author="MAILIER Maxime" w:date="2024-08-19T13:41:00Z"/>
                <w:i w:val="0"/>
                <w:iCs w:val="0"/>
                <w:color w:val="auto"/>
              </w:rPr>
            </w:pPr>
            <w:ins w:id="6247" w:author="MAILIER Maxime" w:date="2024-08-19T13:57:00Z">
              <w:r w:rsidRPr="003418C1">
                <w:rPr>
                  <w:i w:val="0"/>
                  <w:iCs w:val="0"/>
                  <w:color w:val="auto"/>
                </w:rPr>
                <w:t>La nouvelle destination (p</w:t>
              </w:r>
            </w:ins>
            <w:ins w:id="6248" w:author="MAILIER Maxime" w:date="2024-08-19T13:41:00Z">
              <w:r w:rsidRPr="003418C1">
                <w:rPr>
                  <w:i w:val="0"/>
                  <w:iCs w:val="0"/>
                  <w:color w:val="auto"/>
                </w:rPr>
                <w:t xml:space="preserve">oint d’arrêt </w:t>
              </w:r>
            </w:ins>
            <w:ins w:id="6249" w:author="MAILIER Maxime" w:date="2024-08-19T13:42:00Z">
              <w:r w:rsidRPr="003418C1">
                <w:rPr>
                  <w:i w:val="0"/>
                  <w:iCs w:val="0"/>
                  <w:color w:val="auto"/>
                </w:rPr>
                <w:t>commercial destination</w:t>
              </w:r>
            </w:ins>
            <w:ins w:id="6250" w:author="MAILIER Maxime" w:date="2024-08-19T13:57:00Z">
              <w:r w:rsidRPr="003418C1">
                <w:rPr>
                  <w:i w:val="0"/>
                  <w:iCs w:val="0"/>
                  <w:color w:val="auto"/>
                </w:rPr>
                <w:t xml:space="preserve"> </w:t>
              </w:r>
            </w:ins>
            <w:ins w:id="6251" w:author="MAILIER Maxime" w:date="2024-08-19T13:42:00Z">
              <w:r w:rsidRPr="003418C1">
                <w:rPr>
                  <w:i w:val="0"/>
                  <w:iCs w:val="0"/>
                  <w:color w:val="auto"/>
                </w:rPr>
                <w:t xml:space="preserve">OU </w:t>
              </w:r>
            </w:ins>
            <w:ins w:id="6252" w:author="MAILIER Maxime" w:date="2024-08-19T13:43:00Z">
              <w:r w:rsidRPr="003418C1">
                <w:rPr>
                  <w:i w:val="0"/>
                  <w:iCs w:val="0"/>
                  <w:color w:val="auto"/>
                </w:rPr>
                <w:t>point d’arrêt technique final</w:t>
              </w:r>
            </w:ins>
            <w:ins w:id="6253" w:author="MAILIER Maxime" w:date="2024-08-19T13:57:00Z">
              <w:r w:rsidRPr="003418C1">
                <w:rPr>
                  <w:i w:val="0"/>
                  <w:iCs w:val="0"/>
                  <w:color w:val="auto"/>
                </w:rPr>
                <w:t>).</w:t>
              </w:r>
            </w:ins>
          </w:p>
          <w:p w14:paraId="4F830C3D" w14:textId="77777777" w:rsidR="003418C1" w:rsidRPr="003418C1" w:rsidRDefault="003418C1" w:rsidP="003418C1">
            <w:pPr>
              <w:pStyle w:val="ReqText"/>
              <w:widowControl w:val="0"/>
              <w:jc w:val="both"/>
              <w:rPr>
                <w:ins w:id="6254" w:author="MAILIER Maxime" w:date="2024-08-19T13:49:00Z"/>
                <w:i w:val="0"/>
                <w:iCs w:val="0"/>
                <w:color w:val="auto"/>
              </w:rPr>
            </w:pPr>
            <w:ins w:id="6255" w:author="MAILIER Maxime" w:date="2024-08-19T13:38:00Z">
              <w:r w:rsidRPr="003418C1">
                <w:rPr>
                  <w:i w:val="0"/>
                  <w:iCs w:val="0"/>
                  <w:color w:val="auto"/>
                </w:rPr>
                <w:t xml:space="preserve">La commande doit être acceptée si </w:t>
              </w:r>
            </w:ins>
            <w:ins w:id="6256" w:author="MAILIER Maxime" w:date="2024-08-19T13:44:00Z">
              <w:r w:rsidRPr="003418C1">
                <w:rPr>
                  <w:i w:val="0"/>
                  <w:iCs w:val="0"/>
                  <w:color w:val="auto"/>
                </w:rPr>
                <w:t>la condition suivante est vérifiée</w:t>
              </w:r>
            </w:ins>
            <w:ins w:id="6257" w:author="MAILIER Maxime" w:date="2024-08-19T13:49:00Z">
              <w:r w:rsidRPr="003418C1">
                <w:rPr>
                  <w:i w:val="0"/>
                  <w:iCs w:val="0"/>
                  <w:color w:val="auto"/>
                </w:rPr>
                <w:t> :</w:t>
              </w:r>
            </w:ins>
          </w:p>
          <w:p w14:paraId="71796E01" w14:textId="77777777" w:rsidR="003418C1" w:rsidRPr="003418C1" w:rsidRDefault="003418C1" w:rsidP="003418C1">
            <w:pPr>
              <w:pStyle w:val="ReqText"/>
              <w:numPr>
                <w:ilvl w:val="0"/>
                <w:numId w:val="24"/>
              </w:numPr>
              <w:jc w:val="both"/>
              <w:rPr>
                <w:ins w:id="6258" w:author="MAILIER Maxime" w:date="2024-08-19T13:52:00Z"/>
                <w:i w:val="0"/>
                <w:iCs w:val="0"/>
                <w:color w:val="auto"/>
              </w:rPr>
            </w:pPr>
            <w:ins w:id="6259" w:author="MAILIER Maxime" w:date="2024-08-19T13:51:00Z">
              <w:r w:rsidRPr="003418C1">
                <w:rPr>
                  <w:i w:val="0"/>
                  <w:iCs w:val="0"/>
                  <w:color w:val="auto"/>
                </w:rPr>
                <w:t xml:space="preserve">La </w:t>
              </w:r>
            </w:ins>
            <w:r w:rsidRPr="003418C1">
              <w:rPr>
                <w:i w:val="0"/>
                <w:iCs w:val="0"/>
                <w:color w:val="auto"/>
              </w:rPr>
              <w:t>mission</w:t>
            </w:r>
            <w:ins w:id="6260" w:author="MAILIER Maxime" w:date="2024-08-19T13:51:00Z">
              <w:r w:rsidRPr="003418C1">
                <w:rPr>
                  <w:i w:val="0"/>
                  <w:iCs w:val="0"/>
                  <w:color w:val="auto"/>
                </w:rPr>
                <w:t xml:space="preserve"> est </w:t>
              </w:r>
            </w:ins>
            <w:ins w:id="6261" w:author="MAILIER Maxime" w:date="2024-08-19T13:52:00Z">
              <w:r w:rsidRPr="003418C1">
                <w:rPr>
                  <w:i w:val="0"/>
                  <w:iCs w:val="0"/>
                  <w:color w:val="auto"/>
                </w:rPr>
                <w:t>dans l’état « En cours »</w:t>
              </w:r>
            </w:ins>
          </w:p>
          <w:p w14:paraId="5A7E0124" w14:textId="77777777" w:rsidR="003418C1" w:rsidRPr="003418C1" w:rsidRDefault="003418C1" w:rsidP="003418C1">
            <w:pPr>
              <w:pStyle w:val="ReqText"/>
              <w:numPr>
                <w:ilvl w:val="0"/>
                <w:numId w:val="24"/>
              </w:numPr>
              <w:jc w:val="both"/>
              <w:rPr>
                <w:ins w:id="6262" w:author="MAILIER Maxime" w:date="2024-08-19T13:52:00Z"/>
                <w:i w:val="0"/>
                <w:iCs w:val="0"/>
                <w:color w:val="auto"/>
              </w:rPr>
            </w:pPr>
            <w:ins w:id="6263" w:author="MAILIER Maxime" w:date="2024-08-19T13:52:00Z">
              <w:r w:rsidRPr="003418C1">
                <w:rPr>
                  <w:i w:val="0"/>
                  <w:iCs w:val="0"/>
                  <w:color w:val="auto"/>
                </w:rPr>
                <w:t>La nouvelle destination indiquée par l’utilisateur est compatible avec la localisation et le sens de circulation du véhicule</w:t>
              </w:r>
            </w:ins>
          </w:p>
          <w:p w14:paraId="2EFEA7C2" w14:textId="77777777" w:rsidR="003418C1" w:rsidRPr="003418C1" w:rsidRDefault="003418C1" w:rsidP="003418C1">
            <w:pPr>
              <w:pStyle w:val="ReqText"/>
              <w:numPr>
                <w:ilvl w:val="0"/>
                <w:numId w:val="24"/>
              </w:numPr>
              <w:jc w:val="both"/>
              <w:rPr>
                <w:ins w:id="6264" w:author="MAILIER Maxime" w:date="2024-08-19T13:49:00Z"/>
                <w:i w:val="0"/>
                <w:iCs w:val="0"/>
                <w:color w:val="auto"/>
              </w:rPr>
            </w:pPr>
            <w:ins w:id="6265" w:author="MAILIER Maxime" w:date="2024-08-19T13:49:00Z">
              <w:r w:rsidRPr="003418C1">
                <w:rPr>
                  <w:i w:val="0"/>
                  <w:iCs w:val="0"/>
                  <w:color w:val="auto"/>
                </w:rPr>
                <w:t>L’autonomie de la batterie du véhicule permet de rejoindre l</w:t>
              </w:r>
            </w:ins>
            <w:ins w:id="6266" w:author="MAILIER Maxime" w:date="2024-08-19T13:58:00Z">
              <w:r w:rsidRPr="003418C1">
                <w:rPr>
                  <w:i w:val="0"/>
                  <w:iCs w:val="0"/>
                  <w:color w:val="auto"/>
                </w:rPr>
                <w:t>a nouvelle destination indiquée par l’utilisateur</w:t>
              </w:r>
            </w:ins>
            <w:ins w:id="6267" w:author="MAILIER Maxime" w:date="2024-08-19T13:49:00Z">
              <w:r w:rsidRPr="003418C1">
                <w:rPr>
                  <w:i w:val="0"/>
                  <w:iCs w:val="0"/>
                  <w:color w:val="auto"/>
                </w:rPr>
                <w:t>.</w:t>
              </w:r>
            </w:ins>
          </w:p>
          <w:p w14:paraId="7A76839B" w14:textId="77777777" w:rsidR="003418C1" w:rsidRPr="003418C1" w:rsidRDefault="003418C1" w:rsidP="003418C1">
            <w:pPr>
              <w:pStyle w:val="ReqText"/>
              <w:widowControl w:val="0"/>
              <w:jc w:val="both"/>
              <w:rPr>
                <w:ins w:id="6268" w:author="MAILIER Maxime" w:date="2024-08-19T13:38:00Z"/>
                <w:i w:val="0"/>
                <w:iCs w:val="0"/>
                <w:color w:val="auto"/>
              </w:rPr>
            </w:pPr>
            <w:ins w:id="6269" w:author="MAILIER Maxime" w:date="2024-08-19T13:38:00Z">
              <w:r w:rsidRPr="003418C1">
                <w:rPr>
                  <w:i w:val="0"/>
                  <w:iCs w:val="0"/>
                  <w:color w:val="auto"/>
                </w:rPr>
                <w:t>Dans le cas contraire, le Traffic Mgr doit refuser la commande et afficher un message précisant la cause de l’échec de la commande à destination de l’utilisateur ayant passé la commande.</w:t>
              </w:r>
            </w:ins>
          </w:p>
          <w:p w14:paraId="00C0833B" w14:textId="77777777" w:rsidR="003418C1" w:rsidRPr="003418C1" w:rsidRDefault="003418C1" w:rsidP="003418C1">
            <w:pPr>
              <w:pStyle w:val="ReqText"/>
              <w:widowControl w:val="0"/>
              <w:jc w:val="both"/>
              <w:rPr>
                <w:i w:val="0"/>
                <w:iCs w:val="0"/>
                <w:color w:val="auto"/>
              </w:rPr>
            </w:pPr>
          </w:p>
          <w:p w14:paraId="3AC05F4D" w14:textId="6038DE99" w:rsidR="003418C1" w:rsidRPr="003418C1" w:rsidRDefault="003418C1" w:rsidP="003418C1">
            <w:pPr>
              <w:pStyle w:val="ReqText"/>
              <w:widowControl w:val="0"/>
              <w:jc w:val="both"/>
              <w:rPr>
                <w:ins w:id="6270" w:author="MAILIER Maxime" w:date="2024-08-19T13:59:00Z"/>
                <w:i w:val="0"/>
                <w:iCs w:val="0"/>
                <w:color w:val="auto"/>
              </w:rPr>
            </w:pPr>
            <w:ins w:id="6271" w:author="MAILIER Maxime" w:date="2024-08-19T13:59:00Z">
              <w:r w:rsidRPr="003418C1">
                <w:rPr>
                  <w:i w:val="0"/>
                  <w:iCs w:val="0"/>
                  <w:color w:val="auto"/>
                </w:rPr>
                <w:t xml:space="preserve">Si les conditions de la commande par un utilisateur de la modification de la destination d’une </w:t>
              </w:r>
            </w:ins>
            <w:r w:rsidRPr="003418C1">
              <w:rPr>
                <w:i w:val="0"/>
                <w:iCs w:val="0"/>
                <w:color w:val="auto"/>
              </w:rPr>
              <w:t>mission</w:t>
            </w:r>
            <w:ins w:id="6272" w:author="MAILIER Maxime" w:date="2024-08-19T13:59:00Z">
              <w:r w:rsidRPr="003418C1">
                <w:rPr>
                  <w:i w:val="0"/>
                  <w:iCs w:val="0"/>
                  <w:color w:val="auto"/>
                </w:rPr>
                <w:t xml:space="preserve"> </w:t>
              </w:r>
            </w:ins>
            <w:ins w:id="6273" w:author="MAILIER Maxime" w:date="2024-08-21T15:36:00Z">
              <w:r w:rsidRPr="003418C1">
                <w:rPr>
                  <w:i w:val="0"/>
                  <w:iCs w:val="0"/>
                  <w:color w:val="auto"/>
                </w:rPr>
                <w:t>associée</w:t>
              </w:r>
            </w:ins>
            <w:ins w:id="6274" w:author="MAILIER Maxime" w:date="2024-08-19T13:59:00Z">
              <w:r w:rsidRPr="003418C1">
                <w:rPr>
                  <w:i w:val="0"/>
                  <w:iCs w:val="0"/>
                  <w:color w:val="auto"/>
                </w:rPr>
                <w:t xml:space="preserve"> à un véhicule sont vérifiées, le Traffic Mgr doit :</w:t>
              </w:r>
            </w:ins>
          </w:p>
          <w:p w14:paraId="0114F2BB" w14:textId="77777777" w:rsidR="003418C1" w:rsidRPr="003418C1" w:rsidRDefault="003418C1" w:rsidP="003418C1">
            <w:pPr>
              <w:pStyle w:val="ReqText"/>
              <w:numPr>
                <w:ilvl w:val="0"/>
                <w:numId w:val="20"/>
              </w:numPr>
              <w:jc w:val="both"/>
              <w:rPr>
                <w:ins w:id="6275" w:author="MAILIER Maxime" w:date="2024-08-19T14:05:00Z"/>
                <w:i w:val="0"/>
                <w:iCs w:val="0"/>
                <w:color w:val="auto"/>
              </w:rPr>
            </w:pPr>
            <w:ins w:id="6276" w:author="MAILIER Maxime" w:date="2024-08-19T14:05:00Z">
              <w:r w:rsidRPr="003418C1">
                <w:rPr>
                  <w:i w:val="0"/>
                  <w:iCs w:val="0"/>
                  <w:color w:val="auto"/>
                </w:rPr>
                <w:t xml:space="preserve">Dans le cas d’un raccourcissement de la </w:t>
              </w:r>
            </w:ins>
            <w:r w:rsidRPr="003418C1">
              <w:rPr>
                <w:i w:val="0"/>
                <w:iCs w:val="0"/>
                <w:color w:val="auto"/>
              </w:rPr>
              <w:t>mission</w:t>
            </w:r>
            <w:ins w:id="6277" w:author="MAILIER Maxime" w:date="2024-08-19T14:06:00Z">
              <w:r w:rsidRPr="003418C1">
                <w:rPr>
                  <w:i w:val="0"/>
                  <w:iCs w:val="0"/>
                  <w:color w:val="auto"/>
                </w:rPr>
                <w:t xml:space="preserve">, </w:t>
              </w:r>
            </w:ins>
          </w:p>
          <w:p w14:paraId="1BB096AD" w14:textId="77777777" w:rsidR="003418C1" w:rsidRPr="003418C1" w:rsidRDefault="003418C1" w:rsidP="003418C1">
            <w:pPr>
              <w:pStyle w:val="ReqText"/>
              <w:numPr>
                <w:ilvl w:val="0"/>
                <w:numId w:val="21"/>
              </w:numPr>
              <w:jc w:val="both"/>
              <w:rPr>
                <w:ins w:id="6278" w:author="MAILIER Maxime" w:date="2024-08-19T14:05:00Z"/>
                <w:i w:val="0"/>
                <w:iCs w:val="0"/>
                <w:color w:val="auto"/>
              </w:rPr>
            </w:pPr>
            <w:ins w:id="6279" w:author="MAILIER Maxime" w:date="2024-08-19T14:24:00Z">
              <w:r w:rsidRPr="003418C1">
                <w:rPr>
                  <w:i w:val="0"/>
                  <w:iCs w:val="0"/>
                  <w:color w:val="auto"/>
                </w:rPr>
                <w:t xml:space="preserve">Mettre dans l’état « Annulé » tous les points de passage de la </w:t>
              </w:r>
            </w:ins>
            <w:r w:rsidRPr="003418C1">
              <w:rPr>
                <w:i w:val="0"/>
                <w:iCs w:val="0"/>
                <w:color w:val="auto"/>
              </w:rPr>
              <w:t>mission</w:t>
            </w:r>
            <w:ins w:id="6280" w:author="MAILIER Maxime" w:date="2024-08-19T14:24:00Z">
              <w:r w:rsidRPr="003418C1">
                <w:rPr>
                  <w:i w:val="0"/>
                  <w:iCs w:val="0"/>
                  <w:color w:val="auto"/>
                </w:rPr>
                <w:t xml:space="preserve"> au-delà de la nouvelle destination</w:t>
              </w:r>
            </w:ins>
          </w:p>
          <w:p w14:paraId="60911ACD" w14:textId="77777777" w:rsidR="003418C1" w:rsidRPr="003418C1" w:rsidRDefault="003418C1" w:rsidP="003418C1">
            <w:pPr>
              <w:pStyle w:val="ReqText"/>
              <w:numPr>
                <w:ilvl w:val="0"/>
                <w:numId w:val="20"/>
              </w:numPr>
              <w:jc w:val="both"/>
              <w:rPr>
                <w:ins w:id="6281" w:author="MAILIER Maxime" w:date="2024-08-19T13:59:00Z"/>
                <w:i w:val="0"/>
                <w:iCs w:val="0"/>
                <w:color w:val="auto"/>
              </w:rPr>
            </w:pPr>
            <w:ins w:id="6282" w:author="MAILIER Maxime" w:date="2024-08-19T14:05:00Z">
              <w:r w:rsidRPr="003418C1">
                <w:rPr>
                  <w:i w:val="0"/>
                  <w:iCs w:val="0"/>
                  <w:color w:val="auto"/>
                </w:rPr>
                <w:t xml:space="preserve">Dans le cas d’un allongement de la </w:t>
              </w:r>
            </w:ins>
            <w:r w:rsidRPr="003418C1">
              <w:rPr>
                <w:i w:val="0"/>
                <w:iCs w:val="0"/>
                <w:color w:val="auto"/>
              </w:rPr>
              <w:t>mission</w:t>
            </w:r>
            <w:ins w:id="6283" w:author="MAILIER Maxime" w:date="2024-08-19T14:06:00Z">
              <w:r w:rsidRPr="003418C1">
                <w:rPr>
                  <w:i w:val="0"/>
                  <w:iCs w:val="0"/>
                  <w:color w:val="auto"/>
                </w:rPr>
                <w:t>,</w:t>
              </w:r>
            </w:ins>
            <w:ins w:id="6284" w:author="MAILIER Maxime" w:date="2024-08-19T14:26:00Z">
              <w:r w:rsidRPr="003418C1">
                <w:rPr>
                  <w:i w:val="0"/>
                  <w:iCs w:val="0"/>
                  <w:color w:val="auto"/>
                </w:rPr>
                <w:t xml:space="preserve"> compléter la </w:t>
              </w:r>
            </w:ins>
            <w:r w:rsidRPr="003418C1">
              <w:rPr>
                <w:i w:val="0"/>
                <w:iCs w:val="0"/>
                <w:color w:val="auto"/>
              </w:rPr>
              <w:t>mission</w:t>
            </w:r>
            <w:ins w:id="6285" w:author="MAILIER Maxime" w:date="2024-08-19T14:26:00Z">
              <w:r w:rsidRPr="003418C1">
                <w:rPr>
                  <w:i w:val="0"/>
                  <w:iCs w:val="0"/>
                  <w:color w:val="auto"/>
                </w:rPr>
                <w:t xml:space="preserve"> avec les caractéristiques suivante</w:t>
              </w:r>
            </w:ins>
            <w:ins w:id="6286" w:author="MAILIER Maxime" w:date="2024-08-30T17:51:00Z">
              <w:r w:rsidRPr="003418C1">
                <w:rPr>
                  <w:i w:val="0"/>
                  <w:iCs w:val="0"/>
                  <w:color w:val="auto"/>
                </w:rPr>
                <w:t>s</w:t>
              </w:r>
            </w:ins>
          </w:p>
          <w:p w14:paraId="39BE1968" w14:textId="77777777" w:rsidR="003418C1" w:rsidRPr="003418C1" w:rsidRDefault="003418C1" w:rsidP="003418C1">
            <w:pPr>
              <w:pStyle w:val="ReqText"/>
              <w:numPr>
                <w:ilvl w:val="0"/>
                <w:numId w:val="21"/>
              </w:numPr>
              <w:jc w:val="both"/>
              <w:rPr>
                <w:ins w:id="6287" w:author="MAILIER Maxime" w:date="2024-08-19T13:59:00Z"/>
                <w:i w:val="0"/>
                <w:iCs w:val="0"/>
                <w:color w:val="auto"/>
              </w:rPr>
            </w:pPr>
            <w:ins w:id="6288" w:author="MAILIER Maxime" w:date="2024-08-19T13:59:00Z">
              <w:r w:rsidRPr="003418C1">
                <w:rPr>
                  <w:i w:val="0"/>
                  <w:iCs w:val="0"/>
                  <w:color w:val="auto"/>
                </w:rPr>
                <w:t>Destination : la destination indiquée par l'utilisateur</w:t>
              </w:r>
            </w:ins>
          </w:p>
          <w:p w14:paraId="4CE16E5E" w14:textId="77777777" w:rsidR="003418C1" w:rsidRPr="003418C1" w:rsidRDefault="003418C1" w:rsidP="003418C1">
            <w:pPr>
              <w:pStyle w:val="ReqText"/>
              <w:numPr>
                <w:ilvl w:val="0"/>
                <w:numId w:val="21"/>
              </w:numPr>
              <w:jc w:val="both"/>
              <w:rPr>
                <w:ins w:id="6289" w:author="MAILIER Maxime" w:date="2024-08-30T17:52:00Z"/>
                <w:i w:val="0"/>
                <w:iCs w:val="0"/>
                <w:color w:val="auto"/>
              </w:rPr>
            </w:pPr>
            <w:ins w:id="6290" w:author="MAILIER Maxime" w:date="2024-08-19T13:59:00Z">
              <w:r w:rsidRPr="003418C1">
                <w:rPr>
                  <w:i w:val="0"/>
                  <w:iCs w:val="0"/>
                  <w:color w:val="auto"/>
                </w:rPr>
                <w:t xml:space="preserve">Temps de parcours minimum configurés pour chaque </w:t>
              </w:r>
            </w:ins>
            <w:ins w:id="6291" w:author="MAILIER Maxime" w:date="2024-08-19T14:26:00Z">
              <w:r w:rsidRPr="003418C1">
                <w:rPr>
                  <w:i w:val="0"/>
                  <w:iCs w:val="0"/>
                  <w:color w:val="auto"/>
                </w:rPr>
                <w:t xml:space="preserve">nouvelle </w:t>
              </w:r>
            </w:ins>
            <w:ins w:id="6292" w:author="MAILIER Maxime" w:date="2024-08-19T13:59:00Z">
              <w:r w:rsidRPr="003418C1">
                <w:rPr>
                  <w:i w:val="0"/>
                  <w:iCs w:val="0"/>
                  <w:color w:val="auto"/>
                </w:rPr>
                <w:t>inter-gare</w:t>
              </w:r>
            </w:ins>
          </w:p>
          <w:p w14:paraId="7F53DFD7" w14:textId="77777777" w:rsidR="003418C1" w:rsidRPr="003418C1" w:rsidRDefault="003418C1" w:rsidP="003418C1">
            <w:pPr>
              <w:pStyle w:val="ReqText"/>
              <w:numPr>
                <w:ilvl w:val="0"/>
                <w:numId w:val="21"/>
              </w:numPr>
              <w:jc w:val="both"/>
              <w:rPr>
                <w:ins w:id="6293" w:author="MAILIER Maxime" w:date="2024-08-19T13:59:00Z"/>
                <w:i w:val="0"/>
                <w:iCs w:val="0"/>
                <w:color w:val="auto"/>
              </w:rPr>
            </w:pPr>
            <w:ins w:id="6294" w:author="MAILIER Maxime" w:date="2024-08-30T17:52:00Z">
              <w:r w:rsidRPr="003418C1">
                <w:rPr>
                  <w:i w:val="0"/>
                  <w:iCs w:val="0"/>
                  <w:color w:val="auto"/>
                </w:rPr>
                <w:t xml:space="preserve">Temps de stationnement configurés pour chaque </w:t>
              </w:r>
            </w:ins>
            <w:ins w:id="6295" w:author="MAILIER Maxime" w:date="2024-08-30T17:53:00Z">
              <w:r w:rsidRPr="003418C1">
                <w:rPr>
                  <w:i w:val="0"/>
                  <w:iCs w:val="0"/>
                  <w:color w:val="auto"/>
                </w:rPr>
                <w:t>point d’arrêt ajouté</w:t>
              </w:r>
            </w:ins>
          </w:p>
          <w:p w14:paraId="4FBF3730" w14:textId="77777777" w:rsidR="003418C1" w:rsidRPr="003418C1" w:rsidRDefault="003418C1" w:rsidP="003418C1">
            <w:pPr>
              <w:pStyle w:val="ReqText"/>
              <w:numPr>
                <w:ilvl w:val="0"/>
                <w:numId w:val="22"/>
              </w:numPr>
              <w:jc w:val="both"/>
              <w:rPr>
                <w:ins w:id="6296" w:author="MAILIER Maxime" w:date="2024-08-19T13:59:00Z"/>
                <w:i w:val="0"/>
                <w:iCs w:val="0"/>
                <w:color w:val="auto"/>
              </w:rPr>
            </w:pPr>
            <w:ins w:id="6297" w:author="MAILIER Maxime" w:date="2024-08-19T14:27:00Z">
              <w:r w:rsidRPr="003418C1">
                <w:rPr>
                  <w:i w:val="0"/>
                  <w:iCs w:val="0"/>
                  <w:color w:val="auto"/>
                </w:rPr>
                <w:t>Modifier</w:t>
              </w:r>
            </w:ins>
            <w:ins w:id="6298" w:author="MAILIER Maxime" w:date="2024-08-19T13:59:00Z">
              <w:r w:rsidRPr="003418C1">
                <w:rPr>
                  <w:i w:val="0"/>
                  <w:iCs w:val="0"/>
                  <w:color w:val="auto"/>
                </w:rPr>
                <w:t xml:space="preserve"> cette </w:t>
              </w:r>
            </w:ins>
            <w:r w:rsidRPr="003418C1">
              <w:rPr>
                <w:i w:val="0"/>
                <w:iCs w:val="0"/>
                <w:color w:val="auto"/>
              </w:rPr>
              <w:t>mission</w:t>
            </w:r>
            <w:ins w:id="6299" w:author="MAILIER Maxime" w:date="2024-08-19T13:59:00Z">
              <w:r w:rsidRPr="003418C1">
                <w:rPr>
                  <w:i w:val="0"/>
                  <w:iCs w:val="0"/>
                  <w:color w:val="auto"/>
                </w:rPr>
                <w:t xml:space="preserve"> </w:t>
              </w:r>
            </w:ins>
            <w:ins w:id="6300" w:author="MAILIER Maxime" w:date="2024-08-19T14:27:00Z">
              <w:r w:rsidRPr="003418C1">
                <w:rPr>
                  <w:i w:val="0"/>
                  <w:iCs w:val="0"/>
                  <w:color w:val="auto"/>
                </w:rPr>
                <w:t xml:space="preserve">dans </w:t>
              </w:r>
            </w:ins>
            <w:ins w:id="6301" w:author="MAILIER Maxime" w:date="2024-08-19T13:59:00Z">
              <w:r w:rsidRPr="003418C1">
                <w:rPr>
                  <w:i w:val="0"/>
                  <w:iCs w:val="0"/>
                  <w:color w:val="auto"/>
                </w:rPr>
                <w:t xml:space="preserve">la liste des </w:t>
              </w:r>
            </w:ins>
            <w:r w:rsidRPr="003418C1">
              <w:rPr>
                <w:i w:val="0"/>
                <w:iCs w:val="0"/>
                <w:color w:val="auto"/>
              </w:rPr>
              <w:t>missions</w:t>
            </w:r>
            <w:ins w:id="6302" w:author="MAILIER Maxime" w:date="2024-08-19T13:59:00Z">
              <w:r w:rsidRPr="003418C1">
                <w:rPr>
                  <w:i w:val="0"/>
                  <w:iCs w:val="0"/>
                  <w:color w:val="auto"/>
                </w:rPr>
                <w:t xml:space="preserve"> planifiées.</w:t>
              </w:r>
            </w:ins>
          </w:p>
          <w:p w14:paraId="5ED49DC2" w14:textId="77777777" w:rsidR="003418C1" w:rsidRPr="003418C1" w:rsidRDefault="003418C1" w:rsidP="003418C1">
            <w:pPr>
              <w:pStyle w:val="ReqText"/>
              <w:widowControl w:val="0"/>
              <w:jc w:val="both"/>
              <w:rPr>
                <w:i w:val="0"/>
                <w:iCs w:val="0"/>
                <w:color w:val="auto"/>
              </w:rPr>
            </w:pPr>
          </w:p>
          <w:p w14:paraId="3B93B0EA" w14:textId="6B455B83" w:rsidR="003418C1" w:rsidRPr="003418C1" w:rsidRDefault="003418C1" w:rsidP="003418C1">
            <w:pPr>
              <w:pStyle w:val="ReqText"/>
              <w:widowControl w:val="0"/>
              <w:jc w:val="both"/>
              <w:rPr>
                <w:ins w:id="6303" w:author="MAILIER Maxime" w:date="2024-08-19T13:59:00Z"/>
                <w:i w:val="0"/>
                <w:iCs w:val="0"/>
                <w:color w:val="auto"/>
              </w:rPr>
            </w:pPr>
            <w:ins w:id="6304" w:author="MAILIER Maxime" w:date="2024-08-19T13:59:00Z">
              <w:r w:rsidRPr="003418C1">
                <w:rPr>
                  <w:i w:val="0"/>
                  <w:iCs w:val="0"/>
                  <w:color w:val="auto"/>
                </w:rPr>
                <w:t>Lors de l</w:t>
              </w:r>
            </w:ins>
            <w:ins w:id="6305" w:author="MAILIER Maxime" w:date="2024-08-19T14:00:00Z">
              <w:r w:rsidRPr="003418C1">
                <w:rPr>
                  <w:i w:val="0"/>
                  <w:iCs w:val="0"/>
                  <w:color w:val="auto"/>
                </w:rPr>
                <w:t xml:space="preserve">a </w:t>
              </w:r>
            </w:ins>
            <w:ins w:id="6306" w:author="MAILIER Maxime" w:date="2024-08-19T14:01:00Z">
              <w:r w:rsidRPr="003418C1">
                <w:rPr>
                  <w:i w:val="0"/>
                  <w:iCs w:val="0"/>
                  <w:color w:val="auto"/>
                </w:rPr>
                <w:t>modification</w:t>
              </w:r>
            </w:ins>
            <w:ins w:id="6307" w:author="MAILIER Maxime" w:date="2024-08-19T14:00:00Z">
              <w:r w:rsidRPr="003418C1">
                <w:rPr>
                  <w:i w:val="0"/>
                  <w:iCs w:val="0"/>
                  <w:color w:val="auto"/>
                </w:rPr>
                <w:t xml:space="preserve"> de la destination d’une </w:t>
              </w:r>
            </w:ins>
            <w:r w:rsidRPr="003418C1">
              <w:rPr>
                <w:i w:val="0"/>
                <w:iCs w:val="0"/>
                <w:color w:val="auto"/>
              </w:rPr>
              <w:t>mission</w:t>
            </w:r>
            <w:ins w:id="6308" w:author="MAILIER Maxime" w:date="2024-08-19T14:00:00Z">
              <w:r w:rsidRPr="003418C1">
                <w:rPr>
                  <w:i w:val="0"/>
                  <w:iCs w:val="0"/>
                  <w:color w:val="auto"/>
                </w:rPr>
                <w:t xml:space="preserve"> </w:t>
              </w:r>
            </w:ins>
            <w:ins w:id="6309" w:author="MAILIER Maxime" w:date="2024-08-21T15:36:00Z">
              <w:r w:rsidRPr="003418C1">
                <w:rPr>
                  <w:i w:val="0"/>
                  <w:iCs w:val="0"/>
                  <w:color w:val="auto"/>
                </w:rPr>
                <w:t>associée</w:t>
              </w:r>
            </w:ins>
            <w:ins w:id="6310" w:author="MAILIER Maxime" w:date="2024-08-19T14:00:00Z">
              <w:r w:rsidRPr="003418C1">
                <w:rPr>
                  <w:i w:val="0"/>
                  <w:iCs w:val="0"/>
                  <w:color w:val="auto"/>
                </w:rPr>
                <w:t xml:space="preserve"> </w:t>
              </w:r>
            </w:ins>
            <w:ins w:id="6311" w:author="MAILIER Maxime" w:date="2024-08-19T14:01:00Z">
              <w:r w:rsidRPr="003418C1">
                <w:rPr>
                  <w:i w:val="0"/>
                  <w:iCs w:val="0"/>
                  <w:color w:val="auto"/>
                </w:rPr>
                <w:t xml:space="preserve">à </w:t>
              </w:r>
            </w:ins>
            <w:ins w:id="6312" w:author="MAILIER Maxime" w:date="2024-08-19T13:59:00Z">
              <w:r w:rsidRPr="003418C1">
                <w:rPr>
                  <w:i w:val="0"/>
                  <w:iCs w:val="0"/>
                  <w:color w:val="auto"/>
                </w:rPr>
                <w:t>un véhicule, le Traffic Mgr doit fixer les attributs du véhicule aux valeurs suivantes :</w:t>
              </w:r>
            </w:ins>
          </w:p>
          <w:p w14:paraId="2BF6E124" w14:textId="77777777" w:rsidR="003418C1" w:rsidRPr="003418C1" w:rsidRDefault="003418C1" w:rsidP="003418C1">
            <w:pPr>
              <w:pStyle w:val="ReqText"/>
              <w:numPr>
                <w:ilvl w:val="0"/>
                <w:numId w:val="23"/>
              </w:numPr>
              <w:jc w:val="both"/>
              <w:rPr>
                <w:ins w:id="6313" w:author="MAILIER Maxime" w:date="2024-08-30T16:24:00Z"/>
                <w:i w:val="0"/>
                <w:iCs w:val="0"/>
                <w:color w:val="auto"/>
              </w:rPr>
            </w:pPr>
            <w:ins w:id="6314" w:author="MAILIER Maxime" w:date="2024-08-19T13:59:00Z">
              <w:r w:rsidRPr="003418C1">
                <w:rPr>
                  <w:i w:val="0"/>
                  <w:iCs w:val="0"/>
                  <w:color w:val="auto"/>
                </w:rPr>
                <w:t xml:space="preserve">Code de destination : code correspondant </w:t>
              </w:r>
            </w:ins>
            <w:ins w:id="6315" w:author="MAILIER Maxime" w:date="2024-08-19T14:01:00Z">
              <w:r w:rsidRPr="003418C1">
                <w:rPr>
                  <w:i w:val="0"/>
                  <w:iCs w:val="0"/>
                  <w:color w:val="auto"/>
                </w:rPr>
                <w:t>à la nouvelle destination</w:t>
              </w:r>
            </w:ins>
            <w:ins w:id="6316" w:author="MAILIER Maxime" w:date="2024-08-19T13:59:00Z">
              <w:r w:rsidRPr="003418C1">
                <w:rPr>
                  <w:i w:val="0"/>
                  <w:iCs w:val="0"/>
                  <w:color w:val="auto"/>
                </w:rPr>
                <w:t xml:space="preserve"> de la </w:t>
              </w:r>
            </w:ins>
            <w:r w:rsidRPr="003418C1">
              <w:rPr>
                <w:i w:val="0"/>
                <w:iCs w:val="0"/>
                <w:color w:val="auto"/>
              </w:rPr>
              <w:t>mission</w:t>
            </w:r>
            <w:ins w:id="6317" w:author="MAILIER Maxime" w:date="2024-08-19T13:59:00Z">
              <w:r w:rsidRPr="003418C1">
                <w:rPr>
                  <w:i w:val="0"/>
                  <w:iCs w:val="0"/>
                  <w:color w:val="auto"/>
                </w:rPr>
                <w:t xml:space="preserve"> </w:t>
              </w:r>
            </w:ins>
            <w:ins w:id="6318" w:author="MAILIER Maxime" w:date="2024-08-21T15:36:00Z">
              <w:r w:rsidRPr="003418C1">
                <w:rPr>
                  <w:i w:val="0"/>
                  <w:iCs w:val="0"/>
                  <w:color w:val="auto"/>
                </w:rPr>
                <w:t>associée</w:t>
              </w:r>
            </w:ins>
            <w:ins w:id="6319" w:author="MAILIER Maxime" w:date="2024-08-19T13:59:00Z">
              <w:r w:rsidRPr="003418C1">
                <w:rPr>
                  <w:i w:val="0"/>
                  <w:iCs w:val="0"/>
                  <w:color w:val="auto"/>
                </w:rPr>
                <w:t xml:space="preserve"> au véhicule.</w:t>
              </w:r>
            </w:ins>
          </w:p>
          <w:p w14:paraId="2F820EC1" w14:textId="77777777" w:rsidR="003418C1" w:rsidRPr="003418C1" w:rsidRDefault="003418C1" w:rsidP="003418C1">
            <w:pPr>
              <w:pStyle w:val="ReqText"/>
              <w:widowControl w:val="0"/>
              <w:jc w:val="both"/>
              <w:rPr>
                <w:i w:val="0"/>
                <w:iCs w:val="0"/>
                <w:color w:val="auto"/>
              </w:rPr>
            </w:pPr>
          </w:p>
          <w:p w14:paraId="09C0CB13" w14:textId="091CC36E" w:rsidR="003418C1" w:rsidRPr="003418C1" w:rsidRDefault="003418C1" w:rsidP="003418C1">
            <w:pPr>
              <w:pStyle w:val="ReqText"/>
              <w:widowControl w:val="0"/>
              <w:jc w:val="both"/>
              <w:rPr>
                <w:ins w:id="6320" w:author="TRIANO José" w:date="2024-09-19T08:12:00Z"/>
                <w:i w:val="0"/>
                <w:iCs w:val="0"/>
                <w:color w:val="auto"/>
              </w:rPr>
            </w:pPr>
            <w:ins w:id="6321" w:author="MAILIER Maxime" w:date="2024-08-30T16:24:00Z">
              <w:r w:rsidRPr="003418C1">
                <w:rPr>
                  <w:i w:val="0"/>
                  <w:iCs w:val="0"/>
                  <w:color w:val="auto"/>
                </w:rPr>
                <w:t xml:space="preserve">Si </w:t>
              </w:r>
            </w:ins>
            <w:ins w:id="6322" w:author="MAILIER Maxime" w:date="2024-08-30T16:25:00Z">
              <w:r w:rsidRPr="003418C1">
                <w:rPr>
                  <w:i w:val="0"/>
                  <w:iCs w:val="0"/>
                  <w:color w:val="auto"/>
                </w:rPr>
                <w:t xml:space="preserve">la </w:t>
              </w:r>
            </w:ins>
            <w:r w:rsidRPr="003418C1">
              <w:rPr>
                <w:i w:val="0"/>
                <w:iCs w:val="0"/>
                <w:color w:val="auto"/>
              </w:rPr>
              <w:t>mission</w:t>
            </w:r>
            <w:ins w:id="6323" w:author="MAILIER Maxime" w:date="2024-08-30T16:24:00Z">
              <w:r w:rsidRPr="003418C1">
                <w:rPr>
                  <w:i w:val="0"/>
                  <w:iCs w:val="0"/>
                  <w:color w:val="auto"/>
                </w:rPr>
                <w:t xml:space="preserve"> </w:t>
              </w:r>
            </w:ins>
            <w:ins w:id="6324" w:author="MAILIER Maxime" w:date="2024-08-30T16:25:00Z">
              <w:r w:rsidRPr="003418C1">
                <w:rPr>
                  <w:i w:val="0"/>
                  <w:iCs w:val="0"/>
                  <w:color w:val="auto"/>
                </w:rPr>
                <w:t>dont la destination a été modifiée</w:t>
              </w:r>
            </w:ins>
            <w:ins w:id="6325" w:author="MAILIER Maxime" w:date="2024-08-30T16:24:00Z">
              <w:r w:rsidRPr="003418C1">
                <w:rPr>
                  <w:i w:val="0"/>
                  <w:iCs w:val="0"/>
                  <w:color w:val="auto"/>
                </w:rPr>
                <w:t xml:space="preserve"> a une </w:t>
              </w:r>
            </w:ins>
            <w:r w:rsidRPr="003418C1">
              <w:rPr>
                <w:i w:val="0"/>
                <w:iCs w:val="0"/>
                <w:color w:val="auto"/>
              </w:rPr>
              <w:t>mission</w:t>
            </w:r>
            <w:ins w:id="6326" w:author="MAILIER Maxime" w:date="2024-08-30T16:24:00Z">
              <w:r w:rsidRPr="003418C1">
                <w:rPr>
                  <w:i w:val="0"/>
                  <w:iCs w:val="0"/>
                  <w:color w:val="auto"/>
                </w:rPr>
                <w:t xml:space="preserve"> de manœuvre successeur dans l'état « Prévue » ou dans l’état « Confirmée », alors le Traffic Mgr doit mettre la </w:t>
              </w:r>
            </w:ins>
            <w:r w:rsidRPr="003418C1">
              <w:rPr>
                <w:i w:val="0"/>
                <w:iCs w:val="0"/>
                <w:color w:val="auto"/>
              </w:rPr>
              <w:t>mission</w:t>
            </w:r>
            <w:ins w:id="6327" w:author="MAILIER Maxime" w:date="2024-08-30T16:24:00Z">
              <w:r w:rsidRPr="003418C1">
                <w:rPr>
                  <w:i w:val="0"/>
                  <w:iCs w:val="0"/>
                  <w:color w:val="auto"/>
                </w:rPr>
                <w:t xml:space="preserve"> </w:t>
              </w:r>
            </w:ins>
            <w:ins w:id="6328" w:author="MAILIER Maxime" w:date="2024-08-30T17:53:00Z">
              <w:r w:rsidRPr="003418C1">
                <w:rPr>
                  <w:i w:val="0"/>
                  <w:iCs w:val="0"/>
                  <w:color w:val="auto"/>
                </w:rPr>
                <w:t xml:space="preserve">successeur </w:t>
              </w:r>
            </w:ins>
            <w:ins w:id="6329" w:author="MAILIER Maxime" w:date="2024-08-30T16:24:00Z">
              <w:r w:rsidRPr="003418C1">
                <w:rPr>
                  <w:i w:val="0"/>
                  <w:iCs w:val="0"/>
                  <w:color w:val="auto"/>
                </w:rPr>
                <w:t>dans l'état « </w:t>
              </w:r>
            </w:ins>
            <w:ins w:id="6330" w:author="MAILIER Maxime" w:date="2024-08-30T17:54:00Z">
              <w:r w:rsidRPr="003418C1">
                <w:rPr>
                  <w:i w:val="0"/>
                  <w:iCs w:val="0"/>
                  <w:color w:val="auto"/>
                </w:rPr>
                <w:t>Perdue</w:t>
              </w:r>
            </w:ins>
            <w:ins w:id="6331" w:author="MAILIER Maxime" w:date="2024-08-30T16:24:00Z">
              <w:r w:rsidRPr="003418C1">
                <w:rPr>
                  <w:i w:val="0"/>
                  <w:iCs w:val="0"/>
                  <w:color w:val="auto"/>
                </w:rPr>
                <w:t> ».</w:t>
              </w:r>
            </w:ins>
          </w:p>
        </w:tc>
      </w:tr>
      <w:tr w:rsidR="003418C1" w14:paraId="1EC6AC42" w14:textId="77777777" w:rsidTr="001F040F">
        <w:trPr>
          <w:ins w:id="6332" w:author="TRIANO José" w:date="2024-09-19T08:12:00Z"/>
        </w:trPr>
        <w:tc>
          <w:tcPr>
            <w:tcW w:w="1842" w:type="dxa"/>
          </w:tcPr>
          <w:p w14:paraId="2FFE8E79" w14:textId="77777777" w:rsidR="003418C1" w:rsidRDefault="003418C1" w:rsidP="001F040F">
            <w:pPr>
              <w:rPr>
                <w:ins w:id="6333" w:author="TRIANO José" w:date="2024-09-19T08:12:00Z"/>
              </w:rPr>
            </w:pPr>
            <w:r>
              <w:t xml:space="preserve">Paramètres </w:t>
            </w:r>
          </w:p>
        </w:tc>
        <w:tc>
          <w:tcPr>
            <w:tcW w:w="7446" w:type="dxa"/>
          </w:tcPr>
          <w:p w14:paraId="53AC946B" w14:textId="77777777" w:rsidR="003418C1" w:rsidRPr="003D256D" w:rsidRDefault="003418C1" w:rsidP="001F040F">
            <w:pPr>
              <w:pStyle w:val="ReqText"/>
              <w:jc w:val="both"/>
              <w:rPr>
                <w:ins w:id="6334" w:author="TRIANO José" w:date="2024-09-19T08:12:00Z"/>
              </w:rPr>
            </w:pPr>
          </w:p>
        </w:tc>
      </w:tr>
    </w:tbl>
    <w:p w14:paraId="7CFAE4D1" w14:textId="77777777" w:rsidR="003418C1" w:rsidRDefault="003418C1" w:rsidP="00C82597">
      <w:pPr>
        <w:jc w:val="both"/>
        <w:rPr>
          <w:ins w:id="6335" w:author="MAILIER Maxime" w:date="2024-08-19T13:38:00Z"/>
          <w:u w:val="single"/>
        </w:rPr>
      </w:pPr>
    </w:p>
    <w:p w14:paraId="7EFE5F5E" w14:textId="38DCC4B4" w:rsidR="00B85CE2" w:rsidRDefault="00B85CE2" w:rsidP="00F67835">
      <w:pPr>
        <w:pStyle w:val="Titre4"/>
        <w:numPr>
          <w:ilvl w:val="3"/>
          <w:numId w:val="121"/>
        </w:numPr>
      </w:pPr>
      <w:bookmarkStart w:id="6336" w:name="_Toc196744773"/>
      <w:r>
        <w:t>TM_TR_04</w:t>
      </w:r>
      <w:r w:rsidRPr="00241C2D">
        <w:t>_0</w:t>
      </w:r>
      <w:r w:rsidR="00AC7F0E">
        <w:t>5</w:t>
      </w:r>
      <w:r w:rsidRPr="00241C2D">
        <w:t xml:space="preserve"> : </w:t>
      </w:r>
      <w:r>
        <w:t xml:space="preserve">Gérer la </w:t>
      </w:r>
      <w:del w:id="6337" w:author="MAILIER Maxime" w:date="2024-08-21T15:40:00Z">
        <w:r w:rsidDel="00552B67">
          <w:delText>désa</w:delText>
        </w:r>
        <w:r w:rsidRPr="002F6962" w:rsidDel="00552B67">
          <w:delText xml:space="preserve">llocation d’une course </w:delText>
        </w:r>
        <w:r w:rsidR="00C27DE1" w:rsidDel="00552B67">
          <w:delText xml:space="preserve">allouée à </w:delText>
        </w:r>
      </w:del>
      <w:ins w:id="6338" w:author="MAILIER Maxime" w:date="2024-08-21T15:40:00Z">
        <w:r w:rsidR="00552B67">
          <w:t>dissociation d’</w:t>
        </w:r>
      </w:ins>
      <w:r w:rsidRPr="002F6962">
        <w:t>un véhicule</w:t>
      </w:r>
      <w:bookmarkEnd w:id="6226"/>
      <w:ins w:id="6339" w:author="MAILIER Maxime" w:date="2024-08-21T15:41:00Z">
        <w:r w:rsidR="00552B67">
          <w:t xml:space="preserve"> de sa </w:t>
        </w:r>
      </w:ins>
      <w:r w:rsidR="001F6EE4">
        <w:t>mission</w:t>
      </w:r>
      <w:bookmarkEnd w:id="6336"/>
    </w:p>
    <w:p w14:paraId="0DC86A58" w14:textId="5022C900" w:rsidR="00042C9E" w:rsidRDefault="00042C9E" w:rsidP="00C82597">
      <w:pPr>
        <w:jc w:val="both"/>
        <w:rPr>
          <w:u w:val="single"/>
        </w:rPr>
      </w:pPr>
      <w:r>
        <w:rPr>
          <w:u w:val="single"/>
        </w:rPr>
        <w:t>Principes généraux :</w:t>
      </w:r>
    </w:p>
    <w:p w14:paraId="2D07D33B" w14:textId="6226B3F4" w:rsidR="00042C9E" w:rsidRPr="00042C9E" w:rsidRDefault="00042C9E" w:rsidP="00C82597">
      <w:pPr>
        <w:jc w:val="both"/>
      </w:pPr>
      <w:del w:id="6340" w:author="MAILIER Maxime" w:date="2024-08-21T15:42:00Z">
        <w:r w:rsidRPr="00042C9E" w:rsidDel="00552B67">
          <w:delText xml:space="preserve">La désallocation d’une course </w:delText>
        </w:r>
        <w:r w:rsidR="00C27DE1" w:rsidDel="00552B67">
          <w:delText xml:space="preserve">allouée à </w:delText>
        </w:r>
        <w:r w:rsidRPr="00042C9E" w:rsidDel="00552B67">
          <w:delText>un véhicule</w:delText>
        </w:r>
      </w:del>
      <w:ins w:id="6341" w:author="MAILIER Maxime" w:date="2024-08-21T15:42:00Z">
        <w:r w:rsidR="00552B67">
          <w:t xml:space="preserve">La dissociation d’un </w:t>
        </w:r>
      </w:ins>
      <w:ins w:id="6342" w:author="MAILIER Maxime" w:date="2024-08-21T15:43:00Z">
        <w:r w:rsidR="00552B67">
          <w:t xml:space="preserve">véhicule et de sa </w:t>
        </w:r>
      </w:ins>
      <w:r w:rsidR="001F6EE4">
        <w:t>mission</w:t>
      </w:r>
      <w:r>
        <w:t xml:space="preserve"> peut être commandée par le Traffic Mgr ou par l’utilisateur.</w:t>
      </w:r>
    </w:p>
    <w:tbl>
      <w:tblPr>
        <w:tblStyle w:val="Grilledutableau"/>
        <w:tblW w:w="0" w:type="auto"/>
        <w:tblLook w:val="04A0" w:firstRow="1" w:lastRow="0" w:firstColumn="1" w:lastColumn="0" w:noHBand="0" w:noVBand="1"/>
      </w:tblPr>
      <w:tblGrid>
        <w:gridCol w:w="1842"/>
        <w:gridCol w:w="7446"/>
      </w:tblGrid>
      <w:tr w:rsidR="00530211" w14:paraId="372BC433" w14:textId="77777777" w:rsidTr="001F040F">
        <w:trPr>
          <w:ins w:id="6343" w:author="TRIANO José" w:date="2024-09-19T08:12:00Z"/>
        </w:trPr>
        <w:tc>
          <w:tcPr>
            <w:tcW w:w="1842" w:type="dxa"/>
          </w:tcPr>
          <w:p w14:paraId="6B27C449" w14:textId="77777777" w:rsidR="00530211" w:rsidRDefault="00530211" w:rsidP="001F040F">
            <w:pPr>
              <w:rPr>
                <w:ins w:id="6344" w:author="TRIANO José" w:date="2024-09-19T08:12:00Z"/>
              </w:rPr>
            </w:pPr>
            <w:ins w:id="6345" w:author="TRIANO José" w:date="2024-09-19T08:12:00Z">
              <w:r>
                <w:t>Résultat attendu</w:t>
              </w:r>
            </w:ins>
          </w:p>
        </w:tc>
        <w:tc>
          <w:tcPr>
            <w:tcW w:w="7446" w:type="dxa"/>
          </w:tcPr>
          <w:p w14:paraId="2A78D303" w14:textId="77777777" w:rsidR="00530211" w:rsidRPr="00530211" w:rsidRDefault="00530211" w:rsidP="00530211">
            <w:pPr>
              <w:pStyle w:val="ReqText"/>
              <w:widowControl w:val="0"/>
              <w:jc w:val="both"/>
              <w:rPr>
                <w:i w:val="0"/>
                <w:iCs w:val="0"/>
                <w:color w:val="auto"/>
              </w:rPr>
            </w:pPr>
            <w:r w:rsidRPr="00530211">
              <w:rPr>
                <w:i w:val="0"/>
                <w:iCs w:val="0"/>
                <w:color w:val="auto"/>
              </w:rPr>
              <w:t xml:space="preserve">Une fois commandée, la </w:t>
            </w:r>
            <w:del w:id="6346" w:author="MAILIER Maxime" w:date="2024-08-21T15:43:00Z">
              <w:r w:rsidRPr="00530211" w:rsidDel="00552B67">
                <w:rPr>
                  <w:i w:val="0"/>
                  <w:iCs w:val="0"/>
                  <w:color w:val="auto"/>
                </w:rPr>
                <w:delText>désallocation d’une course allouée à un véhicule</w:delText>
              </w:r>
            </w:del>
            <w:ins w:id="6347" w:author="MAILIER Maxime" w:date="2024-08-21T15:43:00Z">
              <w:r w:rsidRPr="00530211">
                <w:rPr>
                  <w:i w:val="0"/>
                  <w:iCs w:val="0"/>
                  <w:color w:val="auto"/>
                </w:rPr>
                <w:t xml:space="preserve">dissociation d’un véhicule et de sa </w:t>
              </w:r>
            </w:ins>
            <w:r w:rsidRPr="00530211">
              <w:rPr>
                <w:i w:val="0"/>
                <w:iCs w:val="0"/>
                <w:color w:val="auto"/>
              </w:rPr>
              <w:t>mission est appliquée :</w:t>
            </w:r>
          </w:p>
          <w:p w14:paraId="7843E983" w14:textId="77777777" w:rsidR="00530211" w:rsidRPr="00530211" w:rsidRDefault="00530211" w:rsidP="00530211">
            <w:pPr>
              <w:pStyle w:val="ReqText"/>
              <w:numPr>
                <w:ilvl w:val="0"/>
                <w:numId w:val="30"/>
              </w:numPr>
              <w:jc w:val="both"/>
              <w:rPr>
                <w:i w:val="0"/>
                <w:iCs w:val="0"/>
                <w:color w:val="auto"/>
              </w:rPr>
            </w:pPr>
            <w:r w:rsidRPr="00530211">
              <w:rPr>
                <w:i w:val="0"/>
                <w:iCs w:val="0"/>
                <w:color w:val="auto"/>
              </w:rPr>
              <w:t>Immédiatement, si une des conditions suivantes est vérifiée :</w:t>
            </w:r>
          </w:p>
          <w:p w14:paraId="6062351C" w14:textId="1876B652" w:rsidR="00530211" w:rsidRPr="00530211" w:rsidRDefault="00530211" w:rsidP="00530211">
            <w:pPr>
              <w:pStyle w:val="ReqText"/>
              <w:numPr>
                <w:ilvl w:val="0"/>
                <w:numId w:val="31"/>
              </w:numPr>
              <w:jc w:val="both"/>
              <w:rPr>
                <w:i w:val="0"/>
                <w:iCs w:val="0"/>
                <w:color w:val="auto"/>
              </w:rPr>
            </w:pPr>
            <w:r w:rsidRPr="00530211">
              <w:rPr>
                <w:i w:val="0"/>
                <w:iCs w:val="0"/>
                <w:color w:val="auto"/>
              </w:rPr>
              <w:t xml:space="preserve">Le véhicule est arrêté à un point </w:t>
            </w:r>
            <w:ins w:id="6348" w:author="MAILIER Maxime" w:date="2024-08-19T13:21:00Z">
              <w:r w:rsidRPr="00530211">
                <w:rPr>
                  <w:i w:val="0"/>
                  <w:iCs w:val="0"/>
                  <w:color w:val="auto"/>
                </w:rPr>
                <w:t xml:space="preserve">d’arrêt </w:t>
              </w:r>
            </w:ins>
            <w:r w:rsidRPr="00530211">
              <w:rPr>
                <w:i w:val="0"/>
                <w:iCs w:val="0"/>
                <w:color w:val="auto"/>
              </w:rPr>
              <w:t xml:space="preserve">de la mission </w:t>
            </w:r>
          </w:p>
          <w:p w14:paraId="329C4A04" w14:textId="77777777" w:rsidR="00530211" w:rsidRPr="00530211" w:rsidRDefault="00530211" w:rsidP="00530211">
            <w:pPr>
              <w:pStyle w:val="ReqText"/>
              <w:numPr>
                <w:ilvl w:val="0"/>
                <w:numId w:val="31"/>
              </w:numPr>
              <w:jc w:val="both"/>
              <w:rPr>
                <w:i w:val="0"/>
                <w:iCs w:val="0"/>
                <w:color w:val="auto"/>
              </w:rPr>
            </w:pPr>
            <w:r w:rsidRPr="00530211">
              <w:rPr>
                <w:i w:val="0"/>
                <w:iCs w:val="0"/>
                <w:color w:val="auto"/>
              </w:rPr>
              <w:t xml:space="preserve">OU l'utilisateur a commandé la </w:t>
            </w:r>
            <w:del w:id="6349" w:author="MAILIER Maxime" w:date="2024-08-21T15:43:00Z">
              <w:r w:rsidRPr="00530211" w:rsidDel="00552B67">
                <w:rPr>
                  <w:i w:val="0"/>
                  <w:iCs w:val="0"/>
                  <w:color w:val="auto"/>
                </w:rPr>
                <w:delText xml:space="preserve">désallocation </w:delText>
              </w:r>
            </w:del>
            <w:ins w:id="6350" w:author="MAILIER Maxime" w:date="2024-08-21T15:43:00Z">
              <w:r w:rsidRPr="00530211">
                <w:rPr>
                  <w:i w:val="0"/>
                  <w:iCs w:val="0"/>
                  <w:color w:val="auto"/>
                </w:rPr>
                <w:t xml:space="preserve">dissociation </w:t>
              </w:r>
            </w:ins>
            <w:r w:rsidRPr="00530211">
              <w:rPr>
                <w:i w:val="0"/>
                <w:iCs w:val="0"/>
                <w:color w:val="auto"/>
              </w:rPr>
              <w:t xml:space="preserve">forcée </w:t>
            </w:r>
            <w:del w:id="6351" w:author="MAILIER Maxime" w:date="2024-08-21T15:43:00Z">
              <w:r w:rsidRPr="00530211" w:rsidDel="00552B67">
                <w:rPr>
                  <w:i w:val="0"/>
                  <w:iCs w:val="0"/>
                  <w:color w:val="auto"/>
                </w:rPr>
                <w:delText xml:space="preserve">de la course </w:delText>
              </w:r>
            </w:del>
            <w:r w:rsidRPr="00530211">
              <w:rPr>
                <w:i w:val="0"/>
                <w:iCs w:val="0"/>
                <w:color w:val="auto"/>
              </w:rPr>
              <w:t>du véhicule</w:t>
            </w:r>
            <w:ins w:id="6352" w:author="MAILIER Maxime" w:date="2024-08-21T15:43:00Z">
              <w:r w:rsidRPr="00530211">
                <w:rPr>
                  <w:i w:val="0"/>
                  <w:iCs w:val="0"/>
                  <w:color w:val="auto"/>
                </w:rPr>
                <w:t xml:space="preserve"> et de sa </w:t>
              </w:r>
            </w:ins>
            <w:r w:rsidRPr="00530211">
              <w:rPr>
                <w:i w:val="0"/>
                <w:iCs w:val="0"/>
                <w:color w:val="auto"/>
              </w:rPr>
              <w:t>mission.</w:t>
            </w:r>
          </w:p>
          <w:p w14:paraId="30D042F0" w14:textId="77777777" w:rsidR="00530211" w:rsidRPr="00530211" w:rsidRDefault="00530211" w:rsidP="00530211">
            <w:pPr>
              <w:pStyle w:val="ReqText"/>
              <w:numPr>
                <w:ilvl w:val="0"/>
                <w:numId w:val="32"/>
              </w:numPr>
              <w:jc w:val="both"/>
              <w:rPr>
                <w:i w:val="0"/>
                <w:iCs w:val="0"/>
                <w:color w:val="auto"/>
              </w:rPr>
            </w:pPr>
            <w:r w:rsidRPr="00530211">
              <w:rPr>
                <w:i w:val="0"/>
                <w:iCs w:val="0"/>
                <w:color w:val="auto"/>
              </w:rPr>
              <w:t>Au prochain arrêt du véhicule sinon.</w:t>
            </w:r>
          </w:p>
          <w:p w14:paraId="13767E39" w14:textId="77777777" w:rsidR="00530211" w:rsidRPr="00530211" w:rsidRDefault="00530211" w:rsidP="00530211">
            <w:pPr>
              <w:pStyle w:val="ReqText"/>
              <w:widowControl w:val="0"/>
              <w:jc w:val="both"/>
              <w:rPr>
                <w:i w:val="0"/>
                <w:iCs w:val="0"/>
                <w:color w:val="auto"/>
              </w:rPr>
            </w:pPr>
          </w:p>
          <w:p w14:paraId="08F18C8D" w14:textId="0633FCD0" w:rsidR="00530211" w:rsidRPr="00530211" w:rsidRDefault="00530211" w:rsidP="00530211">
            <w:pPr>
              <w:pStyle w:val="ReqText"/>
              <w:widowControl w:val="0"/>
              <w:jc w:val="both"/>
              <w:rPr>
                <w:i w:val="0"/>
                <w:iCs w:val="0"/>
                <w:color w:val="auto"/>
              </w:rPr>
            </w:pPr>
            <w:r w:rsidRPr="00530211">
              <w:rPr>
                <w:i w:val="0"/>
                <w:iCs w:val="0"/>
                <w:color w:val="auto"/>
              </w:rPr>
              <w:t xml:space="preserve">Lorsque </w:t>
            </w:r>
            <w:ins w:id="6353" w:author="MAILIER Maxime" w:date="2024-08-21T15:44:00Z">
              <w:r w:rsidRPr="00530211">
                <w:rPr>
                  <w:i w:val="0"/>
                  <w:iCs w:val="0"/>
                  <w:color w:val="auto"/>
                </w:rPr>
                <w:t xml:space="preserve">la dissociation d’un véhicule et de sa </w:t>
              </w:r>
            </w:ins>
            <w:r w:rsidRPr="00530211">
              <w:rPr>
                <w:i w:val="0"/>
                <w:iCs w:val="0"/>
                <w:color w:val="auto"/>
              </w:rPr>
              <w:t>mission</w:t>
            </w:r>
            <w:ins w:id="6354" w:author="MAILIER Maxime" w:date="2024-08-21T15:44:00Z">
              <w:r w:rsidRPr="00530211">
                <w:rPr>
                  <w:i w:val="0"/>
                  <w:iCs w:val="0"/>
                  <w:color w:val="auto"/>
                </w:rPr>
                <w:t xml:space="preserve"> </w:t>
              </w:r>
            </w:ins>
            <w:del w:id="6355" w:author="MAILIER Maxime" w:date="2024-08-21T15:44:00Z">
              <w:r w:rsidRPr="00530211" w:rsidDel="00552B67">
                <w:rPr>
                  <w:i w:val="0"/>
                  <w:iCs w:val="0"/>
                  <w:color w:val="auto"/>
                </w:rPr>
                <w:delText xml:space="preserve">la désallocation d’une course allouée à un véhicule </w:delText>
              </w:r>
            </w:del>
            <w:r w:rsidRPr="00530211">
              <w:rPr>
                <w:i w:val="0"/>
                <w:iCs w:val="0"/>
                <w:color w:val="auto"/>
              </w:rPr>
              <w:t>est appliquée, le Traffic Mgr doit fixer les attributs du véhicule aux valeurs suivantes :</w:t>
            </w:r>
          </w:p>
          <w:p w14:paraId="35A9BC63" w14:textId="77777777" w:rsidR="00530211" w:rsidRPr="00530211" w:rsidRDefault="00530211" w:rsidP="00530211">
            <w:pPr>
              <w:pStyle w:val="ReqText"/>
              <w:numPr>
                <w:ilvl w:val="0"/>
                <w:numId w:val="33"/>
              </w:numPr>
              <w:jc w:val="both"/>
              <w:rPr>
                <w:i w:val="0"/>
                <w:iCs w:val="0"/>
                <w:color w:val="auto"/>
              </w:rPr>
            </w:pPr>
            <w:r w:rsidRPr="00530211">
              <w:rPr>
                <w:i w:val="0"/>
                <w:iCs w:val="0"/>
                <w:color w:val="auto"/>
              </w:rPr>
              <w:t>Identifiant de service matériel : inchangé</w:t>
            </w:r>
          </w:p>
          <w:p w14:paraId="4BAD0086" w14:textId="77777777" w:rsidR="00530211" w:rsidRPr="00530211" w:rsidRDefault="00530211" w:rsidP="00530211">
            <w:pPr>
              <w:pStyle w:val="ReqText"/>
              <w:numPr>
                <w:ilvl w:val="0"/>
                <w:numId w:val="34"/>
              </w:numPr>
              <w:jc w:val="both"/>
              <w:rPr>
                <w:i w:val="0"/>
                <w:iCs w:val="0"/>
                <w:color w:val="auto"/>
              </w:rPr>
            </w:pPr>
            <w:r w:rsidRPr="00530211">
              <w:rPr>
                <w:i w:val="0"/>
                <w:iCs w:val="0"/>
                <w:color w:val="auto"/>
              </w:rPr>
              <w:t>Numéro de mission : valeur par défaut</w:t>
            </w:r>
          </w:p>
          <w:p w14:paraId="6FA20F24" w14:textId="7A50686D" w:rsidR="00530211" w:rsidRPr="00530211" w:rsidRDefault="00530211" w:rsidP="001F040F">
            <w:pPr>
              <w:pStyle w:val="ReqText"/>
              <w:numPr>
                <w:ilvl w:val="0"/>
                <w:numId w:val="34"/>
              </w:numPr>
              <w:jc w:val="both"/>
              <w:rPr>
                <w:ins w:id="6356" w:author="TRIANO José" w:date="2024-09-19T08:12:00Z"/>
              </w:rPr>
            </w:pPr>
            <w:r w:rsidRPr="00530211">
              <w:rPr>
                <w:i w:val="0"/>
                <w:iCs w:val="0"/>
                <w:color w:val="auto"/>
              </w:rPr>
              <w:t>Codes d’origine et de destination : valeur par défaut</w:t>
            </w:r>
          </w:p>
        </w:tc>
      </w:tr>
      <w:tr w:rsidR="00530211" w14:paraId="48BB288E" w14:textId="77777777" w:rsidTr="001F040F">
        <w:trPr>
          <w:ins w:id="6357" w:author="TRIANO José" w:date="2024-09-19T08:12:00Z"/>
        </w:trPr>
        <w:tc>
          <w:tcPr>
            <w:tcW w:w="1842" w:type="dxa"/>
          </w:tcPr>
          <w:p w14:paraId="2512B690" w14:textId="77777777" w:rsidR="00530211" w:rsidRDefault="00530211" w:rsidP="001F040F">
            <w:pPr>
              <w:rPr>
                <w:ins w:id="6358" w:author="TRIANO José" w:date="2024-09-19T08:12:00Z"/>
              </w:rPr>
            </w:pPr>
            <w:r>
              <w:t xml:space="preserve">Paramètres </w:t>
            </w:r>
          </w:p>
        </w:tc>
        <w:tc>
          <w:tcPr>
            <w:tcW w:w="7446" w:type="dxa"/>
          </w:tcPr>
          <w:p w14:paraId="59F28A94" w14:textId="77777777" w:rsidR="00530211" w:rsidRPr="003D256D" w:rsidRDefault="00530211" w:rsidP="001F040F">
            <w:pPr>
              <w:pStyle w:val="ReqText"/>
              <w:jc w:val="both"/>
              <w:rPr>
                <w:ins w:id="6359" w:author="TRIANO José" w:date="2024-09-19T08:12:00Z"/>
              </w:rPr>
            </w:pPr>
          </w:p>
        </w:tc>
      </w:tr>
    </w:tbl>
    <w:p w14:paraId="6EAEF77C" w14:textId="77777777" w:rsidR="00530211" w:rsidRDefault="00530211" w:rsidP="00C82597">
      <w:pPr>
        <w:pStyle w:val="ReqID"/>
        <w:rPr>
          <w:lang w:val="en-GB"/>
        </w:rPr>
      </w:pPr>
    </w:p>
    <w:p w14:paraId="7A1A71E7" w14:textId="2ECF3B1E" w:rsidR="00535BEE" w:rsidRPr="006547EF" w:rsidDel="00B0722A" w:rsidRDefault="00535BEE" w:rsidP="00C82597">
      <w:pPr>
        <w:pStyle w:val="ReqID"/>
        <w:rPr>
          <w:del w:id="6360" w:author="MAILIER Maxime" w:date="2024-08-30T15:30:00Z"/>
          <w:lang w:val="en-GB"/>
        </w:rPr>
      </w:pPr>
      <w:del w:id="6361" w:author="MAILIER Maxime" w:date="2024-08-30T15:30:00Z">
        <w:r w:rsidRPr="006547EF" w:rsidDel="00B0722A">
          <w:rPr>
            <w:lang w:val="en-GB"/>
          </w:rPr>
          <w:delText>[Exi_TM_TR_04_</w:delText>
        </w:r>
        <w:r w:rsidDel="00B0722A">
          <w:rPr>
            <w:lang w:val="en-GB"/>
          </w:rPr>
          <w:delText>0</w:delText>
        </w:r>
        <w:r w:rsidR="00AC7F0E" w:rsidDel="00B0722A">
          <w:rPr>
            <w:lang w:val="en-GB"/>
          </w:rPr>
          <w:delText>5</w:delText>
        </w:r>
        <w:r w:rsidRPr="006547EF" w:rsidDel="00B0722A">
          <w:rPr>
            <w:lang w:val="en-GB"/>
          </w:rPr>
          <w:delText xml:space="preserve">_xxxx-PROCESSING] </w:delText>
        </w:r>
      </w:del>
    </w:p>
    <w:p w14:paraId="1153DB2D" w14:textId="2002ED3B" w:rsidR="00535BEE" w:rsidDel="00B0722A" w:rsidRDefault="00535BEE" w:rsidP="00C82597">
      <w:pPr>
        <w:pStyle w:val="ReqText"/>
        <w:widowControl w:val="0"/>
        <w:jc w:val="both"/>
        <w:rPr>
          <w:del w:id="6362" w:author="MAILIER Maxime" w:date="2024-08-30T15:30:00Z"/>
        </w:rPr>
      </w:pPr>
      <w:del w:id="6363" w:author="MAILIER Maxime" w:date="2024-08-30T15:30:00Z">
        <w:r w:rsidDel="00B0722A">
          <w:delText xml:space="preserve">Si la </w:delText>
        </w:r>
      </w:del>
      <w:del w:id="6364" w:author="MAILIER Maxime" w:date="2024-08-21T15:45:00Z">
        <w:r w:rsidR="00CA3917" w:rsidDel="00552B67">
          <w:delText>désallocation d’une course allouée à un véhicule</w:delText>
        </w:r>
      </w:del>
      <w:del w:id="6365" w:author="MAILIER Maxime" w:date="2024-08-30T15:30:00Z">
        <w:r w:rsidDel="00B0722A">
          <w:delText xml:space="preserve"> intervient alors que le </w:delText>
        </w:r>
        <w:r w:rsidR="00CA3917" w:rsidDel="00B0722A">
          <w:delText>véhicule</w:delText>
        </w:r>
        <w:r w:rsidDel="00B0722A">
          <w:delText xml:space="preserve"> n'a pas </w:delText>
        </w:r>
        <w:r w:rsidR="00CA3917" w:rsidDel="00B0722A">
          <w:delText>débuté</w:delText>
        </w:r>
        <w:r w:rsidDel="00B0722A">
          <w:delText xml:space="preserve"> la course, alors </w:delText>
        </w:r>
        <w:r w:rsidR="00CA3917" w:rsidDel="00B0722A">
          <w:delText>le Traffic Mgr</w:delText>
        </w:r>
        <w:r w:rsidDel="00B0722A">
          <w:delText xml:space="preserve"> doit mettre la course dans l'état </w:delText>
        </w:r>
        <w:r w:rsidR="00D1523A" w:rsidDel="00B0722A">
          <w:delText>« </w:delText>
        </w:r>
      </w:del>
      <w:del w:id="6366" w:author="MAILIER Maxime" w:date="2024-08-14T17:17:00Z">
        <w:r w:rsidDel="002D077D">
          <w:delText>Future</w:delText>
        </w:r>
        <w:r w:rsidR="00D1523A" w:rsidDel="002D077D">
          <w:delText> </w:delText>
        </w:r>
      </w:del>
      <w:del w:id="6367" w:author="MAILIER Maxime" w:date="2024-08-30T15:30:00Z">
        <w:r w:rsidR="00D1523A" w:rsidDel="00B0722A">
          <w:delText>»</w:delText>
        </w:r>
        <w:r w:rsidDel="00B0722A">
          <w:delText>.</w:delText>
        </w:r>
      </w:del>
    </w:p>
    <w:p w14:paraId="477BDE54" w14:textId="505FDEF5" w:rsidR="00535BEE" w:rsidRPr="006547EF" w:rsidDel="00634BC2" w:rsidRDefault="00535BEE" w:rsidP="00C82597">
      <w:pPr>
        <w:pStyle w:val="ReqID"/>
        <w:rPr>
          <w:del w:id="6368" w:author="MAILIER Maxime" w:date="2024-08-30T16:06:00Z"/>
          <w:lang w:val="en-GB"/>
        </w:rPr>
      </w:pPr>
      <w:del w:id="6369" w:author="MAILIER Maxime" w:date="2024-08-30T16:06:00Z">
        <w:r w:rsidRPr="006547EF" w:rsidDel="00634BC2">
          <w:rPr>
            <w:lang w:val="en-GB"/>
          </w:rPr>
          <w:delText>[Exi_TM_TR_04_</w:delText>
        </w:r>
        <w:r w:rsidDel="00634BC2">
          <w:rPr>
            <w:lang w:val="en-GB"/>
          </w:rPr>
          <w:delText>0</w:delText>
        </w:r>
        <w:r w:rsidR="00AC7F0E" w:rsidDel="00634BC2">
          <w:rPr>
            <w:lang w:val="en-GB"/>
          </w:rPr>
          <w:delText>5</w:delText>
        </w:r>
        <w:r w:rsidRPr="006547EF" w:rsidDel="00634BC2">
          <w:rPr>
            <w:lang w:val="en-GB"/>
          </w:rPr>
          <w:delText xml:space="preserve">_xxxx-PROCESSING] </w:delText>
        </w:r>
      </w:del>
    </w:p>
    <w:p w14:paraId="3C37F3F2" w14:textId="1B6C641C" w:rsidR="00535BEE" w:rsidDel="00634BC2" w:rsidRDefault="00CA3917" w:rsidP="00C82597">
      <w:pPr>
        <w:pStyle w:val="ReqText"/>
        <w:widowControl w:val="0"/>
        <w:jc w:val="both"/>
        <w:rPr>
          <w:del w:id="6370" w:author="MAILIER Maxime" w:date="2024-08-30T16:06:00Z"/>
        </w:rPr>
      </w:pPr>
      <w:del w:id="6371" w:author="MAILIER Maxime" w:date="2024-08-30T16:06:00Z">
        <w:r w:rsidDel="00634BC2">
          <w:delText xml:space="preserve">Si la </w:delText>
        </w:r>
      </w:del>
      <w:del w:id="6372" w:author="MAILIER Maxime" w:date="2024-08-21T15:45:00Z">
        <w:r w:rsidDel="00552B67">
          <w:delText xml:space="preserve">désallocation d’une course allouée à un véhicule </w:delText>
        </w:r>
      </w:del>
      <w:del w:id="6373" w:author="MAILIER Maxime" w:date="2024-08-30T16:06:00Z">
        <w:r w:rsidDel="00634BC2">
          <w:delText xml:space="preserve">intervient alors que le véhicule </w:delText>
        </w:r>
        <w:r w:rsidR="00535BEE" w:rsidDel="00634BC2">
          <w:delText xml:space="preserve">a </w:delText>
        </w:r>
        <w:r w:rsidDel="00634BC2">
          <w:delText>débuté</w:delText>
        </w:r>
        <w:r w:rsidR="00535BEE" w:rsidDel="00634BC2">
          <w:delText xml:space="preserve"> la course ET n'a pas atteint la destination de la course, alors l</w:delText>
        </w:r>
        <w:r w:rsidDel="00634BC2">
          <w:delText xml:space="preserve">e Traffic Mgr </w:delText>
        </w:r>
        <w:r w:rsidR="00535BEE" w:rsidDel="00634BC2">
          <w:delText xml:space="preserve">doit mettre la course dans l'état </w:delText>
        </w:r>
      </w:del>
      <w:commentRangeStart w:id="6374"/>
      <w:commentRangeStart w:id="6375"/>
      <w:commentRangeStart w:id="6376"/>
      <w:commentRangeStart w:id="6377"/>
      <w:del w:id="6378" w:author="MAILIER Maxime" w:date="2024-08-30T15:31:00Z">
        <w:r w:rsidR="00535BEE" w:rsidDel="00B0722A">
          <w:delText>"</w:delText>
        </w:r>
      </w:del>
      <w:del w:id="6379" w:author="MAILIER Maxime" w:date="2024-08-14T18:07:00Z">
        <w:r w:rsidR="00535BEE" w:rsidDel="003709A6">
          <w:delText>Perdue</w:delText>
        </w:r>
      </w:del>
      <w:del w:id="6380" w:author="MAILIER Maxime" w:date="2024-08-30T15:31:00Z">
        <w:r w:rsidR="00535BEE" w:rsidDel="00B0722A">
          <w:delText>"</w:delText>
        </w:r>
      </w:del>
      <w:del w:id="6381" w:author="MAILIER Maxime" w:date="2024-08-30T16:06:00Z">
        <w:r w:rsidR="00535BEE" w:rsidDel="00634BC2">
          <w:delText>.</w:delText>
        </w:r>
        <w:commentRangeEnd w:id="6374"/>
        <w:r w:rsidR="00AD1B6D" w:rsidDel="00634BC2">
          <w:rPr>
            <w:rStyle w:val="Marquedecommentaire"/>
            <w:rFonts w:asciiTheme="minorHAnsi" w:hAnsiTheme="minorHAnsi" w:cstheme="minorBidi"/>
            <w:i w:val="0"/>
            <w:iCs w:val="0"/>
            <w:color w:val="auto"/>
          </w:rPr>
          <w:commentReference w:id="6374"/>
        </w:r>
        <w:commentRangeEnd w:id="6375"/>
        <w:r w:rsidR="006C1B41" w:rsidDel="00634BC2">
          <w:rPr>
            <w:rStyle w:val="Marquedecommentaire"/>
            <w:rFonts w:asciiTheme="minorHAnsi" w:hAnsiTheme="minorHAnsi" w:cstheme="minorBidi"/>
            <w:i w:val="0"/>
            <w:iCs w:val="0"/>
            <w:color w:val="auto"/>
          </w:rPr>
          <w:commentReference w:id="6375"/>
        </w:r>
        <w:commentRangeEnd w:id="6376"/>
        <w:r w:rsidR="003709A6" w:rsidDel="00634BC2">
          <w:rPr>
            <w:rStyle w:val="Marquedecommentaire"/>
            <w:rFonts w:asciiTheme="minorHAnsi" w:hAnsiTheme="minorHAnsi" w:cstheme="minorBidi"/>
            <w:i w:val="0"/>
            <w:iCs w:val="0"/>
            <w:color w:val="auto"/>
          </w:rPr>
          <w:commentReference w:id="6376"/>
        </w:r>
        <w:commentRangeEnd w:id="6377"/>
        <w:r w:rsidR="000960B1" w:rsidDel="00634BC2">
          <w:rPr>
            <w:rStyle w:val="Marquedecommentaire"/>
            <w:rFonts w:asciiTheme="minorHAnsi" w:hAnsiTheme="minorHAnsi" w:cstheme="minorBidi"/>
            <w:i w:val="0"/>
            <w:iCs w:val="0"/>
            <w:color w:val="auto"/>
          </w:rPr>
          <w:commentReference w:id="6377"/>
        </w:r>
      </w:del>
    </w:p>
    <w:p w14:paraId="3659FC8A" w14:textId="45E676FD" w:rsidR="00535BEE" w:rsidRPr="006547EF" w:rsidDel="00634BC2" w:rsidRDefault="00535BEE" w:rsidP="00C82597">
      <w:pPr>
        <w:pStyle w:val="ReqID"/>
        <w:rPr>
          <w:del w:id="6382" w:author="MAILIER Maxime" w:date="2024-08-30T16:06:00Z"/>
          <w:lang w:val="en-GB"/>
        </w:rPr>
      </w:pPr>
      <w:del w:id="6383" w:author="MAILIER Maxime" w:date="2024-08-30T16:06:00Z">
        <w:r w:rsidRPr="006547EF" w:rsidDel="00634BC2">
          <w:rPr>
            <w:lang w:val="en-GB"/>
          </w:rPr>
          <w:delText>[Exi_TM_TR_04_</w:delText>
        </w:r>
        <w:r w:rsidDel="00634BC2">
          <w:rPr>
            <w:lang w:val="en-GB"/>
          </w:rPr>
          <w:delText>0</w:delText>
        </w:r>
        <w:r w:rsidR="00AC7F0E" w:rsidDel="00634BC2">
          <w:rPr>
            <w:lang w:val="en-GB"/>
          </w:rPr>
          <w:delText>5</w:delText>
        </w:r>
        <w:r w:rsidRPr="006547EF" w:rsidDel="00634BC2">
          <w:rPr>
            <w:lang w:val="en-GB"/>
          </w:rPr>
          <w:delText xml:space="preserve">_xxxx-PROCESSING] </w:delText>
        </w:r>
      </w:del>
    </w:p>
    <w:p w14:paraId="299E520C" w14:textId="064EC574" w:rsidR="00535BEE" w:rsidDel="00634BC2" w:rsidRDefault="00CA3917" w:rsidP="00C82597">
      <w:pPr>
        <w:pStyle w:val="ReqText"/>
        <w:widowControl w:val="0"/>
        <w:jc w:val="both"/>
        <w:rPr>
          <w:del w:id="6384" w:author="MAILIER Maxime" w:date="2024-08-30T16:06:00Z"/>
        </w:rPr>
      </w:pPr>
      <w:del w:id="6385" w:author="MAILIER Maxime" w:date="2024-08-30T16:06:00Z">
        <w:r w:rsidDel="00634BC2">
          <w:delText xml:space="preserve">Si la </w:delText>
        </w:r>
      </w:del>
      <w:del w:id="6386" w:author="MAILIER Maxime" w:date="2024-08-21T15:45:00Z">
        <w:r w:rsidDel="00552B67">
          <w:delText xml:space="preserve">désallocation d’une course allouée à un véhicule </w:delText>
        </w:r>
      </w:del>
      <w:del w:id="6387" w:author="MAILIER Maxime" w:date="2024-08-30T16:06:00Z">
        <w:r w:rsidDel="00634BC2">
          <w:delText xml:space="preserve">intervient lorsque le véhicule </w:delText>
        </w:r>
        <w:r w:rsidR="00535BEE" w:rsidDel="00634BC2">
          <w:delText>atteint la destination de la course, alors l</w:delText>
        </w:r>
        <w:r w:rsidDel="00634BC2">
          <w:delText>e Traffic Mgr</w:delText>
        </w:r>
        <w:r w:rsidR="00535BEE" w:rsidDel="00634BC2">
          <w:delText xml:space="preserve"> doit mettre la course dans l'état </w:delText>
        </w:r>
        <w:r w:rsidR="00D1523A" w:rsidDel="00634BC2">
          <w:delText>« </w:delText>
        </w:r>
      </w:del>
      <w:del w:id="6388" w:author="MAILIER Maxime" w:date="2024-08-30T15:31:00Z">
        <w:r w:rsidR="00535BEE" w:rsidDel="00B0722A">
          <w:delText>Effectuée</w:delText>
        </w:r>
        <w:r w:rsidR="00D1523A" w:rsidDel="00B0722A">
          <w:delText> </w:delText>
        </w:r>
      </w:del>
      <w:del w:id="6389" w:author="MAILIER Maxime" w:date="2024-08-30T16:06:00Z">
        <w:r w:rsidR="00D1523A" w:rsidDel="00634BC2">
          <w:delText>»</w:delText>
        </w:r>
        <w:r w:rsidR="00535BEE" w:rsidDel="00634BC2">
          <w:delText>.</w:delText>
        </w:r>
      </w:del>
    </w:p>
    <w:p w14:paraId="0174F597" w14:textId="7456D120" w:rsidR="00B85CE2" w:rsidRPr="00B85CE2" w:rsidRDefault="00B85CE2" w:rsidP="00C82597">
      <w:pPr>
        <w:jc w:val="both"/>
      </w:pPr>
      <w:r w:rsidRPr="00B85CE2">
        <w:rPr>
          <w:u w:val="single"/>
        </w:rPr>
        <w:t xml:space="preserve">Destination de la </w:t>
      </w:r>
      <w:r w:rsidR="001F6EE4">
        <w:rPr>
          <w:u w:val="single"/>
        </w:rPr>
        <w:t>mission</w:t>
      </w:r>
      <w:r>
        <w:rPr>
          <w:u w:val="single"/>
        </w:rPr>
        <w:t> :</w:t>
      </w:r>
    </w:p>
    <w:p w14:paraId="37BAB662" w14:textId="545E67DF" w:rsidR="00B85CE2" w:rsidRDefault="00B85CE2" w:rsidP="00C82597">
      <w:pPr>
        <w:pStyle w:val="ReqID"/>
      </w:pPr>
    </w:p>
    <w:tbl>
      <w:tblPr>
        <w:tblStyle w:val="Grilledutableau"/>
        <w:tblW w:w="0" w:type="auto"/>
        <w:tblLook w:val="04A0" w:firstRow="1" w:lastRow="0" w:firstColumn="1" w:lastColumn="0" w:noHBand="0" w:noVBand="1"/>
      </w:tblPr>
      <w:tblGrid>
        <w:gridCol w:w="1842"/>
        <w:gridCol w:w="7446"/>
      </w:tblGrid>
      <w:tr w:rsidR="00530211" w14:paraId="6CC88C05" w14:textId="77777777" w:rsidTr="001F040F">
        <w:trPr>
          <w:ins w:id="6390" w:author="TRIANO José" w:date="2024-09-19T08:12:00Z"/>
        </w:trPr>
        <w:tc>
          <w:tcPr>
            <w:tcW w:w="1842" w:type="dxa"/>
          </w:tcPr>
          <w:p w14:paraId="549F93B9" w14:textId="77777777" w:rsidR="00530211" w:rsidRDefault="00530211" w:rsidP="001F040F">
            <w:pPr>
              <w:rPr>
                <w:ins w:id="6391" w:author="TRIANO José" w:date="2024-09-19T08:12:00Z"/>
              </w:rPr>
            </w:pPr>
            <w:ins w:id="6392" w:author="TRIANO José" w:date="2024-09-19T08:12:00Z">
              <w:r>
                <w:t>Résultat attendu</w:t>
              </w:r>
            </w:ins>
          </w:p>
        </w:tc>
        <w:tc>
          <w:tcPr>
            <w:tcW w:w="7446" w:type="dxa"/>
          </w:tcPr>
          <w:p w14:paraId="08F2FC5F" w14:textId="5E588390" w:rsidR="00530211" w:rsidRDefault="00530211" w:rsidP="00530211">
            <w:pPr>
              <w:pStyle w:val="ReqText"/>
              <w:jc w:val="both"/>
              <w:rPr>
                <w:ins w:id="6393" w:author="TRIANO José" w:date="2024-09-19T08:12:00Z"/>
              </w:rPr>
            </w:pPr>
            <w:r w:rsidRPr="00530211">
              <w:rPr>
                <w:i w:val="0"/>
                <w:iCs w:val="0"/>
                <w:color w:val="auto"/>
              </w:rPr>
              <w:t xml:space="preserve">Lorsqu'un véhicule </w:t>
            </w:r>
            <w:del w:id="6394" w:author="MAILIER Maxime" w:date="2024-08-21T15:45:00Z">
              <w:r w:rsidRPr="00530211" w:rsidDel="00A32048">
                <w:rPr>
                  <w:i w:val="0"/>
                  <w:iCs w:val="0"/>
                  <w:color w:val="auto"/>
                </w:rPr>
                <w:delText>auquel est allouée</w:delText>
              </w:r>
            </w:del>
            <w:ins w:id="6395" w:author="MAILIER Maxime" w:date="2024-08-21T15:45:00Z">
              <w:r w:rsidRPr="00530211">
                <w:rPr>
                  <w:i w:val="0"/>
                  <w:iCs w:val="0"/>
                  <w:color w:val="auto"/>
                </w:rPr>
                <w:t>associé à</w:t>
              </w:r>
            </w:ins>
            <w:r w:rsidRPr="00530211">
              <w:rPr>
                <w:i w:val="0"/>
                <w:iCs w:val="0"/>
                <w:color w:val="auto"/>
              </w:rPr>
              <w:t xml:space="preserve"> une mission s'arrête à la destination de sa mission, le Traffic Mgr doit commander la </w:t>
            </w:r>
            <w:del w:id="6396" w:author="MAILIER Maxime" w:date="2024-08-21T15:46:00Z">
              <w:r w:rsidRPr="00530211" w:rsidDel="00A32048">
                <w:rPr>
                  <w:i w:val="0"/>
                  <w:iCs w:val="0"/>
                  <w:color w:val="auto"/>
                </w:rPr>
                <w:delText>désallocation de la course allouée au</w:delText>
              </w:r>
            </w:del>
            <w:ins w:id="6397" w:author="MAILIER Maxime" w:date="2024-08-21T15:46:00Z">
              <w:r w:rsidRPr="00530211">
                <w:rPr>
                  <w:i w:val="0"/>
                  <w:iCs w:val="0"/>
                  <w:color w:val="auto"/>
                </w:rPr>
                <w:t>dissociation de ce</w:t>
              </w:r>
            </w:ins>
            <w:r w:rsidRPr="00530211">
              <w:rPr>
                <w:i w:val="0"/>
                <w:iCs w:val="0"/>
                <w:color w:val="auto"/>
              </w:rPr>
              <w:t xml:space="preserve"> véhicule</w:t>
            </w:r>
            <w:ins w:id="6398" w:author="MAILIER Maxime" w:date="2024-08-21T15:46:00Z">
              <w:r w:rsidRPr="00530211">
                <w:rPr>
                  <w:i w:val="0"/>
                  <w:iCs w:val="0"/>
                  <w:color w:val="auto"/>
                </w:rPr>
                <w:t xml:space="preserve"> et de sa </w:t>
              </w:r>
            </w:ins>
            <w:r w:rsidRPr="00530211">
              <w:rPr>
                <w:i w:val="0"/>
                <w:iCs w:val="0"/>
                <w:color w:val="auto"/>
              </w:rPr>
              <w:t>mission.</w:t>
            </w:r>
          </w:p>
        </w:tc>
      </w:tr>
      <w:tr w:rsidR="00530211" w14:paraId="66475AEE" w14:textId="77777777" w:rsidTr="001F040F">
        <w:trPr>
          <w:ins w:id="6399" w:author="TRIANO José" w:date="2024-09-19T08:12:00Z"/>
        </w:trPr>
        <w:tc>
          <w:tcPr>
            <w:tcW w:w="1842" w:type="dxa"/>
          </w:tcPr>
          <w:p w14:paraId="64B08EE8" w14:textId="77777777" w:rsidR="00530211" w:rsidRDefault="00530211" w:rsidP="001F040F">
            <w:pPr>
              <w:rPr>
                <w:ins w:id="6400" w:author="TRIANO José" w:date="2024-09-19T08:12:00Z"/>
              </w:rPr>
            </w:pPr>
            <w:r>
              <w:t xml:space="preserve">Paramètres </w:t>
            </w:r>
          </w:p>
        </w:tc>
        <w:tc>
          <w:tcPr>
            <w:tcW w:w="7446" w:type="dxa"/>
          </w:tcPr>
          <w:p w14:paraId="6467341E" w14:textId="77777777" w:rsidR="00530211" w:rsidRPr="003D256D" w:rsidRDefault="00530211" w:rsidP="001F040F">
            <w:pPr>
              <w:pStyle w:val="ReqText"/>
              <w:jc w:val="both"/>
              <w:rPr>
                <w:ins w:id="6401" w:author="TRIANO José" w:date="2024-09-19T08:12:00Z"/>
              </w:rPr>
            </w:pPr>
          </w:p>
        </w:tc>
      </w:tr>
    </w:tbl>
    <w:p w14:paraId="78FA4401" w14:textId="77777777" w:rsidR="00530211" w:rsidRPr="00974B79" w:rsidRDefault="00530211" w:rsidP="00C82597">
      <w:pPr>
        <w:pStyle w:val="ReqID"/>
      </w:pPr>
    </w:p>
    <w:p w14:paraId="1F124DF2" w14:textId="0550144B" w:rsidR="00B85CE2" w:rsidRPr="00B85CE2" w:rsidRDefault="00B85CE2" w:rsidP="00C82597">
      <w:pPr>
        <w:jc w:val="both"/>
      </w:pPr>
      <w:r>
        <w:rPr>
          <w:u w:val="single"/>
        </w:rPr>
        <w:t>Transitions entre modes d’exploitation :</w:t>
      </w:r>
    </w:p>
    <w:p w14:paraId="671AFCDD" w14:textId="58796A9D" w:rsidR="00B85CE2" w:rsidRDefault="00B85CE2" w:rsidP="00C82597">
      <w:pPr>
        <w:pStyle w:val="ReqID"/>
      </w:pPr>
    </w:p>
    <w:tbl>
      <w:tblPr>
        <w:tblStyle w:val="Grilledutableau"/>
        <w:tblW w:w="0" w:type="auto"/>
        <w:tblLook w:val="04A0" w:firstRow="1" w:lastRow="0" w:firstColumn="1" w:lastColumn="0" w:noHBand="0" w:noVBand="1"/>
      </w:tblPr>
      <w:tblGrid>
        <w:gridCol w:w="1842"/>
        <w:gridCol w:w="7446"/>
      </w:tblGrid>
      <w:tr w:rsidR="00530211" w14:paraId="2F833E7F" w14:textId="77777777" w:rsidTr="001F040F">
        <w:trPr>
          <w:ins w:id="6402" w:author="TRIANO José" w:date="2024-09-19T08:12:00Z"/>
        </w:trPr>
        <w:tc>
          <w:tcPr>
            <w:tcW w:w="1842" w:type="dxa"/>
          </w:tcPr>
          <w:p w14:paraId="494BDFC4" w14:textId="77777777" w:rsidR="00530211" w:rsidRDefault="00530211" w:rsidP="001F040F">
            <w:pPr>
              <w:rPr>
                <w:ins w:id="6403" w:author="TRIANO José" w:date="2024-09-19T08:12:00Z"/>
              </w:rPr>
            </w:pPr>
            <w:ins w:id="6404" w:author="TRIANO José" w:date="2024-09-19T08:12:00Z">
              <w:r>
                <w:t>Résultat attendu</w:t>
              </w:r>
            </w:ins>
          </w:p>
        </w:tc>
        <w:tc>
          <w:tcPr>
            <w:tcW w:w="7446" w:type="dxa"/>
          </w:tcPr>
          <w:p w14:paraId="7ED43F09" w14:textId="3BEAFE9F" w:rsidR="00530211" w:rsidRPr="00530211" w:rsidRDefault="00530211" w:rsidP="00530211">
            <w:pPr>
              <w:pStyle w:val="ReqText"/>
              <w:jc w:val="both"/>
              <w:rPr>
                <w:ins w:id="6405" w:author="TRIANO José" w:date="2024-09-19T08:12:00Z"/>
                <w:i w:val="0"/>
                <w:iCs w:val="0"/>
                <w:color w:val="auto"/>
              </w:rPr>
            </w:pPr>
            <w:r w:rsidRPr="00530211">
              <w:rPr>
                <w:i w:val="0"/>
                <w:iCs w:val="0"/>
                <w:color w:val="auto"/>
              </w:rPr>
              <w:t xml:space="preserve">Lors d’une transition du mode « Exploitation Automatique » vers le mode « Exploitation Manuelle », le Traffic Mgr doit commander la </w:t>
            </w:r>
            <w:del w:id="6406" w:author="MAILIER Maxime" w:date="2024-08-21T15:47:00Z">
              <w:r w:rsidRPr="00530211" w:rsidDel="00A32048">
                <w:rPr>
                  <w:i w:val="0"/>
                  <w:iCs w:val="0"/>
                  <w:color w:val="auto"/>
                </w:rPr>
                <w:delText xml:space="preserve">désallocation </w:delText>
              </w:r>
            </w:del>
            <w:ins w:id="6407" w:author="MAILIER Maxime" w:date="2024-08-21T15:47:00Z">
              <w:r w:rsidRPr="00530211">
                <w:rPr>
                  <w:i w:val="0"/>
                  <w:iCs w:val="0"/>
                  <w:color w:val="auto"/>
                </w:rPr>
                <w:t xml:space="preserve">dissociation des véhicules associés à </w:t>
              </w:r>
            </w:ins>
            <w:r w:rsidRPr="00530211">
              <w:rPr>
                <w:i w:val="0"/>
                <w:iCs w:val="0"/>
                <w:color w:val="auto"/>
              </w:rPr>
              <w:t>des missions avec voyageurs</w:t>
            </w:r>
            <w:del w:id="6408" w:author="MAILIER Maxime" w:date="2024-08-21T15:47:00Z">
              <w:r w:rsidRPr="00530211" w:rsidDel="00A32048">
                <w:rPr>
                  <w:i w:val="0"/>
                  <w:iCs w:val="0"/>
                  <w:color w:val="auto"/>
                </w:rPr>
                <w:delText xml:space="preserve"> </w:delText>
              </w:r>
            </w:del>
            <w:del w:id="6409" w:author="MAILIER Maxime" w:date="2024-08-19T13:23:00Z">
              <w:r w:rsidRPr="00530211" w:rsidDel="003765F8">
                <w:rPr>
                  <w:i w:val="0"/>
                  <w:iCs w:val="0"/>
                  <w:color w:val="auto"/>
                </w:rPr>
                <w:delText xml:space="preserve">autres que manuelles </w:delText>
              </w:r>
            </w:del>
            <w:del w:id="6410" w:author="MAILIER Maxime" w:date="2024-08-21T15:47:00Z">
              <w:r w:rsidRPr="00530211" w:rsidDel="00A32048">
                <w:rPr>
                  <w:i w:val="0"/>
                  <w:iCs w:val="0"/>
                  <w:color w:val="auto"/>
                </w:rPr>
                <w:delText>allouées à des véhicules</w:delText>
              </w:r>
            </w:del>
            <w:r w:rsidRPr="00530211">
              <w:rPr>
                <w:i w:val="0"/>
                <w:iCs w:val="0"/>
                <w:color w:val="auto"/>
              </w:rPr>
              <w:t xml:space="preserve">. </w:t>
            </w:r>
          </w:p>
        </w:tc>
      </w:tr>
      <w:tr w:rsidR="00530211" w14:paraId="04503B39" w14:textId="77777777" w:rsidTr="001F040F">
        <w:trPr>
          <w:ins w:id="6411" w:author="TRIANO José" w:date="2024-09-19T08:12:00Z"/>
        </w:trPr>
        <w:tc>
          <w:tcPr>
            <w:tcW w:w="1842" w:type="dxa"/>
          </w:tcPr>
          <w:p w14:paraId="59015C49" w14:textId="77777777" w:rsidR="00530211" w:rsidRDefault="00530211" w:rsidP="001F040F">
            <w:pPr>
              <w:rPr>
                <w:ins w:id="6412" w:author="TRIANO José" w:date="2024-09-19T08:12:00Z"/>
              </w:rPr>
            </w:pPr>
            <w:r>
              <w:t xml:space="preserve">Paramètres </w:t>
            </w:r>
          </w:p>
        </w:tc>
        <w:tc>
          <w:tcPr>
            <w:tcW w:w="7446" w:type="dxa"/>
          </w:tcPr>
          <w:p w14:paraId="243E47AB" w14:textId="77777777" w:rsidR="00530211" w:rsidRPr="003D256D" w:rsidRDefault="00530211" w:rsidP="001F040F">
            <w:pPr>
              <w:pStyle w:val="ReqText"/>
              <w:jc w:val="both"/>
              <w:rPr>
                <w:ins w:id="6413" w:author="TRIANO José" w:date="2024-09-19T08:12:00Z"/>
              </w:rPr>
            </w:pPr>
          </w:p>
        </w:tc>
      </w:tr>
    </w:tbl>
    <w:p w14:paraId="7FC03976" w14:textId="77777777" w:rsidR="00530211" w:rsidRDefault="00530211" w:rsidP="00C82597">
      <w:pPr>
        <w:jc w:val="both"/>
        <w:rPr>
          <w:u w:val="single"/>
        </w:rPr>
      </w:pPr>
    </w:p>
    <w:p w14:paraId="2856E2E6" w14:textId="7C12FEA7" w:rsidR="0091483D" w:rsidRPr="00B85CE2" w:rsidRDefault="0091483D" w:rsidP="00C82597">
      <w:pPr>
        <w:jc w:val="both"/>
      </w:pPr>
      <w:del w:id="6414" w:author="MAILIER Maxime" w:date="2024-08-21T15:47:00Z">
        <w:r w:rsidDel="00A32048">
          <w:rPr>
            <w:u w:val="single"/>
          </w:rPr>
          <w:delText xml:space="preserve">Désallocation </w:delText>
        </w:r>
      </w:del>
      <w:ins w:id="6415" w:author="MAILIER Maxime" w:date="2024-08-21T15:47:00Z">
        <w:r w:rsidR="00A32048">
          <w:rPr>
            <w:u w:val="single"/>
          </w:rPr>
          <w:t xml:space="preserve">Dissociation </w:t>
        </w:r>
      </w:ins>
      <w:r>
        <w:rPr>
          <w:u w:val="single"/>
        </w:rPr>
        <w:t xml:space="preserve">manuelle </w:t>
      </w:r>
      <w:ins w:id="6416" w:author="MAILIER Maxime" w:date="2024-08-21T15:47:00Z">
        <w:r w:rsidR="00A32048">
          <w:rPr>
            <w:u w:val="single"/>
          </w:rPr>
          <w:t xml:space="preserve">d’un véhicule et </w:t>
        </w:r>
      </w:ins>
      <w:r>
        <w:rPr>
          <w:u w:val="single"/>
        </w:rPr>
        <w:t xml:space="preserve">de </w:t>
      </w:r>
      <w:del w:id="6417" w:author="MAILIER Maxime" w:date="2024-08-21T15:47:00Z">
        <w:r w:rsidDel="00A32048">
          <w:rPr>
            <w:u w:val="single"/>
          </w:rPr>
          <w:delText xml:space="preserve">la </w:delText>
        </w:r>
      </w:del>
      <w:ins w:id="6418" w:author="MAILIER Maxime" w:date="2024-08-21T15:47:00Z">
        <w:r w:rsidR="00A32048">
          <w:rPr>
            <w:u w:val="single"/>
          </w:rPr>
          <w:t xml:space="preserve">sa </w:t>
        </w:r>
      </w:ins>
      <w:r w:rsidR="001F6EE4">
        <w:rPr>
          <w:u w:val="single"/>
        </w:rPr>
        <w:t>mission</w:t>
      </w:r>
      <w:del w:id="6419" w:author="MAILIER Maxime" w:date="2024-08-21T15:47:00Z">
        <w:r w:rsidDel="00A32048">
          <w:rPr>
            <w:u w:val="single"/>
          </w:rPr>
          <w:delText xml:space="preserve"> </w:delText>
        </w:r>
        <w:r w:rsidR="00DC55B0" w:rsidDel="00A32048">
          <w:rPr>
            <w:u w:val="single"/>
          </w:rPr>
          <w:delText xml:space="preserve">allouée à </w:delText>
        </w:r>
        <w:r w:rsidDel="00A32048">
          <w:rPr>
            <w:u w:val="single"/>
          </w:rPr>
          <w:delText>un véhicule</w:delText>
        </w:r>
      </w:del>
      <w:r>
        <w:rPr>
          <w:u w:val="single"/>
        </w:rPr>
        <w:t> :</w:t>
      </w:r>
    </w:p>
    <w:tbl>
      <w:tblPr>
        <w:tblStyle w:val="Grilledutableau"/>
        <w:tblW w:w="0" w:type="auto"/>
        <w:tblLook w:val="04A0" w:firstRow="1" w:lastRow="0" w:firstColumn="1" w:lastColumn="0" w:noHBand="0" w:noVBand="1"/>
      </w:tblPr>
      <w:tblGrid>
        <w:gridCol w:w="1842"/>
        <w:gridCol w:w="7446"/>
      </w:tblGrid>
      <w:tr w:rsidR="00530211" w14:paraId="75CE9D44" w14:textId="77777777" w:rsidTr="001F040F">
        <w:trPr>
          <w:ins w:id="6420" w:author="TRIANO José" w:date="2024-09-19T08:12:00Z"/>
        </w:trPr>
        <w:tc>
          <w:tcPr>
            <w:tcW w:w="1842" w:type="dxa"/>
          </w:tcPr>
          <w:p w14:paraId="3882E37B" w14:textId="77777777" w:rsidR="00530211" w:rsidRDefault="00530211" w:rsidP="001F040F">
            <w:pPr>
              <w:rPr>
                <w:ins w:id="6421" w:author="TRIANO José" w:date="2024-09-19T08:12:00Z"/>
              </w:rPr>
            </w:pPr>
            <w:ins w:id="6422" w:author="TRIANO José" w:date="2024-09-19T08:12:00Z">
              <w:r>
                <w:t>Résultat attendu</w:t>
              </w:r>
            </w:ins>
          </w:p>
        </w:tc>
        <w:tc>
          <w:tcPr>
            <w:tcW w:w="7446" w:type="dxa"/>
          </w:tcPr>
          <w:p w14:paraId="524E0C61" w14:textId="77777777" w:rsidR="00530211" w:rsidRPr="00530211" w:rsidRDefault="00530211" w:rsidP="00530211">
            <w:pPr>
              <w:pStyle w:val="ReqText"/>
              <w:jc w:val="both"/>
              <w:rPr>
                <w:i w:val="0"/>
                <w:iCs w:val="0"/>
                <w:color w:val="auto"/>
              </w:rPr>
            </w:pPr>
            <w:r w:rsidRPr="00530211">
              <w:rPr>
                <w:i w:val="0"/>
                <w:iCs w:val="0"/>
                <w:color w:val="auto"/>
              </w:rPr>
              <w:t xml:space="preserve">Le Traffic Mgr doit permettre à un utilisateur de commander la </w:t>
            </w:r>
            <w:del w:id="6423" w:author="MAILIER Maxime" w:date="2024-08-21T15:48:00Z">
              <w:r w:rsidRPr="00530211" w:rsidDel="00A32048">
                <w:rPr>
                  <w:i w:val="0"/>
                  <w:iCs w:val="0"/>
                  <w:color w:val="auto"/>
                </w:rPr>
                <w:delText xml:space="preserve">désallocation </w:delText>
              </w:r>
            </w:del>
            <w:ins w:id="6424" w:author="MAILIER Maxime" w:date="2024-08-21T15:48:00Z">
              <w:r w:rsidRPr="00530211">
                <w:rPr>
                  <w:i w:val="0"/>
                  <w:iCs w:val="0"/>
                  <w:color w:val="auto"/>
                </w:rPr>
                <w:t xml:space="preserve">dissociation </w:t>
              </w:r>
            </w:ins>
            <w:r w:rsidRPr="00530211">
              <w:rPr>
                <w:i w:val="0"/>
                <w:iCs w:val="0"/>
                <w:color w:val="auto"/>
              </w:rPr>
              <w:t xml:space="preserve">simple </w:t>
            </w:r>
            <w:ins w:id="6425" w:author="MAILIER Maxime" w:date="2024-08-21T15:48:00Z">
              <w:r w:rsidRPr="00530211">
                <w:rPr>
                  <w:i w:val="0"/>
                  <w:iCs w:val="0"/>
                  <w:color w:val="auto"/>
                </w:rPr>
                <w:t xml:space="preserve">d’un véhicule et </w:t>
              </w:r>
            </w:ins>
            <w:r w:rsidRPr="00530211">
              <w:rPr>
                <w:i w:val="0"/>
                <w:iCs w:val="0"/>
                <w:color w:val="auto"/>
              </w:rPr>
              <w:t xml:space="preserve">de </w:t>
            </w:r>
            <w:del w:id="6426" w:author="MAILIER Maxime" w:date="2024-08-21T15:48:00Z">
              <w:r w:rsidRPr="00530211" w:rsidDel="00A32048">
                <w:rPr>
                  <w:i w:val="0"/>
                  <w:iCs w:val="0"/>
                  <w:color w:val="auto"/>
                </w:rPr>
                <w:delText xml:space="preserve">la </w:delText>
              </w:r>
            </w:del>
            <w:ins w:id="6427" w:author="MAILIER Maxime" w:date="2024-08-21T15:48:00Z">
              <w:r w:rsidRPr="00530211">
                <w:rPr>
                  <w:i w:val="0"/>
                  <w:iCs w:val="0"/>
                  <w:color w:val="auto"/>
                </w:rPr>
                <w:t xml:space="preserve">sa </w:t>
              </w:r>
            </w:ins>
            <w:r w:rsidRPr="00530211">
              <w:rPr>
                <w:i w:val="0"/>
                <w:iCs w:val="0"/>
                <w:color w:val="auto"/>
              </w:rPr>
              <w:t>mission</w:t>
            </w:r>
            <w:del w:id="6428" w:author="MAILIER Maxime" w:date="2024-08-21T15:48:00Z">
              <w:r w:rsidRPr="00530211" w:rsidDel="00A32048">
                <w:rPr>
                  <w:i w:val="0"/>
                  <w:iCs w:val="0"/>
                  <w:color w:val="auto"/>
                </w:rPr>
                <w:delText xml:space="preserve"> allouée à un véhicule</w:delText>
              </w:r>
            </w:del>
            <w:r w:rsidRPr="00530211">
              <w:rPr>
                <w:i w:val="0"/>
                <w:iCs w:val="0"/>
                <w:color w:val="auto"/>
              </w:rPr>
              <w:t>.</w:t>
            </w:r>
          </w:p>
          <w:p w14:paraId="26F70A1C" w14:textId="77777777" w:rsidR="00530211" w:rsidRPr="00530211" w:rsidRDefault="00530211" w:rsidP="00530211">
            <w:pPr>
              <w:pStyle w:val="ReqText"/>
              <w:jc w:val="both"/>
              <w:rPr>
                <w:i w:val="0"/>
                <w:iCs w:val="0"/>
                <w:color w:val="auto"/>
              </w:rPr>
            </w:pPr>
          </w:p>
          <w:p w14:paraId="105DB3FD" w14:textId="56ADA29A" w:rsidR="00530211" w:rsidRPr="00530211" w:rsidRDefault="00530211" w:rsidP="001F040F">
            <w:pPr>
              <w:pStyle w:val="ReqText"/>
              <w:jc w:val="both"/>
              <w:rPr>
                <w:ins w:id="6429" w:author="TRIANO José" w:date="2024-09-19T08:12:00Z"/>
              </w:rPr>
            </w:pPr>
            <w:r w:rsidRPr="00530211">
              <w:rPr>
                <w:i w:val="0"/>
                <w:iCs w:val="0"/>
                <w:color w:val="auto"/>
              </w:rPr>
              <w:t xml:space="preserve">Le Traffic Mgr doit permettre à un utilisateur de commander la </w:t>
            </w:r>
            <w:ins w:id="6430" w:author="MAILIER Maxime" w:date="2024-08-21T15:48:00Z">
              <w:r w:rsidRPr="00530211">
                <w:rPr>
                  <w:i w:val="0"/>
                  <w:iCs w:val="0"/>
                  <w:color w:val="auto"/>
                </w:rPr>
                <w:t xml:space="preserve">dissociation </w:t>
              </w:r>
            </w:ins>
            <w:del w:id="6431" w:author="MAILIER Maxime" w:date="2024-08-21T15:48:00Z">
              <w:r w:rsidRPr="00530211" w:rsidDel="00A32048">
                <w:rPr>
                  <w:i w:val="0"/>
                  <w:iCs w:val="0"/>
                  <w:color w:val="auto"/>
                </w:rPr>
                <w:delText xml:space="preserve">désallocation </w:delText>
              </w:r>
            </w:del>
            <w:r w:rsidRPr="00530211">
              <w:rPr>
                <w:i w:val="0"/>
                <w:iCs w:val="0"/>
                <w:color w:val="auto"/>
              </w:rPr>
              <w:t xml:space="preserve">forcée </w:t>
            </w:r>
            <w:ins w:id="6432" w:author="MAILIER Maxime" w:date="2024-08-21T15:48:00Z">
              <w:r w:rsidRPr="00530211">
                <w:rPr>
                  <w:i w:val="0"/>
                  <w:iCs w:val="0"/>
                  <w:color w:val="auto"/>
                </w:rPr>
                <w:t xml:space="preserve">d’un véhicule et </w:t>
              </w:r>
            </w:ins>
            <w:r w:rsidRPr="00530211">
              <w:rPr>
                <w:i w:val="0"/>
                <w:iCs w:val="0"/>
                <w:color w:val="auto"/>
              </w:rPr>
              <w:t xml:space="preserve">de </w:t>
            </w:r>
            <w:del w:id="6433" w:author="MAILIER Maxime" w:date="2024-08-21T15:48:00Z">
              <w:r w:rsidRPr="00530211" w:rsidDel="00604041">
                <w:rPr>
                  <w:i w:val="0"/>
                  <w:iCs w:val="0"/>
                  <w:color w:val="auto"/>
                </w:rPr>
                <w:delText xml:space="preserve">la </w:delText>
              </w:r>
            </w:del>
            <w:ins w:id="6434" w:author="MAILIER Maxime" w:date="2024-08-21T15:48:00Z">
              <w:r w:rsidRPr="00530211">
                <w:rPr>
                  <w:i w:val="0"/>
                  <w:iCs w:val="0"/>
                  <w:color w:val="auto"/>
                </w:rPr>
                <w:t xml:space="preserve">sa </w:t>
              </w:r>
            </w:ins>
            <w:r w:rsidRPr="00530211">
              <w:rPr>
                <w:i w:val="0"/>
                <w:iCs w:val="0"/>
                <w:color w:val="auto"/>
              </w:rPr>
              <w:t>mission</w:t>
            </w:r>
            <w:del w:id="6435" w:author="MAILIER Maxime" w:date="2024-08-21T15:48:00Z">
              <w:r w:rsidRPr="00530211" w:rsidDel="00604041">
                <w:rPr>
                  <w:i w:val="0"/>
                  <w:iCs w:val="0"/>
                  <w:color w:val="auto"/>
                </w:rPr>
                <w:delText xml:space="preserve"> allouée à un véhicule</w:delText>
              </w:r>
            </w:del>
            <w:r w:rsidRPr="00530211">
              <w:rPr>
                <w:i w:val="0"/>
                <w:iCs w:val="0"/>
                <w:color w:val="auto"/>
              </w:rPr>
              <w:t>.</w:t>
            </w:r>
          </w:p>
        </w:tc>
      </w:tr>
      <w:tr w:rsidR="00530211" w14:paraId="7BEDE623" w14:textId="77777777" w:rsidTr="001F040F">
        <w:trPr>
          <w:ins w:id="6436" w:author="TRIANO José" w:date="2024-09-19T08:12:00Z"/>
        </w:trPr>
        <w:tc>
          <w:tcPr>
            <w:tcW w:w="1842" w:type="dxa"/>
          </w:tcPr>
          <w:p w14:paraId="127427ED" w14:textId="77777777" w:rsidR="00530211" w:rsidRDefault="00530211" w:rsidP="001F040F">
            <w:pPr>
              <w:rPr>
                <w:ins w:id="6437" w:author="TRIANO José" w:date="2024-09-19T08:12:00Z"/>
              </w:rPr>
            </w:pPr>
            <w:r>
              <w:t xml:space="preserve">Paramètres </w:t>
            </w:r>
          </w:p>
        </w:tc>
        <w:tc>
          <w:tcPr>
            <w:tcW w:w="7446" w:type="dxa"/>
          </w:tcPr>
          <w:p w14:paraId="0D2C6A12" w14:textId="77777777" w:rsidR="00530211" w:rsidRPr="003D256D" w:rsidRDefault="00530211" w:rsidP="001F040F">
            <w:pPr>
              <w:pStyle w:val="ReqText"/>
              <w:jc w:val="both"/>
              <w:rPr>
                <w:ins w:id="6438" w:author="TRIANO José" w:date="2024-09-19T08:12:00Z"/>
              </w:rPr>
            </w:pPr>
          </w:p>
        </w:tc>
      </w:tr>
    </w:tbl>
    <w:p w14:paraId="76E30C5E" w14:textId="77777777" w:rsidR="00530211" w:rsidRDefault="00530211" w:rsidP="00C82597">
      <w:pPr>
        <w:pStyle w:val="ReqID"/>
      </w:pPr>
    </w:p>
    <w:p w14:paraId="7E9303A0" w14:textId="77777777" w:rsidR="00530211" w:rsidRDefault="00530211" w:rsidP="00C82597">
      <w:pPr>
        <w:pStyle w:val="ReqID"/>
      </w:pPr>
    </w:p>
    <w:p w14:paraId="5398417B" w14:textId="7AC0EEB7" w:rsidR="00634BC2" w:rsidRDefault="00634BC2" w:rsidP="00F67835">
      <w:pPr>
        <w:pStyle w:val="Titre4"/>
        <w:numPr>
          <w:ilvl w:val="3"/>
          <w:numId w:val="121"/>
        </w:numPr>
        <w:rPr>
          <w:ins w:id="6439" w:author="MAILIER Maxime" w:date="2024-08-30T16:04:00Z"/>
        </w:rPr>
      </w:pPr>
      <w:bookmarkStart w:id="6440" w:name="_Toc196744774"/>
      <w:ins w:id="6441" w:author="MAILIER Maxime" w:date="2024-08-30T16:04:00Z">
        <w:r>
          <w:t>TM_TR_04</w:t>
        </w:r>
        <w:r w:rsidRPr="00241C2D">
          <w:t>_0</w:t>
        </w:r>
        <w:r>
          <w:t>6</w:t>
        </w:r>
        <w:r w:rsidRPr="00241C2D">
          <w:t xml:space="preserve"> : </w:t>
        </w:r>
      </w:ins>
      <w:ins w:id="6442" w:author="MAILIER Maxime" w:date="2024-08-30T16:48:00Z">
        <w:r w:rsidR="00534E60">
          <w:t>Conséquences sur l’</w:t>
        </w:r>
      </w:ins>
      <w:ins w:id="6443" w:author="MAILIER Maxime" w:date="2024-08-30T16:04:00Z">
        <w:r>
          <w:t xml:space="preserve">état des </w:t>
        </w:r>
      </w:ins>
      <w:r w:rsidR="00372D26">
        <w:t>missions</w:t>
      </w:r>
      <w:bookmarkEnd w:id="6440"/>
    </w:p>
    <w:p w14:paraId="5BDAEFAD" w14:textId="77777777" w:rsidR="00530211" w:rsidRPr="00B12704" w:rsidRDefault="00530211" w:rsidP="00C82597">
      <w:pPr>
        <w:pStyle w:val="ReqID"/>
      </w:pPr>
    </w:p>
    <w:tbl>
      <w:tblPr>
        <w:tblStyle w:val="Grilledutableau"/>
        <w:tblW w:w="0" w:type="auto"/>
        <w:tblLook w:val="04A0" w:firstRow="1" w:lastRow="0" w:firstColumn="1" w:lastColumn="0" w:noHBand="0" w:noVBand="1"/>
      </w:tblPr>
      <w:tblGrid>
        <w:gridCol w:w="1842"/>
        <w:gridCol w:w="7446"/>
      </w:tblGrid>
      <w:tr w:rsidR="00530211" w14:paraId="1F5D1265" w14:textId="77777777" w:rsidTr="001F040F">
        <w:trPr>
          <w:ins w:id="6444" w:author="TRIANO José" w:date="2024-09-19T08:12:00Z"/>
        </w:trPr>
        <w:tc>
          <w:tcPr>
            <w:tcW w:w="1842" w:type="dxa"/>
          </w:tcPr>
          <w:p w14:paraId="4959A0FB" w14:textId="77777777" w:rsidR="00530211" w:rsidRDefault="00530211" w:rsidP="001F040F">
            <w:pPr>
              <w:rPr>
                <w:ins w:id="6445" w:author="TRIANO José" w:date="2024-09-19T08:12:00Z"/>
              </w:rPr>
            </w:pPr>
            <w:ins w:id="6446" w:author="TRIANO José" w:date="2024-09-19T08:12:00Z">
              <w:r>
                <w:t>Résultat attendu</w:t>
              </w:r>
            </w:ins>
          </w:p>
        </w:tc>
        <w:tc>
          <w:tcPr>
            <w:tcW w:w="7446" w:type="dxa"/>
          </w:tcPr>
          <w:p w14:paraId="16382206" w14:textId="77777777" w:rsidR="00530211" w:rsidRPr="00530211" w:rsidRDefault="00530211" w:rsidP="00530211">
            <w:pPr>
              <w:pStyle w:val="ReqText"/>
              <w:jc w:val="both"/>
              <w:rPr>
                <w:ins w:id="6447" w:author="MAILIER Maxime" w:date="2024-08-30T16:49:00Z"/>
                <w:i w:val="0"/>
                <w:iCs w:val="0"/>
                <w:color w:val="auto"/>
              </w:rPr>
            </w:pPr>
            <w:ins w:id="6448" w:author="MAILIER Maxime" w:date="2024-08-30T16:49:00Z">
              <w:r w:rsidRPr="00530211">
                <w:rPr>
                  <w:i w:val="0"/>
                  <w:iCs w:val="0"/>
                  <w:color w:val="auto"/>
                </w:rPr>
                <w:t>Lorsqu’un utilisateur affecte un véhicule à un service matériel qui en était dépourvu, le Traffic Mgr doit mettre les</w:t>
              </w:r>
            </w:ins>
            <w:ins w:id="6449" w:author="MAILIER Maxime" w:date="2024-08-30T16:50:00Z">
              <w:r w:rsidRPr="00530211">
                <w:rPr>
                  <w:i w:val="0"/>
                  <w:iCs w:val="0"/>
                  <w:color w:val="auto"/>
                </w:rPr>
                <w:t xml:space="preserve"> </w:t>
              </w:r>
            </w:ins>
            <w:r w:rsidRPr="00530211">
              <w:rPr>
                <w:i w:val="0"/>
                <w:iCs w:val="0"/>
                <w:color w:val="auto"/>
              </w:rPr>
              <w:t>missions</w:t>
            </w:r>
            <w:ins w:id="6450" w:author="MAILIER Maxime" w:date="2024-08-30T16:50:00Z">
              <w:r w:rsidRPr="00530211">
                <w:rPr>
                  <w:i w:val="0"/>
                  <w:iCs w:val="0"/>
                  <w:color w:val="auto"/>
                </w:rPr>
                <w:t xml:space="preserve"> de ce service matériel dans l’état « Confirmée »</w:t>
              </w:r>
            </w:ins>
            <w:ins w:id="6451" w:author="MAILIER Maxime" w:date="2024-08-30T16:49:00Z">
              <w:r w:rsidRPr="00530211">
                <w:rPr>
                  <w:i w:val="0"/>
                  <w:iCs w:val="0"/>
                  <w:color w:val="auto"/>
                </w:rPr>
                <w:t xml:space="preserve">. </w:t>
              </w:r>
            </w:ins>
          </w:p>
          <w:p w14:paraId="655D6E44" w14:textId="77777777" w:rsidR="00530211" w:rsidRPr="00530211" w:rsidRDefault="00530211" w:rsidP="00530211">
            <w:pPr>
              <w:pStyle w:val="ReqText"/>
              <w:jc w:val="both"/>
              <w:rPr>
                <w:i w:val="0"/>
                <w:iCs w:val="0"/>
                <w:color w:val="auto"/>
              </w:rPr>
            </w:pPr>
          </w:p>
          <w:p w14:paraId="38631E64" w14:textId="1CAAF3F3" w:rsidR="00530211" w:rsidRPr="00530211" w:rsidRDefault="00530211" w:rsidP="00530211">
            <w:pPr>
              <w:pStyle w:val="ReqText"/>
              <w:jc w:val="both"/>
              <w:rPr>
                <w:ins w:id="6452" w:author="MAILIER Maxime" w:date="2024-08-30T16:10:00Z"/>
                <w:i w:val="0"/>
                <w:iCs w:val="0"/>
                <w:color w:val="auto"/>
              </w:rPr>
            </w:pPr>
            <w:ins w:id="6453" w:author="MAILIER Maxime" w:date="2024-08-30T16:10:00Z">
              <w:r w:rsidRPr="00530211">
                <w:rPr>
                  <w:i w:val="0"/>
                  <w:iCs w:val="0"/>
                  <w:color w:val="auto"/>
                </w:rPr>
                <w:t>Lorsqu’un véhi</w:t>
              </w:r>
            </w:ins>
            <w:ins w:id="6454" w:author="MAILIER Maxime" w:date="2024-08-30T16:11:00Z">
              <w:r w:rsidRPr="00530211">
                <w:rPr>
                  <w:i w:val="0"/>
                  <w:iCs w:val="0"/>
                  <w:color w:val="auto"/>
                </w:rPr>
                <w:t xml:space="preserve">cule associé à une </w:t>
              </w:r>
            </w:ins>
            <w:r w:rsidRPr="00530211">
              <w:rPr>
                <w:i w:val="0"/>
                <w:iCs w:val="0"/>
                <w:color w:val="auto"/>
              </w:rPr>
              <w:t>mission</w:t>
            </w:r>
            <w:ins w:id="6455" w:author="MAILIER Maxime" w:date="2024-08-30T16:11:00Z">
              <w:r w:rsidRPr="00530211">
                <w:rPr>
                  <w:i w:val="0"/>
                  <w:iCs w:val="0"/>
                  <w:color w:val="auto"/>
                </w:rPr>
                <w:t xml:space="preserve"> à l’état « Confirmée » débute le premier </w:t>
              </w:r>
              <w:del w:id="6456" w:author="TRIANO José" w:date="2024-09-19T16:19:00Z">
                <w:r w:rsidRPr="00530211" w:rsidDel="00372B5F">
                  <w:rPr>
                    <w:i w:val="0"/>
                    <w:iCs w:val="0"/>
                    <w:color w:val="auto"/>
                  </w:rPr>
                  <w:delText>mouvement</w:delText>
                </w:r>
              </w:del>
            </w:ins>
            <w:ins w:id="6457" w:author="TRIANO José" w:date="2024-09-19T16:19:00Z">
              <w:r w:rsidRPr="00530211">
                <w:rPr>
                  <w:i w:val="0"/>
                  <w:iCs w:val="0"/>
                  <w:color w:val="auto"/>
                </w:rPr>
                <w:t>mission</w:t>
              </w:r>
            </w:ins>
            <w:ins w:id="6458" w:author="MAILIER Maxime" w:date="2024-08-30T16:11:00Z">
              <w:r w:rsidRPr="00530211">
                <w:rPr>
                  <w:i w:val="0"/>
                  <w:iCs w:val="0"/>
                  <w:color w:val="auto"/>
                </w:rPr>
                <w:t xml:space="preserve"> permettant la réalisat</w:t>
              </w:r>
            </w:ins>
            <w:ins w:id="6459" w:author="MAILIER Maxime" w:date="2024-08-30T16:12:00Z">
              <w:r w:rsidRPr="00530211">
                <w:rPr>
                  <w:i w:val="0"/>
                  <w:iCs w:val="0"/>
                  <w:color w:val="auto"/>
                </w:rPr>
                <w:t xml:space="preserve">ion </w:t>
              </w:r>
            </w:ins>
            <w:ins w:id="6460" w:author="MAILIER Maxime" w:date="2024-08-30T16:11:00Z">
              <w:r w:rsidRPr="00530211">
                <w:rPr>
                  <w:i w:val="0"/>
                  <w:iCs w:val="0"/>
                  <w:color w:val="auto"/>
                </w:rPr>
                <w:t>de cette</w:t>
              </w:r>
            </w:ins>
            <w:ins w:id="6461" w:author="MAILIER Maxime" w:date="2024-08-30T16:10:00Z">
              <w:r w:rsidRPr="00530211">
                <w:rPr>
                  <w:i w:val="0"/>
                  <w:iCs w:val="0"/>
                  <w:color w:val="auto"/>
                </w:rPr>
                <w:t xml:space="preserve"> </w:t>
              </w:r>
            </w:ins>
            <w:r w:rsidRPr="00530211">
              <w:rPr>
                <w:i w:val="0"/>
                <w:iCs w:val="0"/>
                <w:color w:val="auto"/>
              </w:rPr>
              <w:t>mission</w:t>
            </w:r>
            <w:ins w:id="6462" w:author="MAILIER Maxime" w:date="2024-08-30T16:12:00Z">
              <w:r w:rsidRPr="00530211">
                <w:rPr>
                  <w:i w:val="0"/>
                  <w:iCs w:val="0"/>
                  <w:color w:val="auto"/>
                </w:rPr>
                <w:t xml:space="preserve">, </w:t>
              </w:r>
            </w:ins>
            <w:ins w:id="6463" w:author="MAILIER Maxime" w:date="2024-08-30T16:10:00Z">
              <w:r w:rsidRPr="00530211">
                <w:rPr>
                  <w:i w:val="0"/>
                  <w:iCs w:val="0"/>
                  <w:color w:val="auto"/>
                </w:rPr>
                <w:t xml:space="preserve">le Traffic Mgr doit </w:t>
              </w:r>
            </w:ins>
            <w:ins w:id="6464" w:author="MAILIER Maxime" w:date="2024-08-30T16:12:00Z">
              <w:r w:rsidRPr="00530211">
                <w:rPr>
                  <w:i w:val="0"/>
                  <w:iCs w:val="0"/>
                  <w:color w:val="auto"/>
                </w:rPr>
                <w:t xml:space="preserve">mettre la </w:t>
              </w:r>
            </w:ins>
            <w:r w:rsidRPr="00530211">
              <w:rPr>
                <w:i w:val="0"/>
                <w:iCs w:val="0"/>
                <w:color w:val="auto"/>
              </w:rPr>
              <w:t>mission</w:t>
            </w:r>
            <w:ins w:id="6465" w:author="MAILIER Maxime" w:date="2024-08-30T16:12:00Z">
              <w:r w:rsidRPr="00530211">
                <w:rPr>
                  <w:i w:val="0"/>
                  <w:iCs w:val="0"/>
                  <w:color w:val="auto"/>
                </w:rPr>
                <w:t xml:space="preserve"> dans l’état « En cours ».</w:t>
              </w:r>
            </w:ins>
            <w:ins w:id="6466" w:author="MAILIER Maxime" w:date="2024-08-30T16:10:00Z">
              <w:r w:rsidRPr="00530211">
                <w:rPr>
                  <w:i w:val="0"/>
                  <w:iCs w:val="0"/>
                  <w:color w:val="auto"/>
                </w:rPr>
                <w:t xml:space="preserve"> </w:t>
              </w:r>
            </w:ins>
          </w:p>
          <w:p w14:paraId="4D91A28B" w14:textId="77777777" w:rsidR="00530211" w:rsidRPr="00530211" w:rsidRDefault="00530211" w:rsidP="00530211">
            <w:pPr>
              <w:pStyle w:val="ReqText"/>
              <w:jc w:val="both"/>
              <w:rPr>
                <w:ins w:id="6467" w:author="MAILIER Maxime" w:date="2024-08-30T16:12:00Z"/>
                <w:i w:val="0"/>
                <w:iCs w:val="0"/>
                <w:color w:val="auto"/>
              </w:rPr>
            </w:pPr>
            <w:ins w:id="6468" w:author="MAILIER Maxime" w:date="2024-08-30T16:14:00Z">
              <w:r w:rsidRPr="00530211">
                <w:rPr>
                  <w:i w:val="0"/>
                  <w:iCs w:val="0"/>
                  <w:color w:val="auto"/>
                </w:rPr>
                <w:t>S</w:t>
              </w:r>
            </w:ins>
            <w:ins w:id="6469" w:author="MAILIER Maxime" w:date="2024-08-30T16:12:00Z">
              <w:r w:rsidRPr="00530211">
                <w:rPr>
                  <w:i w:val="0"/>
                  <w:iCs w:val="0"/>
                  <w:color w:val="auto"/>
                </w:rPr>
                <w:t xml:space="preserve">i cette </w:t>
              </w:r>
            </w:ins>
            <w:r w:rsidRPr="00530211">
              <w:rPr>
                <w:i w:val="0"/>
                <w:iCs w:val="0"/>
                <w:color w:val="auto"/>
              </w:rPr>
              <w:t>mission</w:t>
            </w:r>
            <w:ins w:id="6470" w:author="MAILIER Maxime" w:date="2024-08-30T16:12:00Z">
              <w:r w:rsidRPr="00530211">
                <w:rPr>
                  <w:i w:val="0"/>
                  <w:iCs w:val="0"/>
                  <w:color w:val="auto"/>
                </w:rPr>
                <w:t xml:space="preserve"> a une </w:t>
              </w:r>
            </w:ins>
            <w:r w:rsidRPr="00530211">
              <w:rPr>
                <w:i w:val="0"/>
                <w:iCs w:val="0"/>
                <w:color w:val="auto"/>
              </w:rPr>
              <w:t>mission</w:t>
            </w:r>
            <w:ins w:id="6471" w:author="MAILIER Maxime" w:date="2024-08-30T16:12:00Z">
              <w:r w:rsidRPr="00530211">
                <w:rPr>
                  <w:i w:val="0"/>
                  <w:iCs w:val="0"/>
                  <w:color w:val="auto"/>
                </w:rPr>
                <w:t xml:space="preserve"> prédécesseur dans l'état « Prévue</w:t>
              </w:r>
            </w:ins>
            <w:ins w:id="6472" w:author="MAILIER Maxime" w:date="2024-08-30T16:13:00Z">
              <w:r w:rsidRPr="00530211">
                <w:rPr>
                  <w:i w:val="0"/>
                  <w:iCs w:val="0"/>
                  <w:color w:val="auto"/>
                </w:rPr>
                <w:t> » ou dans l’état « Confirmée »</w:t>
              </w:r>
            </w:ins>
            <w:ins w:id="6473" w:author="MAILIER Maxime" w:date="2024-08-30T16:12:00Z">
              <w:r w:rsidRPr="00530211">
                <w:rPr>
                  <w:i w:val="0"/>
                  <w:iCs w:val="0"/>
                  <w:color w:val="auto"/>
                </w:rPr>
                <w:t>, alors l</w:t>
              </w:r>
            </w:ins>
            <w:ins w:id="6474" w:author="MAILIER Maxime" w:date="2024-08-30T16:13:00Z">
              <w:r w:rsidRPr="00530211">
                <w:rPr>
                  <w:i w:val="0"/>
                  <w:iCs w:val="0"/>
                  <w:color w:val="auto"/>
                </w:rPr>
                <w:t>e Traffic Mgr</w:t>
              </w:r>
            </w:ins>
            <w:ins w:id="6475" w:author="MAILIER Maxime" w:date="2024-08-30T16:12:00Z">
              <w:r w:rsidRPr="00530211">
                <w:rPr>
                  <w:i w:val="0"/>
                  <w:iCs w:val="0"/>
                  <w:color w:val="auto"/>
                </w:rPr>
                <w:t xml:space="preserve"> doit mettre la </w:t>
              </w:r>
            </w:ins>
            <w:r w:rsidRPr="00530211">
              <w:rPr>
                <w:i w:val="0"/>
                <w:iCs w:val="0"/>
                <w:color w:val="auto"/>
              </w:rPr>
              <w:t>mission</w:t>
            </w:r>
            <w:ins w:id="6476" w:author="MAILIER Maxime" w:date="2024-08-30T16:12:00Z">
              <w:r w:rsidRPr="00530211">
                <w:rPr>
                  <w:i w:val="0"/>
                  <w:iCs w:val="0"/>
                  <w:color w:val="auto"/>
                </w:rPr>
                <w:t xml:space="preserve"> prédécesseur dans l'état "Perdue".</w:t>
              </w:r>
            </w:ins>
          </w:p>
          <w:p w14:paraId="1CC5B9A1" w14:textId="77777777" w:rsidR="00530211" w:rsidRPr="00530211" w:rsidRDefault="00530211" w:rsidP="00530211">
            <w:pPr>
              <w:pStyle w:val="ReqText"/>
              <w:widowControl w:val="0"/>
              <w:jc w:val="both"/>
              <w:rPr>
                <w:i w:val="0"/>
                <w:iCs w:val="0"/>
                <w:color w:val="auto"/>
              </w:rPr>
            </w:pPr>
          </w:p>
          <w:p w14:paraId="41A30B53" w14:textId="2218641F" w:rsidR="00530211" w:rsidRPr="00530211" w:rsidRDefault="00530211" w:rsidP="00530211">
            <w:pPr>
              <w:pStyle w:val="ReqText"/>
              <w:widowControl w:val="0"/>
              <w:jc w:val="both"/>
              <w:rPr>
                <w:ins w:id="6477" w:author="MAILIER Maxime" w:date="2024-08-30T16:19:00Z"/>
                <w:i w:val="0"/>
                <w:iCs w:val="0"/>
                <w:color w:val="auto"/>
              </w:rPr>
            </w:pPr>
            <w:ins w:id="6478" w:author="MAILIER Maxime" w:date="2024-08-30T16:19:00Z">
              <w:r w:rsidRPr="00530211">
                <w:rPr>
                  <w:i w:val="0"/>
                  <w:iCs w:val="0"/>
                  <w:color w:val="auto"/>
                </w:rPr>
                <w:t xml:space="preserve">Si la dissociation d’un véhicule et de sa </w:t>
              </w:r>
            </w:ins>
            <w:r w:rsidRPr="00530211">
              <w:rPr>
                <w:i w:val="0"/>
                <w:iCs w:val="0"/>
                <w:color w:val="auto"/>
              </w:rPr>
              <w:t>mission</w:t>
            </w:r>
            <w:ins w:id="6479" w:author="MAILIER Maxime" w:date="2024-08-30T16:19:00Z">
              <w:r w:rsidRPr="00530211">
                <w:rPr>
                  <w:i w:val="0"/>
                  <w:iCs w:val="0"/>
                  <w:color w:val="auto"/>
                </w:rPr>
                <w:t xml:space="preserve"> intervient alors que le véhicule a débuté la </w:t>
              </w:r>
            </w:ins>
            <w:r w:rsidRPr="00530211">
              <w:rPr>
                <w:i w:val="0"/>
                <w:iCs w:val="0"/>
                <w:color w:val="auto"/>
              </w:rPr>
              <w:t>mission</w:t>
            </w:r>
            <w:ins w:id="6480" w:author="MAILIER Maxime" w:date="2024-08-30T16:19:00Z">
              <w:r w:rsidRPr="00530211">
                <w:rPr>
                  <w:i w:val="0"/>
                  <w:iCs w:val="0"/>
                  <w:color w:val="auto"/>
                </w:rPr>
                <w:t xml:space="preserve"> </w:t>
              </w:r>
            </w:ins>
            <w:ins w:id="6481" w:author="MAILIER Maxime" w:date="2024-08-30T17:56:00Z">
              <w:r w:rsidRPr="00530211">
                <w:rPr>
                  <w:i w:val="0"/>
                  <w:iCs w:val="0"/>
                  <w:color w:val="auto"/>
                </w:rPr>
                <w:t>et</w:t>
              </w:r>
            </w:ins>
            <w:ins w:id="6482" w:author="MAILIER Maxime" w:date="2024-08-30T16:19:00Z">
              <w:r w:rsidRPr="00530211">
                <w:rPr>
                  <w:i w:val="0"/>
                  <w:iCs w:val="0"/>
                  <w:color w:val="auto"/>
                </w:rPr>
                <w:t xml:space="preserve"> n'a pas atteint la destination de la </w:t>
              </w:r>
            </w:ins>
            <w:r w:rsidRPr="00530211">
              <w:rPr>
                <w:i w:val="0"/>
                <w:iCs w:val="0"/>
                <w:color w:val="auto"/>
              </w:rPr>
              <w:t>mission</w:t>
            </w:r>
            <w:ins w:id="6483" w:author="MAILIER Maxime" w:date="2024-08-30T16:19:00Z">
              <w:r w:rsidRPr="00530211">
                <w:rPr>
                  <w:i w:val="0"/>
                  <w:iCs w:val="0"/>
                  <w:color w:val="auto"/>
                </w:rPr>
                <w:t xml:space="preserve">, alors le Traffic Mgr doit mettre la </w:t>
              </w:r>
            </w:ins>
            <w:r w:rsidRPr="00530211">
              <w:rPr>
                <w:i w:val="0"/>
                <w:iCs w:val="0"/>
                <w:color w:val="auto"/>
              </w:rPr>
              <w:t>mission</w:t>
            </w:r>
            <w:ins w:id="6484" w:author="MAILIER Maxime" w:date="2024-08-30T16:19:00Z">
              <w:r w:rsidRPr="00530211">
                <w:rPr>
                  <w:i w:val="0"/>
                  <w:iCs w:val="0"/>
                  <w:color w:val="auto"/>
                </w:rPr>
                <w:t xml:space="preserve"> dans l'état </w:t>
              </w:r>
              <w:commentRangeStart w:id="6485"/>
              <w:commentRangeStart w:id="6486"/>
              <w:commentRangeStart w:id="6487"/>
              <w:commentRangeStart w:id="6488"/>
              <w:r w:rsidRPr="00530211">
                <w:rPr>
                  <w:i w:val="0"/>
                  <w:iCs w:val="0"/>
                  <w:color w:val="auto"/>
                </w:rPr>
                <w:t>« Partielle ».</w:t>
              </w:r>
              <w:commentRangeEnd w:id="6485"/>
              <w:r w:rsidRPr="00530211">
                <w:commentReference w:id="6485"/>
              </w:r>
              <w:commentRangeEnd w:id="6486"/>
              <w:r w:rsidRPr="00530211">
                <w:commentReference w:id="6486"/>
              </w:r>
              <w:commentRangeEnd w:id="6487"/>
              <w:r w:rsidRPr="00530211">
                <w:commentReference w:id="6487"/>
              </w:r>
              <w:commentRangeEnd w:id="6488"/>
              <w:r w:rsidRPr="00530211">
                <w:commentReference w:id="6488"/>
              </w:r>
            </w:ins>
          </w:p>
          <w:p w14:paraId="4D998FFD" w14:textId="77777777" w:rsidR="00530211" w:rsidRPr="00530211" w:rsidRDefault="00530211" w:rsidP="00530211">
            <w:pPr>
              <w:pStyle w:val="ReqText"/>
              <w:widowControl w:val="0"/>
              <w:jc w:val="both"/>
              <w:rPr>
                <w:i w:val="0"/>
                <w:iCs w:val="0"/>
                <w:color w:val="auto"/>
              </w:rPr>
            </w:pPr>
          </w:p>
          <w:p w14:paraId="0E81A9D5" w14:textId="2B2BE269" w:rsidR="00530211" w:rsidRPr="00530211" w:rsidRDefault="00530211" w:rsidP="00530211">
            <w:pPr>
              <w:pStyle w:val="ReqText"/>
              <w:widowControl w:val="0"/>
              <w:jc w:val="both"/>
              <w:rPr>
                <w:ins w:id="6489" w:author="TRIANO José" w:date="2024-09-19T08:12:00Z"/>
                <w:i w:val="0"/>
                <w:iCs w:val="0"/>
                <w:color w:val="auto"/>
              </w:rPr>
            </w:pPr>
            <w:ins w:id="6490" w:author="MAILIER Maxime" w:date="2024-08-30T16:19:00Z">
              <w:r w:rsidRPr="00530211">
                <w:rPr>
                  <w:i w:val="0"/>
                  <w:iCs w:val="0"/>
                  <w:color w:val="auto"/>
                </w:rPr>
                <w:t xml:space="preserve">Si la dissociation d’un véhicule et de sa </w:t>
              </w:r>
            </w:ins>
            <w:r w:rsidRPr="00530211">
              <w:rPr>
                <w:i w:val="0"/>
                <w:iCs w:val="0"/>
                <w:color w:val="auto"/>
              </w:rPr>
              <w:t>mission</w:t>
            </w:r>
            <w:ins w:id="6491" w:author="MAILIER Maxime" w:date="2024-08-30T16:19:00Z">
              <w:r w:rsidRPr="00530211">
                <w:rPr>
                  <w:i w:val="0"/>
                  <w:iCs w:val="0"/>
                  <w:color w:val="auto"/>
                </w:rPr>
                <w:t xml:space="preserve"> intervient lorsque le véhicule atteint la destination de la </w:t>
              </w:r>
            </w:ins>
            <w:r w:rsidRPr="00530211">
              <w:rPr>
                <w:i w:val="0"/>
                <w:iCs w:val="0"/>
                <w:color w:val="auto"/>
              </w:rPr>
              <w:t>mission</w:t>
            </w:r>
            <w:ins w:id="6492" w:author="MAILIER Maxime" w:date="2024-08-30T16:19:00Z">
              <w:r w:rsidRPr="00530211">
                <w:rPr>
                  <w:i w:val="0"/>
                  <w:iCs w:val="0"/>
                  <w:color w:val="auto"/>
                </w:rPr>
                <w:t xml:space="preserve">, alors le Traffic Mgr doit mettre la </w:t>
              </w:r>
            </w:ins>
            <w:r w:rsidRPr="00530211">
              <w:rPr>
                <w:i w:val="0"/>
                <w:iCs w:val="0"/>
                <w:color w:val="auto"/>
              </w:rPr>
              <w:t>mission</w:t>
            </w:r>
            <w:ins w:id="6493" w:author="MAILIER Maxime" w:date="2024-08-30T16:19:00Z">
              <w:r w:rsidRPr="00530211">
                <w:rPr>
                  <w:i w:val="0"/>
                  <w:iCs w:val="0"/>
                  <w:color w:val="auto"/>
                </w:rPr>
                <w:t xml:space="preserve"> dans l'état « Réalisée ».</w:t>
              </w:r>
            </w:ins>
          </w:p>
        </w:tc>
      </w:tr>
      <w:tr w:rsidR="00530211" w14:paraId="0F572E38" w14:textId="77777777" w:rsidTr="001F040F">
        <w:trPr>
          <w:ins w:id="6494" w:author="TRIANO José" w:date="2024-09-19T08:12:00Z"/>
        </w:trPr>
        <w:tc>
          <w:tcPr>
            <w:tcW w:w="1842" w:type="dxa"/>
          </w:tcPr>
          <w:p w14:paraId="50976124" w14:textId="77777777" w:rsidR="00530211" w:rsidRDefault="00530211" w:rsidP="001F040F">
            <w:pPr>
              <w:rPr>
                <w:ins w:id="6495" w:author="TRIANO José" w:date="2024-09-19T08:12:00Z"/>
              </w:rPr>
            </w:pPr>
            <w:r>
              <w:t xml:space="preserve">Paramètres </w:t>
            </w:r>
          </w:p>
        </w:tc>
        <w:tc>
          <w:tcPr>
            <w:tcW w:w="7446" w:type="dxa"/>
          </w:tcPr>
          <w:p w14:paraId="5A76819C" w14:textId="77777777" w:rsidR="00530211" w:rsidRPr="003D256D" w:rsidRDefault="00530211" w:rsidP="001F040F">
            <w:pPr>
              <w:pStyle w:val="ReqText"/>
              <w:jc w:val="both"/>
              <w:rPr>
                <w:ins w:id="6496" w:author="TRIANO José" w:date="2024-09-19T08:12:00Z"/>
              </w:rPr>
            </w:pPr>
          </w:p>
        </w:tc>
      </w:tr>
    </w:tbl>
    <w:p w14:paraId="02EDE84B" w14:textId="77777777" w:rsidR="00530211" w:rsidRDefault="00530211" w:rsidP="00C82597">
      <w:pPr>
        <w:pStyle w:val="ReqID"/>
        <w:rPr>
          <w:lang w:val="en-US"/>
        </w:rPr>
      </w:pPr>
    </w:p>
    <w:p w14:paraId="27550C31" w14:textId="0AA83B0F" w:rsidR="008B2EB0" w:rsidRDefault="00295F35" w:rsidP="00F67835">
      <w:pPr>
        <w:pStyle w:val="Titre3"/>
        <w:numPr>
          <w:ilvl w:val="2"/>
          <w:numId w:val="121"/>
        </w:numPr>
      </w:pPr>
      <w:bookmarkStart w:id="6497" w:name="_Toc175927983"/>
      <w:bookmarkStart w:id="6498" w:name="_Toc174367364"/>
      <w:bookmarkStart w:id="6499" w:name="_Toc196744775"/>
      <w:bookmarkEnd w:id="6497"/>
      <w:r>
        <w:t>TM_TR_0</w:t>
      </w:r>
      <w:r w:rsidR="008B2EB0">
        <w:t xml:space="preserve">5 : Gérer </w:t>
      </w:r>
      <w:del w:id="6500" w:author="MAILIER Maxime" w:date="2024-08-30T10:10:00Z">
        <w:r w:rsidR="008B2EB0" w:rsidDel="002F6A20">
          <w:delText>les croisements</w:delText>
        </w:r>
      </w:del>
      <w:ins w:id="6501" w:author="MAILIER Maxime" w:date="2024-08-30T10:10:00Z">
        <w:r w:rsidR="002F6A20">
          <w:t>la progression</w:t>
        </w:r>
      </w:ins>
      <w:r w:rsidR="008B2EB0">
        <w:t xml:space="preserve"> des véhicules</w:t>
      </w:r>
      <w:bookmarkEnd w:id="6498"/>
      <w:bookmarkEnd w:id="6499"/>
    </w:p>
    <w:p w14:paraId="15814CD2" w14:textId="36FB59FE" w:rsidR="002F6A20" w:rsidRDefault="00CC3972" w:rsidP="00F67835">
      <w:pPr>
        <w:pStyle w:val="Titre4"/>
        <w:numPr>
          <w:ilvl w:val="3"/>
          <w:numId w:val="121"/>
        </w:numPr>
        <w:rPr>
          <w:ins w:id="6502" w:author="MAILIER Maxime" w:date="2024-08-30T10:24:00Z"/>
        </w:rPr>
      </w:pPr>
      <w:bookmarkStart w:id="6503" w:name="_Toc174367365"/>
      <w:bookmarkStart w:id="6504" w:name="_Toc196744776"/>
      <w:r>
        <w:t>TM_TR_05</w:t>
      </w:r>
      <w:r w:rsidRPr="00241C2D">
        <w:t xml:space="preserve">_01 : </w:t>
      </w:r>
      <w:ins w:id="6505" w:author="MAILIER Maxime" w:date="2024-08-30T10:11:00Z">
        <w:r w:rsidR="002F6A20">
          <w:t xml:space="preserve">Envoyer des </w:t>
        </w:r>
        <w:del w:id="6506" w:author="TRIANO José" w:date="2024-09-19T16:19:00Z">
          <w:r w:rsidR="002F6A20" w:rsidDel="00372B5F">
            <w:delText>mouvement</w:delText>
          </w:r>
        </w:del>
      </w:ins>
      <w:ins w:id="6507" w:author="TRIANO José" w:date="2024-09-19T16:19:00Z">
        <w:r w:rsidR="00372B5F">
          <w:t>mission</w:t>
        </w:r>
      </w:ins>
      <w:ins w:id="6508" w:author="MAILIER Maxime" w:date="2024-08-30T10:11:00Z">
        <w:r w:rsidR="002F6A20">
          <w:t xml:space="preserve">s </w:t>
        </w:r>
      </w:ins>
      <w:ins w:id="6509" w:author="MAILIER Maxime" w:date="2024-08-30T10:12:00Z">
        <w:r w:rsidR="002F6A20">
          <w:t>aux véhicules</w:t>
        </w:r>
      </w:ins>
      <w:bookmarkEnd w:id="6504"/>
    </w:p>
    <w:p w14:paraId="09F8FEBE" w14:textId="13E46BC1" w:rsidR="007041DC" w:rsidRDefault="00AC3947" w:rsidP="00C82597">
      <w:pPr>
        <w:widowControl w:val="0"/>
        <w:jc w:val="both"/>
        <w:rPr>
          <w:ins w:id="6510" w:author="MAILIER Maxime" w:date="2024-08-30T12:19:00Z"/>
        </w:rPr>
      </w:pPr>
      <w:ins w:id="6511" w:author="MAILIER Maxime" w:date="2024-08-30T10:35:00Z">
        <w:r>
          <w:t xml:space="preserve">Au cours de sa progression, un </w:t>
        </w:r>
      </w:ins>
      <w:ins w:id="6512" w:author="MAILIER Maxime" w:date="2024-08-30T10:36:00Z">
        <w:r>
          <w:t>véhicule</w:t>
        </w:r>
      </w:ins>
      <w:ins w:id="6513" w:author="MAILIER Maxime" w:date="2024-08-30T10:35:00Z">
        <w:r>
          <w:t xml:space="preserve"> rencontre</w:t>
        </w:r>
      </w:ins>
      <w:ins w:id="6514" w:author="MAILIER Maxime" w:date="2024-08-30T12:19:00Z">
        <w:r w:rsidR="007041DC">
          <w:t> :</w:t>
        </w:r>
      </w:ins>
    </w:p>
    <w:p w14:paraId="1B740EB8" w14:textId="63B83033" w:rsidR="00AC3947" w:rsidRPr="00B0722A" w:rsidRDefault="002A5006" w:rsidP="00C82597">
      <w:pPr>
        <w:pStyle w:val="ReqText"/>
        <w:numPr>
          <w:ilvl w:val="0"/>
          <w:numId w:val="33"/>
        </w:numPr>
        <w:jc w:val="both"/>
        <w:rPr>
          <w:ins w:id="6515" w:author="MAILIER Maxime" w:date="2024-08-30T12:17:00Z"/>
          <w:color w:val="auto"/>
        </w:rPr>
      </w:pPr>
      <w:ins w:id="6516" w:author="MAILIER Maxime" w:date="2024-08-30T12:20:00Z">
        <w:r w:rsidRPr="00B0722A">
          <w:rPr>
            <w:i w:val="0"/>
            <w:iCs w:val="0"/>
            <w:color w:val="auto"/>
          </w:rPr>
          <w:t>De</w:t>
        </w:r>
      </w:ins>
      <w:ins w:id="6517" w:author="MAILIER Maxime" w:date="2024-08-30T10:35:00Z">
        <w:r w:rsidR="00AC3947" w:rsidRPr="00B0722A">
          <w:rPr>
            <w:i w:val="0"/>
            <w:iCs w:val="0"/>
            <w:color w:val="auto"/>
          </w:rPr>
          <w:t xml:space="preserve">s </w:t>
        </w:r>
        <w:r w:rsidR="00AC3947" w:rsidRPr="00B0722A">
          <w:rPr>
            <w:color w:val="auto"/>
          </w:rPr>
          <w:t xml:space="preserve">zones de demande </w:t>
        </w:r>
      </w:ins>
      <w:ins w:id="6518" w:author="MAILIER Maxime" w:date="2024-08-30T10:36:00Z">
        <w:r w:rsidR="00AC3947" w:rsidRPr="00B0722A">
          <w:rPr>
            <w:color w:val="auto"/>
          </w:rPr>
          <w:t xml:space="preserve">de </w:t>
        </w:r>
        <w:del w:id="6519" w:author="TRIANO José" w:date="2024-09-19T16:19:00Z">
          <w:r w:rsidR="00AC3947" w:rsidRPr="00B0722A" w:rsidDel="00372B5F">
            <w:rPr>
              <w:color w:val="auto"/>
            </w:rPr>
            <w:delText>mouvement</w:delText>
          </w:r>
        </w:del>
      </w:ins>
      <w:ins w:id="6520" w:author="TRIANO José" w:date="2024-09-19T16:19:00Z">
        <w:r w:rsidR="00372B5F">
          <w:rPr>
            <w:color w:val="auto"/>
          </w:rPr>
          <w:t>mission</w:t>
        </w:r>
      </w:ins>
      <w:ins w:id="6521" w:author="MAILIER Maxime" w:date="2024-08-30T10:35:00Z">
        <w:r w:rsidR="00AC3947" w:rsidRPr="00B0722A">
          <w:rPr>
            <w:i w:val="0"/>
            <w:iCs w:val="0"/>
            <w:color w:val="auto"/>
          </w:rPr>
          <w:t xml:space="preserve">, définies en </w:t>
        </w:r>
      </w:ins>
      <w:ins w:id="6522" w:author="MAILIER Maxime" w:date="2024-08-30T12:18:00Z">
        <w:r w:rsidR="007041DC" w:rsidRPr="00B0722A">
          <w:rPr>
            <w:i w:val="0"/>
            <w:iCs w:val="0"/>
            <w:color w:val="auto"/>
          </w:rPr>
          <w:t>configuration</w:t>
        </w:r>
      </w:ins>
      <w:ins w:id="6523" w:author="MAILIER Maxime" w:date="2024-08-30T10:35:00Z">
        <w:r w:rsidR="00AC3947" w:rsidRPr="00B0722A">
          <w:rPr>
            <w:i w:val="0"/>
            <w:iCs w:val="0"/>
            <w:color w:val="auto"/>
          </w:rPr>
          <w:t xml:space="preserve">. Ces zones </w:t>
        </w:r>
      </w:ins>
      <w:ins w:id="6524" w:author="MAILIER Maxime" w:date="2024-08-30T11:27:00Z">
        <w:r w:rsidR="007A03F4" w:rsidRPr="00B0722A">
          <w:rPr>
            <w:i w:val="0"/>
            <w:iCs w:val="0"/>
            <w:color w:val="auto"/>
          </w:rPr>
          <w:t xml:space="preserve">sont orientées et </w:t>
        </w:r>
      </w:ins>
      <w:ins w:id="6525" w:author="MAILIER Maxime" w:date="2024-08-30T10:35:00Z">
        <w:r w:rsidR="00AC3947" w:rsidRPr="00B0722A">
          <w:rPr>
            <w:i w:val="0"/>
            <w:iCs w:val="0"/>
            <w:color w:val="auto"/>
          </w:rPr>
          <w:t xml:space="preserve">sont définies </w:t>
        </w:r>
      </w:ins>
      <w:ins w:id="6526" w:author="MAILIER Maxime" w:date="2024-08-30T10:36:00Z">
        <w:r w:rsidR="00AC3947" w:rsidRPr="00B0722A">
          <w:rPr>
            <w:i w:val="0"/>
            <w:iCs w:val="0"/>
            <w:color w:val="auto"/>
          </w:rPr>
          <w:t>sur les points d’arrêt techniques et commerciaux ain</w:t>
        </w:r>
      </w:ins>
      <w:ins w:id="6527" w:author="MAILIER Maxime" w:date="2024-08-30T10:37:00Z">
        <w:r w:rsidR="00AC3947" w:rsidRPr="00B0722A">
          <w:rPr>
            <w:i w:val="0"/>
            <w:iCs w:val="0"/>
            <w:color w:val="auto"/>
          </w:rPr>
          <w:t>si qu’en amont des points à protéger dans le cadre de l’opération d’une voie unique ferrov</w:t>
        </w:r>
      </w:ins>
      <w:ins w:id="6528" w:author="MAILIER Maxime" w:date="2024-08-30T10:41:00Z">
        <w:r w:rsidR="00AC3947" w:rsidRPr="00B0722A">
          <w:rPr>
            <w:i w:val="0"/>
            <w:iCs w:val="0"/>
            <w:color w:val="auto"/>
          </w:rPr>
          <w:t>i</w:t>
        </w:r>
      </w:ins>
      <w:ins w:id="6529" w:author="MAILIER Maxime" w:date="2024-08-30T10:37:00Z">
        <w:r w:rsidR="00AC3947" w:rsidRPr="00B0722A">
          <w:rPr>
            <w:i w:val="0"/>
            <w:iCs w:val="0"/>
            <w:color w:val="auto"/>
          </w:rPr>
          <w:t>aire</w:t>
        </w:r>
      </w:ins>
      <w:ins w:id="6530" w:author="MAILIER Maxime" w:date="2024-08-30T10:35:00Z">
        <w:r w:rsidR="00AC3947" w:rsidRPr="00B0722A">
          <w:rPr>
            <w:i w:val="0"/>
            <w:iCs w:val="0"/>
            <w:color w:val="auto"/>
          </w:rPr>
          <w:t>.</w:t>
        </w:r>
      </w:ins>
    </w:p>
    <w:p w14:paraId="35952261" w14:textId="09AFB3FF" w:rsidR="007041DC" w:rsidRPr="00B0722A" w:rsidRDefault="002A5006" w:rsidP="00C82597">
      <w:pPr>
        <w:pStyle w:val="ReqText"/>
        <w:numPr>
          <w:ilvl w:val="0"/>
          <w:numId w:val="33"/>
        </w:numPr>
        <w:jc w:val="both"/>
        <w:rPr>
          <w:ins w:id="6531" w:author="MAILIER Maxime" w:date="2024-08-30T12:17:00Z"/>
          <w:color w:val="auto"/>
        </w:rPr>
      </w:pPr>
      <w:ins w:id="6532" w:author="MAILIER Maxime" w:date="2024-08-30T12:20:00Z">
        <w:r w:rsidRPr="00B0722A">
          <w:rPr>
            <w:i w:val="0"/>
            <w:iCs w:val="0"/>
            <w:color w:val="auto"/>
          </w:rPr>
          <w:t>D</w:t>
        </w:r>
      </w:ins>
      <w:ins w:id="6533" w:author="MAILIER Maxime" w:date="2024-08-30T12:17:00Z">
        <w:r w:rsidR="007041DC" w:rsidRPr="00B0722A">
          <w:rPr>
            <w:i w:val="0"/>
            <w:iCs w:val="0"/>
            <w:color w:val="auto"/>
          </w:rPr>
          <w:t xml:space="preserve">es </w:t>
        </w:r>
        <w:r w:rsidR="007041DC" w:rsidRPr="00B0722A">
          <w:rPr>
            <w:color w:val="auto"/>
          </w:rPr>
          <w:t>zones de voie unique</w:t>
        </w:r>
        <w:r w:rsidR="007041DC" w:rsidRPr="00B0722A">
          <w:rPr>
            <w:i w:val="0"/>
            <w:iCs w:val="0"/>
            <w:color w:val="auto"/>
          </w:rPr>
          <w:t>. Ces zones sont orientées et sont définies :</w:t>
        </w:r>
      </w:ins>
    </w:p>
    <w:p w14:paraId="3554A94C" w14:textId="77777777" w:rsidR="007041DC" w:rsidRPr="007041DC" w:rsidRDefault="007041DC" w:rsidP="00C82597">
      <w:pPr>
        <w:pStyle w:val="ReqText"/>
        <w:numPr>
          <w:ilvl w:val="0"/>
          <w:numId w:val="31"/>
        </w:numPr>
        <w:jc w:val="both"/>
        <w:rPr>
          <w:ins w:id="6534" w:author="MAILIER Maxime" w:date="2024-08-30T12:17:00Z"/>
          <w:i w:val="0"/>
          <w:iCs w:val="0"/>
          <w:color w:val="auto"/>
        </w:rPr>
      </w:pPr>
      <w:ins w:id="6535" w:author="MAILIER Maxime" w:date="2024-08-30T12:17:00Z">
        <w:r w:rsidRPr="007041DC">
          <w:rPr>
            <w:i w:val="0"/>
            <w:iCs w:val="0"/>
            <w:color w:val="auto"/>
          </w:rPr>
          <w:t>Entre un hub et une plateforme de croisement, lorsqu’au moins une plateforme de croisement est présente entre deux hubs consécutifs.</w:t>
        </w:r>
      </w:ins>
    </w:p>
    <w:p w14:paraId="0BEF9C15" w14:textId="77777777" w:rsidR="007041DC" w:rsidRDefault="007041DC" w:rsidP="00C82597">
      <w:pPr>
        <w:pStyle w:val="ReqText"/>
        <w:numPr>
          <w:ilvl w:val="0"/>
          <w:numId w:val="31"/>
        </w:numPr>
        <w:jc w:val="both"/>
        <w:rPr>
          <w:ins w:id="6536" w:author="MAILIER Maxime" w:date="2024-08-30T12:31:00Z"/>
          <w:i w:val="0"/>
          <w:iCs w:val="0"/>
          <w:color w:val="auto"/>
        </w:rPr>
      </w:pPr>
      <w:ins w:id="6537" w:author="MAILIER Maxime" w:date="2024-08-30T12:17:00Z">
        <w:r w:rsidRPr="007041DC">
          <w:rPr>
            <w:i w:val="0"/>
            <w:iCs w:val="0"/>
            <w:color w:val="auto"/>
          </w:rPr>
          <w:t>Entre deux plateformes de croisement, lorsque plusieurs plateformes de croisement sont présentes entre deux hubs consécutifs.</w:t>
        </w:r>
      </w:ins>
    </w:p>
    <w:p w14:paraId="7435C33E" w14:textId="594B70ED" w:rsidR="00D865DF" w:rsidRDefault="00D865DF" w:rsidP="00F67835">
      <w:pPr>
        <w:pStyle w:val="Titre5"/>
        <w:numPr>
          <w:ilvl w:val="4"/>
          <w:numId w:val="121"/>
        </w:numPr>
        <w:rPr>
          <w:ins w:id="6538" w:author="TRIANO José" w:date="2024-09-19T16:20:00Z"/>
        </w:rPr>
      </w:pPr>
      <w:ins w:id="6539" w:author="MAILIER Maxime" w:date="2024-08-30T12:31:00Z">
        <w:r>
          <w:t>TM_TR_05</w:t>
        </w:r>
        <w:r w:rsidRPr="00241C2D">
          <w:t>_01</w:t>
        </w:r>
      </w:ins>
      <w:ins w:id="6540" w:author="MAILIER Maxime" w:date="2024-08-30T12:32:00Z">
        <w:r>
          <w:t>_01</w:t>
        </w:r>
      </w:ins>
      <w:ins w:id="6541" w:author="MAILIER Maxime" w:date="2024-08-30T12:31:00Z">
        <w:r w:rsidRPr="00241C2D">
          <w:t xml:space="preserve"> : </w:t>
        </w:r>
        <w:r>
          <w:t>Envo</w:t>
        </w:r>
      </w:ins>
      <w:ins w:id="6542" w:author="MAILIER Maxime" w:date="2024-08-30T12:32:00Z">
        <w:r>
          <w:t xml:space="preserve">i des </w:t>
        </w:r>
        <w:del w:id="6543" w:author="TRIANO José" w:date="2024-09-19T16:19:00Z">
          <w:r w:rsidDel="00372B5F">
            <w:delText>mouvement</w:delText>
          </w:r>
        </w:del>
      </w:ins>
      <w:ins w:id="6544" w:author="TRIANO José" w:date="2024-09-19T16:19:00Z">
        <w:r w:rsidR="00372B5F">
          <w:t>mission</w:t>
        </w:r>
      </w:ins>
      <w:ins w:id="6545" w:author="MAILIER Maxime" w:date="2024-08-30T12:32:00Z">
        <w:r>
          <w:t>s par le Traffic Mgr</w:t>
        </w:r>
      </w:ins>
    </w:p>
    <w:p w14:paraId="12E72C71" w14:textId="77777777" w:rsidR="000A09AB" w:rsidRDefault="000A09AB" w:rsidP="000A09AB">
      <w:pPr>
        <w:rPr>
          <w:ins w:id="6546" w:author="TRIANO José" w:date="2024-09-19T16:20:00Z"/>
        </w:rPr>
      </w:pPr>
    </w:p>
    <w:tbl>
      <w:tblPr>
        <w:tblStyle w:val="Grilledutableau"/>
        <w:tblW w:w="0" w:type="auto"/>
        <w:tblLook w:val="04A0" w:firstRow="1" w:lastRow="0" w:firstColumn="1" w:lastColumn="0" w:noHBand="0" w:noVBand="1"/>
      </w:tblPr>
      <w:tblGrid>
        <w:gridCol w:w="1980"/>
        <w:gridCol w:w="7308"/>
      </w:tblGrid>
      <w:tr w:rsidR="000A09AB" w14:paraId="264A9C0C" w14:textId="77777777" w:rsidTr="002A2714">
        <w:trPr>
          <w:ins w:id="6547" w:author="TRIANO José" w:date="2024-09-19T16:20:00Z"/>
        </w:trPr>
        <w:tc>
          <w:tcPr>
            <w:tcW w:w="1980" w:type="dxa"/>
          </w:tcPr>
          <w:p w14:paraId="20D08833" w14:textId="77777777" w:rsidR="000A09AB" w:rsidRDefault="000A09AB" w:rsidP="002A2714">
            <w:pPr>
              <w:rPr>
                <w:ins w:id="6548" w:author="TRIANO José" w:date="2024-09-19T16:20:00Z"/>
              </w:rPr>
            </w:pPr>
            <w:ins w:id="6549" w:author="TRIANO José" w:date="2024-09-19T16:20:00Z">
              <w:r>
                <w:t>Résultat attendu</w:t>
              </w:r>
            </w:ins>
          </w:p>
        </w:tc>
        <w:tc>
          <w:tcPr>
            <w:tcW w:w="7308" w:type="dxa"/>
          </w:tcPr>
          <w:p w14:paraId="7B05BDAD" w14:textId="04F0D7D6" w:rsidR="000A09AB" w:rsidRPr="000A09AB" w:rsidRDefault="000A09AB">
            <w:pPr>
              <w:pStyle w:val="Titre5"/>
              <w:numPr>
                <w:ilvl w:val="0"/>
                <w:numId w:val="0"/>
              </w:numPr>
              <w:ind w:left="1009" w:hanging="1009"/>
              <w:rPr>
                <w:ins w:id="6550" w:author="TRIANO José" w:date="2024-09-19T16:20:00Z"/>
              </w:rPr>
              <w:pPrChange w:id="6551" w:author="TRIANO José" w:date="2024-09-19T16:21:00Z">
                <w:pPr/>
              </w:pPrChange>
            </w:pPr>
            <w:ins w:id="6552" w:author="TRIANO José" w:date="2024-09-19T16:20:00Z">
              <w:r w:rsidRPr="000A09AB">
                <w:rPr>
                  <w:rFonts w:eastAsiaTheme="minorHAnsi" w:cs="Calibri"/>
                  <w:i w:val="0"/>
                  <w:iCs w:val="0"/>
                  <w:color w:val="auto"/>
                  <w:rPrChange w:id="6553" w:author="TRIANO José" w:date="2024-09-19T16:21:00Z">
                    <w:rPr>
                      <w:kern w:val="2"/>
                      <w14:ligatures w14:val="standardContextual"/>
                    </w:rPr>
                  </w:rPrChange>
                </w:rPr>
                <w:t>Envoi des missions par le Traffic Mgr</w:t>
              </w:r>
            </w:ins>
          </w:p>
        </w:tc>
      </w:tr>
      <w:tr w:rsidR="000A09AB" w14:paraId="21ED4EFB" w14:textId="77777777" w:rsidTr="002A2714">
        <w:trPr>
          <w:ins w:id="6554" w:author="TRIANO José" w:date="2024-09-19T16:20:00Z"/>
        </w:trPr>
        <w:tc>
          <w:tcPr>
            <w:tcW w:w="1980" w:type="dxa"/>
          </w:tcPr>
          <w:p w14:paraId="17513820" w14:textId="77777777" w:rsidR="000A09AB" w:rsidRDefault="000A09AB" w:rsidP="002A2714">
            <w:pPr>
              <w:rPr>
                <w:ins w:id="6555" w:author="TRIANO José" w:date="2024-09-19T16:20:00Z"/>
              </w:rPr>
            </w:pPr>
            <w:ins w:id="6556" w:author="TRIANO José" w:date="2024-09-19T16:20:00Z">
              <w:r>
                <w:t>Description</w:t>
              </w:r>
            </w:ins>
          </w:p>
        </w:tc>
        <w:tc>
          <w:tcPr>
            <w:tcW w:w="7308" w:type="dxa"/>
          </w:tcPr>
          <w:p w14:paraId="37604828" w14:textId="77777777" w:rsidR="000A09AB" w:rsidRPr="00530211" w:rsidRDefault="000A09AB" w:rsidP="000A09AB">
            <w:pPr>
              <w:pStyle w:val="ReqText"/>
              <w:jc w:val="both"/>
              <w:rPr>
                <w:ins w:id="6557" w:author="TRIANO José" w:date="2024-09-19T16:21:00Z"/>
                <w:i w:val="0"/>
                <w:iCs w:val="0"/>
                <w:color w:val="auto"/>
              </w:rPr>
            </w:pPr>
            <w:ins w:id="6558" w:author="TRIANO José" w:date="2024-09-19T16:21:00Z">
              <w:r w:rsidRPr="00530211">
                <w:rPr>
                  <w:i w:val="0"/>
                  <w:iCs w:val="0"/>
                  <w:color w:val="auto"/>
                </w:rPr>
                <w:t>Le Traffic Mgr doit maintenir une table des missions en cours de réalisation par les véhicules de la flotte dite « Table des missions en cours ».</w:t>
              </w:r>
            </w:ins>
          </w:p>
          <w:p w14:paraId="498087B3" w14:textId="77777777" w:rsidR="00530211" w:rsidRPr="00530211" w:rsidRDefault="00530211" w:rsidP="000A09AB">
            <w:pPr>
              <w:pStyle w:val="ReqText"/>
              <w:jc w:val="both"/>
              <w:rPr>
                <w:i w:val="0"/>
                <w:iCs w:val="0"/>
                <w:color w:val="auto"/>
              </w:rPr>
            </w:pPr>
          </w:p>
          <w:p w14:paraId="00B93CBF" w14:textId="54E0A757" w:rsidR="000A09AB" w:rsidRPr="00530211" w:rsidRDefault="000A09AB" w:rsidP="000A09AB">
            <w:pPr>
              <w:pStyle w:val="ReqText"/>
              <w:jc w:val="both"/>
              <w:rPr>
                <w:ins w:id="6559" w:author="TRIANO José" w:date="2024-09-19T16:21:00Z"/>
                <w:i w:val="0"/>
                <w:iCs w:val="0"/>
                <w:color w:val="auto"/>
              </w:rPr>
            </w:pPr>
            <w:ins w:id="6560" w:author="TRIANO José" w:date="2024-09-19T16:21:00Z">
              <w:r w:rsidRPr="00530211">
                <w:rPr>
                  <w:i w:val="0"/>
                  <w:iCs w:val="0"/>
                  <w:color w:val="auto"/>
                </w:rPr>
                <w:t>Pour chaque zone de voie unique configurée, le Traffic Mgr doit calculer le nombre de véhicules circulant sur la zone.</w:t>
              </w:r>
            </w:ins>
          </w:p>
          <w:p w14:paraId="742B47EC" w14:textId="77777777" w:rsidR="00530211" w:rsidRPr="00530211" w:rsidRDefault="00530211" w:rsidP="000A09AB">
            <w:pPr>
              <w:pStyle w:val="ReqText"/>
              <w:jc w:val="both"/>
              <w:rPr>
                <w:i w:val="0"/>
                <w:iCs w:val="0"/>
                <w:color w:val="auto"/>
              </w:rPr>
            </w:pPr>
          </w:p>
          <w:p w14:paraId="3024AC76" w14:textId="444DB526" w:rsidR="000A09AB" w:rsidRPr="00530211" w:rsidRDefault="000A09AB" w:rsidP="000A09AB">
            <w:pPr>
              <w:pStyle w:val="ReqText"/>
              <w:jc w:val="both"/>
              <w:rPr>
                <w:ins w:id="6561" w:author="TRIANO José" w:date="2024-09-19T16:21:00Z"/>
                <w:i w:val="0"/>
                <w:iCs w:val="0"/>
                <w:color w:val="auto"/>
              </w:rPr>
            </w:pPr>
            <w:ins w:id="6562" w:author="TRIANO José" w:date="2024-09-19T16:21:00Z">
              <w:r w:rsidRPr="00530211">
                <w:rPr>
                  <w:i w:val="0"/>
                  <w:iCs w:val="0"/>
                  <w:color w:val="auto"/>
                </w:rPr>
                <w:t xml:space="preserve">Lorsqu’un véhicule associé à une </w:t>
              </w:r>
            </w:ins>
            <w:r w:rsidR="001F6EE4" w:rsidRPr="00530211">
              <w:rPr>
                <w:i w:val="0"/>
                <w:iCs w:val="0"/>
                <w:color w:val="auto"/>
              </w:rPr>
              <w:t>mission</w:t>
            </w:r>
            <w:ins w:id="6563" w:author="TRIANO José" w:date="2024-09-19T16:21:00Z">
              <w:r w:rsidRPr="00530211">
                <w:rPr>
                  <w:i w:val="0"/>
                  <w:iCs w:val="0"/>
                  <w:color w:val="auto"/>
                </w:rPr>
                <w:t xml:space="preserve"> dans l’état « Confirmée » ou dans l’état « En cours » est localisé dans une zone de demande de mission orientée dans le même sens que le sens de circulation de la </w:t>
              </w:r>
            </w:ins>
            <w:r w:rsidR="001F6EE4" w:rsidRPr="00530211">
              <w:rPr>
                <w:i w:val="0"/>
                <w:iCs w:val="0"/>
                <w:color w:val="auto"/>
              </w:rPr>
              <w:t>mission</w:t>
            </w:r>
            <w:ins w:id="6564" w:author="TRIANO José" w:date="2024-09-19T16:21:00Z">
              <w:r w:rsidRPr="00530211">
                <w:rPr>
                  <w:i w:val="0"/>
                  <w:iCs w:val="0"/>
                  <w:color w:val="auto"/>
                </w:rPr>
                <w:t xml:space="preserve"> associée au véhicule, le Traffic Mgr doit :</w:t>
              </w:r>
            </w:ins>
          </w:p>
          <w:p w14:paraId="09F903E3" w14:textId="00BA3D43" w:rsidR="000A09AB" w:rsidRPr="00530211" w:rsidRDefault="000A09AB" w:rsidP="000A09AB">
            <w:pPr>
              <w:pStyle w:val="ReqText"/>
              <w:numPr>
                <w:ilvl w:val="0"/>
                <w:numId w:val="34"/>
              </w:numPr>
              <w:jc w:val="both"/>
              <w:rPr>
                <w:ins w:id="6565" w:author="TRIANO José" w:date="2024-09-19T16:21:00Z"/>
                <w:i w:val="0"/>
                <w:iCs w:val="0"/>
                <w:color w:val="auto"/>
              </w:rPr>
            </w:pPr>
            <w:ins w:id="6566" w:author="TRIANO José" w:date="2024-09-19T16:21:00Z">
              <w:r w:rsidRPr="00530211">
                <w:rPr>
                  <w:i w:val="0"/>
                  <w:iCs w:val="0"/>
                  <w:color w:val="auto"/>
                </w:rPr>
                <w:t xml:space="preserve">Identifier </w:t>
              </w:r>
              <w:r w:rsidR="00D9238E" w:rsidRPr="00530211">
                <w:rPr>
                  <w:i w:val="0"/>
                  <w:iCs w:val="0"/>
                  <w:color w:val="auto"/>
                </w:rPr>
                <w:t>la prochaine mission</w:t>
              </w:r>
              <w:r w:rsidRPr="00530211">
                <w:rPr>
                  <w:i w:val="0"/>
                  <w:iCs w:val="0"/>
                  <w:color w:val="auto"/>
                </w:rPr>
                <w:t xml:space="preserve"> à commander pour permettre au véhicule de poursuivre sa </w:t>
              </w:r>
            </w:ins>
            <w:r w:rsidR="001F6EE4" w:rsidRPr="00530211">
              <w:rPr>
                <w:i w:val="0"/>
                <w:iCs w:val="0"/>
                <w:color w:val="auto"/>
              </w:rPr>
              <w:t>mission</w:t>
            </w:r>
            <w:ins w:id="6567" w:author="TRIANO José" w:date="2024-09-19T16:21:00Z">
              <w:r w:rsidRPr="00530211">
                <w:rPr>
                  <w:i w:val="0"/>
                  <w:iCs w:val="0"/>
                  <w:color w:val="auto"/>
                </w:rPr>
                <w:t>.</w:t>
              </w:r>
            </w:ins>
          </w:p>
          <w:p w14:paraId="3116C6D9" w14:textId="77777777" w:rsidR="000A09AB" w:rsidRPr="00530211" w:rsidRDefault="000A09AB" w:rsidP="000A09AB">
            <w:pPr>
              <w:pStyle w:val="ReqText"/>
              <w:numPr>
                <w:ilvl w:val="0"/>
                <w:numId w:val="34"/>
              </w:numPr>
              <w:jc w:val="both"/>
              <w:rPr>
                <w:ins w:id="6568" w:author="TRIANO José" w:date="2024-09-19T16:21:00Z"/>
                <w:i w:val="0"/>
                <w:iCs w:val="0"/>
                <w:color w:val="auto"/>
              </w:rPr>
            </w:pPr>
            <w:ins w:id="6569" w:author="TRIANO José" w:date="2024-09-19T16:21:00Z">
              <w:r w:rsidRPr="00530211">
                <w:rPr>
                  <w:i w:val="0"/>
                  <w:iCs w:val="0"/>
                  <w:color w:val="auto"/>
                </w:rPr>
                <w:t>Vérifier si le mission identifié est compatible avec les missions en cours des autres véhicules de la flotte:</w:t>
              </w:r>
            </w:ins>
          </w:p>
          <w:p w14:paraId="51D75330" w14:textId="77777777" w:rsidR="000A09AB" w:rsidRPr="00530211" w:rsidRDefault="000A09AB" w:rsidP="000A09AB">
            <w:pPr>
              <w:pStyle w:val="ReqText"/>
              <w:numPr>
                <w:ilvl w:val="0"/>
                <w:numId w:val="31"/>
              </w:numPr>
              <w:jc w:val="both"/>
              <w:rPr>
                <w:ins w:id="6570" w:author="TRIANO José" w:date="2024-09-19T16:21:00Z"/>
                <w:i w:val="0"/>
                <w:iCs w:val="0"/>
                <w:color w:val="auto"/>
              </w:rPr>
            </w:pPr>
            <w:ins w:id="6571" w:author="TRIANO José" w:date="2024-09-19T16:21:00Z">
              <w:r w:rsidRPr="00530211">
                <w:rPr>
                  <w:i w:val="0"/>
                  <w:iCs w:val="0"/>
                  <w:color w:val="auto"/>
                </w:rPr>
                <w:t>En consolidant les données de la « Table des missions en cours » et de la « Table des compatibilités de missions ».</w:t>
              </w:r>
            </w:ins>
          </w:p>
          <w:p w14:paraId="4C9F48E8" w14:textId="77777777" w:rsidR="000A09AB" w:rsidRPr="00530211" w:rsidRDefault="000A09AB" w:rsidP="000A09AB">
            <w:pPr>
              <w:pStyle w:val="ReqText"/>
              <w:numPr>
                <w:ilvl w:val="0"/>
                <w:numId w:val="31"/>
              </w:numPr>
              <w:jc w:val="both"/>
              <w:rPr>
                <w:ins w:id="6572" w:author="TRIANO José" w:date="2024-09-19T16:21:00Z"/>
                <w:i w:val="0"/>
                <w:iCs w:val="0"/>
                <w:color w:val="auto"/>
              </w:rPr>
            </w:pPr>
            <w:ins w:id="6573" w:author="TRIANO José" w:date="2024-09-19T16:21:00Z">
              <w:r w:rsidRPr="00530211">
                <w:rPr>
                  <w:i w:val="0"/>
                  <w:iCs w:val="0"/>
                  <w:color w:val="auto"/>
                </w:rPr>
                <w:t>En garantissant que le minimum des deux nombres de véhicules circulant sur chacune des deux zones de voie unique convergeant vers une plateforme de croisement sera toujours inférieur ou égal au nombre de places de croisement de la plateforme de croisement.</w:t>
              </w:r>
            </w:ins>
          </w:p>
          <w:p w14:paraId="2A2FC5DD" w14:textId="77777777" w:rsidR="00530211" w:rsidRPr="00530211" w:rsidRDefault="00530211" w:rsidP="000A09AB">
            <w:pPr>
              <w:pStyle w:val="ReqText"/>
              <w:jc w:val="both"/>
              <w:rPr>
                <w:i w:val="0"/>
                <w:iCs w:val="0"/>
                <w:color w:val="auto"/>
              </w:rPr>
            </w:pPr>
          </w:p>
          <w:p w14:paraId="03FB5C9B" w14:textId="66B789D6" w:rsidR="000A09AB" w:rsidRPr="00530211" w:rsidRDefault="000A09AB" w:rsidP="000A09AB">
            <w:pPr>
              <w:pStyle w:val="ReqText"/>
              <w:jc w:val="both"/>
              <w:rPr>
                <w:ins w:id="6574" w:author="TRIANO José" w:date="2024-09-19T16:21:00Z"/>
                <w:i w:val="0"/>
                <w:iCs w:val="0"/>
                <w:color w:val="auto"/>
              </w:rPr>
            </w:pPr>
            <w:ins w:id="6575" w:author="TRIANO José" w:date="2024-09-19T16:21:00Z">
              <w:r w:rsidRPr="00530211">
                <w:rPr>
                  <w:i w:val="0"/>
                  <w:iCs w:val="0"/>
                  <w:color w:val="auto"/>
                </w:rPr>
                <w:t xml:space="preserve">Lorsque la faisabilité </w:t>
              </w:r>
              <w:r w:rsidR="00D9238E" w:rsidRPr="00530211">
                <w:rPr>
                  <w:i w:val="0"/>
                  <w:iCs w:val="0"/>
                  <w:color w:val="auto"/>
                </w:rPr>
                <w:t>de la prochaine mission</w:t>
              </w:r>
              <w:r w:rsidRPr="00530211">
                <w:rPr>
                  <w:i w:val="0"/>
                  <w:iCs w:val="0"/>
                  <w:color w:val="auto"/>
                </w:rPr>
                <w:t xml:space="preserve"> à commander pour un véhicule associé à une </w:t>
              </w:r>
            </w:ins>
            <w:r w:rsidR="001F6EE4" w:rsidRPr="00530211">
              <w:rPr>
                <w:i w:val="0"/>
                <w:iCs w:val="0"/>
                <w:color w:val="auto"/>
              </w:rPr>
              <w:t>mission</w:t>
            </w:r>
            <w:ins w:id="6576" w:author="TRIANO José" w:date="2024-09-19T16:21:00Z">
              <w:r w:rsidRPr="00530211">
                <w:rPr>
                  <w:i w:val="0"/>
                  <w:iCs w:val="0"/>
                  <w:color w:val="auto"/>
                </w:rPr>
                <w:t xml:space="preserve"> dans l’état « Confirmée » ou dans l’état « En cours » est confirmée, le Traffic Mgr doit envoyer la commande de mission au véhicule. </w:t>
              </w:r>
            </w:ins>
          </w:p>
          <w:p w14:paraId="224C2318" w14:textId="77777777" w:rsidR="00530211" w:rsidRPr="00530211" w:rsidRDefault="00530211" w:rsidP="000A09AB">
            <w:pPr>
              <w:pStyle w:val="ReqText"/>
              <w:jc w:val="both"/>
              <w:rPr>
                <w:i w:val="0"/>
                <w:iCs w:val="0"/>
                <w:color w:val="auto"/>
              </w:rPr>
            </w:pPr>
          </w:p>
          <w:p w14:paraId="21A4FD1A" w14:textId="7745E7A3" w:rsidR="000A09AB" w:rsidRPr="00530211" w:rsidRDefault="000A09AB" w:rsidP="000A09AB">
            <w:pPr>
              <w:pStyle w:val="ReqText"/>
              <w:jc w:val="both"/>
              <w:rPr>
                <w:ins w:id="6577" w:author="TRIANO José" w:date="2024-09-19T16:21:00Z"/>
                <w:i w:val="0"/>
                <w:iCs w:val="0"/>
                <w:color w:val="auto"/>
              </w:rPr>
            </w:pPr>
            <w:ins w:id="6578" w:author="TRIANO José" w:date="2024-09-19T16:21:00Z">
              <w:r w:rsidRPr="00530211">
                <w:rPr>
                  <w:i w:val="0"/>
                  <w:iCs w:val="0"/>
                  <w:color w:val="auto"/>
                </w:rPr>
                <w:t xml:space="preserve">Lorsque la faisabilité </w:t>
              </w:r>
            </w:ins>
            <w:r w:rsidR="00530211" w:rsidRPr="00530211">
              <w:rPr>
                <w:i w:val="0"/>
                <w:iCs w:val="0"/>
                <w:color w:val="auto"/>
              </w:rPr>
              <w:t>de la prochaine mission</w:t>
            </w:r>
            <w:ins w:id="6579" w:author="TRIANO José" w:date="2024-09-19T16:21:00Z">
              <w:r w:rsidRPr="00530211">
                <w:rPr>
                  <w:i w:val="0"/>
                  <w:iCs w:val="0"/>
                  <w:color w:val="auto"/>
                </w:rPr>
                <w:t xml:space="preserve"> à commander pour un véhicule associé à une </w:t>
              </w:r>
            </w:ins>
            <w:r w:rsidR="001F6EE4" w:rsidRPr="00530211">
              <w:rPr>
                <w:i w:val="0"/>
                <w:iCs w:val="0"/>
                <w:color w:val="auto"/>
              </w:rPr>
              <w:t>mission</w:t>
            </w:r>
            <w:ins w:id="6580" w:author="TRIANO José" w:date="2024-09-19T16:21:00Z">
              <w:r w:rsidRPr="00530211">
                <w:rPr>
                  <w:i w:val="0"/>
                  <w:iCs w:val="0"/>
                  <w:color w:val="auto"/>
                </w:rPr>
                <w:t xml:space="preserve"> dans l’état « Confirmée » ou dans l’état « En cours » n’est pas confirmée, le Traffic Mgr doit mettre en attente la commande de mission, mémoriser la condition d’infaisabilité et envoyer la commande de mission au véhicule à la disparition de la condition d’infaisabilité.</w:t>
              </w:r>
            </w:ins>
          </w:p>
          <w:p w14:paraId="3FBBC7D0" w14:textId="63D756AE" w:rsidR="000A09AB" w:rsidRPr="00530211" w:rsidRDefault="000A09AB">
            <w:pPr>
              <w:pStyle w:val="ReqText"/>
              <w:ind w:left="720"/>
              <w:jc w:val="both"/>
              <w:rPr>
                <w:ins w:id="6581" w:author="TRIANO José" w:date="2024-09-19T16:20:00Z"/>
                <w:i w:val="0"/>
                <w:iCs w:val="0"/>
                <w:color w:val="auto"/>
              </w:rPr>
              <w:pPrChange w:id="6582" w:author="TRIANO José" w:date="2024-09-19T16:21:00Z">
                <w:pPr>
                  <w:pStyle w:val="ReqText"/>
                  <w:numPr>
                    <w:numId w:val="19"/>
                  </w:numPr>
                  <w:tabs>
                    <w:tab w:val="num" w:pos="720"/>
                  </w:tabs>
                  <w:ind w:left="720" w:hanging="360"/>
                  <w:jc w:val="both"/>
                </w:pPr>
              </w:pPrChange>
            </w:pPr>
          </w:p>
        </w:tc>
      </w:tr>
      <w:tr w:rsidR="000A09AB" w14:paraId="40DB51C2" w14:textId="77777777" w:rsidTr="002A2714">
        <w:trPr>
          <w:ins w:id="6583" w:author="TRIANO José" w:date="2024-09-19T16:20:00Z"/>
        </w:trPr>
        <w:tc>
          <w:tcPr>
            <w:tcW w:w="1980" w:type="dxa"/>
          </w:tcPr>
          <w:p w14:paraId="27FBB38C" w14:textId="77777777" w:rsidR="000A09AB" w:rsidRDefault="000A09AB" w:rsidP="002A2714">
            <w:pPr>
              <w:rPr>
                <w:ins w:id="6584" w:author="TRIANO José" w:date="2024-09-19T16:20:00Z"/>
              </w:rPr>
            </w:pPr>
            <w:ins w:id="6585" w:author="TRIANO José" w:date="2024-09-19T16:20:00Z">
              <w:r>
                <w:t>Inputs</w:t>
              </w:r>
            </w:ins>
          </w:p>
        </w:tc>
        <w:tc>
          <w:tcPr>
            <w:tcW w:w="7308" w:type="dxa"/>
          </w:tcPr>
          <w:p w14:paraId="7E23DCD2" w14:textId="77777777" w:rsidR="000A09AB" w:rsidRDefault="000A09AB" w:rsidP="002A2714">
            <w:pPr>
              <w:rPr>
                <w:ins w:id="6586" w:author="TRIANO José" w:date="2024-09-19T16:20:00Z"/>
              </w:rPr>
            </w:pPr>
            <w:ins w:id="6587" w:author="TRIANO José" w:date="2024-09-19T16:20:00Z">
              <w:r>
                <w:t xml:space="preserve">Serveur horaire, TA, Fleet Mgr </w:t>
              </w:r>
            </w:ins>
          </w:p>
        </w:tc>
      </w:tr>
      <w:tr w:rsidR="000A09AB" w14:paraId="7292B942" w14:textId="77777777" w:rsidTr="002A2714">
        <w:trPr>
          <w:ins w:id="6588" w:author="TRIANO José" w:date="2024-09-19T16:20:00Z"/>
        </w:trPr>
        <w:tc>
          <w:tcPr>
            <w:tcW w:w="1980" w:type="dxa"/>
          </w:tcPr>
          <w:p w14:paraId="38DC67DA" w14:textId="77777777" w:rsidR="000A09AB" w:rsidRDefault="000A09AB" w:rsidP="002A2714">
            <w:pPr>
              <w:rPr>
                <w:ins w:id="6589" w:author="TRIANO José" w:date="2024-09-19T16:20:00Z"/>
              </w:rPr>
            </w:pPr>
            <w:ins w:id="6590" w:author="TRIANO José" w:date="2024-09-19T16:20:00Z">
              <w:r>
                <w:t>Outputs</w:t>
              </w:r>
            </w:ins>
          </w:p>
        </w:tc>
        <w:tc>
          <w:tcPr>
            <w:tcW w:w="7308" w:type="dxa"/>
          </w:tcPr>
          <w:p w14:paraId="7A88F101" w14:textId="77777777" w:rsidR="000A09AB" w:rsidRDefault="000A09AB" w:rsidP="002A2714">
            <w:pPr>
              <w:rPr>
                <w:ins w:id="6591" w:author="TRIANO José" w:date="2024-09-19T16:20:00Z"/>
              </w:rPr>
            </w:pPr>
            <w:ins w:id="6592" w:author="TRIANO José" w:date="2024-09-19T16:20:00Z">
              <w:r>
                <w:t xml:space="preserve">Recherche de ressources pour l’exploitation, affichage des décisions sur le Frontend. </w:t>
              </w:r>
            </w:ins>
          </w:p>
        </w:tc>
      </w:tr>
      <w:tr w:rsidR="000A09AB" w14:paraId="64C81E9B" w14:textId="77777777" w:rsidTr="002A2714">
        <w:trPr>
          <w:ins w:id="6593" w:author="TRIANO José" w:date="2024-09-19T16:20:00Z"/>
        </w:trPr>
        <w:tc>
          <w:tcPr>
            <w:tcW w:w="1980" w:type="dxa"/>
          </w:tcPr>
          <w:p w14:paraId="01DA0999" w14:textId="77777777" w:rsidR="000A09AB" w:rsidRDefault="000A09AB" w:rsidP="002A2714">
            <w:pPr>
              <w:rPr>
                <w:ins w:id="6594" w:author="TRIANO José" w:date="2024-09-19T16:20:00Z"/>
              </w:rPr>
            </w:pPr>
            <w:ins w:id="6595" w:author="TRIANO José" w:date="2024-09-19T16:20:00Z">
              <w:r>
                <w:t>Diagramme</w:t>
              </w:r>
            </w:ins>
          </w:p>
        </w:tc>
        <w:tc>
          <w:tcPr>
            <w:tcW w:w="7308" w:type="dxa"/>
          </w:tcPr>
          <w:p w14:paraId="24AEE65C" w14:textId="77777777" w:rsidR="000A09AB" w:rsidRDefault="000A09AB" w:rsidP="002A2714">
            <w:pPr>
              <w:jc w:val="center"/>
              <w:rPr>
                <w:ins w:id="6596" w:author="TRIANO José" w:date="2024-09-19T16:20:00Z"/>
              </w:rPr>
            </w:pPr>
            <w:ins w:id="6597" w:author="TRIANO José" w:date="2024-09-19T16:20:00Z">
              <w:r w:rsidRPr="008C289C">
                <w:rPr>
                  <w:noProof/>
                </w:rPr>
                <w:drawing>
                  <wp:inline distT="0" distB="0" distL="0" distR="0" wp14:anchorId="6C4B0037" wp14:editId="14542B01">
                    <wp:extent cx="4105063" cy="8008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2442" cy="804271"/>
                            </a:xfrm>
                            <a:prstGeom prst="rect">
                              <a:avLst/>
                            </a:prstGeom>
                          </pic:spPr>
                        </pic:pic>
                      </a:graphicData>
                    </a:graphic>
                  </wp:inline>
                </w:drawing>
              </w:r>
            </w:ins>
          </w:p>
        </w:tc>
      </w:tr>
    </w:tbl>
    <w:p w14:paraId="31AAF533" w14:textId="77777777" w:rsidR="000A09AB" w:rsidRPr="000A09AB" w:rsidRDefault="000A09AB">
      <w:pPr>
        <w:rPr>
          <w:ins w:id="6598" w:author="MAILIER Maxime" w:date="2024-08-30T12:17:00Z"/>
        </w:rPr>
        <w:pPrChange w:id="6599" w:author="TRIANO José" w:date="2024-09-19T16:20:00Z">
          <w:pPr>
            <w:pStyle w:val="Titre5"/>
          </w:pPr>
        </w:pPrChange>
      </w:pPr>
    </w:p>
    <w:p w14:paraId="2C5B6D49" w14:textId="64AAD32D" w:rsidR="0062354F" w:rsidRPr="00D831A7" w:rsidDel="000A09AB" w:rsidRDefault="0062354F" w:rsidP="00F67835">
      <w:pPr>
        <w:pStyle w:val="ReqID"/>
        <w:numPr>
          <w:ilvl w:val="0"/>
          <w:numId w:val="121"/>
        </w:numPr>
        <w:rPr>
          <w:ins w:id="6600" w:author="MAILIER Maxime" w:date="2024-08-30T10:49:00Z"/>
          <w:del w:id="6601" w:author="TRIANO José" w:date="2024-09-19T16:21:00Z"/>
          <w:lang w:val="en-US"/>
          <w:rPrChange w:id="6602" w:author="TRIANO José" w:date="2024-09-10T09:10:00Z">
            <w:rPr>
              <w:ins w:id="6603" w:author="MAILIER Maxime" w:date="2024-08-30T10:49:00Z"/>
              <w:del w:id="6604" w:author="TRIANO José" w:date="2024-09-19T16:21:00Z"/>
            </w:rPr>
          </w:rPrChange>
        </w:rPr>
      </w:pPr>
      <w:ins w:id="6605" w:author="MAILIER Maxime" w:date="2024-08-30T10:49:00Z">
        <w:del w:id="6606" w:author="TRIANO José" w:date="2024-09-19T16:21:00Z">
          <w:r w:rsidRPr="00D831A7" w:rsidDel="000A09AB">
            <w:rPr>
              <w:lang w:val="en-US"/>
              <w:rPrChange w:id="6607" w:author="TRIANO José" w:date="2024-09-10T09:10:00Z">
                <w:rPr/>
              </w:rPrChange>
            </w:rPr>
            <w:delText>[Exi_TM_TR_05_01</w:delText>
          </w:r>
        </w:del>
      </w:ins>
      <w:ins w:id="6608" w:author="MAILIER Maxime" w:date="2024-08-30T17:56:00Z">
        <w:del w:id="6609" w:author="TRIANO José" w:date="2024-09-19T16:21:00Z">
          <w:r w:rsidR="00126593" w:rsidRPr="00D831A7" w:rsidDel="000A09AB">
            <w:rPr>
              <w:lang w:val="en-US"/>
              <w:rPrChange w:id="6610" w:author="TRIANO José" w:date="2024-09-10T09:10:00Z">
                <w:rPr/>
              </w:rPrChange>
            </w:rPr>
            <w:delText>_01</w:delText>
          </w:r>
        </w:del>
      </w:ins>
      <w:ins w:id="6611" w:author="MAILIER Maxime" w:date="2024-08-30T10:49:00Z">
        <w:del w:id="6612" w:author="TRIANO José" w:date="2024-09-19T16:21:00Z">
          <w:r w:rsidRPr="00D831A7" w:rsidDel="000A09AB">
            <w:rPr>
              <w:lang w:val="en-US"/>
              <w:rPrChange w:id="6613" w:author="TRIANO José" w:date="2024-09-10T09:10:00Z">
                <w:rPr/>
              </w:rPrChange>
            </w:rPr>
            <w:delText xml:space="preserve">_xxxx-PROCESSING] </w:delText>
          </w:r>
        </w:del>
      </w:ins>
    </w:p>
    <w:p w14:paraId="21886DD7" w14:textId="18E44E31" w:rsidR="0062354F" w:rsidDel="000A09AB" w:rsidRDefault="0062354F" w:rsidP="00F67835">
      <w:pPr>
        <w:pStyle w:val="ReqText"/>
        <w:numPr>
          <w:ilvl w:val="0"/>
          <w:numId w:val="121"/>
        </w:numPr>
        <w:jc w:val="both"/>
        <w:rPr>
          <w:ins w:id="6614" w:author="MAILIER Maxime" w:date="2024-08-30T10:50:00Z"/>
          <w:del w:id="6615" w:author="TRIANO José" w:date="2024-09-19T16:21:00Z"/>
        </w:rPr>
      </w:pPr>
      <w:ins w:id="6616" w:author="MAILIER Maxime" w:date="2024-08-30T10:49:00Z">
        <w:del w:id="6617" w:author="TRIANO José" w:date="2024-09-19T16:21:00Z">
          <w:r w:rsidDel="000A09AB">
            <w:delText xml:space="preserve">Le Traffic Mgr doit maintenir une table des </w:delText>
          </w:r>
        </w:del>
        <w:del w:id="6618" w:author="TRIANO José" w:date="2024-09-19T16:19:00Z">
          <w:r w:rsidDel="00372B5F">
            <w:delText>mouvement</w:delText>
          </w:r>
        </w:del>
        <w:del w:id="6619" w:author="TRIANO José" w:date="2024-09-19T16:21:00Z">
          <w:r w:rsidDel="000A09AB">
            <w:delText>s en cours de réalisation par les véhicules de la flotte</w:delText>
          </w:r>
        </w:del>
      </w:ins>
      <w:ins w:id="6620" w:author="MAILIER Maxime" w:date="2024-08-30T10:54:00Z">
        <w:del w:id="6621" w:author="TRIANO José" w:date="2024-09-19T16:21:00Z">
          <w:r w:rsidR="00001E92" w:rsidDel="000A09AB">
            <w:delText xml:space="preserve"> dite « Table des </w:delText>
          </w:r>
        </w:del>
        <w:del w:id="6622" w:author="TRIANO José" w:date="2024-09-19T16:19:00Z">
          <w:r w:rsidR="00001E92" w:rsidDel="00372B5F">
            <w:delText>mouvement</w:delText>
          </w:r>
        </w:del>
        <w:del w:id="6623" w:author="TRIANO José" w:date="2024-09-19T16:21:00Z">
          <w:r w:rsidR="00001E92" w:rsidDel="000A09AB">
            <w:delText>s en cours ».</w:delText>
          </w:r>
        </w:del>
      </w:ins>
    </w:p>
    <w:p w14:paraId="6A5D6363" w14:textId="1561090D" w:rsidR="002A5006" w:rsidRPr="00D831A7" w:rsidDel="000A09AB" w:rsidRDefault="002A5006" w:rsidP="00F67835">
      <w:pPr>
        <w:pStyle w:val="ReqID"/>
        <w:numPr>
          <w:ilvl w:val="0"/>
          <w:numId w:val="121"/>
        </w:numPr>
        <w:rPr>
          <w:ins w:id="6624" w:author="MAILIER Maxime" w:date="2024-08-30T12:21:00Z"/>
          <w:del w:id="6625" w:author="TRIANO José" w:date="2024-09-19T16:21:00Z"/>
          <w:lang w:val="en-US"/>
          <w:rPrChange w:id="6626" w:author="TRIANO José" w:date="2024-09-10T09:10:00Z">
            <w:rPr>
              <w:ins w:id="6627" w:author="MAILIER Maxime" w:date="2024-08-30T12:21:00Z"/>
              <w:del w:id="6628" w:author="TRIANO José" w:date="2024-09-19T16:21:00Z"/>
            </w:rPr>
          </w:rPrChange>
        </w:rPr>
      </w:pPr>
      <w:ins w:id="6629" w:author="MAILIER Maxime" w:date="2024-08-30T12:21:00Z">
        <w:del w:id="6630" w:author="TRIANO José" w:date="2024-09-19T16:21:00Z">
          <w:r w:rsidRPr="00D831A7" w:rsidDel="000A09AB">
            <w:rPr>
              <w:lang w:val="en-US"/>
              <w:rPrChange w:id="6631" w:author="TRIANO José" w:date="2024-09-10T09:10:00Z">
                <w:rPr/>
              </w:rPrChange>
            </w:rPr>
            <w:delText>[Exi_TM_TR_05_01</w:delText>
          </w:r>
        </w:del>
      </w:ins>
      <w:ins w:id="6632" w:author="MAILIER Maxime" w:date="2024-08-30T17:56:00Z">
        <w:del w:id="6633" w:author="TRIANO José" w:date="2024-09-19T16:21:00Z">
          <w:r w:rsidR="00126593" w:rsidRPr="00D831A7" w:rsidDel="000A09AB">
            <w:rPr>
              <w:lang w:val="en-US"/>
              <w:rPrChange w:id="6634" w:author="TRIANO José" w:date="2024-09-10T09:10:00Z">
                <w:rPr/>
              </w:rPrChange>
            </w:rPr>
            <w:delText>_01</w:delText>
          </w:r>
        </w:del>
      </w:ins>
      <w:ins w:id="6635" w:author="MAILIER Maxime" w:date="2024-08-30T12:21:00Z">
        <w:del w:id="6636" w:author="TRIANO José" w:date="2024-09-19T16:21:00Z">
          <w:r w:rsidRPr="00D831A7" w:rsidDel="000A09AB">
            <w:rPr>
              <w:lang w:val="en-US"/>
              <w:rPrChange w:id="6637" w:author="TRIANO José" w:date="2024-09-10T09:10:00Z">
                <w:rPr/>
              </w:rPrChange>
            </w:rPr>
            <w:delText xml:space="preserve">_xxxx-PROCESSING] </w:delText>
          </w:r>
        </w:del>
      </w:ins>
    </w:p>
    <w:p w14:paraId="1BBAAB01" w14:textId="0ED6A838" w:rsidR="002A5006" w:rsidDel="000A09AB" w:rsidRDefault="002A5006" w:rsidP="00F67835">
      <w:pPr>
        <w:pStyle w:val="ReqText"/>
        <w:numPr>
          <w:ilvl w:val="0"/>
          <w:numId w:val="121"/>
        </w:numPr>
        <w:jc w:val="both"/>
        <w:rPr>
          <w:ins w:id="6638" w:author="MAILIER Maxime" w:date="2024-08-30T12:21:00Z"/>
          <w:del w:id="6639" w:author="TRIANO José" w:date="2024-09-19T16:21:00Z"/>
        </w:rPr>
      </w:pPr>
      <w:ins w:id="6640" w:author="MAILIER Maxime" w:date="2024-08-30T12:21:00Z">
        <w:del w:id="6641" w:author="TRIANO José" w:date="2024-09-19T16:21:00Z">
          <w:r w:rsidDel="000A09AB">
            <w:delText>Pour chaque zone de voie unique configurée, le Traffic Mgr doit calculer le nombre de véhicules circulant sur la zone.</w:delText>
          </w:r>
        </w:del>
      </w:ins>
    </w:p>
    <w:p w14:paraId="0D593DA1" w14:textId="1302B6DF" w:rsidR="0062354F" w:rsidRPr="00D831A7" w:rsidDel="000A09AB" w:rsidRDefault="0062354F" w:rsidP="00F67835">
      <w:pPr>
        <w:pStyle w:val="ReqID"/>
        <w:numPr>
          <w:ilvl w:val="0"/>
          <w:numId w:val="121"/>
        </w:numPr>
        <w:rPr>
          <w:ins w:id="6642" w:author="MAILIER Maxime" w:date="2024-08-30T10:42:00Z"/>
          <w:del w:id="6643" w:author="TRIANO José" w:date="2024-09-19T16:21:00Z"/>
          <w:lang w:val="en-US"/>
          <w:rPrChange w:id="6644" w:author="TRIANO José" w:date="2024-09-10T09:10:00Z">
            <w:rPr>
              <w:ins w:id="6645" w:author="MAILIER Maxime" w:date="2024-08-30T10:42:00Z"/>
              <w:del w:id="6646" w:author="TRIANO José" w:date="2024-09-19T16:21:00Z"/>
            </w:rPr>
          </w:rPrChange>
        </w:rPr>
      </w:pPr>
      <w:ins w:id="6647" w:author="MAILIER Maxime" w:date="2024-08-30T10:42:00Z">
        <w:del w:id="6648" w:author="TRIANO José" w:date="2024-09-19T16:21:00Z">
          <w:r w:rsidRPr="00D831A7" w:rsidDel="000A09AB">
            <w:rPr>
              <w:lang w:val="en-US"/>
              <w:rPrChange w:id="6649" w:author="TRIANO José" w:date="2024-09-10T09:10:00Z">
                <w:rPr/>
              </w:rPrChange>
            </w:rPr>
            <w:delText>[Exi_TM_TR_05_01</w:delText>
          </w:r>
        </w:del>
      </w:ins>
      <w:ins w:id="6650" w:author="MAILIER Maxime" w:date="2024-08-30T17:56:00Z">
        <w:del w:id="6651" w:author="TRIANO José" w:date="2024-09-19T16:21:00Z">
          <w:r w:rsidR="00126593" w:rsidRPr="00D831A7" w:rsidDel="000A09AB">
            <w:rPr>
              <w:lang w:val="en-US"/>
              <w:rPrChange w:id="6652" w:author="TRIANO José" w:date="2024-09-10T09:10:00Z">
                <w:rPr/>
              </w:rPrChange>
            </w:rPr>
            <w:delText>_01</w:delText>
          </w:r>
        </w:del>
      </w:ins>
      <w:ins w:id="6653" w:author="MAILIER Maxime" w:date="2024-08-30T10:42:00Z">
        <w:del w:id="6654" w:author="TRIANO José" w:date="2024-09-19T16:21:00Z">
          <w:r w:rsidRPr="00D831A7" w:rsidDel="000A09AB">
            <w:rPr>
              <w:lang w:val="en-US"/>
              <w:rPrChange w:id="6655" w:author="TRIANO José" w:date="2024-09-10T09:10:00Z">
                <w:rPr/>
              </w:rPrChange>
            </w:rPr>
            <w:delText xml:space="preserve">_xxxx-PROCESSING] </w:delText>
          </w:r>
        </w:del>
      </w:ins>
    </w:p>
    <w:p w14:paraId="59B7C0B6" w14:textId="382A683D" w:rsidR="00001E92" w:rsidDel="000A09AB" w:rsidRDefault="0062354F" w:rsidP="00F67835">
      <w:pPr>
        <w:pStyle w:val="ReqText"/>
        <w:numPr>
          <w:ilvl w:val="0"/>
          <w:numId w:val="121"/>
        </w:numPr>
        <w:jc w:val="both"/>
        <w:rPr>
          <w:ins w:id="6656" w:author="MAILIER Maxime" w:date="2024-08-30T11:01:00Z"/>
          <w:del w:id="6657" w:author="TRIANO José" w:date="2024-09-19T16:21:00Z"/>
        </w:rPr>
      </w:pPr>
      <w:ins w:id="6658" w:author="MAILIER Maxime" w:date="2024-08-30T10:42:00Z">
        <w:del w:id="6659" w:author="TRIANO José" w:date="2024-09-19T16:21:00Z">
          <w:r w:rsidDel="000A09AB">
            <w:delText xml:space="preserve">Lorsqu’un véhicule associé à une course </w:delText>
          </w:r>
        </w:del>
      </w:ins>
      <w:ins w:id="6660" w:author="MAILIER Maxime" w:date="2024-08-30T15:45:00Z">
        <w:del w:id="6661" w:author="TRIANO José" w:date="2024-09-19T16:21:00Z">
          <w:r w:rsidR="00C40F7F" w:rsidDel="000A09AB">
            <w:delText>dans</w:delText>
          </w:r>
        </w:del>
      </w:ins>
      <w:ins w:id="6662" w:author="MAILIER Maxime" w:date="2024-08-30T10:42:00Z">
        <w:del w:id="6663" w:author="TRIANO José" w:date="2024-09-19T16:21:00Z">
          <w:r w:rsidDel="000A09AB">
            <w:delText xml:space="preserve"> l’état </w:delText>
          </w:r>
        </w:del>
      </w:ins>
      <w:ins w:id="6664" w:author="MAILIER Maxime" w:date="2024-08-30T15:33:00Z">
        <w:del w:id="6665" w:author="TRIANO José" w:date="2024-09-19T16:21:00Z">
          <w:r w:rsidR="00B0722A" w:rsidDel="000A09AB">
            <w:delText xml:space="preserve">« Confirmée » ou </w:delText>
          </w:r>
        </w:del>
      </w:ins>
      <w:ins w:id="6666" w:author="MAILIER Maxime" w:date="2024-08-30T15:45:00Z">
        <w:del w:id="6667" w:author="TRIANO José" w:date="2024-09-19T16:21:00Z">
          <w:r w:rsidR="00C40F7F" w:rsidDel="000A09AB">
            <w:delText>dans</w:delText>
          </w:r>
        </w:del>
      </w:ins>
      <w:ins w:id="6668" w:author="MAILIER Maxime" w:date="2024-08-30T15:33:00Z">
        <w:del w:id="6669" w:author="TRIANO José" w:date="2024-09-19T16:21:00Z">
          <w:r w:rsidR="00B0722A" w:rsidDel="000A09AB">
            <w:delText xml:space="preserve"> l’état </w:delText>
          </w:r>
        </w:del>
      </w:ins>
      <w:ins w:id="6670" w:author="MAILIER Maxime" w:date="2024-08-30T10:42:00Z">
        <w:del w:id="6671" w:author="TRIANO José" w:date="2024-09-19T16:21:00Z">
          <w:r w:rsidDel="000A09AB">
            <w:delText xml:space="preserve">« En cours » </w:delText>
          </w:r>
        </w:del>
      </w:ins>
      <w:ins w:id="6672" w:author="MAILIER Maxime" w:date="2024-08-30T15:33:00Z">
        <w:del w:id="6673" w:author="TRIANO José" w:date="2024-09-19T16:21:00Z">
          <w:r w:rsidR="00B0722A" w:rsidDel="000A09AB">
            <w:delText>est localisé</w:delText>
          </w:r>
        </w:del>
      </w:ins>
      <w:ins w:id="6674" w:author="MAILIER Maxime" w:date="2024-08-30T10:42:00Z">
        <w:del w:id="6675" w:author="TRIANO José" w:date="2024-09-19T16:21:00Z">
          <w:r w:rsidDel="000A09AB">
            <w:delText xml:space="preserve"> dans une zone de demande de </w:delText>
          </w:r>
        </w:del>
        <w:del w:id="6676" w:author="TRIANO José" w:date="2024-09-19T16:19:00Z">
          <w:r w:rsidDel="00372B5F">
            <w:delText>mouvement</w:delText>
          </w:r>
        </w:del>
        <w:del w:id="6677" w:author="TRIANO José" w:date="2024-09-19T16:21:00Z">
          <w:r w:rsidDel="000A09AB">
            <w:delText xml:space="preserve"> orientée</w:delText>
          </w:r>
        </w:del>
      </w:ins>
      <w:ins w:id="6678" w:author="MAILIER Maxime" w:date="2024-08-30T10:43:00Z">
        <w:del w:id="6679" w:author="TRIANO José" w:date="2024-09-19T16:21:00Z">
          <w:r w:rsidDel="000A09AB">
            <w:delText xml:space="preserve"> dans le même sens que le sens de circulation de la course associée au véhicule, le Traffic Mgr doit</w:delText>
          </w:r>
        </w:del>
      </w:ins>
      <w:ins w:id="6680" w:author="MAILIER Maxime" w:date="2024-08-30T11:01:00Z">
        <w:del w:id="6681" w:author="TRIANO José" w:date="2024-09-19T16:21:00Z">
          <w:r w:rsidR="00001E92" w:rsidDel="000A09AB">
            <w:delText xml:space="preserve"> :</w:delText>
          </w:r>
        </w:del>
      </w:ins>
    </w:p>
    <w:p w14:paraId="10C20678" w14:textId="659E4828" w:rsidR="00001E92" w:rsidDel="000A09AB" w:rsidRDefault="00BD33DA" w:rsidP="00F67835">
      <w:pPr>
        <w:pStyle w:val="ReqText"/>
        <w:numPr>
          <w:ilvl w:val="0"/>
          <w:numId w:val="121"/>
        </w:numPr>
        <w:jc w:val="both"/>
        <w:rPr>
          <w:ins w:id="6682" w:author="MAILIER Maxime" w:date="2024-08-30T11:02:00Z"/>
          <w:del w:id="6683" w:author="TRIANO José" w:date="2024-09-19T16:21:00Z"/>
        </w:rPr>
      </w:pPr>
      <w:ins w:id="6684" w:author="MAILIER Maxime" w:date="2024-08-30T11:02:00Z">
        <w:del w:id="6685" w:author="TRIANO José" w:date="2024-09-19T16:21:00Z">
          <w:r w:rsidDel="000A09AB">
            <w:delText>I</w:delText>
          </w:r>
          <w:r w:rsidR="00001E92" w:rsidDel="000A09AB">
            <w:delText>dentifier</w:delText>
          </w:r>
        </w:del>
      </w:ins>
      <w:ins w:id="6686" w:author="MAILIER Maxime" w:date="2024-08-30T10:45:00Z">
        <w:del w:id="6687" w:author="TRIANO José" w:date="2024-09-19T16:21:00Z">
          <w:r w:rsidR="0062354F" w:rsidDel="000A09AB">
            <w:delText xml:space="preserve"> le </w:delText>
          </w:r>
        </w:del>
      </w:ins>
      <w:ins w:id="6688" w:author="MAILIER Maxime" w:date="2024-08-30T11:01:00Z">
        <w:del w:id="6689" w:author="TRIANO José" w:date="2024-09-19T16:21:00Z">
          <w:r w:rsidR="00001E92" w:rsidDel="000A09AB">
            <w:delText>p</w:delText>
          </w:r>
        </w:del>
      </w:ins>
      <w:ins w:id="6690" w:author="MAILIER Maxime" w:date="2024-08-30T11:02:00Z">
        <w:del w:id="6691" w:author="TRIANO José" w:date="2024-09-19T16:21:00Z">
          <w:r w:rsidR="00001E92" w:rsidDel="000A09AB">
            <w:delText xml:space="preserve">rochain </w:delText>
          </w:r>
        </w:del>
      </w:ins>
      <w:ins w:id="6692" w:author="MAILIER Maxime" w:date="2024-08-30T10:45:00Z">
        <w:del w:id="6693" w:author="TRIANO José" w:date="2024-09-19T16:19:00Z">
          <w:r w:rsidR="0062354F" w:rsidDel="00372B5F">
            <w:delText>mouvement</w:delText>
          </w:r>
        </w:del>
        <w:del w:id="6694" w:author="TRIANO José" w:date="2024-09-19T16:21:00Z">
          <w:r w:rsidR="0062354F" w:rsidDel="000A09AB">
            <w:delText xml:space="preserve"> à commander pour permett</w:delText>
          </w:r>
        </w:del>
      </w:ins>
      <w:ins w:id="6695" w:author="MAILIER Maxime" w:date="2024-08-30T10:57:00Z">
        <w:del w:id="6696" w:author="TRIANO José" w:date="2024-09-19T16:21:00Z">
          <w:r w:rsidR="00001E92" w:rsidDel="000A09AB">
            <w:delText>r</w:delText>
          </w:r>
        </w:del>
      </w:ins>
      <w:ins w:id="6697" w:author="MAILIER Maxime" w:date="2024-08-30T10:45:00Z">
        <w:del w:id="6698" w:author="TRIANO José" w:date="2024-09-19T16:21:00Z">
          <w:r w:rsidR="0062354F" w:rsidDel="000A09AB">
            <w:delText>e au véhicule de poursuivre sa course</w:delText>
          </w:r>
        </w:del>
      </w:ins>
      <w:ins w:id="6699" w:author="MAILIER Maxime" w:date="2024-08-30T12:21:00Z">
        <w:del w:id="6700" w:author="TRIANO José" w:date="2024-09-19T16:21:00Z">
          <w:r w:rsidR="002A5006" w:rsidDel="000A09AB">
            <w:delText>.</w:delText>
          </w:r>
        </w:del>
      </w:ins>
    </w:p>
    <w:p w14:paraId="67A62048" w14:textId="22624BD4" w:rsidR="007041DC" w:rsidDel="000A09AB" w:rsidRDefault="00001E92" w:rsidP="00F67835">
      <w:pPr>
        <w:pStyle w:val="ReqText"/>
        <w:numPr>
          <w:ilvl w:val="0"/>
          <w:numId w:val="121"/>
        </w:numPr>
        <w:jc w:val="both"/>
        <w:rPr>
          <w:ins w:id="6701" w:author="MAILIER Maxime" w:date="2024-08-30T12:15:00Z"/>
          <w:del w:id="6702" w:author="TRIANO José" w:date="2024-09-19T16:21:00Z"/>
        </w:rPr>
      </w:pPr>
      <w:ins w:id="6703" w:author="MAILIER Maxime" w:date="2024-08-30T11:02:00Z">
        <w:del w:id="6704" w:author="TRIANO José" w:date="2024-09-19T16:21:00Z">
          <w:r w:rsidDel="000A09AB">
            <w:delText>Vérifier</w:delText>
          </w:r>
          <w:r w:rsidR="00BD33DA" w:rsidDel="000A09AB">
            <w:delText xml:space="preserve"> </w:delText>
          </w:r>
        </w:del>
      </w:ins>
      <w:ins w:id="6705" w:author="MAILIER Maxime" w:date="2024-08-30T12:22:00Z">
        <w:del w:id="6706" w:author="TRIANO José" w:date="2024-09-19T16:21:00Z">
          <w:r w:rsidR="002A5006" w:rsidDel="000A09AB">
            <w:delText>si le</w:delText>
          </w:r>
        </w:del>
      </w:ins>
      <w:ins w:id="6707" w:author="MAILIER Maxime" w:date="2024-08-30T11:02:00Z">
        <w:del w:id="6708" w:author="TRIANO José" w:date="2024-09-19T16:21:00Z">
          <w:r w:rsidR="00BD33DA" w:rsidDel="000A09AB">
            <w:delText xml:space="preserve"> </w:delText>
          </w:r>
        </w:del>
        <w:del w:id="6709" w:author="TRIANO José" w:date="2024-09-19T16:19:00Z">
          <w:r w:rsidR="00BD33DA" w:rsidDel="00372B5F">
            <w:delText>mouvement</w:delText>
          </w:r>
        </w:del>
        <w:del w:id="6710" w:author="TRIANO José" w:date="2024-09-19T16:21:00Z">
          <w:r w:rsidR="00BD33DA" w:rsidDel="000A09AB">
            <w:delText xml:space="preserve"> identifié</w:delText>
          </w:r>
        </w:del>
      </w:ins>
      <w:ins w:id="6711" w:author="MAILIER Maxime" w:date="2024-08-30T12:15:00Z">
        <w:del w:id="6712" w:author="TRIANO José" w:date="2024-09-19T16:21:00Z">
          <w:r w:rsidR="007041DC" w:rsidDel="000A09AB">
            <w:delText> </w:delText>
          </w:r>
        </w:del>
      </w:ins>
      <w:ins w:id="6713" w:author="MAILIER Maxime" w:date="2024-08-30T12:22:00Z">
        <w:del w:id="6714" w:author="TRIANO José" w:date="2024-09-19T16:21:00Z">
          <w:r w:rsidR="002A5006" w:rsidDel="000A09AB">
            <w:delText xml:space="preserve">est compatible avec les </w:delText>
          </w:r>
        </w:del>
        <w:del w:id="6715" w:author="TRIANO José" w:date="2024-09-19T16:19:00Z">
          <w:r w:rsidR="002A5006" w:rsidDel="00372B5F">
            <w:delText>mouvement</w:delText>
          </w:r>
        </w:del>
        <w:del w:id="6716" w:author="TRIANO José" w:date="2024-09-19T16:21:00Z">
          <w:r w:rsidR="002A5006" w:rsidDel="000A09AB">
            <w:delText>s en cours des autres véhicules de la flotte</w:delText>
          </w:r>
        </w:del>
      </w:ins>
      <w:ins w:id="6717" w:author="MAILIER Maxime" w:date="2024-08-30T12:15:00Z">
        <w:del w:id="6718" w:author="TRIANO José" w:date="2024-09-19T16:21:00Z">
          <w:r w:rsidR="007041DC" w:rsidDel="000A09AB">
            <w:delText>:</w:delText>
          </w:r>
        </w:del>
      </w:ins>
    </w:p>
    <w:p w14:paraId="58A5A2F6" w14:textId="57BC908F" w:rsidR="007041DC" w:rsidDel="000A09AB" w:rsidRDefault="007041DC" w:rsidP="00F67835">
      <w:pPr>
        <w:pStyle w:val="ReqText"/>
        <w:numPr>
          <w:ilvl w:val="0"/>
          <w:numId w:val="121"/>
        </w:numPr>
        <w:jc w:val="both"/>
        <w:rPr>
          <w:ins w:id="6719" w:author="MAILIER Maxime" w:date="2024-08-30T12:16:00Z"/>
          <w:del w:id="6720" w:author="TRIANO José" w:date="2024-09-19T16:21:00Z"/>
        </w:rPr>
      </w:pPr>
      <w:ins w:id="6721" w:author="MAILIER Maxime" w:date="2024-08-30T12:15:00Z">
        <w:del w:id="6722" w:author="TRIANO José" w:date="2024-09-19T16:21:00Z">
          <w:r w:rsidDel="000A09AB">
            <w:delText>En consolidant l</w:delText>
          </w:r>
        </w:del>
      </w:ins>
      <w:ins w:id="6723" w:author="MAILIER Maxime" w:date="2024-08-30T10:55:00Z">
        <w:del w:id="6724" w:author="TRIANO José" w:date="2024-09-19T16:21:00Z">
          <w:r w:rsidR="00001E92" w:rsidDel="000A09AB">
            <w:delText xml:space="preserve">es </w:delText>
          </w:r>
        </w:del>
      </w:ins>
      <w:ins w:id="6725" w:author="MAILIER Maxime" w:date="2024-08-30T12:16:00Z">
        <w:del w:id="6726" w:author="TRIANO José" w:date="2024-09-19T16:21:00Z">
          <w:r w:rsidDel="000A09AB">
            <w:delText>données</w:delText>
          </w:r>
        </w:del>
      </w:ins>
      <w:ins w:id="6727" w:author="MAILIER Maxime" w:date="2024-08-30T10:55:00Z">
        <w:del w:id="6728" w:author="TRIANO José" w:date="2024-09-19T16:21:00Z">
          <w:r w:rsidR="00001E92" w:rsidDel="000A09AB">
            <w:delText xml:space="preserve"> de la « Table des </w:delText>
          </w:r>
        </w:del>
        <w:del w:id="6729" w:author="TRIANO José" w:date="2024-09-19T16:19:00Z">
          <w:r w:rsidR="00001E92" w:rsidDel="00372B5F">
            <w:delText>mouvement</w:delText>
          </w:r>
        </w:del>
        <w:del w:id="6730" w:author="TRIANO José" w:date="2024-09-19T16:21:00Z">
          <w:r w:rsidR="00001E92" w:rsidDel="000A09AB">
            <w:delText xml:space="preserve">s </w:delText>
          </w:r>
        </w:del>
      </w:ins>
      <w:ins w:id="6731" w:author="MAILIER Maxime" w:date="2024-08-30T10:56:00Z">
        <w:del w:id="6732" w:author="TRIANO José" w:date="2024-09-19T16:21:00Z">
          <w:r w:rsidR="00001E92" w:rsidDel="000A09AB">
            <w:delText xml:space="preserve">en cours » et de la « Table des compatibilités de </w:delText>
          </w:r>
        </w:del>
        <w:del w:id="6733" w:author="TRIANO José" w:date="2024-09-19T16:19:00Z">
          <w:r w:rsidR="00001E92" w:rsidDel="00372B5F">
            <w:delText>mouvement</w:delText>
          </w:r>
        </w:del>
        <w:del w:id="6734" w:author="TRIANO José" w:date="2024-09-19T16:21:00Z">
          <w:r w:rsidR="00001E92" w:rsidDel="000A09AB">
            <w:delText>s ».</w:delText>
          </w:r>
        </w:del>
      </w:ins>
    </w:p>
    <w:p w14:paraId="2E62CE9F" w14:textId="52D2083D" w:rsidR="0062354F" w:rsidRPr="00B94201" w:rsidDel="000A09AB" w:rsidRDefault="007041DC" w:rsidP="00F67835">
      <w:pPr>
        <w:pStyle w:val="ReqText"/>
        <w:numPr>
          <w:ilvl w:val="0"/>
          <w:numId w:val="121"/>
        </w:numPr>
        <w:jc w:val="both"/>
        <w:rPr>
          <w:ins w:id="6735" w:author="MAILIER Maxime" w:date="2024-08-30T10:43:00Z"/>
          <w:del w:id="6736" w:author="TRIANO José" w:date="2024-09-19T16:21:00Z"/>
        </w:rPr>
      </w:pPr>
      <w:ins w:id="6737" w:author="MAILIER Maxime" w:date="2024-08-30T12:16:00Z">
        <w:del w:id="6738" w:author="TRIANO José" w:date="2024-09-19T16:21:00Z">
          <w:r w:rsidDel="000A09AB">
            <w:delText>En</w:delText>
          </w:r>
        </w:del>
      </w:ins>
      <w:ins w:id="6739" w:author="MAILIER Maxime" w:date="2024-08-30T10:46:00Z">
        <w:del w:id="6740" w:author="TRIANO José" w:date="2024-09-19T16:21:00Z">
          <w:r w:rsidR="0062354F" w:rsidDel="000A09AB">
            <w:delText xml:space="preserve"> </w:delText>
          </w:r>
        </w:del>
      </w:ins>
      <w:ins w:id="6741" w:author="MAILIER Maxime" w:date="2024-08-30T12:27:00Z">
        <w:del w:id="6742" w:author="TRIANO José" w:date="2024-09-19T16:21:00Z">
          <w:r w:rsidR="00350332" w:rsidDel="000A09AB">
            <w:delText>garantissant</w:delText>
          </w:r>
        </w:del>
      </w:ins>
      <w:ins w:id="6743" w:author="MAILIER Maxime" w:date="2024-08-30T12:22:00Z">
        <w:del w:id="6744" w:author="TRIANO José" w:date="2024-09-19T16:21:00Z">
          <w:r w:rsidR="002A5006" w:rsidDel="000A09AB">
            <w:delText xml:space="preserve"> que</w:delText>
          </w:r>
        </w:del>
      </w:ins>
      <w:ins w:id="6745" w:author="MAILIER Maxime" w:date="2024-08-30T12:23:00Z">
        <w:del w:id="6746" w:author="TRIANO José" w:date="2024-09-19T16:21:00Z">
          <w:r w:rsidR="00350332" w:rsidDel="000A09AB">
            <w:delText xml:space="preserve"> le </w:delText>
          </w:r>
        </w:del>
      </w:ins>
      <w:ins w:id="6747" w:author="MAILIER Maxime" w:date="2024-08-30T12:27:00Z">
        <w:del w:id="6748" w:author="TRIANO José" w:date="2024-09-19T16:21:00Z">
          <w:r w:rsidR="00350332" w:rsidDel="000A09AB">
            <w:delText xml:space="preserve">minimum des deux </w:delText>
          </w:r>
        </w:del>
      </w:ins>
      <w:ins w:id="6749" w:author="MAILIER Maxime" w:date="2024-08-30T12:23:00Z">
        <w:del w:id="6750" w:author="TRIANO José" w:date="2024-09-19T16:21:00Z">
          <w:r w:rsidR="00350332" w:rsidDel="000A09AB">
            <w:delText>nombre</w:delText>
          </w:r>
        </w:del>
      </w:ins>
      <w:ins w:id="6751" w:author="MAILIER Maxime" w:date="2024-08-30T12:27:00Z">
        <w:del w:id="6752" w:author="TRIANO José" w:date="2024-09-19T16:21:00Z">
          <w:r w:rsidR="00350332" w:rsidDel="000A09AB">
            <w:delText>s</w:delText>
          </w:r>
        </w:del>
      </w:ins>
      <w:ins w:id="6753" w:author="MAILIER Maxime" w:date="2024-08-30T12:23:00Z">
        <w:del w:id="6754" w:author="TRIANO José" w:date="2024-09-19T16:21:00Z">
          <w:r w:rsidR="00350332" w:rsidDel="000A09AB">
            <w:delText xml:space="preserve"> de véhicules circulant </w:delText>
          </w:r>
        </w:del>
      </w:ins>
      <w:ins w:id="6755" w:author="MAILIER Maxime" w:date="2024-08-30T12:28:00Z">
        <w:del w:id="6756" w:author="TRIANO José" w:date="2024-09-19T16:21:00Z">
          <w:r w:rsidR="0062790C" w:rsidDel="000A09AB">
            <w:delText xml:space="preserve">sur chacune des </w:delText>
          </w:r>
        </w:del>
      </w:ins>
      <w:ins w:id="6757" w:author="MAILIER Maxime" w:date="2024-08-30T12:29:00Z">
        <w:del w:id="6758" w:author="TRIANO José" w:date="2024-09-19T16:21:00Z">
          <w:r w:rsidR="0062790C" w:rsidDel="000A09AB">
            <w:delText>deux</w:delText>
          </w:r>
        </w:del>
      </w:ins>
      <w:ins w:id="6759" w:author="MAILIER Maxime" w:date="2024-08-30T12:23:00Z">
        <w:del w:id="6760" w:author="TRIANO José" w:date="2024-09-19T16:21:00Z">
          <w:r w:rsidR="00350332" w:rsidDel="000A09AB">
            <w:delText xml:space="preserve"> zone</w:delText>
          </w:r>
        </w:del>
      </w:ins>
      <w:ins w:id="6761" w:author="MAILIER Maxime" w:date="2024-08-30T12:29:00Z">
        <w:del w:id="6762" w:author="TRIANO José" w:date="2024-09-19T16:21:00Z">
          <w:r w:rsidR="0062790C" w:rsidDel="000A09AB">
            <w:delText>s</w:delText>
          </w:r>
        </w:del>
      </w:ins>
      <w:ins w:id="6763" w:author="MAILIER Maxime" w:date="2024-08-30T12:23:00Z">
        <w:del w:id="6764" w:author="TRIANO José" w:date="2024-09-19T16:21:00Z">
          <w:r w:rsidR="00350332" w:rsidDel="000A09AB">
            <w:delText xml:space="preserve"> de voie unique convergeant vers une plateforme de croisement</w:delText>
          </w:r>
        </w:del>
      </w:ins>
      <w:ins w:id="6765" w:author="MAILIER Maxime" w:date="2024-08-30T12:24:00Z">
        <w:del w:id="6766" w:author="TRIANO José" w:date="2024-09-19T16:21:00Z">
          <w:r w:rsidR="00350332" w:rsidDel="000A09AB">
            <w:delText xml:space="preserve"> sera toujours i</w:delText>
          </w:r>
        </w:del>
      </w:ins>
      <w:ins w:id="6767" w:author="MAILIER Maxime" w:date="2024-08-30T12:25:00Z">
        <w:del w:id="6768" w:author="TRIANO José" w:date="2024-09-19T16:21:00Z">
          <w:r w:rsidR="00350332" w:rsidDel="000A09AB">
            <w:delText>nférieur ou égal au nombre de places de croisement de la plateforme de croisement.</w:delText>
          </w:r>
        </w:del>
      </w:ins>
    </w:p>
    <w:p w14:paraId="01D95193" w14:textId="05FC296B" w:rsidR="00001E92" w:rsidRPr="00D831A7" w:rsidDel="000A09AB" w:rsidRDefault="00001E92" w:rsidP="00F67835">
      <w:pPr>
        <w:pStyle w:val="ReqID"/>
        <w:numPr>
          <w:ilvl w:val="0"/>
          <w:numId w:val="121"/>
        </w:numPr>
        <w:rPr>
          <w:ins w:id="6769" w:author="MAILIER Maxime" w:date="2024-08-30T10:57:00Z"/>
          <w:del w:id="6770" w:author="TRIANO José" w:date="2024-09-19T16:21:00Z"/>
          <w:lang w:val="en-US"/>
          <w:rPrChange w:id="6771" w:author="TRIANO José" w:date="2024-09-10T09:10:00Z">
            <w:rPr>
              <w:ins w:id="6772" w:author="MAILIER Maxime" w:date="2024-08-30T10:57:00Z"/>
              <w:del w:id="6773" w:author="TRIANO José" w:date="2024-09-19T16:21:00Z"/>
            </w:rPr>
          </w:rPrChange>
        </w:rPr>
      </w:pPr>
      <w:ins w:id="6774" w:author="MAILIER Maxime" w:date="2024-08-30T10:57:00Z">
        <w:del w:id="6775" w:author="TRIANO José" w:date="2024-09-19T16:21:00Z">
          <w:r w:rsidRPr="00D831A7" w:rsidDel="000A09AB">
            <w:rPr>
              <w:lang w:val="en-US"/>
              <w:rPrChange w:id="6776" w:author="TRIANO José" w:date="2024-09-10T09:10:00Z">
                <w:rPr/>
              </w:rPrChange>
            </w:rPr>
            <w:delText>[Exi_TM_TR_05_01_</w:delText>
          </w:r>
        </w:del>
      </w:ins>
      <w:ins w:id="6777" w:author="MAILIER Maxime" w:date="2024-08-30T17:57:00Z">
        <w:del w:id="6778" w:author="TRIANO José" w:date="2024-09-19T16:21:00Z">
          <w:r w:rsidR="00126593" w:rsidRPr="00D831A7" w:rsidDel="000A09AB">
            <w:rPr>
              <w:lang w:val="en-US"/>
              <w:rPrChange w:id="6779" w:author="TRIANO José" w:date="2024-09-10T09:10:00Z">
                <w:rPr/>
              </w:rPrChange>
            </w:rPr>
            <w:delText>01_</w:delText>
          </w:r>
        </w:del>
      </w:ins>
      <w:ins w:id="6780" w:author="MAILIER Maxime" w:date="2024-08-30T10:57:00Z">
        <w:del w:id="6781" w:author="TRIANO José" w:date="2024-09-19T16:21:00Z">
          <w:r w:rsidRPr="00D831A7" w:rsidDel="000A09AB">
            <w:rPr>
              <w:lang w:val="en-US"/>
              <w:rPrChange w:id="6782" w:author="TRIANO José" w:date="2024-09-10T09:10:00Z">
                <w:rPr/>
              </w:rPrChange>
            </w:rPr>
            <w:delText xml:space="preserve">xxxx-PROCESSING] </w:delText>
          </w:r>
        </w:del>
      </w:ins>
    </w:p>
    <w:p w14:paraId="091B17C6" w14:textId="70C0D739" w:rsidR="00001E92" w:rsidRPr="00B94201" w:rsidDel="000A09AB" w:rsidRDefault="00001E92" w:rsidP="00F67835">
      <w:pPr>
        <w:pStyle w:val="ReqText"/>
        <w:numPr>
          <w:ilvl w:val="0"/>
          <w:numId w:val="121"/>
        </w:numPr>
        <w:jc w:val="both"/>
        <w:rPr>
          <w:ins w:id="6783" w:author="MAILIER Maxime" w:date="2024-08-30T10:57:00Z"/>
          <w:del w:id="6784" w:author="TRIANO José" w:date="2024-09-19T16:21:00Z"/>
        </w:rPr>
      </w:pPr>
      <w:ins w:id="6785" w:author="MAILIER Maxime" w:date="2024-08-30T10:57:00Z">
        <w:del w:id="6786" w:author="TRIANO José" w:date="2024-09-19T16:21:00Z">
          <w:r w:rsidDel="000A09AB">
            <w:delText>Lorsqu</w:delText>
          </w:r>
        </w:del>
      </w:ins>
      <w:ins w:id="6787" w:author="MAILIER Maxime" w:date="2024-08-30T11:03:00Z">
        <w:del w:id="6788" w:author="TRIANO José" w:date="2024-09-19T16:21:00Z">
          <w:r w:rsidR="00BD33DA" w:rsidDel="000A09AB">
            <w:delText xml:space="preserve">e la faisabilité du prochain </w:delText>
          </w:r>
        </w:del>
        <w:del w:id="6789" w:author="TRIANO José" w:date="2024-09-19T16:19:00Z">
          <w:r w:rsidR="00BD33DA" w:rsidDel="00372B5F">
            <w:delText>mouvement</w:delText>
          </w:r>
        </w:del>
        <w:del w:id="6790" w:author="TRIANO José" w:date="2024-09-19T16:21:00Z">
          <w:r w:rsidR="00BD33DA" w:rsidDel="000A09AB">
            <w:delText xml:space="preserve"> à commander pour </w:delText>
          </w:r>
        </w:del>
      </w:ins>
      <w:ins w:id="6791" w:author="MAILIER Maxime" w:date="2024-08-30T10:57:00Z">
        <w:del w:id="6792" w:author="TRIANO José" w:date="2024-09-19T16:21:00Z">
          <w:r w:rsidDel="000A09AB">
            <w:delText xml:space="preserve">un véhicule associé à une course </w:delText>
          </w:r>
        </w:del>
      </w:ins>
      <w:ins w:id="6793" w:author="MAILIER Maxime" w:date="2024-08-30T15:45:00Z">
        <w:del w:id="6794" w:author="TRIANO José" w:date="2024-09-19T16:21:00Z">
          <w:r w:rsidR="00C40F7F" w:rsidDel="000A09AB">
            <w:delText>dans</w:delText>
          </w:r>
        </w:del>
      </w:ins>
      <w:ins w:id="6795" w:author="MAILIER Maxime" w:date="2024-08-30T15:34:00Z">
        <w:del w:id="6796" w:author="TRIANO José" w:date="2024-09-19T16:21:00Z">
          <w:r w:rsidR="00B0722A" w:rsidDel="000A09AB">
            <w:delText xml:space="preserve"> l’état « Confirmée » ou </w:delText>
          </w:r>
        </w:del>
      </w:ins>
      <w:ins w:id="6797" w:author="MAILIER Maxime" w:date="2024-08-30T15:45:00Z">
        <w:del w:id="6798" w:author="TRIANO José" w:date="2024-09-19T16:21:00Z">
          <w:r w:rsidR="00C40F7F" w:rsidDel="000A09AB">
            <w:delText>dans</w:delText>
          </w:r>
        </w:del>
      </w:ins>
      <w:ins w:id="6799" w:author="MAILIER Maxime" w:date="2024-08-30T15:34:00Z">
        <w:del w:id="6800" w:author="TRIANO José" w:date="2024-09-19T16:21:00Z">
          <w:r w:rsidR="00B0722A" w:rsidDel="000A09AB">
            <w:delText xml:space="preserve"> l’état « En cours » </w:delText>
          </w:r>
        </w:del>
      </w:ins>
      <w:ins w:id="6801" w:author="MAILIER Maxime" w:date="2024-08-30T11:03:00Z">
        <w:del w:id="6802" w:author="TRIANO José" w:date="2024-09-19T16:21:00Z">
          <w:r w:rsidR="00BD33DA" w:rsidDel="000A09AB">
            <w:delText xml:space="preserve">est confirmée, le </w:delText>
          </w:r>
        </w:del>
      </w:ins>
      <w:ins w:id="6803" w:author="MAILIER Maxime" w:date="2024-08-30T11:04:00Z">
        <w:del w:id="6804" w:author="TRIANO José" w:date="2024-09-19T16:21:00Z">
          <w:r w:rsidR="00BD33DA" w:rsidDel="000A09AB">
            <w:delText xml:space="preserve">Traffic Mgr doit envoyer la commande de </w:delText>
          </w:r>
        </w:del>
        <w:del w:id="6805" w:author="TRIANO José" w:date="2024-09-19T16:19:00Z">
          <w:r w:rsidR="00BD33DA" w:rsidDel="00372B5F">
            <w:delText>mouvement</w:delText>
          </w:r>
        </w:del>
        <w:del w:id="6806" w:author="TRIANO José" w:date="2024-09-19T16:21:00Z">
          <w:r w:rsidR="00BD33DA" w:rsidDel="000A09AB">
            <w:delText xml:space="preserve"> au véhicule.</w:delText>
          </w:r>
        </w:del>
      </w:ins>
      <w:ins w:id="6807" w:author="MAILIER Maxime" w:date="2024-08-30T10:57:00Z">
        <w:del w:id="6808" w:author="TRIANO José" w:date="2024-09-19T16:21:00Z">
          <w:r w:rsidDel="000A09AB">
            <w:delText xml:space="preserve"> </w:delText>
          </w:r>
        </w:del>
      </w:ins>
    </w:p>
    <w:p w14:paraId="3C5B8C90" w14:textId="1B922C01" w:rsidR="00BD33DA" w:rsidRPr="00D831A7" w:rsidDel="000A09AB" w:rsidRDefault="00BD33DA" w:rsidP="00F67835">
      <w:pPr>
        <w:pStyle w:val="ReqID"/>
        <w:numPr>
          <w:ilvl w:val="0"/>
          <w:numId w:val="121"/>
        </w:numPr>
        <w:rPr>
          <w:ins w:id="6809" w:author="MAILIER Maxime" w:date="2024-08-30T11:04:00Z"/>
          <w:del w:id="6810" w:author="TRIANO José" w:date="2024-09-19T16:21:00Z"/>
          <w:lang w:val="en-US"/>
          <w:rPrChange w:id="6811" w:author="TRIANO José" w:date="2024-09-10T09:10:00Z">
            <w:rPr>
              <w:ins w:id="6812" w:author="MAILIER Maxime" w:date="2024-08-30T11:04:00Z"/>
              <w:del w:id="6813" w:author="TRIANO José" w:date="2024-09-19T16:21:00Z"/>
            </w:rPr>
          </w:rPrChange>
        </w:rPr>
      </w:pPr>
      <w:ins w:id="6814" w:author="MAILIER Maxime" w:date="2024-08-30T11:04:00Z">
        <w:del w:id="6815" w:author="TRIANO José" w:date="2024-09-19T16:21:00Z">
          <w:r w:rsidRPr="00D831A7" w:rsidDel="000A09AB">
            <w:rPr>
              <w:lang w:val="en-US"/>
              <w:rPrChange w:id="6816" w:author="TRIANO José" w:date="2024-09-10T09:10:00Z">
                <w:rPr/>
              </w:rPrChange>
            </w:rPr>
            <w:delText>[Exi_TM_TR_05_01_</w:delText>
          </w:r>
        </w:del>
      </w:ins>
      <w:ins w:id="6817" w:author="MAILIER Maxime" w:date="2024-08-30T17:57:00Z">
        <w:del w:id="6818" w:author="TRIANO José" w:date="2024-09-19T16:21:00Z">
          <w:r w:rsidR="00126593" w:rsidRPr="00D831A7" w:rsidDel="000A09AB">
            <w:rPr>
              <w:lang w:val="en-US"/>
              <w:rPrChange w:id="6819" w:author="TRIANO José" w:date="2024-09-10T09:10:00Z">
                <w:rPr/>
              </w:rPrChange>
            </w:rPr>
            <w:delText>01_</w:delText>
          </w:r>
        </w:del>
      </w:ins>
      <w:ins w:id="6820" w:author="MAILIER Maxime" w:date="2024-08-30T11:04:00Z">
        <w:del w:id="6821" w:author="TRIANO José" w:date="2024-09-19T16:21:00Z">
          <w:r w:rsidRPr="00D831A7" w:rsidDel="000A09AB">
            <w:rPr>
              <w:lang w:val="en-US"/>
              <w:rPrChange w:id="6822" w:author="TRIANO José" w:date="2024-09-10T09:10:00Z">
                <w:rPr/>
              </w:rPrChange>
            </w:rPr>
            <w:delText xml:space="preserve">xxxx-PROCESSING] </w:delText>
          </w:r>
        </w:del>
      </w:ins>
    </w:p>
    <w:p w14:paraId="1F2C51F2" w14:textId="3D6151A5" w:rsidR="00BD33DA" w:rsidDel="000A09AB" w:rsidRDefault="00BD33DA" w:rsidP="00F67835">
      <w:pPr>
        <w:pStyle w:val="ReqText"/>
        <w:numPr>
          <w:ilvl w:val="0"/>
          <w:numId w:val="121"/>
        </w:numPr>
        <w:jc w:val="both"/>
        <w:rPr>
          <w:ins w:id="6823" w:author="MAILIER Maxime" w:date="2024-08-30T11:58:00Z"/>
          <w:del w:id="6824" w:author="TRIANO José" w:date="2024-09-19T16:21:00Z"/>
        </w:rPr>
      </w:pPr>
      <w:ins w:id="6825" w:author="MAILIER Maxime" w:date="2024-08-30T11:04:00Z">
        <w:del w:id="6826" w:author="TRIANO José" w:date="2024-09-19T16:21:00Z">
          <w:r w:rsidDel="000A09AB">
            <w:delText xml:space="preserve">Lorsque la faisabilité du prochain </w:delText>
          </w:r>
        </w:del>
        <w:del w:id="6827" w:author="TRIANO José" w:date="2024-09-19T16:19:00Z">
          <w:r w:rsidDel="00372B5F">
            <w:delText>mouvement</w:delText>
          </w:r>
        </w:del>
        <w:del w:id="6828" w:author="TRIANO José" w:date="2024-09-19T16:21:00Z">
          <w:r w:rsidDel="000A09AB">
            <w:delText xml:space="preserve"> à commander pour un véhicule associé à une course </w:delText>
          </w:r>
        </w:del>
      </w:ins>
      <w:ins w:id="6829" w:author="MAILIER Maxime" w:date="2024-08-30T15:45:00Z">
        <w:del w:id="6830" w:author="TRIANO José" w:date="2024-09-19T16:21:00Z">
          <w:r w:rsidR="00C40F7F" w:rsidDel="000A09AB">
            <w:delText>dans</w:delText>
          </w:r>
        </w:del>
      </w:ins>
      <w:ins w:id="6831" w:author="MAILIER Maxime" w:date="2024-08-30T15:34:00Z">
        <w:del w:id="6832" w:author="TRIANO José" w:date="2024-09-19T16:21:00Z">
          <w:r w:rsidR="00B0722A" w:rsidDel="000A09AB">
            <w:delText xml:space="preserve"> l’état « Confirmée » ou </w:delText>
          </w:r>
        </w:del>
      </w:ins>
      <w:ins w:id="6833" w:author="MAILIER Maxime" w:date="2024-08-30T15:45:00Z">
        <w:del w:id="6834" w:author="TRIANO José" w:date="2024-09-19T16:21:00Z">
          <w:r w:rsidR="00C40F7F" w:rsidDel="000A09AB">
            <w:delText>dans</w:delText>
          </w:r>
        </w:del>
      </w:ins>
      <w:ins w:id="6835" w:author="MAILIER Maxime" w:date="2024-08-30T15:34:00Z">
        <w:del w:id="6836" w:author="TRIANO José" w:date="2024-09-19T16:21:00Z">
          <w:r w:rsidR="00B0722A" w:rsidDel="000A09AB">
            <w:delText xml:space="preserve"> l’état « En cours »</w:delText>
          </w:r>
        </w:del>
      </w:ins>
      <w:ins w:id="6837" w:author="MAILIER Maxime" w:date="2024-08-30T11:04:00Z">
        <w:del w:id="6838" w:author="TRIANO José" w:date="2024-09-19T16:21:00Z">
          <w:r w:rsidDel="000A09AB">
            <w:delText xml:space="preserve"> n’est pas confirmée, le Traffic Mgr doit mettre en attente la commande de </w:delText>
          </w:r>
        </w:del>
        <w:del w:id="6839" w:author="TRIANO José" w:date="2024-09-19T16:19:00Z">
          <w:r w:rsidDel="00372B5F">
            <w:delText>mouvement</w:delText>
          </w:r>
        </w:del>
      </w:ins>
      <w:ins w:id="6840" w:author="MAILIER Maxime" w:date="2024-08-30T11:05:00Z">
        <w:del w:id="6841" w:author="TRIANO José" w:date="2024-09-19T16:21:00Z">
          <w:r w:rsidDel="000A09AB">
            <w:delText>, mémoriser l</w:delText>
          </w:r>
        </w:del>
      </w:ins>
      <w:ins w:id="6842" w:author="MAILIER Maxime" w:date="2024-08-30T11:06:00Z">
        <w:del w:id="6843" w:author="TRIANO José" w:date="2024-09-19T16:21:00Z">
          <w:r w:rsidDel="000A09AB">
            <w:delText>a condition d</w:delText>
          </w:r>
        </w:del>
      </w:ins>
      <w:ins w:id="6844" w:author="MAILIER Maxime" w:date="2024-08-30T11:07:00Z">
        <w:del w:id="6845" w:author="TRIANO José" w:date="2024-09-19T16:21:00Z">
          <w:r w:rsidR="00101392" w:rsidDel="000A09AB">
            <w:delText>’in</w:delText>
          </w:r>
        </w:del>
      </w:ins>
      <w:ins w:id="6846" w:author="MAILIER Maxime" w:date="2024-08-30T11:06:00Z">
        <w:del w:id="6847" w:author="TRIANO José" w:date="2024-09-19T16:21:00Z">
          <w:r w:rsidDel="000A09AB">
            <w:delText>faisabilité</w:delText>
          </w:r>
        </w:del>
      </w:ins>
      <w:ins w:id="6848" w:author="MAILIER Maxime" w:date="2024-08-30T11:04:00Z">
        <w:del w:id="6849" w:author="TRIANO José" w:date="2024-09-19T16:21:00Z">
          <w:r w:rsidDel="000A09AB">
            <w:delText xml:space="preserve"> et </w:delText>
          </w:r>
        </w:del>
      </w:ins>
      <w:ins w:id="6850" w:author="MAILIER Maxime" w:date="2024-08-30T11:05:00Z">
        <w:del w:id="6851" w:author="TRIANO José" w:date="2024-09-19T16:21:00Z">
          <w:r w:rsidDel="000A09AB">
            <w:delText xml:space="preserve">envoyer </w:delText>
          </w:r>
        </w:del>
      </w:ins>
      <w:ins w:id="6852" w:author="MAILIER Maxime" w:date="2024-08-30T11:06:00Z">
        <w:del w:id="6853" w:author="TRIANO José" w:date="2024-09-19T16:21:00Z">
          <w:r w:rsidDel="000A09AB">
            <w:delText xml:space="preserve">la commande de </w:delText>
          </w:r>
        </w:del>
        <w:del w:id="6854" w:author="TRIANO José" w:date="2024-09-19T16:19:00Z">
          <w:r w:rsidDel="00372B5F">
            <w:delText>mouvement</w:delText>
          </w:r>
        </w:del>
        <w:del w:id="6855" w:author="TRIANO José" w:date="2024-09-19T16:21:00Z">
          <w:r w:rsidDel="000A09AB">
            <w:delText xml:space="preserve"> </w:delText>
          </w:r>
        </w:del>
      </w:ins>
      <w:ins w:id="6856" w:author="MAILIER Maxime" w:date="2024-08-30T11:05:00Z">
        <w:del w:id="6857" w:author="TRIANO José" w:date="2024-09-19T16:21:00Z">
          <w:r w:rsidDel="000A09AB">
            <w:delText xml:space="preserve">au véhicule à la disparition de </w:delText>
          </w:r>
        </w:del>
      </w:ins>
      <w:ins w:id="6858" w:author="MAILIER Maxime" w:date="2024-08-30T11:06:00Z">
        <w:del w:id="6859" w:author="TRIANO José" w:date="2024-09-19T16:21:00Z">
          <w:r w:rsidDel="000A09AB">
            <w:delText>la condition d</w:delText>
          </w:r>
        </w:del>
      </w:ins>
      <w:ins w:id="6860" w:author="MAILIER Maxime" w:date="2024-08-30T11:07:00Z">
        <w:del w:id="6861" w:author="TRIANO José" w:date="2024-09-19T16:21:00Z">
          <w:r w:rsidR="00101392" w:rsidDel="000A09AB">
            <w:delText>’in</w:delText>
          </w:r>
        </w:del>
      </w:ins>
      <w:ins w:id="6862" w:author="MAILIER Maxime" w:date="2024-08-30T11:06:00Z">
        <w:del w:id="6863" w:author="TRIANO José" w:date="2024-09-19T16:21:00Z">
          <w:r w:rsidDel="000A09AB">
            <w:delText>faisabilité</w:delText>
          </w:r>
        </w:del>
      </w:ins>
      <w:ins w:id="6864" w:author="MAILIER Maxime" w:date="2024-08-30T11:04:00Z">
        <w:del w:id="6865" w:author="TRIANO José" w:date="2024-09-19T16:21:00Z">
          <w:r w:rsidDel="000A09AB">
            <w:delText>.</w:delText>
          </w:r>
        </w:del>
      </w:ins>
    </w:p>
    <w:p w14:paraId="52A0AA03" w14:textId="5446566A" w:rsidR="00D865DF" w:rsidRPr="00D865DF" w:rsidRDefault="00D865DF" w:rsidP="00F67835">
      <w:pPr>
        <w:pStyle w:val="Titre5"/>
        <w:numPr>
          <w:ilvl w:val="4"/>
          <w:numId w:val="121"/>
        </w:numPr>
        <w:rPr>
          <w:ins w:id="6866" w:author="MAILIER Maxime" w:date="2024-08-30T12:32:00Z"/>
          <w:i w:val="0"/>
          <w:iCs w:val="0"/>
          <w:color w:val="auto"/>
        </w:rPr>
      </w:pPr>
      <w:ins w:id="6867" w:author="MAILIER Maxime" w:date="2024-08-30T12:32:00Z">
        <w:r>
          <w:t>TM_TR_05</w:t>
        </w:r>
        <w:r w:rsidRPr="00241C2D">
          <w:t>_01</w:t>
        </w:r>
        <w:r>
          <w:t>_0</w:t>
        </w:r>
      </w:ins>
      <w:ins w:id="6868" w:author="MAILIER Maxime" w:date="2024-08-30T13:50:00Z">
        <w:r w:rsidR="00F55470">
          <w:t>2</w:t>
        </w:r>
      </w:ins>
      <w:ins w:id="6869" w:author="MAILIER Maxime" w:date="2024-08-30T12:32:00Z">
        <w:r w:rsidRPr="00241C2D">
          <w:t xml:space="preserve"> : </w:t>
        </w:r>
        <w:r>
          <w:t xml:space="preserve">Envoi des </w:t>
        </w:r>
        <w:del w:id="6870" w:author="TRIANO José" w:date="2024-09-19T16:19:00Z">
          <w:r w:rsidDel="00372B5F">
            <w:delText>mouvement</w:delText>
          </w:r>
        </w:del>
      </w:ins>
      <w:ins w:id="6871" w:author="TRIANO José" w:date="2024-09-19T16:19:00Z">
        <w:r w:rsidR="00372B5F">
          <w:t>mission</w:t>
        </w:r>
      </w:ins>
      <w:ins w:id="6872" w:author="MAILIER Maxime" w:date="2024-08-30T12:32:00Z">
        <w:r>
          <w:t>s par l’utilisateur</w:t>
        </w:r>
      </w:ins>
    </w:p>
    <w:tbl>
      <w:tblPr>
        <w:tblStyle w:val="Grilledutableau"/>
        <w:tblW w:w="0" w:type="auto"/>
        <w:tblLook w:val="04A0" w:firstRow="1" w:lastRow="0" w:firstColumn="1" w:lastColumn="0" w:noHBand="0" w:noVBand="1"/>
      </w:tblPr>
      <w:tblGrid>
        <w:gridCol w:w="1842"/>
        <w:gridCol w:w="7446"/>
      </w:tblGrid>
      <w:tr w:rsidR="00530211" w14:paraId="119F0F07" w14:textId="77777777" w:rsidTr="001F040F">
        <w:trPr>
          <w:ins w:id="6873" w:author="TRIANO José" w:date="2024-09-19T08:12:00Z"/>
        </w:trPr>
        <w:tc>
          <w:tcPr>
            <w:tcW w:w="1842" w:type="dxa"/>
          </w:tcPr>
          <w:p w14:paraId="2F2ABA11" w14:textId="77777777" w:rsidR="00530211" w:rsidRDefault="00530211" w:rsidP="001F040F">
            <w:pPr>
              <w:rPr>
                <w:ins w:id="6874" w:author="TRIANO José" w:date="2024-09-19T08:12:00Z"/>
              </w:rPr>
            </w:pPr>
            <w:ins w:id="6875" w:author="TRIANO José" w:date="2024-09-19T08:12:00Z">
              <w:r>
                <w:t>Résultat attendu</w:t>
              </w:r>
            </w:ins>
          </w:p>
        </w:tc>
        <w:tc>
          <w:tcPr>
            <w:tcW w:w="7446" w:type="dxa"/>
          </w:tcPr>
          <w:p w14:paraId="1530F120" w14:textId="445D0F3C" w:rsidR="00530211" w:rsidRDefault="00530211" w:rsidP="00530211">
            <w:pPr>
              <w:pStyle w:val="ReqText"/>
              <w:jc w:val="both"/>
              <w:rPr>
                <w:ins w:id="6876" w:author="TRIANO José" w:date="2024-09-19T08:12:00Z"/>
              </w:rPr>
            </w:pPr>
            <w:ins w:id="6877" w:author="MAILIER Maxime" w:date="2024-08-30T12:29:00Z">
              <w:r w:rsidRPr="00530211">
                <w:rPr>
                  <w:i w:val="0"/>
                  <w:iCs w:val="0"/>
                  <w:color w:val="auto"/>
                </w:rPr>
                <w:t>Le Traffic Mgr doit permettre à un utilisat</w:t>
              </w:r>
            </w:ins>
            <w:ins w:id="6878" w:author="MAILIER Maxime" w:date="2024-08-30T12:30:00Z">
              <w:r w:rsidRPr="00530211">
                <w:rPr>
                  <w:i w:val="0"/>
                  <w:iCs w:val="0"/>
                  <w:color w:val="auto"/>
                </w:rPr>
                <w:t>eu</w:t>
              </w:r>
            </w:ins>
            <w:ins w:id="6879" w:author="MAILIER Maxime" w:date="2024-08-30T12:29:00Z">
              <w:r w:rsidRPr="00530211">
                <w:rPr>
                  <w:i w:val="0"/>
                  <w:iCs w:val="0"/>
                  <w:color w:val="auto"/>
                </w:rPr>
                <w:t xml:space="preserve">r de commander le </w:t>
              </w:r>
            </w:ins>
            <w:ins w:id="6880" w:author="MAILIER Maxime" w:date="2024-08-30T12:30:00Z">
              <w:r w:rsidRPr="00530211">
                <w:rPr>
                  <w:i w:val="0"/>
                  <w:iCs w:val="0"/>
                  <w:color w:val="auto"/>
                </w:rPr>
                <w:t xml:space="preserve">prochain </w:t>
              </w:r>
              <w:del w:id="6881" w:author="TRIANO José" w:date="2024-09-19T16:19:00Z">
                <w:r w:rsidRPr="00530211" w:rsidDel="00372B5F">
                  <w:rPr>
                    <w:i w:val="0"/>
                    <w:iCs w:val="0"/>
                    <w:color w:val="auto"/>
                  </w:rPr>
                  <w:delText>mouvement</w:delText>
                </w:r>
              </w:del>
            </w:ins>
            <w:ins w:id="6882" w:author="TRIANO José" w:date="2024-09-19T16:19:00Z">
              <w:r w:rsidRPr="00530211">
                <w:rPr>
                  <w:i w:val="0"/>
                  <w:iCs w:val="0"/>
                  <w:color w:val="auto"/>
                </w:rPr>
                <w:t>mission</w:t>
              </w:r>
            </w:ins>
            <w:ins w:id="6883" w:author="MAILIER Maxime" w:date="2024-08-30T12:30:00Z">
              <w:r w:rsidRPr="00530211">
                <w:rPr>
                  <w:i w:val="0"/>
                  <w:iCs w:val="0"/>
                  <w:color w:val="auto"/>
                </w:rPr>
                <w:t xml:space="preserve"> d’un véhicule.</w:t>
              </w:r>
            </w:ins>
          </w:p>
        </w:tc>
      </w:tr>
      <w:tr w:rsidR="00530211" w14:paraId="21CB0005" w14:textId="77777777" w:rsidTr="001F040F">
        <w:trPr>
          <w:ins w:id="6884" w:author="TRIANO José" w:date="2024-09-19T08:12:00Z"/>
        </w:trPr>
        <w:tc>
          <w:tcPr>
            <w:tcW w:w="1842" w:type="dxa"/>
          </w:tcPr>
          <w:p w14:paraId="1E102E13" w14:textId="77777777" w:rsidR="00530211" w:rsidRDefault="00530211" w:rsidP="001F040F">
            <w:pPr>
              <w:rPr>
                <w:ins w:id="6885" w:author="TRIANO José" w:date="2024-09-19T08:12:00Z"/>
              </w:rPr>
            </w:pPr>
            <w:r>
              <w:t xml:space="preserve">Paramètres </w:t>
            </w:r>
          </w:p>
        </w:tc>
        <w:tc>
          <w:tcPr>
            <w:tcW w:w="7446" w:type="dxa"/>
          </w:tcPr>
          <w:p w14:paraId="6DC46105" w14:textId="77777777" w:rsidR="00530211" w:rsidRPr="003D256D" w:rsidRDefault="00530211" w:rsidP="001F040F">
            <w:pPr>
              <w:pStyle w:val="ReqText"/>
              <w:jc w:val="both"/>
              <w:rPr>
                <w:ins w:id="6886" w:author="TRIANO José" w:date="2024-09-19T08:12:00Z"/>
              </w:rPr>
            </w:pPr>
          </w:p>
        </w:tc>
      </w:tr>
    </w:tbl>
    <w:p w14:paraId="55D87570" w14:textId="77777777" w:rsidR="00530211" w:rsidRDefault="00530211" w:rsidP="00C82597">
      <w:pPr>
        <w:pStyle w:val="ReqText"/>
        <w:jc w:val="both"/>
      </w:pPr>
    </w:p>
    <w:p w14:paraId="20DE52D0" w14:textId="7D324298" w:rsidR="00F55470" w:rsidRPr="00D865DF" w:rsidRDefault="00F55470" w:rsidP="00F67835">
      <w:pPr>
        <w:pStyle w:val="Titre5"/>
        <w:numPr>
          <w:ilvl w:val="4"/>
          <w:numId w:val="121"/>
        </w:numPr>
        <w:rPr>
          <w:ins w:id="6887" w:author="MAILIER Maxime" w:date="2024-08-30T13:50:00Z"/>
          <w:i w:val="0"/>
          <w:iCs w:val="0"/>
          <w:color w:val="auto"/>
        </w:rPr>
      </w:pPr>
      <w:ins w:id="6888" w:author="MAILIER Maxime" w:date="2024-08-30T13:50:00Z">
        <w:r>
          <w:t>TM_TR_05</w:t>
        </w:r>
        <w:r w:rsidRPr="00241C2D">
          <w:t>_01</w:t>
        </w:r>
        <w:r>
          <w:t>_0</w:t>
        </w:r>
      </w:ins>
      <w:ins w:id="6889" w:author="MAILIER Maxime" w:date="2024-08-30T13:51:00Z">
        <w:r>
          <w:t>3</w:t>
        </w:r>
      </w:ins>
      <w:ins w:id="6890" w:author="MAILIER Maxime" w:date="2024-08-30T13:50:00Z">
        <w:r w:rsidRPr="00241C2D">
          <w:t xml:space="preserve"> : </w:t>
        </w:r>
      </w:ins>
      <w:ins w:id="6891" w:author="MAILIER Maxime" w:date="2024-08-30T13:51:00Z">
        <w:r>
          <w:t>Afficher les données liées au</w:t>
        </w:r>
      </w:ins>
      <w:ins w:id="6892" w:author="MAILIER Maxime" w:date="2024-08-30T13:53:00Z">
        <w:r>
          <w:t>x</w:t>
        </w:r>
      </w:ins>
      <w:ins w:id="6893" w:author="MAILIER Maxime" w:date="2024-08-30T13:51:00Z">
        <w:r>
          <w:t xml:space="preserve"> </w:t>
        </w:r>
        <w:del w:id="6894" w:author="TRIANO José" w:date="2024-09-19T16:19:00Z">
          <w:r w:rsidDel="00372B5F">
            <w:delText>mouvement</w:delText>
          </w:r>
        </w:del>
      </w:ins>
      <w:ins w:id="6895" w:author="TRIANO José" w:date="2024-09-19T16:19:00Z">
        <w:r w:rsidR="00372B5F">
          <w:t>mission</w:t>
        </w:r>
      </w:ins>
      <w:ins w:id="6896" w:author="MAILIER Maxime" w:date="2024-08-30T13:51:00Z">
        <w:r>
          <w:t>s</w:t>
        </w:r>
      </w:ins>
    </w:p>
    <w:p w14:paraId="166D39B9" w14:textId="77777777" w:rsidR="00530211" w:rsidRDefault="00530211" w:rsidP="00C82597">
      <w:pPr>
        <w:pStyle w:val="ReqID"/>
      </w:pPr>
    </w:p>
    <w:tbl>
      <w:tblPr>
        <w:tblStyle w:val="Grilledutableau"/>
        <w:tblW w:w="0" w:type="auto"/>
        <w:tblLook w:val="04A0" w:firstRow="1" w:lastRow="0" w:firstColumn="1" w:lastColumn="0" w:noHBand="0" w:noVBand="1"/>
      </w:tblPr>
      <w:tblGrid>
        <w:gridCol w:w="1842"/>
        <w:gridCol w:w="7446"/>
      </w:tblGrid>
      <w:tr w:rsidR="00530211" w14:paraId="530B9EAB" w14:textId="77777777" w:rsidTr="001F040F">
        <w:trPr>
          <w:ins w:id="6897" w:author="TRIANO José" w:date="2024-09-19T08:12:00Z"/>
        </w:trPr>
        <w:tc>
          <w:tcPr>
            <w:tcW w:w="1842" w:type="dxa"/>
          </w:tcPr>
          <w:p w14:paraId="65534EE8" w14:textId="77777777" w:rsidR="00530211" w:rsidRDefault="00530211" w:rsidP="001F040F">
            <w:pPr>
              <w:rPr>
                <w:ins w:id="6898" w:author="TRIANO José" w:date="2024-09-19T08:12:00Z"/>
              </w:rPr>
            </w:pPr>
            <w:ins w:id="6899" w:author="TRIANO José" w:date="2024-09-19T08:12:00Z">
              <w:r>
                <w:t>Résultat attendu</w:t>
              </w:r>
            </w:ins>
          </w:p>
        </w:tc>
        <w:tc>
          <w:tcPr>
            <w:tcW w:w="7446" w:type="dxa"/>
          </w:tcPr>
          <w:p w14:paraId="1FF606C7" w14:textId="6B6C965F" w:rsidR="00530211" w:rsidRPr="00530211" w:rsidRDefault="00530211" w:rsidP="00530211">
            <w:pPr>
              <w:pStyle w:val="ReqText"/>
              <w:jc w:val="both"/>
              <w:rPr>
                <w:ins w:id="6900" w:author="MAILIER Maxime" w:date="2024-08-30T15:35:00Z"/>
                <w:i w:val="0"/>
                <w:iCs w:val="0"/>
                <w:color w:val="auto"/>
              </w:rPr>
            </w:pPr>
            <w:ins w:id="6901" w:author="MAILIER Maxime" w:date="2024-08-30T15:35:00Z">
              <w:r w:rsidRPr="00530211">
                <w:rPr>
                  <w:i w:val="0"/>
                  <w:iCs w:val="0"/>
                  <w:color w:val="auto"/>
                </w:rPr>
                <w:t xml:space="preserve">Le Traffic Mgr doit permettre l’affichage des données de la « Table des compatibilités de </w:t>
              </w:r>
              <w:del w:id="6902" w:author="TRIANO José" w:date="2024-09-19T16:19:00Z">
                <w:r w:rsidRPr="00530211" w:rsidDel="00372B5F">
                  <w:rPr>
                    <w:i w:val="0"/>
                    <w:iCs w:val="0"/>
                    <w:color w:val="auto"/>
                  </w:rPr>
                  <w:delText>mouvement</w:delText>
                </w:r>
              </w:del>
            </w:ins>
            <w:r w:rsidRPr="00530211">
              <w:rPr>
                <w:i w:val="0"/>
                <w:iCs w:val="0"/>
                <w:color w:val="auto"/>
              </w:rPr>
              <w:t>missions »</w:t>
            </w:r>
            <w:ins w:id="6903" w:author="MAILIER Maxime" w:date="2024-08-30T15:35:00Z">
              <w:r w:rsidRPr="00530211">
                <w:rPr>
                  <w:i w:val="0"/>
                  <w:iCs w:val="0"/>
                  <w:color w:val="auto"/>
                </w:rPr>
                <w:t>.</w:t>
              </w:r>
            </w:ins>
          </w:p>
          <w:p w14:paraId="1AE883D3" w14:textId="77777777" w:rsidR="00530211" w:rsidRPr="00530211" w:rsidRDefault="00530211" w:rsidP="00530211">
            <w:pPr>
              <w:pStyle w:val="ReqText"/>
              <w:jc w:val="both"/>
              <w:rPr>
                <w:i w:val="0"/>
                <w:iCs w:val="0"/>
                <w:color w:val="auto"/>
              </w:rPr>
            </w:pPr>
          </w:p>
          <w:p w14:paraId="7DE21F03" w14:textId="2EE178EA" w:rsidR="00530211" w:rsidRPr="00530211" w:rsidRDefault="00530211" w:rsidP="00530211">
            <w:pPr>
              <w:pStyle w:val="ReqText"/>
              <w:jc w:val="both"/>
              <w:rPr>
                <w:ins w:id="6904" w:author="MAILIER Maxime" w:date="2024-08-30T13:51:00Z"/>
                <w:i w:val="0"/>
                <w:iCs w:val="0"/>
                <w:color w:val="auto"/>
              </w:rPr>
            </w:pPr>
            <w:ins w:id="6905" w:author="MAILIER Maxime" w:date="2024-08-30T13:51:00Z">
              <w:r w:rsidRPr="00530211">
                <w:rPr>
                  <w:i w:val="0"/>
                  <w:iCs w:val="0"/>
                  <w:color w:val="auto"/>
                </w:rPr>
                <w:t xml:space="preserve">Le Traffic Mgr doit permettre l’affichage des données de la « Table des </w:t>
              </w:r>
              <w:del w:id="6906" w:author="TRIANO José" w:date="2024-09-19T16:19:00Z">
                <w:r w:rsidRPr="00530211" w:rsidDel="00372B5F">
                  <w:rPr>
                    <w:i w:val="0"/>
                    <w:iCs w:val="0"/>
                    <w:color w:val="auto"/>
                  </w:rPr>
                  <w:delText>mouvement</w:delText>
                </w:r>
              </w:del>
            </w:ins>
            <w:ins w:id="6907" w:author="TRIANO José" w:date="2024-09-19T16:19:00Z">
              <w:r w:rsidRPr="00530211">
                <w:rPr>
                  <w:i w:val="0"/>
                  <w:iCs w:val="0"/>
                  <w:color w:val="auto"/>
                </w:rPr>
                <w:t>mission</w:t>
              </w:r>
            </w:ins>
            <w:ins w:id="6908" w:author="MAILIER Maxime" w:date="2024-08-30T13:51:00Z">
              <w:r w:rsidRPr="00530211">
                <w:rPr>
                  <w:i w:val="0"/>
                  <w:iCs w:val="0"/>
                  <w:color w:val="auto"/>
                </w:rPr>
                <w:t>s en cours ».</w:t>
              </w:r>
            </w:ins>
          </w:p>
          <w:p w14:paraId="4CBC5C16" w14:textId="77777777" w:rsidR="00530211" w:rsidRPr="00530211" w:rsidRDefault="00530211" w:rsidP="00530211">
            <w:pPr>
              <w:pStyle w:val="ReqText"/>
              <w:jc w:val="both"/>
              <w:rPr>
                <w:i w:val="0"/>
                <w:iCs w:val="0"/>
                <w:color w:val="auto"/>
              </w:rPr>
            </w:pPr>
          </w:p>
          <w:p w14:paraId="48071709" w14:textId="5D9B9A54" w:rsidR="00530211" w:rsidRDefault="00530211" w:rsidP="00530211">
            <w:pPr>
              <w:pStyle w:val="ReqText"/>
              <w:jc w:val="both"/>
              <w:rPr>
                <w:ins w:id="6909" w:author="TRIANO José" w:date="2024-09-19T08:12:00Z"/>
              </w:rPr>
            </w:pPr>
            <w:ins w:id="6910" w:author="MAILIER Maxime" w:date="2024-08-30T13:51:00Z">
              <w:r w:rsidRPr="00530211">
                <w:rPr>
                  <w:i w:val="0"/>
                  <w:iCs w:val="0"/>
                  <w:color w:val="auto"/>
                </w:rPr>
                <w:t xml:space="preserve">Le Traffic Mgr doit permettre </w:t>
              </w:r>
            </w:ins>
            <w:ins w:id="6911" w:author="MAILIER Maxime" w:date="2024-08-30T13:52:00Z">
              <w:r w:rsidRPr="00530211">
                <w:rPr>
                  <w:i w:val="0"/>
                  <w:iCs w:val="0"/>
                  <w:color w:val="auto"/>
                </w:rPr>
                <w:t xml:space="preserve">de distinguer les véhicules </w:t>
              </w:r>
            </w:ins>
            <w:ins w:id="6912" w:author="MAILIER Maxime" w:date="2024-08-30T13:53:00Z">
              <w:r w:rsidRPr="00530211">
                <w:rPr>
                  <w:i w:val="0"/>
                  <w:iCs w:val="0"/>
                  <w:color w:val="auto"/>
                </w:rPr>
                <w:t xml:space="preserve">pour lesquels le </w:t>
              </w:r>
              <w:del w:id="6913" w:author="TRIANO José" w:date="2024-09-19T16:19:00Z">
                <w:r w:rsidRPr="00530211" w:rsidDel="00372B5F">
                  <w:rPr>
                    <w:i w:val="0"/>
                    <w:iCs w:val="0"/>
                    <w:color w:val="auto"/>
                  </w:rPr>
                  <w:delText>mouvement</w:delText>
                </w:r>
              </w:del>
            </w:ins>
            <w:ins w:id="6914" w:author="TRIANO José" w:date="2024-09-19T16:19:00Z">
              <w:r w:rsidRPr="00530211">
                <w:rPr>
                  <w:i w:val="0"/>
                  <w:iCs w:val="0"/>
                  <w:color w:val="auto"/>
                </w:rPr>
                <w:t>mission</w:t>
              </w:r>
            </w:ins>
            <w:ins w:id="6915" w:author="MAILIER Maxime" w:date="2024-08-30T13:53:00Z">
              <w:r w:rsidRPr="00530211">
                <w:rPr>
                  <w:i w:val="0"/>
                  <w:iCs w:val="0"/>
                  <w:color w:val="auto"/>
                </w:rPr>
                <w:t xml:space="preserve"> en cours ne permet p</w:t>
              </w:r>
            </w:ins>
            <w:ins w:id="6916" w:author="MAILIER Maxime" w:date="2024-08-30T13:54:00Z">
              <w:r w:rsidRPr="00530211">
                <w:rPr>
                  <w:i w:val="0"/>
                  <w:iCs w:val="0"/>
                  <w:color w:val="auto"/>
                </w:rPr>
                <w:t>as de rejoindre un hub.</w:t>
              </w:r>
            </w:ins>
          </w:p>
        </w:tc>
      </w:tr>
      <w:tr w:rsidR="00530211" w14:paraId="46621F1C" w14:textId="77777777" w:rsidTr="001F040F">
        <w:trPr>
          <w:ins w:id="6917" w:author="TRIANO José" w:date="2024-09-19T08:12:00Z"/>
        </w:trPr>
        <w:tc>
          <w:tcPr>
            <w:tcW w:w="1842" w:type="dxa"/>
          </w:tcPr>
          <w:p w14:paraId="7FD2DD42" w14:textId="77777777" w:rsidR="00530211" w:rsidRDefault="00530211" w:rsidP="001F040F">
            <w:pPr>
              <w:rPr>
                <w:ins w:id="6918" w:author="TRIANO José" w:date="2024-09-19T08:12:00Z"/>
              </w:rPr>
            </w:pPr>
            <w:r>
              <w:t xml:space="preserve">Paramètres </w:t>
            </w:r>
          </w:p>
        </w:tc>
        <w:tc>
          <w:tcPr>
            <w:tcW w:w="7446" w:type="dxa"/>
          </w:tcPr>
          <w:p w14:paraId="577F36B2" w14:textId="77777777" w:rsidR="00530211" w:rsidRPr="003D256D" w:rsidRDefault="00530211" w:rsidP="001F040F">
            <w:pPr>
              <w:pStyle w:val="ReqText"/>
              <w:jc w:val="both"/>
              <w:rPr>
                <w:ins w:id="6919" w:author="TRIANO José" w:date="2024-09-19T08:12:00Z"/>
              </w:rPr>
            </w:pPr>
          </w:p>
        </w:tc>
      </w:tr>
    </w:tbl>
    <w:p w14:paraId="062922E4" w14:textId="77777777" w:rsidR="00530211" w:rsidRDefault="00530211" w:rsidP="00C82597">
      <w:pPr>
        <w:pStyle w:val="ReqID"/>
      </w:pPr>
    </w:p>
    <w:p w14:paraId="3A89F5E9" w14:textId="6CAA2A72" w:rsidR="004F49BB" w:rsidRDefault="004F49BB" w:rsidP="00F67835">
      <w:pPr>
        <w:pStyle w:val="Titre4"/>
        <w:numPr>
          <w:ilvl w:val="3"/>
          <w:numId w:val="121"/>
        </w:numPr>
        <w:rPr>
          <w:ins w:id="6920" w:author="MAILIER Maxime" w:date="2024-08-30T12:11:00Z"/>
        </w:rPr>
      </w:pPr>
      <w:bookmarkStart w:id="6921" w:name="_Toc196744777"/>
      <w:moveToRangeStart w:id="6922" w:author="MAILIER Maxime" w:date="2024-08-30T12:11:00Z" w:name="move175912307"/>
      <w:moveTo w:id="6923" w:author="MAILIER Maxime" w:date="2024-08-30T12:11:00Z">
        <w:r>
          <w:t>TM_TR_05</w:t>
        </w:r>
        <w:r w:rsidRPr="00241C2D">
          <w:t>_0</w:t>
        </w:r>
        <w:del w:id="6924" w:author="MAILIER Maxime" w:date="2024-08-30T12:11:00Z">
          <w:r w:rsidDel="004F49BB">
            <w:delText>3</w:delText>
          </w:r>
        </w:del>
      </w:moveTo>
      <w:ins w:id="6925" w:author="MAILIER Maxime" w:date="2024-08-30T12:11:00Z">
        <w:r>
          <w:t>2</w:t>
        </w:r>
      </w:ins>
      <w:moveTo w:id="6926" w:author="MAILIER Maxime" w:date="2024-08-30T12:11:00Z">
        <w:r w:rsidRPr="00241C2D">
          <w:t xml:space="preserve"> : </w:t>
        </w:r>
        <w:r>
          <w:t>Prioriser les passages à un</w:t>
        </w:r>
      </w:moveTo>
      <w:ins w:id="6927" w:author="MAILIER Maxime" w:date="2024-08-30T13:56:00Z">
        <w:r w:rsidR="00F55470">
          <w:t>e plateforme</w:t>
        </w:r>
      </w:ins>
      <w:moveTo w:id="6928" w:author="MAILIER Maxime" w:date="2024-08-30T12:11:00Z">
        <w:del w:id="6929" w:author="MAILIER Maxime" w:date="2024-08-30T13:56:00Z">
          <w:r w:rsidDel="00F55470">
            <w:delText xml:space="preserve"> point</w:delText>
          </w:r>
        </w:del>
        <w:r>
          <w:t xml:space="preserve"> de croisement</w:t>
        </w:r>
      </w:moveTo>
      <w:bookmarkEnd w:id="6921"/>
    </w:p>
    <w:p w14:paraId="39E79758" w14:textId="0DD5FA03" w:rsidR="004F49BB" w:rsidRPr="00F55470" w:rsidRDefault="00F55470" w:rsidP="00C82597">
      <w:pPr>
        <w:jc w:val="both"/>
        <w:rPr>
          <w:ins w:id="6930" w:author="MAILIER Maxime" w:date="2024-08-30T12:11:00Z"/>
        </w:rPr>
      </w:pPr>
      <w:ins w:id="6931" w:author="MAILIER Maxime" w:date="2024-08-30T13:57:00Z">
        <w:r>
          <w:t xml:space="preserve">Voir </w:t>
        </w:r>
        <w:r w:rsidRPr="001B6625">
          <w:rPr>
            <w:b/>
            <w:bCs/>
            <w:i/>
            <w:iCs/>
          </w:rPr>
          <w:t xml:space="preserve">TM_TR_07_03 : </w:t>
        </w:r>
        <w:r>
          <w:rPr>
            <w:b/>
            <w:bCs/>
            <w:i/>
            <w:iCs/>
          </w:rPr>
          <w:t xml:space="preserve">Aider à la </w:t>
        </w:r>
        <w:r w:rsidRPr="001B6625">
          <w:rPr>
            <w:b/>
            <w:bCs/>
            <w:i/>
            <w:iCs/>
          </w:rPr>
          <w:t>replanification</w:t>
        </w:r>
        <w:r>
          <w:t xml:space="preserve"> pour la </w:t>
        </w:r>
      </w:ins>
      <w:ins w:id="6932" w:author="MAILIER Maxime" w:date="2024-08-30T13:55:00Z">
        <w:r w:rsidRPr="00F55470">
          <w:t xml:space="preserve">priorisation </w:t>
        </w:r>
      </w:ins>
      <w:ins w:id="6933" w:author="MAILIER Maxime" w:date="2024-08-30T13:56:00Z">
        <w:r w:rsidRPr="00F55470">
          <w:t>des passages</w:t>
        </w:r>
      </w:ins>
      <w:ins w:id="6934" w:author="MAILIER Maxime" w:date="2024-08-30T13:55:00Z">
        <w:r w:rsidRPr="00F55470">
          <w:t xml:space="preserve"> des </w:t>
        </w:r>
      </w:ins>
      <w:ins w:id="6935" w:author="MAILIER Maxime" w:date="2024-08-30T13:56:00Z">
        <w:r w:rsidRPr="00F55470">
          <w:t>véhicules</w:t>
        </w:r>
      </w:ins>
      <w:ins w:id="6936" w:author="MAILIER Maxime" w:date="2024-08-30T13:55:00Z">
        <w:r w:rsidRPr="00F55470">
          <w:t xml:space="preserve"> </w:t>
        </w:r>
      </w:ins>
      <w:ins w:id="6937" w:author="MAILIER Maxime" w:date="2024-08-30T13:56:00Z">
        <w:r w:rsidRPr="00F55470">
          <w:t>à un</w:t>
        </w:r>
      </w:ins>
      <w:ins w:id="6938" w:author="MAILIER Maxime" w:date="2024-08-30T13:57:00Z">
        <w:r>
          <w:t xml:space="preserve">e </w:t>
        </w:r>
      </w:ins>
      <w:ins w:id="6939" w:author="MAILIER Maxime" w:date="2024-08-30T13:56:00Z">
        <w:r w:rsidRPr="00F55470">
          <w:t>plateforme de croisement.</w:t>
        </w:r>
      </w:ins>
    </w:p>
    <w:p w14:paraId="63A2A2A3" w14:textId="1B05443B" w:rsidR="004F49BB" w:rsidRPr="004F49BB" w:rsidDel="004F49BB" w:rsidRDefault="004F49BB" w:rsidP="00F67835">
      <w:pPr>
        <w:numPr>
          <w:ilvl w:val="0"/>
          <w:numId w:val="121"/>
        </w:numPr>
        <w:jc w:val="both"/>
        <w:rPr>
          <w:del w:id="6940" w:author="MAILIER Maxime" w:date="2024-08-30T12:11:00Z"/>
          <w:moveTo w:id="6941" w:author="MAILIER Maxime" w:date="2024-08-30T12:11:00Z"/>
        </w:rPr>
      </w:pPr>
      <w:bookmarkStart w:id="6942" w:name="_Toc175927987"/>
      <w:bookmarkStart w:id="6943" w:name="_Toc175930288"/>
      <w:bookmarkStart w:id="6944" w:name="_Toc177652514"/>
      <w:bookmarkStart w:id="6945" w:name="_Toc177656134"/>
      <w:bookmarkStart w:id="6946" w:name="_Toc178859915"/>
      <w:bookmarkStart w:id="6947" w:name="_Toc178860123"/>
      <w:bookmarkStart w:id="6948" w:name="_Toc185856683"/>
      <w:bookmarkStart w:id="6949" w:name="_Toc185861575"/>
      <w:bookmarkStart w:id="6950" w:name="_Toc185862508"/>
      <w:bookmarkStart w:id="6951" w:name="_Toc185862716"/>
      <w:bookmarkStart w:id="6952" w:name="_Toc185863722"/>
      <w:bookmarkStart w:id="6953" w:name="_Toc185863934"/>
      <w:bookmarkStart w:id="6954" w:name="_Toc185864146"/>
      <w:bookmarkStart w:id="6955" w:name="_Toc185864985"/>
      <w:bookmarkStart w:id="6956" w:name="_Toc185865178"/>
      <w:bookmarkStart w:id="6957" w:name="_Toc185867308"/>
      <w:bookmarkStart w:id="6958" w:name="_Toc185867500"/>
      <w:bookmarkStart w:id="6959" w:name="_Toc185867733"/>
      <w:bookmarkStart w:id="6960" w:name="_Toc185867926"/>
      <w:bookmarkStart w:id="6961" w:name="_Toc185868119"/>
      <w:bookmarkStart w:id="6962" w:name="_Toc185868311"/>
      <w:bookmarkStart w:id="6963" w:name="_Toc185868504"/>
      <w:bookmarkStart w:id="6964" w:name="_Toc185869089"/>
      <w:bookmarkStart w:id="6965" w:name="_Toc185920890"/>
      <w:bookmarkStart w:id="6966" w:name="_Toc185921081"/>
      <w:bookmarkStart w:id="6967" w:name="_Toc185921365"/>
      <w:bookmarkStart w:id="6968" w:name="_Toc196744585"/>
      <w:bookmarkStart w:id="6969" w:name="_Toc196744778"/>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p>
    <w:moveToRangeEnd w:id="6922"/>
    <w:p w14:paraId="1B2F0C5E" w14:textId="7BB98538" w:rsidR="00271932" w:rsidRPr="00271932" w:rsidDel="00101392" w:rsidRDefault="00CC3972" w:rsidP="00F67835">
      <w:pPr>
        <w:numPr>
          <w:ilvl w:val="0"/>
          <w:numId w:val="121"/>
        </w:numPr>
        <w:jc w:val="both"/>
        <w:rPr>
          <w:del w:id="6970" w:author="MAILIER Maxime" w:date="2024-08-30T11:09:00Z"/>
        </w:rPr>
      </w:pPr>
      <w:del w:id="6971" w:author="MAILIER Maxime" w:date="2024-08-30T11:09:00Z">
        <w:r w:rsidRPr="00CC3972" w:rsidDel="00101392">
          <w:delText>Gérer la prise de décision en amont d’un point de croisement</w:delText>
        </w:r>
        <w:bookmarkStart w:id="6972" w:name="_Toc175927988"/>
        <w:bookmarkStart w:id="6973" w:name="_Toc175930289"/>
        <w:bookmarkStart w:id="6974" w:name="_Toc177652515"/>
        <w:bookmarkStart w:id="6975" w:name="_Toc177656135"/>
        <w:bookmarkStart w:id="6976" w:name="_Toc178859916"/>
        <w:bookmarkStart w:id="6977" w:name="_Toc178860124"/>
        <w:bookmarkStart w:id="6978" w:name="_Toc185856684"/>
        <w:bookmarkStart w:id="6979" w:name="_Toc185861576"/>
        <w:bookmarkStart w:id="6980" w:name="_Toc185862509"/>
        <w:bookmarkStart w:id="6981" w:name="_Toc185862717"/>
        <w:bookmarkStart w:id="6982" w:name="_Toc185863723"/>
        <w:bookmarkStart w:id="6983" w:name="_Toc185863935"/>
        <w:bookmarkStart w:id="6984" w:name="_Toc185864147"/>
        <w:bookmarkStart w:id="6985" w:name="_Toc185864986"/>
        <w:bookmarkStart w:id="6986" w:name="_Toc185865179"/>
        <w:bookmarkStart w:id="6987" w:name="_Toc185867309"/>
        <w:bookmarkStart w:id="6988" w:name="_Toc185867501"/>
        <w:bookmarkStart w:id="6989" w:name="_Toc185867734"/>
        <w:bookmarkStart w:id="6990" w:name="_Toc185867927"/>
        <w:bookmarkStart w:id="6991" w:name="_Toc185868120"/>
        <w:bookmarkStart w:id="6992" w:name="_Toc185868312"/>
        <w:bookmarkStart w:id="6993" w:name="_Toc185868505"/>
        <w:bookmarkStart w:id="6994" w:name="_Toc185869090"/>
        <w:bookmarkStart w:id="6995" w:name="_Toc185920891"/>
        <w:bookmarkStart w:id="6996" w:name="_Toc185921082"/>
        <w:bookmarkStart w:id="6997" w:name="_Toc185921366"/>
        <w:bookmarkStart w:id="6998" w:name="_Toc196744586"/>
        <w:bookmarkStart w:id="6999" w:name="_Toc196744779"/>
        <w:bookmarkEnd w:id="6503"/>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del>
    </w:p>
    <w:p w14:paraId="02D2EDE5" w14:textId="7B5FFD08" w:rsidR="00271932" w:rsidRPr="00271932" w:rsidDel="00F55470" w:rsidRDefault="00CC3972" w:rsidP="00F67835">
      <w:pPr>
        <w:numPr>
          <w:ilvl w:val="0"/>
          <w:numId w:val="121"/>
        </w:numPr>
        <w:jc w:val="both"/>
        <w:rPr>
          <w:del w:id="7000" w:author="MAILIER Maxime" w:date="2024-08-30T13:55:00Z"/>
        </w:rPr>
      </w:pPr>
      <w:bookmarkStart w:id="7001" w:name="_Toc174367366"/>
      <w:del w:id="7002" w:author="MAILIER Maxime" w:date="2024-08-30T13:55:00Z">
        <w:r w:rsidDel="00F55470">
          <w:delText>TM_TR_05</w:delText>
        </w:r>
        <w:r w:rsidRPr="00241C2D" w:rsidDel="00F55470">
          <w:delText>_0</w:delText>
        </w:r>
      </w:del>
      <w:del w:id="7003" w:author="MAILIER Maxime" w:date="2024-08-30T12:11:00Z">
        <w:r w:rsidDel="004F49BB">
          <w:delText>2</w:delText>
        </w:r>
      </w:del>
      <w:del w:id="7004" w:author="MAILIER Maxime" w:date="2024-08-30T13:55:00Z">
        <w:r w:rsidRPr="00241C2D" w:rsidDel="00F55470">
          <w:delText xml:space="preserve"> : </w:delText>
        </w:r>
        <w:r w:rsidDel="00F55470">
          <w:delText>Eviter le blocage de la ligne</w:delText>
        </w:r>
        <w:bookmarkStart w:id="7005" w:name="_Toc175927989"/>
        <w:bookmarkStart w:id="7006" w:name="_Toc175930290"/>
        <w:bookmarkStart w:id="7007" w:name="_Toc177652516"/>
        <w:bookmarkStart w:id="7008" w:name="_Toc177656136"/>
        <w:bookmarkStart w:id="7009" w:name="_Toc178859917"/>
        <w:bookmarkStart w:id="7010" w:name="_Toc178860125"/>
        <w:bookmarkStart w:id="7011" w:name="_Toc185856685"/>
        <w:bookmarkStart w:id="7012" w:name="_Toc185861577"/>
        <w:bookmarkStart w:id="7013" w:name="_Toc185862510"/>
        <w:bookmarkStart w:id="7014" w:name="_Toc185862718"/>
        <w:bookmarkStart w:id="7015" w:name="_Toc185863724"/>
        <w:bookmarkStart w:id="7016" w:name="_Toc185863936"/>
        <w:bookmarkStart w:id="7017" w:name="_Toc185864148"/>
        <w:bookmarkStart w:id="7018" w:name="_Toc185864987"/>
        <w:bookmarkStart w:id="7019" w:name="_Toc185865180"/>
        <w:bookmarkStart w:id="7020" w:name="_Toc185867310"/>
        <w:bookmarkStart w:id="7021" w:name="_Toc185867502"/>
        <w:bookmarkStart w:id="7022" w:name="_Toc185867735"/>
        <w:bookmarkStart w:id="7023" w:name="_Toc185867928"/>
        <w:bookmarkStart w:id="7024" w:name="_Toc185868121"/>
        <w:bookmarkStart w:id="7025" w:name="_Toc185868313"/>
        <w:bookmarkStart w:id="7026" w:name="_Toc185868506"/>
        <w:bookmarkStart w:id="7027" w:name="_Toc185869091"/>
        <w:bookmarkStart w:id="7028" w:name="_Toc185920892"/>
        <w:bookmarkStart w:id="7029" w:name="_Toc185921083"/>
        <w:bookmarkStart w:id="7030" w:name="_Toc185921367"/>
        <w:bookmarkStart w:id="7031" w:name="_Toc196744587"/>
        <w:bookmarkStart w:id="7032" w:name="_Toc196744780"/>
        <w:bookmarkEnd w:id="7001"/>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del>
    </w:p>
    <w:p w14:paraId="47E4028D" w14:textId="138EDA2D" w:rsidR="00CC3972" w:rsidDel="004F49BB" w:rsidRDefault="00CC3972" w:rsidP="00F67835">
      <w:pPr>
        <w:pStyle w:val="Titre4"/>
        <w:numPr>
          <w:ilvl w:val="3"/>
          <w:numId w:val="121"/>
        </w:numPr>
        <w:rPr>
          <w:moveFrom w:id="7033" w:author="MAILIER Maxime" w:date="2024-08-30T12:11:00Z"/>
        </w:rPr>
      </w:pPr>
      <w:bookmarkStart w:id="7034" w:name="_Toc174367367"/>
      <w:bookmarkStart w:id="7035" w:name="_Toc175930197"/>
      <w:moveFromRangeStart w:id="7036" w:author="MAILIER Maxime" w:date="2024-08-30T12:11:00Z" w:name="move175912307"/>
      <w:moveFrom w:id="7037" w:author="MAILIER Maxime" w:date="2024-08-30T12:11:00Z">
        <w:r w:rsidDel="004F49BB">
          <w:t>TM_TR_05</w:t>
        </w:r>
        <w:r w:rsidRPr="00241C2D" w:rsidDel="004F49BB">
          <w:t>_0</w:t>
        </w:r>
        <w:r w:rsidDel="004F49BB">
          <w:t>3</w:t>
        </w:r>
        <w:r w:rsidRPr="00241C2D" w:rsidDel="004F49BB">
          <w:t xml:space="preserve"> : </w:t>
        </w:r>
        <w:r w:rsidDel="004F49BB">
          <w:t>Prioriser les passages à un point de croisement</w:t>
        </w:r>
        <w:bookmarkStart w:id="7038" w:name="_Toc175927990"/>
        <w:bookmarkStart w:id="7039" w:name="_Toc175930291"/>
        <w:bookmarkStart w:id="7040" w:name="_Toc177652517"/>
        <w:bookmarkStart w:id="7041" w:name="_Toc177656137"/>
        <w:bookmarkStart w:id="7042" w:name="_Toc178859918"/>
        <w:bookmarkStart w:id="7043" w:name="_Toc178860126"/>
        <w:bookmarkStart w:id="7044" w:name="_Toc185856686"/>
        <w:bookmarkStart w:id="7045" w:name="_Toc185861578"/>
        <w:bookmarkStart w:id="7046" w:name="_Toc185862511"/>
        <w:bookmarkStart w:id="7047" w:name="_Toc185862719"/>
        <w:bookmarkStart w:id="7048" w:name="_Toc185863725"/>
        <w:bookmarkStart w:id="7049" w:name="_Toc185863937"/>
        <w:bookmarkStart w:id="7050" w:name="_Toc185864149"/>
        <w:bookmarkStart w:id="7051" w:name="_Toc185864988"/>
        <w:bookmarkStart w:id="7052" w:name="_Toc185865181"/>
        <w:bookmarkStart w:id="7053" w:name="_Toc185867311"/>
        <w:bookmarkStart w:id="7054" w:name="_Toc185867503"/>
        <w:bookmarkStart w:id="7055" w:name="_Toc185867736"/>
        <w:bookmarkStart w:id="7056" w:name="_Toc185867929"/>
        <w:bookmarkStart w:id="7057" w:name="_Toc185868122"/>
        <w:bookmarkStart w:id="7058" w:name="_Toc185868314"/>
        <w:bookmarkStart w:id="7059" w:name="_Toc185868507"/>
        <w:bookmarkStart w:id="7060" w:name="_Toc185869092"/>
        <w:bookmarkStart w:id="7061" w:name="_Toc185920893"/>
        <w:bookmarkStart w:id="7062" w:name="_Toc185921084"/>
        <w:bookmarkStart w:id="7063" w:name="_Toc185921368"/>
        <w:bookmarkStart w:id="7064" w:name="_Toc196744588"/>
        <w:bookmarkStart w:id="7065" w:name="_Toc196744781"/>
        <w:bookmarkEnd w:id="7034"/>
        <w:bookmarkEnd w:id="7035"/>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moveFrom>
    </w:p>
    <w:p w14:paraId="04C168AB" w14:textId="73E2A614" w:rsidR="008B2EB0" w:rsidRDefault="00295F35" w:rsidP="00F67835">
      <w:pPr>
        <w:pStyle w:val="Titre3"/>
        <w:numPr>
          <w:ilvl w:val="2"/>
          <w:numId w:val="121"/>
        </w:numPr>
        <w:rPr>
          <w:ins w:id="7066" w:author="MAILIER Maxime" w:date="2024-08-29T11:30:00Z"/>
        </w:rPr>
      </w:pPr>
      <w:bookmarkStart w:id="7067" w:name="_Toc174367368"/>
      <w:bookmarkStart w:id="7068" w:name="_Toc196744782"/>
      <w:moveFromRangeEnd w:id="7036"/>
      <w:r>
        <w:t>TM_TR_0</w:t>
      </w:r>
      <w:r w:rsidR="008B2EB0">
        <w:t>6 : Gérer les demandes de réservation</w:t>
      </w:r>
      <w:bookmarkEnd w:id="7067"/>
      <w:bookmarkEnd w:id="7068"/>
    </w:p>
    <w:tbl>
      <w:tblPr>
        <w:tblStyle w:val="Grilledutableau"/>
        <w:tblW w:w="0" w:type="auto"/>
        <w:tblLook w:val="04A0" w:firstRow="1" w:lastRow="0" w:firstColumn="1" w:lastColumn="0" w:noHBand="0" w:noVBand="1"/>
      </w:tblPr>
      <w:tblGrid>
        <w:gridCol w:w="1842"/>
        <w:gridCol w:w="7446"/>
      </w:tblGrid>
      <w:tr w:rsidR="006D17E8" w14:paraId="2FF598BE" w14:textId="77777777" w:rsidTr="001F040F">
        <w:trPr>
          <w:ins w:id="7069" w:author="TRIANO José" w:date="2024-09-19T08:12:00Z"/>
        </w:trPr>
        <w:tc>
          <w:tcPr>
            <w:tcW w:w="1842" w:type="dxa"/>
          </w:tcPr>
          <w:p w14:paraId="70FE41AE" w14:textId="77777777" w:rsidR="006D17E8" w:rsidRDefault="006D17E8" w:rsidP="001F040F">
            <w:pPr>
              <w:rPr>
                <w:ins w:id="7070" w:author="TRIANO José" w:date="2024-09-19T08:12:00Z"/>
              </w:rPr>
            </w:pPr>
            <w:ins w:id="7071" w:author="TRIANO José" w:date="2024-09-19T08:12:00Z">
              <w:r>
                <w:t>Résultat attendu</w:t>
              </w:r>
            </w:ins>
          </w:p>
        </w:tc>
        <w:tc>
          <w:tcPr>
            <w:tcW w:w="7446" w:type="dxa"/>
          </w:tcPr>
          <w:p w14:paraId="6985F939" w14:textId="77777777" w:rsidR="006D17E8" w:rsidRPr="006D17E8" w:rsidRDefault="006D17E8" w:rsidP="006D17E8">
            <w:pPr>
              <w:pStyle w:val="ReqText"/>
              <w:jc w:val="both"/>
              <w:rPr>
                <w:ins w:id="7072" w:author="MAILIER Maxime" w:date="2024-08-29T11:31:00Z"/>
                <w:i w:val="0"/>
                <w:iCs w:val="0"/>
                <w:color w:val="auto"/>
              </w:rPr>
            </w:pPr>
            <w:ins w:id="7073" w:author="MAILIER Maxime" w:date="2024-08-29T11:31:00Z">
              <w:r w:rsidRPr="006D17E8">
                <w:rPr>
                  <w:i w:val="0"/>
                  <w:iCs w:val="0"/>
                  <w:color w:val="auto"/>
                </w:rPr>
                <w:t xml:space="preserve">Le Traffic Mgr doit acquérir du Dispatch Mgr </w:t>
              </w:r>
            </w:ins>
            <w:ins w:id="7074" w:author="MAILIER Maxime" w:date="2024-08-29T11:32:00Z">
              <w:r w:rsidRPr="006D17E8">
                <w:rPr>
                  <w:i w:val="0"/>
                  <w:iCs w:val="0"/>
                  <w:color w:val="auto"/>
                </w:rPr>
                <w:t>l</w:t>
              </w:r>
            </w:ins>
            <w:ins w:id="7075" w:author="MAILIER Maxime" w:date="2024-08-29T11:34:00Z">
              <w:r w:rsidRPr="006D17E8">
                <w:rPr>
                  <w:i w:val="0"/>
                  <w:iCs w:val="0"/>
                  <w:color w:val="auto"/>
                </w:rPr>
                <w:t>es caractéristiqu</w:t>
              </w:r>
            </w:ins>
            <w:ins w:id="7076" w:author="MAILIER Maxime" w:date="2024-08-29T11:35:00Z">
              <w:r w:rsidRPr="006D17E8">
                <w:rPr>
                  <w:i w:val="0"/>
                  <w:iCs w:val="0"/>
                  <w:color w:val="auto"/>
                </w:rPr>
                <w:t xml:space="preserve">es </w:t>
              </w:r>
            </w:ins>
            <w:ins w:id="7077" w:author="MAILIER Maxime" w:date="2024-08-29T11:32:00Z">
              <w:r w:rsidRPr="006D17E8">
                <w:rPr>
                  <w:i w:val="0"/>
                  <w:iCs w:val="0"/>
                  <w:color w:val="auto"/>
                </w:rPr>
                <w:t>d’une demande de réservation</w:t>
              </w:r>
            </w:ins>
            <w:ins w:id="7078" w:author="MAILIER Maxime" w:date="2024-08-29T11:36:00Z">
              <w:r w:rsidRPr="006D17E8">
                <w:rPr>
                  <w:i w:val="0"/>
                  <w:iCs w:val="0"/>
                  <w:color w:val="auto"/>
                </w:rPr>
                <w:t xml:space="preserve"> confirmée</w:t>
              </w:r>
            </w:ins>
            <w:ins w:id="7079" w:author="MAILIER Maxime" w:date="2024-08-29T11:32:00Z">
              <w:r w:rsidRPr="006D17E8">
                <w:rPr>
                  <w:i w:val="0"/>
                  <w:iCs w:val="0"/>
                  <w:color w:val="auto"/>
                </w:rPr>
                <w:t>.</w:t>
              </w:r>
            </w:ins>
          </w:p>
          <w:p w14:paraId="36719826" w14:textId="77777777" w:rsidR="006D17E8" w:rsidRPr="006D17E8" w:rsidRDefault="006D17E8" w:rsidP="006D17E8">
            <w:pPr>
              <w:pStyle w:val="ReqText"/>
              <w:jc w:val="both"/>
              <w:rPr>
                <w:i w:val="0"/>
                <w:iCs w:val="0"/>
                <w:color w:val="auto"/>
              </w:rPr>
            </w:pPr>
          </w:p>
          <w:p w14:paraId="652AA47F" w14:textId="4130C3D4" w:rsidR="006D17E8" w:rsidRDefault="006D17E8" w:rsidP="006D17E8">
            <w:pPr>
              <w:pStyle w:val="ReqText"/>
              <w:jc w:val="both"/>
              <w:rPr>
                <w:ins w:id="7080" w:author="TRIANO José" w:date="2024-09-19T08:12:00Z"/>
              </w:rPr>
            </w:pPr>
            <w:ins w:id="7081" w:author="MAILIER Maxime" w:date="2024-08-29T11:32:00Z">
              <w:r w:rsidRPr="006D17E8">
                <w:rPr>
                  <w:i w:val="0"/>
                  <w:iCs w:val="0"/>
                  <w:color w:val="auto"/>
                </w:rPr>
                <w:t xml:space="preserve">Le Traffic Mgr doit acquérir du Dispatch Mgr </w:t>
              </w:r>
            </w:ins>
            <w:ins w:id="7082" w:author="MAILIER Maxime" w:date="2024-08-29T11:37:00Z">
              <w:r w:rsidRPr="006D17E8">
                <w:rPr>
                  <w:i w:val="0"/>
                  <w:iCs w:val="0"/>
                  <w:color w:val="auto"/>
                </w:rPr>
                <w:t>les caractéristiques d’une réservation annulée</w:t>
              </w:r>
            </w:ins>
            <w:ins w:id="7083" w:author="MAILIER Maxime" w:date="2024-08-29T11:32:00Z">
              <w:r w:rsidRPr="006D17E8">
                <w:rPr>
                  <w:i w:val="0"/>
                  <w:iCs w:val="0"/>
                  <w:color w:val="auto"/>
                </w:rPr>
                <w:t>.</w:t>
              </w:r>
            </w:ins>
          </w:p>
        </w:tc>
      </w:tr>
      <w:tr w:rsidR="006D17E8" w14:paraId="798337A3" w14:textId="77777777" w:rsidTr="001F040F">
        <w:trPr>
          <w:ins w:id="7084" w:author="TRIANO José" w:date="2024-09-19T08:12:00Z"/>
        </w:trPr>
        <w:tc>
          <w:tcPr>
            <w:tcW w:w="1842" w:type="dxa"/>
          </w:tcPr>
          <w:p w14:paraId="7BF18D7B" w14:textId="77777777" w:rsidR="006D17E8" w:rsidRDefault="006D17E8" w:rsidP="001F040F">
            <w:pPr>
              <w:rPr>
                <w:ins w:id="7085" w:author="TRIANO José" w:date="2024-09-19T08:12:00Z"/>
              </w:rPr>
            </w:pPr>
            <w:r>
              <w:t xml:space="preserve">Paramètres </w:t>
            </w:r>
          </w:p>
        </w:tc>
        <w:tc>
          <w:tcPr>
            <w:tcW w:w="7446" w:type="dxa"/>
          </w:tcPr>
          <w:p w14:paraId="7CCDAD6D" w14:textId="77777777" w:rsidR="006D17E8" w:rsidRPr="003D256D" w:rsidRDefault="006D17E8" w:rsidP="001F040F">
            <w:pPr>
              <w:pStyle w:val="ReqText"/>
              <w:jc w:val="both"/>
              <w:rPr>
                <w:ins w:id="7086" w:author="TRIANO José" w:date="2024-09-19T08:12:00Z"/>
              </w:rPr>
            </w:pPr>
          </w:p>
        </w:tc>
      </w:tr>
    </w:tbl>
    <w:p w14:paraId="1B00E0AA" w14:textId="77777777" w:rsidR="00F372CA" w:rsidRDefault="00F372CA" w:rsidP="00C82597">
      <w:pPr>
        <w:pStyle w:val="ReqID"/>
      </w:pPr>
    </w:p>
    <w:p w14:paraId="0AD90E13" w14:textId="65026A40" w:rsidR="008B2EB0" w:rsidRDefault="00295F35" w:rsidP="00F67835">
      <w:pPr>
        <w:pStyle w:val="Titre3"/>
        <w:numPr>
          <w:ilvl w:val="2"/>
          <w:numId w:val="121"/>
        </w:numPr>
      </w:pPr>
      <w:bookmarkStart w:id="7087" w:name="_Toc174367370"/>
      <w:bookmarkStart w:id="7088" w:name="_Toc196744783"/>
      <w:r>
        <w:t>TM_TR_0</w:t>
      </w:r>
      <w:r w:rsidR="008B2EB0">
        <w:t>7 : Réguler les véhicules</w:t>
      </w:r>
      <w:bookmarkEnd w:id="7087"/>
      <w:bookmarkEnd w:id="7088"/>
    </w:p>
    <w:p w14:paraId="235BA45A" w14:textId="664AE5FE" w:rsidR="008B2EB0" w:rsidRDefault="00295F35" w:rsidP="00F67835">
      <w:pPr>
        <w:pStyle w:val="Titre4"/>
        <w:numPr>
          <w:ilvl w:val="3"/>
          <w:numId w:val="121"/>
        </w:numPr>
      </w:pPr>
      <w:bookmarkStart w:id="7089" w:name="_Toc174367371"/>
      <w:bookmarkStart w:id="7090" w:name="_Toc196744784"/>
      <w:r>
        <w:t>TM_TR_0</w:t>
      </w:r>
      <w:r w:rsidR="00E45DDA">
        <w:t>7</w:t>
      </w:r>
      <w:r w:rsidR="00E45DDA" w:rsidRPr="00241C2D">
        <w:t>_01 : Evaluer l’avance retard d’un véhicule</w:t>
      </w:r>
      <w:bookmarkEnd w:id="7089"/>
      <w:bookmarkEnd w:id="7090"/>
    </w:p>
    <w:tbl>
      <w:tblPr>
        <w:tblStyle w:val="Grilledutableau"/>
        <w:tblW w:w="0" w:type="auto"/>
        <w:tblLook w:val="04A0" w:firstRow="1" w:lastRow="0" w:firstColumn="1" w:lastColumn="0" w:noHBand="0" w:noVBand="1"/>
      </w:tblPr>
      <w:tblGrid>
        <w:gridCol w:w="1842"/>
        <w:gridCol w:w="7446"/>
      </w:tblGrid>
      <w:tr w:rsidR="00B24645" w14:paraId="135516AB" w14:textId="77777777" w:rsidTr="001F040F">
        <w:trPr>
          <w:ins w:id="7091" w:author="TRIANO José" w:date="2024-09-19T08:12:00Z"/>
        </w:trPr>
        <w:tc>
          <w:tcPr>
            <w:tcW w:w="1842" w:type="dxa"/>
          </w:tcPr>
          <w:p w14:paraId="71128C23" w14:textId="77777777" w:rsidR="00B24645" w:rsidRDefault="00B24645" w:rsidP="001F040F">
            <w:pPr>
              <w:rPr>
                <w:ins w:id="7092" w:author="TRIANO José" w:date="2024-09-19T08:12:00Z"/>
              </w:rPr>
            </w:pPr>
            <w:ins w:id="7093" w:author="TRIANO José" w:date="2024-09-19T08:12:00Z">
              <w:r>
                <w:t>Résultat attendu</w:t>
              </w:r>
            </w:ins>
          </w:p>
        </w:tc>
        <w:tc>
          <w:tcPr>
            <w:tcW w:w="7446" w:type="dxa"/>
          </w:tcPr>
          <w:p w14:paraId="2B791F76" w14:textId="77777777" w:rsidR="00B24645" w:rsidRPr="004E16B8" w:rsidRDefault="00B24645" w:rsidP="00B24645">
            <w:pPr>
              <w:pStyle w:val="ReqText"/>
              <w:jc w:val="both"/>
              <w:rPr>
                <w:i w:val="0"/>
                <w:iCs w:val="0"/>
                <w:color w:val="auto"/>
              </w:rPr>
            </w:pPr>
            <w:r w:rsidRPr="004E16B8">
              <w:rPr>
                <w:i w:val="0"/>
                <w:iCs w:val="0"/>
                <w:color w:val="auto"/>
              </w:rPr>
              <w:t>Le Traffic Mgr doit évaluer l’avance/retard d’</w:t>
            </w:r>
            <w:del w:id="7094" w:author="MAILIER Maxime" w:date="2024-08-21T15:49:00Z">
              <w:r w:rsidRPr="004E16B8" w:rsidDel="00BE637A">
                <w:rPr>
                  <w:i w:val="0"/>
                  <w:iCs w:val="0"/>
                  <w:color w:val="auto"/>
                </w:rPr>
                <w:delText xml:space="preserve">une course allouée à </w:delText>
              </w:r>
            </w:del>
            <w:r w:rsidRPr="004E16B8">
              <w:rPr>
                <w:i w:val="0"/>
                <w:iCs w:val="0"/>
                <w:color w:val="auto"/>
              </w:rPr>
              <w:t xml:space="preserve">un véhicule </w:t>
            </w:r>
            <w:ins w:id="7095" w:author="MAILIER Maxime" w:date="2024-08-21T15:49:00Z">
              <w:r w:rsidRPr="004E16B8">
                <w:rPr>
                  <w:i w:val="0"/>
                  <w:iCs w:val="0"/>
                  <w:color w:val="auto"/>
                </w:rPr>
                <w:t xml:space="preserve">associé à une </w:t>
              </w:r>
            </w:ins>
            <w:r w:rsidRPr="004E16B8">
              <w:rPr>
                <w:i w:val="0"/>
                <w:iCs w:val="0"/>
                <w:color w:val="auto"/>
              </w:rPr>
              <w:t>mission</w:t>
            </w:r>
            <w:ins w:id="7096" w:author="MAILIER Maxime" w:date="2024-08-21T15:49:00Z">
              <w:r w:rsidRPr="004E16B8">
                <w:rPr>
                  <w:i w:val="0"/>
                  <w:iCs w:val="0"/>
                  <w:color w:val="auto"/>
                </w:rPr>
                <w:t xml:space="preserve"> </w:t>
              </w:r>
            </w:ins>
            <w:r w:rsidRPr="004E16B8">
              <w:rPr>
                <w:i w:val="0"/>
                <w:iCs w:val="0"/>
                <w:color w:val="auto"/>
              </w:rPr>
              <w:t>en comparant les heures réelles et les heures théoriques de la mission lors des évènements suivants :</w:t>
            </w:r>
          </w:p>
          <w:p w14:paraId="60B8BE38" w14:textId="77777777" w:rsidR="00B24645" w:rsidRPr="004E16B8" w:rsidRDefault="00B24645" w:rsidP="00B24645">
            <w:pPr>
              <w:pStyle w:val="ReqText"/>
              <w:numPr>
                <w:ilvl w:val="0"/>
                <w:numId w:val="4"/>
              </w:numPr>
              <w:jc w:val="both"/>
              <w:rPr>
                <w:i w:val="0"/>
                <w:iCs w:val="0"/>
                <w:color w:val="auto"/>
              </w:rPr>
            </w:pPr>
            <w:commentRangeStart w:id="7097"/>
            <w:commentRangeStart w:id="7098"/>
            <w:commentRangeStart w:id="7099"/>
            <w:r w:rsidRPr="004E16B8">
              <w:rPr>
                <w:i w:val="0"/>
                <w:iCs w:val="0"/>
                <w:color w:val="auto"/>
              </w:rPr>
              <w:t>Arrêt à un point d’arrêt technique ou commercial</w:t>
            </w:r>
          </w:p>
          <w:p w14:paraId="2A6647B5" w14:textId="77777777" w:rsidR="00B24645" w:rsidRPr="004E16B8" w:rsidRDefault="00B24645" w:rsidP="00B24645">
            <w:pPr>
              <w:pStyle w:val="ReqText"/>
              <w:numPr>
                <w:ilvl w:val="0"/>
                <w:numId w:val="4"/>
              </w:numPr>
              <w:jc w:val="both"/>
              <w:rPr>
                <w:ins w:id="7100" w:author="MAILIER Maxime" w:date="2024-08-14T18:09:00Z"/>
                <w:i w:val="0"/>
                <w:iCs w:val="0"/>
                <w:color w:val="auto"/>
              </w:rPr>
            </w:pPr>
            <w:r w:rsidRPr="004E16B8">
              <w:rPr>
                <w:i w:val="0"/>
                <w:iCs w:val="0"/>
                <w:color w:val="auto"/>
              </w:rPr>
              <w:t>Départ d’un point d’arrêt technique ou commercial</w:t>
            </w:r>
          </w:p>
          <w:p w14:paraId="30D9AAAB" w14:textId="77777777" w:rsidR="00B24645" w:rsidRPr="004E16B8" w:rsidRDefault="00B24645" w:rsidP="00B24645">
            <w:pPr>
              <w:pStyle w:val="ReqText"/>
              <w:numPr>
                <w:ilvl w:val="0"/>
                <w:numId w:val="4"/>
              </w:numPr>
              <w:jc w:val="both"/>
              <w:rPr>
                <w:ins w:id="7101" w:author="MAILIER Maxime" w:date="2024-08-29T11:37:00Z"/>
                <w:i w:val="0"/>
                <w:iCs w:val="0"/>
                <w:color w:val="auto"/>
              </w:rPr>
            </w:pPr>
            <w:ins w:id="7102" w:author="MAILIER Maxime" w:date="2024-08-14T18:09:00Z">
              <w:r w:rsidRPr="004E16B8">
                <w:rPr>
                  <w:i w:val="0"/>
                  <w:iCs w:val="0"/>
                  <w:color w:val="auto"/>
                </w:rPr>
                <w:t>Passage à un point d’arrêt technique</w:t>
              </w:r>
            </w:ins>
          </w:p>
          <w:p w14:paraId="297539A4" w14:textId="77777777" w:rsidR="00B24645" w:rsidRPr="004E16B8" w:rsidRDefault="00B24645" w:rsidP="00B24645">
            <w:pPr>
              <w:pStyle w:val="ReqText"/>
              <w:numPr>
                <w:ilvl w:val="0"/>
                <w:numId w:val="4"/>
              </w:numPr>
              <w:jc w:val="both"/>
              <w:rPr>
                <w:i w:val="0"/>
                <w:iCs w:val="0"/>
                <w:color w:val="auto"/>
              </w:rPr>
            </w:pPr>
            <w:ins w:id="7103" w:author="MAILIER Maxime" w:date="2024-08-29T11:38:00Z">
              <w:r w:rsidRPr="004E16B8">
                <w:rPr>
                  <w:i w:val="0"/>
                  <w:iCs w:val="0"/>
                  <w:color w:val="auto"/>
                </w:rPr>
                <w:t xml:space="preserve">Passage à un </w:t>
              </w:r>
            </w:ins>
            <w:ins w:id="7104" w:author="MAILIER Maxime" w:date="2024-08-29T14:24:00Z">
              <w:r w:rsidRPr="004E16B8">
                <w:rPr>
                  <w:i w:val="0"/>
                  <w:iCs w:val="0"/>
                  <w:color w:val="auto"/>
                </w:rPr>
                <w:t>point de mesure autre qu’un point d’arrêt technique ou commercial</w:t>
              </w:r>
            </w:ins>
          </w:p>
          <w:p w14:paraId="1131020D" w14:textId="77777777" w:rsidR="00B24645" w:rsidRPr="004E16B8" w:rsidRDefault="00B24645" w:rsidP="00B24645">
            <w:pPr>
              <w:pStyle w:val="ReqText"/>
              <w:numPr>
                <w:ilvl w:val="0"/>
                <w:numId w:val="4"/>
              </w:numPr>
              <w:jc w:val="both"/>
              <w:rPr>
                <w:i w:val="0"/>
                <w:iCs w:val="0"/>
                <w:color w:val="auto"/>
              </w:rPr>
            </w:pPr>
            <w:r w:rsidRPr="004E16B8">
              <w:rPr>
                <w:i w:val="0"/>
                <w:iCs w:val="0"/>
                <w:color w:val="auto"/>
              </w:rPr>
              <w:t>Non arrivée à un point d’arrêt technique ou commercial</w:t>
            </w:r>
          </w:p>
          <w:p w14:paraId="20286C6A" w14:textId="77777777" w:rsidR="00B24645" w:rsidRPr="004E16B8" w:rsidRDefault="00B24645" w:rsidP="00B24645">
            <w:pPr>
              <w:pStyle w:val="ReqText"/>
              <w:numPr>
                <w:ilvl w:val="0"/>
                <w:numId w:val="4"/>
              </w:numPr>
              <w:jc w:val="both"/>
              <w:rPr>
                <w:i w:val="0"/>
                <w:iCs w:val="0"/>
                <w:color w:val="auto"/>
              </w:rPr>
            </w:pPr>
            <w:r w:rsidRPr="004E16B8">
              <w:rPr>
                <w:i w:val="0"/>
                <w:iCs w:val="0"/>
                <w:color w:val="auto"/>
              </w:rPr>
              <w:t>Non départ d’un point d’arrêt technique ou commercial</w:t>
            </w:r>
            <w:commentRangeEnd w:id="7097"/>
            <w:r w:rsidRPr="004E16B8">
              <w:commentReference w:id="7097"/>
            </w:r>
            <w:commentRangeEnd w:id="7098"/>
            <w:r w:rsidRPr="004E16B8">
              <w:commentReference w:id="7098"/>
            </w:r>
            <w:commentRangeEnd w:id="7099"/>
            <w:r w:rsidRPr="004E16B8">
              <w:commentReference w:id="7099"/>
            </w:r>
          </w:p>
          <w:p w14:paraId="2E13C408" w14:textId="77777777" w:rsidR="00B24645" w:rsidRPr="004E16B8" w:rsidRDefault="00B24645" w:rsidP="00B24645">
            <w:pPr>
              <w:pStyle w:val="ReqText"/>
              <w:jc w:val="both"/>
              <w:rPr>
                <w:i w:val="0"/>
                <w:iCs w:val="0"/>
                <w:color w:val="auto"/>
              </w:rPr>
            </w:pPr>
          </w:p>
          <w:p w14:paraId="60702818" w14:textId="3A496E28" w:rsidR="00B24645" w:rsidRPr="004E16B8" w:rsidRDefault="00B24645" w:rsidP="00B24645">
            <w:pPr>
              <w:pStyle w:val="ReqText"/>
              <w:jc w:val="both"/>
              <w:rPr>
                <w:ins w:id="7105" w:author="MAILIER Maxime" w:date="2024-08-29T14:21:00Z"/>
                <w:i w:val="0"/>
                <w:iCs w:val="0"/>
                <w:color w:val="auto"/>
              </w:rPr>
            </w:pPr>
            <w:ins w:id="7106" w:author="MAILIER Maxime" w:date="2024-08-29T14:21:00Z">
              <w:r w:rsidRPr="004E16B8">
                <w:rPr>
                  <w:i w:val="0"/>
                  <w:iCs w:val="0"/>
                  <w:color w:val="auto"/>
                </w:rPr>
                <w:t>Le Traffic Mgr doit gérer les types d’avance/retard suivants :</w:t>
              </w:r>
            </w:ins>
          </w:p>
          <w:p w14:paraId="49BF05A6" w14:textId="77777777" w:rsidR="00B24645" w:rsidRPr="004E16B8" w:rsidRDefault="00B24645" w:rsidP="00B24645">
            <w:pPr>
              <w:pStyle w:val="ReqText"/>
              <w:numPr>
                <w:ilvl w:val="0"/>
                <w:numId w:val="4"/>
              </w:numPr>
              <w:jc w:val="both"/>
              <w:rPr>
                <w:ins w:id="7107" w:author="MAILIER Maxime" w:date="2024-08-29T14:21:00Z"/>
                <w:i w:val="0"/>
                <w:iCs w:val="0"/>
                <w:color w:val="auto"/>
              </w:rPr>
            </w:pPr>
            <w:ins w:id="7108" w:author="MAILIER Maxime" w:date="2024-08-29T14:22:00Z">
              <w:r w:rsidRPr="004E16B8">
                <w:rPr>
                  <w:i w:val="0"/>
                  <w:iCs w:val="0"/>
                  <w:color w:val="auto"/>
                </w:rPr>
                <w:t xml:space="preserve">Avance/retard </w:t>
              </w:r>
            </w:ins>
            <w:ins w:id="7109" w:author="MAILIER Maxime" w:date="2024-08-29T14:32:00Z">
              <w:r w:rsidRPr="004E16B8">
                <w:rPr>
                  <w:i w:val="0"/>
                  <w:iCs w:val="0"/>
                  <w:color w:val="auto"/>
                </w:rPr>
                <w:t xml:space="preserve">de type </w:t>
              </w:r>
            </w:ins>
            <w:ins w:id="7110" w:author="MAILIER Maxime" w:date="2024-08-29T14:22:00Z">
              <w:r w:rsidRPr="004E16B8">
                <w:rPr>
                  <w:i w:val="0"/>
                  <w:iCs w:val="0"/>
                  <w:color w:val="auto"/>
                </w:rPr>
                <w:t xml:space="preserve">« Départ » pour les écarts détectés </w:t>
              </w:r>
            </w:ins>
            <w:ins w:id="7111" w:author="MAILIER Maxime" w:date="2024-08-29T14:23:00Z">
              <w:r w:rsidRPr="004E16B8">
                <w:rPr>
                  <w:i w:val="0"/>
                  <w:iCs w:val="0"/>
                  <w:color w:val="auto"/>
                </w:rPr>
                <w:t>à un point d’arrêt technique ou commercial</w:t>
              </w:r>
            </w:ins>
          </w:p>
          <w:p w14:paraId="40487E7B" w14:textId="77777777" w:rsidR="00B24645" w:rsidRPr="004E16B8" w:rsidRDefault="00B24645" w:rsidP="00B24645">
            <w:pPr>
              <w:pStyle w:val="ReqText"/>
              <w:numPr>
                <w:ilvl w:val="0"/>
                <w:numId w:val="4"/>
              </w:numPr>
              <w:jc w:val="both"/>
              <w:rPr>
                <w:ins w:id="7112" w:author="MAILIER Maxime" w:date="2024-08-29T14:23:00Z"/>
                <w:i w:val="0"/>
                <w:iCs w:val="0"/>
                <w:color w:val="auto"/>
              </w:rPr>
            </w:pPr>
            <w:ins w:id="7113" w:author="MAILIER Maxime" w:date="2024-08-29T14:23:00Z">
              <w:r w:rsidRPr="004E16B8">
                <w:rPr>
                  <w:i w:val="0"/>
                  <w:iCs w:val="0"/>
                  <w:color w:val="auto"/>
                </w:rPr>
                <w:t xml:space="preserve">Avance/retard </w:t>
              </w:r>
            </w:ins>
            <w:ins w:id="7114" w:author="MAILIER Maxime" w:date="2024-08-29T14:32:00Z">
              <w:r w:rsidRPr="004E16B8">
                <w:rPr>
                  <w:i w:val="0"/>
                  <w:iCs w:val="0"/>
                  <w:color w:val="auto"/>
                </w:rPr>
                <w:t xml:space="preserve">de type </w:t>
              </w:r>
            </w:ins>
            <w:ins w:id="7115" w:author="MAILIER Maxime" w:date="2024-08-29T14:23:00Z">
              <w:r w:rsidRPr="004E16B8">
                <w:rPr>
                  <w:i w:val="0"/>
                  <w:iCs w:val="0"/>
                  <w:color w:val="auto"/>
                </w:rPr>
                <w:t>« Parcours » pour les écarts détectés à un point de mesure autre qu’un point d’arrêt technique ou commercial</w:t>
              </w:r>
            </w:ins>
          </w:p>
          <w:p w14:paraId="57630EB3" w14:textId="77777777" w:rsidR="00B24645" w:rsidRPr="004E16B8" w:rsidRDefault="00B24645" w:rsidP="00B24645">
            <w:pPr>
              <w:pStyle w:val="ReqText"/>
              <w:jc w:val="both"/>
              <w:rPr>
                <w:i w:val="0"/>
                <w:iCs w:val="0"/>
                <w:color w:val="auto"/>
              </w:rPr>
            </w:pPr>
          </w:p>
          <w:p w14:paraId="1AA33668" w14:textId="1D9E27A1" w:rsidR="00B24645" w:rsidRPr="004E16B8" w:rsidRDefault="00B24645" w:rsidP="00B24645">
            <w:pPr>
              <w:pStyle w:val="ReqText"/>
              <w:jc w:val="both"/>
              <w:rPr>
                <w:ins w:id="7116" w:author="MAILIER Maxime" w:date="2024-08-30T16:54:00Z"/>
                <w:i w:val="0"/>
                <w:iCs w:val="0"/>
                <w:color w:val="auto"/>
              </w:rPr>
            </w:pPr>
            <w:ins w:id="7117" w:author="MAILIER Maxime" w:date="2024-08-30T16:54:00Z">
              <w:r w:rsidRPr="004E16B8">
                <w:rPr>
                  <w:i w:val="0"/>
                  <w:iCs w:val="0"/>
                  <w:color w:val="auto"/>
                </w:rPr>
                <w:t xml:space="preserve">Le Traffic Mgr doit permettre d’afficher la valeur </w:t>
              </w:r>
            </w:ins>
            <w:ins w:id="7118" w:author="MAILIER Maxime" w:date="2024-08-30T16:55:00Z">
              <w:r w:rsidRPr="004E16B8">
                <w:rPr>
                  <w:i w:val="0"/>
                  <w:iCs w:val="0"/>
                  <w:color w:val="auto"/>
                </w:rPr>
                <w:t>de l’avance</w:t>
              </w:r>
            </w:ins>
            <w:ins w:id="7119" w:author="MAILIER Maxime" w:date="2024-08-30T16:54:00Z">
              <w:r w:rsidRPr="004E16B8">
                <w:rPr>
                  <w:i w:val="0"/>
                  <w:iCs w:val="0"/>
                  <w:color w:val="auto"/>
                </w:rPr>
                <w:t xml:space="preserve"> d’un véhicule associé à une </w:t>
              </w:r>
            </w:ins>
            <w:r w:rsidRPr="004E16B8">
              <w:rPr>
                <w:i w:val="0"/>
                <w:iCs w:val="0"/>
                <w:color w:val="auto"/>
              </w:rPr>
              <w:t>mission</w:t>
            </w:r>
            <w:ins w:id="7120" w:author="MAILIER Maxime" w:date="2024-08-30T16:54:00Z">
              <w:r w:rsidRPr="004E16B8">
                <w:rPr>
                  <w:i w:val="0"/>
                  <w:iCs w:val="0"/>
                  <w:color w:val="auto"/>
                </w:rPr>
                <w:t>.</w:t>
              </w:r>
            </w:ins>
          </w:p>
          <w:p w14:paraId="25DF5AC9" w14:textId="77777777" w:rsidR="00B24645" w:rsidRPr="004E16B8" w:rsidRDefault="00B24645" w:rsidP="00B24645">
            <w:pPr>
              <w:pStyle w:val="ReqText"/>
              <w:jc w:val="both"/>
              <w:rPr>
                <w:i w:val="0"/>
                <w:iCs w:val="0"/>
                <w:color w:val="auto"/>
              </w:rPr>
            </w:pPr>
          </w:p>
          <w:p w14:paraId="5A7B9D8B" w14:textId="28C843D7" w:rsidR="00B24645" w:rsidRPr="004E16B8" w:rsidRDefault="00B24645" w:rsidP="00B24645">
            <w:pPr>
              <w:pStyle w:val="ReqText"/>
              <w:jc w:val="both"/>
              <w:rPr>
                <w:i w:val="0"/>
                <w:iCs w:val="0"/>
                <w:color w:val="auto"/>
              </w:rPr>
            </w:pPr>
            <w:r w:rsidRPr="004E16B8">
              <w:rPr>
                <w:i w:val="0"/>
                <w:iCs w:val="0"/>
                <w:color w:val="auto"/>
              </w:rPr>
              <w:t xml:space="preserve">Le Traffic Mgr doit permettre d’afficher </w:t>
            </w:r>
            <w:ins w:id="7121" w:author="MAILIER Maxime" w:date="2024-08-29T14:20:00Z">
              <w:r w:rsidRPr="004E16B8">
                <w:rPr>
                  <w:i w:val="0"/>
                  <w:iCs w:val="0"/>
                  <w:color w:val="auto"/>
                </w:rPr>
                <w:t xml:space="preserve">le type et la valeur </w:t>
              </w:r>
            </w:ins>
            <w:ins w:id="7122" w:author="MAILIER Maxime" w:date="2024-08-30T16:54:00Z">
              <w:r w:rsidRPr="004E16B8">
                <w:rPr>
                  <w:i w:val="0"/>
                  <w:iCs w:val="0"/>
                  <w:color w:val="auto"/>
                </w:rPr>
                <w:t>du retard</w:t>
              </w:r>
            </w:ins>
            <w:del w:id="7123" w:author="MAILIER Maxime" w:date="2024-08-30T16:54:00Z">
              <w:r w:rsidRPr="004E16B8" w:rsidDel="00CD1C13">
                <w:rPr>
                  <w:i w:val="0"/>
                  <w:iCs w:val="0"/>
                  <w:color w:val="auto"/>
                </w:rPr>
                <w:delText>l’avance/retard</w:delText>
              </w:r>
            </w:del>
            <w:r w:rsidRPr="004E16B8">
              <w:rPr>
                <w:i w:val="0"/>
                <w:iCs w:val="0"/>
                <w:color w:val="auto"/>
              </w:rPr>
              <w:t xml:space="preserve"> d’</w:t>
            </w:r>
            <w:del w:id="7124" w:author="MAILIER Maxime" w:date="2024-08-21T15:49:00Z">
              <w:r w:rsidRPr="004E16B8" w:rsidDel="00BE637A">
                <w:rPr>
                  <w:i w:val="0"/>
                  <w:iCs w:val="0"/>
                  <w:color w:val="auto"/>
                </w:rPr>
                <w:delText xml:space="preserve">une course allouée à </w:delText>
              </w:r>
            </w:del>
            <w:r w:rsidRPr="004E16B8">
              <w:rPr>
                <w:i w:val="0"/>
                <w:iCs w:val="0"/>
                <w:color w:val="auto"/>
              </w:rPr>
              <w:t>un véhicule</w:t>
            </w:r>
            <w:ins w:id="7125" w:author="MAILIER Maxime" w:date="2024-08-21T15:49:00Z">
              <w:r w:rsidRPr="004E16B8">
                <w:rPr>
                  <w:i w:val="0"/>
                  <w:iCs w:val="0"/>
                  <w:color w:val="auto"/>
                </w:rPr>
                <w:t xml:space="preserve"> associé à une </w:t>
              </w:r>
            </w:ins>
            <w:r w:rsidRPr="004E16B8">
              <w:rPr>
                <w:i w:val="0"/>
                <w:iCs w:val="0"/>
                <w:color w:val="auto"/>
              </w:rPr>
              <w:t>mission.</w:t>
            </w:r>
          </w:p>
          <w:p w14:paraId="15123032" w14:textId="77777777" w:rsidR="00B24645" w:rsidRPr="004E16B8" w:rsidRDefault="00B24645" w:rsidP="00B24645">
            <w:pPr>
              <w:pStyle w:val="ReqText"/>
              <w:jc w:val="both"/>
              <w:rPr>
                <w:i w:val="0"/>
                <w:iCs w:val="0"/>
                <w:color w:val="auto"/>
              </w:rPr>
            </w:pPr>
          </w:p>
          <w:p w14:paraId="697CEBC2" w14:textId="2C88BEF3" w:rsidR="00B24645" w:rsidRPr="004E16B8" w:rsidRDefault="00B24645" w:rsidP="00B24645">
            <w:pPr>
              <w:pStyle w:val="ReqText"/>
              <w:jc w:val="both"/>
              <w:rPr>
                <w:i w:val="0"/>
                <w:iCs w:val="0"/>
                <w:color w:val="auto"/>
              </w:rPr>
            </w:pPr>
            <w:r w:rsidRPr="004E16B8">
              <w:rPr>
                <w:i w:val="0"/>
                <w:iCs w:val="0"/>
                <w:color w:val="auto"/>
              </w:rPr>
              <w:t xml:space="preserve">Le Traffic Mgr doit permettre d’afficher que le retard </w:t>
            </w:r>
            <w:ins w:id="7126" w:author="MAILIER Maxime" w:date="2024-08-29T14:24:00Z">
              <w:r w:rsidRPr="004E16B8">
                <w:rPr>
                  <w:i w:val="0"/>
                  <w:iCs w:val="0"/>
                  <w:color w:val="auto"/>
                </w:rPr>
                <w:t xml:space="preserve">« Départ » </w:t>
              </w:r>
            </w:ins>
            <w:ins w:id="7127" w:author="MAILIER Maxime" w:date="2024-08-21T15:50:00Z">
              <w:r w:rsidRPr="004E16B8">
                <w:rPr>
                  <w:i w:val="0"/>
                  <w:iCs w:val="0"/>
                  <w:color w:val="auto"/>
                </w:rPr>
                <w:t xml:space="preserve">d’un véhicule associé à une </w:t>
              </w:r>
            </w:ins>
            <w:r w:rsidRPr="004E16B8">
              <w:rPr>
                <w:i w:val="0"/>
                <w:iCs w:val="0"/>
                <w:color w:val="auto"/>
              </w:rPr>
              <w:t>mission</w:t>
            </w:r>
            <w:ins w:id="7128" w:author="MAILIER Maxime" w:date="2024-08-21T15:50:00Z">
              <w:r w:rsidRPr="004E16B8" w:rsidDel="00BE637A">
                <w:rPr>
                  <w:i w:val="0"/>
                  <w:iCs w:val="0"/>
                  <w:color w:val="auto"/>
                </w:rPr>
                <w:t xml:space="preserve"> </w:t>
              </w:r>
            </w:ins>
            <w:del w:id="7129" w:author="MAILIER Maxime" w:date="2024-08-21T15:50:00Z">
              <w:r w:rsidRPr="004E16B8" w:rsidDel="00BE637A">
                <w:rPr>
                  <w:i w:val="0"/>
                  <w:iCs w:val="0"/>
                  <w:color w:val="auto"/>
                </w:rPr>
                <w:delText xml:space="preserve">d’une course allouée à un véhicule </w:delText>
              </w:r>
            </w:del>
            <w:r w:rsidRPr="004E16B8">
              <w:rPr>
                <w:i w:val="0"/>
                <w:iCs w:val="0"/>
                <w:color w:val="auto"/>
              </w:rPr>
              <w:t xml:space="preserve">est supérieur à </w:t>
            </w:r>
            <w:ins w:id="7130" w:author="MAILIER Maxime" w:date="2024-08-29T10:09:00Z">
              <w:r w:rsidRPr="004E16B8">
                <w:rPr>
                  <w:i w:val="0"/>
                  <w:iCs w:val="0"/>
                  <w:color w:val="auto"/>
                </w:rPr>
                <w:t>[Param_TM_TR_07_01_0001]</w:t>
              </w:r>
            </w:ins>
            <w:del w:id="7131" w:author="MAILIER Maxime" w:date="2024-08-29T10:09:00Z">
              <w:r w:rsidRPr="004E16B8" w:rsidDel="001048F5">
                <w:rPr>
                  <w:i w:val="0"/>
                  <w:iCs w:val="0"/>
                  <w:color w:val="auto"/>
                </w:rPr>
                <w:delText>un seuil configuré</w:delText>
              </w:r>
            </w:del>
            <w:r w:rsidRPr="004E16B8">
              <w:rPr>
                <w:i w:val="0"/>
                <w:iCs w:val="0"/>
                <w:color w:val="auto"/>
              </w:rPr>
              <w:t>.</w:t>
            </w:r>
          </w:p>
          <w:p w14:paraId="7B674839" w14:textId="77777777" w:rsidR="00B24645" w:rsidRPr="004E16B8" w:rsidRDefault="00B24645" w:rsidP="00B24645">
            <w:pPr>
              <w:pStyle w:val="ReqText"/>
              <w:jc w:val="both"/>
              <w:rPr>
                <w:i w:val="0"/>
                <w:iCs w:val="0"/>
                <w:color w:val="auto"/>
              </w:rPr>
            </w:pPr>
          </w:p>
          <w:p w14:paraId="1EF8FFD1" w14:textId="77777777" w:rsidR="00B24645" w:rsidRPr="004E16B8" w:rsidRDefault="00B24645" w:rsidP="00B24645">
            <w:pPr>
              <w:pStyle w:val="ReqText"/>
              <w:jc w:val="both"/>
              <w:rPr>
                <w:i w:val="0"/>
                <w:iCs w:val="0"/>
                <w:color w:val="auto"/>
              </w:rPr>
            </w:pPr>
            <w:r w:rsidRPr="004E16B8">
              <w:rPr>
                <w:i w:val="0"/>
                <w:iCs w:val="0"/>
                <w:color w:val="auto"/>
              </w:rPr>
              <w:t xml:space="preserve">Le Traffic Mgr doit lever une alerte lorsque que le retard </w:t>
            </w:r>
            <w:ins w:id="7132" w:author="MAILIER Maxime" w:date="2024-08-29T14:34:00Z">
              <w:r w:rsidRPr="004E16B8">
                <w:rPr>
                  <w:i w:val="0"/>
                  <w:iCs w:val="0"/>
                  <w:color w:val="auto"/>
                </w:rPr>
                <w:t xml:space="preserve">« Départ » </w:t>
              </w:r>
            </w:ins>
            <w:ins w:id="7133" w:author="MAILIER Maxime" w:date="2024-08-21T15:50:00Z">
              <w:r w:rsidRPr="004E16B8">
                <w:rPr>
                  <w:i w:val="0"/>
                  <w:iCs w:val="0"/>
                  <w:color w:val="auto"/>
                </w:rPr>
                <w:t xml:space="preserve">d’un véhicule associé à une </w:t>
              </w:r>
            </w:ins>
            <w:r w:rsidRPr="004E16B8">
              <w:rPr>
                <w:i w:val="0"/>
                <w:iCs w:val="0"/>
                <w:color w:val="auto"/>
              </w:rPr>
              <w:t>mission</w:t>
            </w:r>
            <w:ins w:id="7134" w:author="MAILIER Maxime" w:date="2024-08-21T15:50:00Z">
              <w:r w:rsidRPr="004E16B8" w:rsidDel="00BE637A">
                <w:rPr>
                  <w:i w:val="0"/>
                  <w:iCs w:val="0"/>
                  <w:color w:val="auto"/>
                </w:rPr>
                <w:t xml:space="preserve"> </w:t>
              </w:r>
            </w:ins>
            <w:del w:id="7135" w:author="MAILIER Maxime" w:date="2024-08-21T15:50:00Z">
              <w:r w:rsidRPr="004E16B8" w:rsidDel="00BE637A">
                <w:rPr>
                  <w:i w:val="0"/>
                  <w:iCs w:val="0"/>
                  <w:color w:val="auto"/>
                </w:rPr>
                <w:delText xml:space="preserve">d’une course allouée à un véhicule </w:delText>
              </w:r>
            </w:del>
            <w:r w:rsidRPr="004E16B8">
              <w:rPr>
                <w:i w:val="0"/>
                <w:iCs w:val="0"/>
                <w:color w:val="auto"/>
              </w:rPr>
              <w:t xml:space="preserve">est supérieur à </w:t>
            </w:r>
            <w:ins w:id="7136" w:author="MAILIER Maxime" w:date="2024-08-29T10:09:00Z">
              <w:r w:rsidRPr="004E16B8">
                <w:rPr>
                  <w:i w:val="0"/>
                  <w:iCs w:val="0"/>
                  <w:color w:val="auto"/>
                </w:rPr>
                <w:t>[Param_TM_TR_07_01_0001]</w:t>
              </w:r>
            </w:ins>
            <w:del w:id="7137" w:author="MAILIER Maxime" w:date="2024-08-29T10:09:00Z">
              <w:r w:rsidRPr="004E16B8" w:rsidDel="001048F5">
                <w:rPr>
                  <w:i w:val="0"/>
                  <w:iCs w:val="0"/>
                  <w:color w:val="auto"/>
                </w:rPr>
                <w:delText>un seuil configuré</w:delText>
              </w:r>
            </w:del>
            <w:r w:rsidRPr="004E16B8">
              <w:rPr>
                <w:i w:val="0"/>
                <w:iCs w:val="0"/>
                <w:color w:val="auto"/>
              </w:rPr>
              <w:t>.</w:t>
            </w:r>
          </w:p>
          <w:p w14:paraId="279356B2" w14:textId="77777777" w:rsidR="00B24645" w:rsidRPr="004E16B8" w:rsidRDefault="00B24645" w:rsidP="00B24645">
            <w:pPr>
              <w:pStyle w:val="ReqText"/>
              <w:jc w:val="both"/>
              <w:rPr>
                <w:i w:val="0"/>
                <w:iCs w:val="0"/>
                <w:color w:val="auto"/>
              </w:rPr>
            </w:pPr>
          </w:p>
          <w:p w14:paraId="1F2CA7B6" w14:textId="77777777" w:rsidR="00B24645" w:rsidRPr="004E16B8" w:rsidRDefault="00B24645" w:rsidP="00B24645">
            <w:pPr>
              <w:pStyle w:val="ReqText"/>
              <w:jc w:val="both"/>
              <w:rPr>
                <w:ins w:id="7138" w:author="MAILIER Maxime" w:date="2024-08-29T14:34:00Z"/>
                <w:i w:val="0"/>
                <w:iCs w:val="0"/>
                <w:color w:val="auto"/>
              </w:rPr>
            </w:pPr>
            <w:ins w:id="7139" w:author="MAILIER Maxime" w:date="2024-08-29T14:34:00Z">
              <w:r w:rsidRPr="004E16B8">
                <w:rPr>
                  <w:i w:val="0"/>
                  <w:iCs w:val="0"/>
                  <w:color w:val="auto"/>
                </w:rPr>
                <w:t xml:space="preserve">Le Traffic Mgr doit permettre d’afficher que le retard « Parcours » d’un véhicule associé à une </w:t>
              </w:r>
            </w:ins>
            <w:r w:rsidRPr="004E16B8">
              <w:rPr>
                <w:i w:val="0"/>
                <w:iCs w:val="0"/>
                <w:color w:val="auto"/>
              </w:rPr>
              <w:t>mission</w:t>
            </w:r>
            <w:ins w:id="7140" w:author="MAILIER Maxime" w:date="2024-08-29T14:34:00Z">
              <w:r w:rsidRPr="004E16B8" w:rsidDel="00BE637A">
                <w:rPr>
                  <w:i w:val="0"/>
                  <w:iCs w:val="0"/>
                  <w:color w:val="auto"/>
                </w:rPr>
                <w:t xml:space="preserve"> </w:t>
              </w:r>
              <w:r w:rsidRPr="004E16B8">
                <w:rPr>
                  <w:i w:val="0"/>
                  <w:iCs w:val="0"/>
                  <w:color w:val="auto"/>
                </w:rPr>
                <w:t>est supérieur à [Param_TM_TR_07_01_0003].</w:t>
              </w:r>
            </w:ins>
          </w:p>
          <w:p w14:paraId="592B7168" w14:textId="77777777" w:rsidR="00B24645" w:rsidRPr="004E16B8" w:rsidRDefault="00B24645" w:rsidP="00B24645">
            <w:pPr>
              <w:pStyle w:val="ReqText"/>
              <w:jc w:val="both"/>
              <w:rPr>
                <w:i w:val="0"/>
                <w:iCs w:val="0"/>
                <w:color w:val="auto"/>
              </w:rPr>
            </w:pPr>
          </w:p>
          <w:p w14:paraId="74D90BC8" w14:textId="6B2C40CD" w:rsidR="00B24645" w:rsidRPr="004E16B8" w:rsidRDefault="00B24645" w:rsidP="00B24645">
            <w:pPr>
              <w:pStyle w:val="ReqText"/>
              <w:jc w:val="both"/>
              <w:rPr>
                <w:i w:val="0"/>
                <w:iCs w:val="0"/>
                <w:color w:val="auto"/>
              </w:rPr>
            </w:pPr>
            <w:ins w:id="7141" w:author="MAILIER Maxime" w:date="2024-08-29T14:34:00Z">
              <w:r w:rsidRPr="004E16B8">
                <w:rPr>
                  <w:i w:val="0"/>
                  <w:iCs w:val="0"/>
                  <w:color w:val="auto"/>
                </w:rPr>
                <w:t xml:space="preserve">Le Traffic Mgr doit lever une alerte lorsque que le retard « Parcours » d’un véhicule associé à une </w:t>
              </w:r>
            </w:ins>
            <w:r w:rsidRPr="004E16B8">
              <w:rPr>
                <w:i w:val="0"/>
                <w:iCs w:val="0"/>
                <w:color w:val="auto"/>
              </w:rPr>
              <w:t>mission</w:t>
            </w:r>
            <w:ins w:id="7142" w:author="MAILIER Maxime" w:date="2024-08-29T14:34:00Z">
              <w:r w:rsidRPr="004E16B8" w:rsidDel="00BE637A">
                <w:rPr>
                  <w:i w:val="0"/>
                  <w:iCs w:val="0"/>
                  <w:color w:val="auto"/>
                </w:rPr>
                <w:t xml:space="preserve"> </w:t>
              </w:r>
              <w:r w:rsidRPr="004E16B8">
                <w:rPr>
                  <w:i w:val="0"/>
                  <w:iCs w:val="0"/>
                  <w:color w:val="auto"/>
                </w:rPr>
                <w:t>est supérieur à [Param_TM_TR_07_01_0003].</w:t>
              </w:r>
            </w:ins>
          </w:p>
          <w:p w14:paraId="1BBEE14D" w14:textId="0FECD94C" w:rsidR="004E16B8" w:rsidRPr="004E16B8" w:rsidRDefault="004E16B8" w:rsidP="00B24645">
            <w:pPr>
              <w:pStyle w:val="ReqText"/>
              <w:jc w:val="both"/>
              <w:rPr>
                <w:i w:val="0"/>
                <w:iCs w:val="0"/>
                <w:color w:val="auto"/>
              </w:rPr>
            </w:pPr>
          </w:p>
          <w:p w14:paraId="2D186CAE" w14:textId="77777777" w:rsidR="004E16B8" w:rsidRPr="004E16B8" w:rsidRDefault="004E16B8" w:rsidP="004E16B8">
            <w:pPr>
              <w:pStyle w:val="ReqText"/>
              <w:jc w:val="both"/>
              <w:rPr>
                <w:i w:val="0"/>
                <w:iCs w:val="0"/>
                <w:color w:val="auto"/>
              </w:rPr>
            </w:pPr>
            <w:r w:rsidRPr="004E16B8">
              <w:rPr>
                <w:i w:val="0"/>
                <w:iCs w:val="0"/>
                <w:color w:val="auto"/>
              </w:rPr>
              <w:t>Le Traffic Mgr doit permettre d’afficher que l’avance</w:t>
            </w:r>
            <w:del w:id="7143" w:author="MAILIER Maxime" w:date="2024-08-30T16:54:00Z">
              <w:r w:rsidRPr="004E16B8" w:rsidDel="00615D94">
                <w:rPr>
                  <w:i w:val="0"/>
                  <w:iCs w:val="0"/>
                  <w:color w:val="auto"/>
                </w:rPr>
                <w:delText xml:space="preserve"> </w:delText>
              </w:r>
            </w:del>
            <w:ins w:id="7144" w:author="MAILIER Maxime" w:date="2024-08-29T14:35:00Z">
              <w:r w:rsidRPr="004E16B8">
                <w:rPr>
                  <w:i w:val="0"/>
                  <w:iCs w:val="0"/>
                  <w:color w:val="auto"/>
                </w:rPr>
                <w:t xml:space="preserve"> </w:t>
              </w:r>
            </w:ins>
            <w:ins w:id="7145" w:author="MAILIER Maxime" w:date="2024-08-21T15:50:00Z">
              <w:r w:rsidRPr="004E16B8">
                <w:rPr>
                  <w:i w:val="0"/>
                  <w:iCs w:val="0"/>
                  <w:color w:val="auto"/>
                </w:rPr>
                <w:t xml:space="preserve">d’un véhicule associé à une </w:t>
              </w:r>
            </w:ins>
            <w:r w:rsidRPr="004E16B8">
              <w:rPr>
                <w:i w:val="0"/>
                <w:iCs w:val="0"/>
                <w:color w:val="auto"/>
              </w:rPr>
              <w:t>mission</w:t>
            </w:r>
            <w:ins w:id="7146" w:author="MAILIER Maxime" w:date="2024-08-21T15:50:00Z">
              <w:r w:rsidRPr="004E16B8" w:rsidDel="00BE637A">
                <w:rPr>
                  <w:i w:val="0"/>
                  <w:iCs w:val="0"/>
                  <w:color w:val="auto"/>
                </w:rPr>
                <w:t xml:space="preserve"> </w:t>
              </w:r>
            </w:ins>
            <w:del w:id="7147" w:author="MAILIER Maxime" w:date="2024-08-21T15:50:00Z">
              <w:r w:rsidRPr="004E16B8" w:rsidDel="00BE637A">
                <w:rPr>
                  <w:i w:val="0"/>
                  <w:iCs w:val="0"/>
                  <w:color w:val="auto"/>
                </w:rPr>
                <w:delText xml:space="preserve">d’une course allouée à un véhicule </w:delText>
              </w:r>
            </w:del>
            <w:r w:rsidRPr="004E16B8">
              <w:rPr>
                <w:i w:val="0"/>
                <w:iCs w:val="0"/>
                <w:color w:val="auto"/>
              </w:rPr>
              <w:t xml:space="preserve">est supérieure à </w:t>
            </w:r>
            <w:ins w:id="7148" w:author="MAILIER Maxime" w:date="2024-08-29T10:10:00Z">
              <w:r w:rsidRPr="004E16B8">
                <w:rPr>
                  <w:i w:val="0"/>
                  <w:iCs w:val="0"/>
                  <w:color w:val="auto"/>
                </w:rPr>
                <w:t>[Param_TM_TR_07_01_0002]</w:t>
              </w:r>
            </w:ins>
            <w:del w:id="7149" w:author="MAILIER Maxime" w:date="2024-08-29T10:10:00Z">
              <w:r w:rsidRPr="004E16B8" w:rsidDel="001048F5">
                <w:rPr>
                  <w:i w:val="0"/>
                  <w:iCs w:val="0"/>
                  <w:color w:val="auto"/>
                </w:rPr>
                <w:delText>un seuil configuré</w:delText>
              </w:r>
            </w:del>
            <w:r w:rsidRPr="004E16B8">
              <w:rPr>
                <w:i w:val="0"/>
                <w:iCs w:val="0"/>
                <w:color w:val="auto"/>
              </w:rPr>
              <w:t>.</w:t>
            </w:r>
          </w:p>
          <w:p w14:paraId="5E927097" w14:textId="77777777" w:rsidR="004E16B8" w:rsidRDefault="004E16B8" w:rsidP="004E16B8">
            <w:pPr>
              <w:pStyle w:val="ReqText"/>
              <w:jc w:val="both"/>
              <w:rPr>
                <w:i w:val="0"/>
                <w:iCs w:val="0"/>
                <w:color w:val="auto"/>
              </w:rPr>
            </w:pPr>
          </w:p>
          <w:p w14:paraId="6F971D89" w14:textId="5102415D" w:rsidR="00B24645" w:rsidRPr="004E16B8" w:rsidRDefault="004E16B8" w:rsidP="004E16B8">
            <w:pPr>
              <w:pStyle w:val="ReqText"/>
              <w:jc w:val="both"/>
              <w:rPr>
                <w:ins w:id="7150" w:author="TRIANO José" w:date="2024-09-19T08:12:00Z"/>
                <w:i w:val="0"/>
                <w:iCs w:val="0"/>
                <w:color w:val="auto"/>
              </w:rPr>
            </w:pPr>
            <w:r w:rsidRPr="004E16B8">
              <w:rPr>
                <w:i w:val="0"/>
                <w:iCs w:val="0"/>
                <w:color w:val="auto"/>
              </w:rPr>
              <w:t>Le Traffic Mgr doit lever une alerte lorsque que l’avance</w:t>
            </w:r>
            <w:del w:id="7151" w:author="MAILIER Maxime" w:date="2024-08-30T16:54:00Z">
              <w:r w:rsidRPr="004E16B8" w:rsidDel="00615D94">
                <w:rPr>
                  <w:i w:val="0"/>
                  <w:iCs w:val="0"/>
                  <w:color w:val="auto"/>
                </w:rPr>
                <w:delText xml:space="preserve"> </w:delText>
              </w:r>
            </w:del>
            <w:ins w:id="7152" w:author="MAILIER Maxime" w:date="2024-08-29T14:35:00Z">
              <w:r w:rsidRPr="004E16B8">
                <w:rPr>
                  <w:i w:val="0"/>
                  <w:iCs w:val="0"/>
                  <w:color w:val="auto"/>
                </w:rPr>
                <w:t xml:space="preserve"> </w:t>
              </w:r>
            </w:ins>
            <w:ins w:id="7153" w:author="MAILIER Maxime" w:date="2024-08-21T15:50:00Z">
              <w:r w:rsidRPr="004E16B8">
                <w:rPr>
                  <w:i w:val="0"/>
                  <w:iCs w:val="0"/>
                  <w:color w:val="auto"/>
                </w:rPr>
                <w:t xml:space="preserve">d’un véhicule associé à une </w:t>
              </w:r>
            </w:ins>
            <w:r w:rsidRPr="004E16B8">
              <w:rPr>
                <w:i w:val="0"/>
                <w:iCs w:val="0"/>
                <w:color w:val="auto"/>
              </w:rPr>
              <w:t>mission</w:t>
            </w:r>
            <w:ins w:id="7154" w:author="MAILIER Maxime" w:date="2024-08-21T15:50:00Z">
              <w:r w:rsidRPr="004E16B8" w:rsidDel="00BE637A">
                <w:rPr>
                  <w:i w:val="0"/>
                  <w:iCs w:val="0"/>
                  <w:color w:val="auto"/>
                </w:rPr>
                <w:t xml:space="preserve"> </w:t>
              </w:r>
            </w:ins>
            <w:del w:id="7155" w:author="MAILIER Maxime" w:date="2024-08-21T15:50:00Z">
              <w:r w:rsidRPr="004E16B8" w:rsidDel="00BE637A">
                <w:rPr>
                  <w:i w:val="0"/>
                  <w:iCs w:val="0"/>
                  <w:color w:val="auto"/>
                </w:rPr>
                <w:delText xml:space="preserve">d’une course allouée à un véhicule </w:delText>
              </w:r>
            </w:del>
            <w:r w:rsidRPr="004E16B8">
              <w:rPr>
                <w:i w:val="0"/>
                <w:iCs w:val="0"/>
                <w:color w:val="auto"/>
              </w:rPr>
              <w:t xml:space="preserve">est supérieure </w:t>
            </w:r>
            <w:ins w:id="7156" w:author="MAILIER Maxime" w:date="2024-08-29T10:09:00Z">
              <w:r w:rsidRPr="004E16B8">
                <w:rPr>
                  <w:i w:val="0"/>
                  <w:iCs w:val="0"/>
                  <w:color w:val="auto"/>
                </w:rPr>
                <w:t>[Param_TM_TR_07_01_0002]</w:t>
              </w:r>
            </w:ins>
            <w:del w:id="7157" w:author="MAILIER Maxime" w:date="2024-08-29T10:09:00Z">
              <w:r w:rsidRPr="004E16B8" w:rsidDel="001048F5">
                <w:rPr>
                  <w:i w:val="0"/>
                  <w:iCs w:val="0"/>
                  <w:color w:val="auto"/>
                </w:rPr>
                <w:delText>à un seuil configuré</w:delText>
              </w:r>
            </w:del>
            <w:r w:rsidRPr="004E16B8">
              <w:rPr>
                <w:i w:val="0"/>
                <w:iCs w:val="0"/>
                <w:color w:val="auto"/>
              </w:rPr>
              <w:t>.</w:t>
            </w:r>
          </w:p>
        </w:tc>
      </w:tr>
      <w:tr w:rsidR="00B24645" w14:paraId="3E4251C4" w14:textId="77777777" w:rsidTr="001F040F">
        <w:trPr>
          <w:ins w:id="7158" w:author="TRIANO José" w:date="2024-09-19T08:12:00Z"/>
        </w:trPr>
        <w:tc>
          <w:tcPr>
            <w:tcW w:w="1842" w:type="dxa"/>
          </w:tcPr>
          <w:p w14:paraId="42536860" w14:textId="77777777" w:rsidR="00B24645" w:rsidRDefault="00B24645" w:rsidP="001F040F">
            <w:pPr>
              <w:rPr>
                <w:ins w:id="7159" w:author="TRIANO José" w:date="2024-09-19T08:12:00Z"/>
              </w:rPr>
            </w:pPr>
            <w:r>
              <w:t xml:space="preserve">Paramètres </w:t>
            </w:r>
          </w:p>
        </w:tc>
        <w:tc>
          <w:tcPr>
            <w:tcW w:w="7446" w:type="dxa"/>
          </w:tcPr>
          <w:p w14:paraId="0C6DC144" w14:textId="77777777" w:rsidR="00B24645" w:rsidRPr="00C1751B" w:rsidRDefault="00B24645" w:rsidP="00B24645">
            <w:pPr>
              <w:pStyle w:val="ReqID"/>
            </w:pPr>
            <w:r w:rsidRPr="00C1751B">
              <w:t>[Param_</w:t>
            </w:r>
            <w:r>
              <w:t>TM_TR_07_01</w:t>
            </w:r>
            <w:r w:rsidRPr="00C1751B">
              <w:t>_</w:t>
            </w:r>
            <w:del w:id="7160" w:author="MAILIER Maxime" w:date="2024-08-29T10:09:00Z">
              <w:r w:rsidDel="001048F5">
                <w:delText>yyyy</w:delText>
              </w:r>
            </w:del>
            <w:ins w:id="7161" w:author="MAILIER Maxime" w:date="2024-08-29T10:09:00Z">
              <w:r>
                <w:t>0001</w:t>
              </w:r>
            </w:ins>
            <w:r w:rsidRPr="00C1751B">
              <w:t xml:space="preserve">] </w:t>
            </w:r>
          </w:p>
          <w:p w14:paraId="699C1076" w14:textId="77777777" w:rsidR="00B24645" w:rsidRPr="00807788" w:rsidRDefault="00B24645" w:rsidP="00B24645">
            <w:pPr>
              <w:jc w:val="both"/>
              <w:rPr>
                <w:i/>
                <w:iCs/>
                <w:color w:val="00B050"/>
              </w:rPr>
            </w:pPr>
            <w:r w:rsidRPr="00807788">
              <w:rPr>
                <w:i/>
                <w:iCs/>
                <w:color w:val="00B050"/>
              </w:rPr>
              <w:t xml:space="preserve">Durée en secondes qui lorsqu’elle est inférieure au retard </w:t>
            </w:r>
            <w:ins w:id="7162" w:author="MAILIER Maxime" w:date="2024-08-29T14:35:00Z">
              <w:r>
                <w:rPr>
                  <w:i/>
                  <w:iCs/>
                  <w:color w:val="00B050"/>
                </w:rPr>
                <w:t xml:space="preserve">« Départ » </w:t>
              </w:r>
            </w:ins>
            <w:r w:rsidRPr="00807788">
              <w:rPr>
                <w:i/>
                <w:iCs/>
                <w:color w:val="00B050"/>
              </w:rPr>
              <w:t xml:space="preserve">d’un véhicule doit déclencher la </w:t>
            </w:r>
            <w:del w:id="7163" w:author="MAILIER Maxime" w:date="2024-08-20T16:53:00Z">
              <w:r w:rsidRPr="00807788" w:rsidDel="00536021">
                <w:rPr>
                  <w:i/>
                  <w:iCs/>
                  <w:color w:val="00B050"/>
                </w:rPr>
                <w:delText xml:space="preserve">génération </w:delText>
              </w:r>
            </w:del>
            <w:ins w:id="7164" w:author="MAILIER Maxime" w:date="2024-08-20T16:53:00Z">
              <w:r>
                <w:rPr>
                  <w:i/>
                  <w:iCs/>
                  <w:color w:val="00B050"/>
                </w:rPr>
                <w:t>levée</w:t>
              </w:r>
              <w:r w:rsidRPr="00807788">
                <w:rPr>
                  <w:i/>
                  <w:iCs/>
                  <w:color w:val="00B050"/>
                </w:rPr>
                <w:t xml:space="preserve"> </w:t>
              </w:r>
            </w:ins>
            <w:r w:rsidRPr="00807788">
              <w:rPr>
                <w:i/>
                <w:iCs/>
                <w:color w:val="00B050"/>
              </w:rPr>
              <w:t>d’une alerte par le Traffic Mgr.</w:t>
            </w:r>
          </w:p>
          <w:p w14:paraId="045A533B" w14:textId="77777777" w:rsidR="004E16B8" w:rsidRPr="00C1751B" w:rsidRDefault="004E16B8" w:rsidP="004E16B8">
            <w:pPr>
              <w:pStyle w:val="ReqID"/>
              <w:rPr>
                <w:ins w:id="7165" w:author="MAILIER Maxime" w:date="2024-08-29T14:34:00Z"/>
              </w:rPr>
            </w:pPr>
            <w:ins w:id="7166" w:author="MAILIER Maxime" w:date="2024-08-29T14:34:00Z">
              <w:r w:rsidRPr="00C1751B">
                <w:t>[Param_</w:t>
              </w:r>
              <w:r>
                <w:t>TM_TR_07_01</w:t>
              </w:r>
              <w:r w:rsidRPr="00C1751B">
                <w:t>_</w:t>
              </w:r>
              <w:r>
                <w:t>0003</w:t>
              </w:r>
              <w:r w:rsidRPr="00C1751B">
                <w:t xml:space="preserve">] </w:t>
              </w:r>
            </w:ins>
          </w:p>
          <w:p w14:paraId="1837BF53" w14:textId="77777777" w:rsidR="004E16B8" w:rsidRPr="00807788" w:rsidRDefault="004E16B8" w:rsidP="004E16B8">
            <w:pPr>
              <w:jc w:val="both"/>
              <w:rPr>
                <w:ins w:id="7167" w:author="MAILIER Maxime" w:date="2024-08-29T14:34:00Z"/>
                <w:i/>
                <w:iCs/>
                <w:color w:val="00B050"/>
              </w:rPr>
            </w:pPr>
            <w:ins w:id="7168" w:author="MAILIER Maxime" w:date="2024-08-29T14:34:00Z">
              <w:r w:rsidRPr="00807788">
                <w:rPr>
                  <w:i/>
                  <w:iCs/>
                  <w:color w:val="00B050"/>
                </w:rPr>
                <w:t xml:space="preserve">Durée en secondes qui lorsqu’elle est inférieure au retard </w:t>
              </w:r>
              <w:r>
                <w:rPr>
                  <w:i/>
                  <w:iCs/>
                  <w:color w:val="00B050"/>
                </w:rPr>
                <w:t xml:space="preserve">« Parcours » </w:t>
              </w:r>
              <w:r w:rsidRPr="00807788">
                <w:rPr>
                  <w:i/>
                  <w:iCs/>
                  <w:color w:val="00B050"/>
                </w:rPr>
                <w:t xml:space="preserve">d’un véhicule doit déclencher la </w:t>
              </w:r>
              <w:r>
                <w:rPr>
                  <w:i/>
                  <w:iCs/>
                  <w:color w:val="00B050"/>
                </w:rPr>
                <w:t>levée</w:t>
              </w:r>
              <w:r w:rsidRPr="00807788">
                <w:rPr>
                  <w:i/>
                  <w:iCs/>
                  <w:color w:val="00B050"/>
                </w:rPr>
                <w:t xml:space="preserve"> d’une alerte par le Traffic Mgr.</w:t>
              </w:r>
            </w:ins>
          </w:p>
          <w:p w14:paraId="0926C89D" w14:textId="77777777" w:rsidR="004E16B8" w:rsidRPr="00C1751B" w:rsidRDefault="004E16B8" w:rsidP="004E16B8">
            <w:pPr>
              <w:pStyle w:val="ReqID"/>
            </w:pPr>
            <w:r w:rsidRPr="00C1751B">
              <w:t>[Param_</w:t>
            </w:r>
            <w:r>
              <w:t>TM_TR_07_01</w:t>
            </w:r>
            <w:r w:rsidRPr="00C1751B">
              <w:t>_</w:t>
            </w:r>
            <w:del w:id="7169" w:author="MAILIER Maxime" w:date="2024-08-29T10:09:00Z">
              <w:r w:rsidDel="001048F5">
                <w:delText>yyyy</w:delText>
              </w:r>
            </w:del>
            <w:ins w:id="7170" w:author="MAILIER Maxime" w:date="2024-08-29T10:09:00Z">
              <w:r>
                <w:t>0002</w:t>
              </w:r>
            </w:ins>
            <w:r w:rsidRPr="00C1751B">
              <w:t xml:space="preserve">] </w:t>
            </w:r>
          </w:p>
          <w:p w14:paraId="14D804F1" w14:textId="11E50E11" w:rsidR="00B24645" w:rsidRPr="004E16B8" w:rsidRDefault="004E16B8" w:rsidP="004E16B8">
            <w:pPr>
              <w:jc w:val="both"/>
              <w:rPr>
                <w:ins w:id="7171" w:author="TRIANO José" w:date="2024-09-19T08:12:00Z"/>
                <w:i/>
                <w:iCs/>
                <w:color w:val="00B050"/>
              </w:rPr>
            </w:pPr>
            <w:r w:rsidRPr="00391050">
              <w:rPr>
                <w:i/>
                <w:iCs/>
                <w:color w:val="00B050"/>
              </w:rPr>
              <w:t xml:space="preserve">Durée en secondes qui lorsqu’elle est inférieure à l’avance d’un véhicule doit déclencher la </w:t>
            </w:r>
            <w:del w:id="7172" w:author="MAILIER Maxime" w:date="2024-08-20T16:53:00Z">
              <w:r w:rsidRPr="00391050" w:rsidDel="00536021">
                <w:rPr>
                  <w:i/>
                  <w:iCs/>
                  <w:color w:val="00B050"/>
                </w:rPr>
                <w:delText xml:space="preserve">génération </w:delText>
              </w:r>
            </w:del>
            <w:ins w:id="7173" w:author="MAILIER Maxime" w:date="2024-08-20T16:53:00Z">
              <w:r>
                <w:rPr>
                  <w:i/>
                  <w:iCs/>
                  <w:color w:val="00B050"/>
                </w:rPr>
                <w:t>levée</w:t>
              </w:r>
              <w:r w:rsidRPr="00391050">
                <w:rPr>
                  <w:i/>
                  <w:iCs/>
                  <w:color w:val="00B050"/>
                </w:rPr>
                <w:t xml:space="preserve"> </w:t>
              </w:r>
            </w:ins>
            <w:r w:rsidRPr="00391050">
              <w:rPr>
                <w:i/>
                <w:iCs/>
                <w:color w:val="00B050"/>
              </w:rPr>
              <w:t>d’une alerte par le Traffic Mgr.</w:t>
            </w:r>
          </w:p>
        </w:tc>
      </w:tr>
    </w:tbl>
    <w:p w14:paraId="0BF4A140" w14:textId="77777777" w:rsidR="0057216D" w:rsidRPr="00B24645" w:rsidRDefault="0057216D" w:rsidP="00C82597">
      <w:pPr>
        <w:pStyle w:val="ReqID"/>
      </w:pPr>
    </w:p>
    <w:p w14:paraId="253AF794" w14:textId="77777777" w:rsidR="0057216D" w:rsidRPr="00B24645" w:rsidRDefault="0057216D" w:rsidP="00C82597">
      <w:pPr>
        <w:pStyle w:val="ReqID"/>
      </w:pPr>
    </w:p>
    <w:p w14:paraId="0A1258BA" w14:textId="53F196DD" w:rsidR="0084107D" w:rsidRPr="00391050" w:rsidDel="00615D94" w:rsidRDefault="0084107D" w:rsidP="00F67835">
      <w:pPr>
        <w:numPr>
          <w:ilvl w:val="0"/>
          <w:numId w:val="121"/>
        </w:numPr>
        <w:jc w:val="both"/>
        <w:rPr>
          <w:del w:id="7174" w:author="MAILIER Maxime" w:date="2024-08-30T16:54:00Z"/>
          <w:i/>
          <w:iCs/>
          <w:color w:val="00B050"/>
        </w:rPr>
      </w:pPr>
      <w:bookmarkStart w:id="7175" w:name="_Toc175930295"/>
      <w:bookmarkStart w:id="7176" w:name="_Toc177652521"/>
      <w:bookmarkStart w:id="7177" w:name="_Toc177656141"/>
      <w:bookmarkStart w:id="7178" w:name="_Toc178859922"/>
      <w:bookmarkStart w:id="7179" w:name="_Toc178860130"/>
      <w:bookmarkStart w:id="7180" w:name="_Toc185856690"/>
      <w:bookmarkStart w:id="7181" w:name="_Toc185861582"/>
      <w:bookmarkStart w:id="7182" w:name="_Toc185862515"/>
      <w:bookmarkStart w:id="7183" w:name="_Toc185862723"/>
      <w:bookmarkStart w:id="7184" w:name="_Toc185863729"/>
      <w:bookmarkStart w:id="7185" w:name="_Toc185863941"/>
      <w:bookmarkStart w:id="7186" w:name="_Toc185864153"/>
      <w:bookmarkStart w:id="7187" w:name="_Toc185864992"/>
      <w:bookmarkStart w:id="7188" w:name="_Toc185865185"/>
      <w:bookmarkStart w:id="7189" w:name="_Toc185867315"/>
      <w:bookmarkStart w:id="7190" w:name="_Toc185867507"/>
      <w:bookmarkStart w:id="7191" w:name="_Toc185867740"/>
      <w:bookmarkStart w:id="7192" w:name="_Toc185867933"/>
      <w:bookmarkStart w:id="7193" w:name="_Toc185868126"/>
      <w:bookmarkStart w:id="7194" w:name="_Toc185868318"/>
      <w:bookmarkStart w:id="7195" w:name="_Toc185868511"/>
      <w:bookmarkStart w:id="7196" w:name="_Toc185869096"/>
      <w:bookmarkStart w:id="7197" w:name="_Toc185920897"/>
      <w:bookmarkStart w:id="7198" w:name="_Toc185921088"/>
      <w:bookmarkStart w:id="7199" w:name="_Toc185921372"/>
      <w:bookmarkStart w:id="7200" w:name="_Toc196744592"/>
      <w:bookmarkStart w:id="7201" w:name="_Toc196744785"/>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p>
    <w:p w14:paraId="1BEC1DEC" w14:textId="6F4746D1" w:rsidR="000B36C8" w:rsidRDefault="00295F35" w:rsidP="00F67835">
      <w:pPr>
        <w:pStyle w:val="Titre4"/>
        <w:numPr>
          <w:ilvl w:val="3"/>
          <w:numId w:val="121"/>
        </w:numPr>
      </w:pPr>
      <w:bookmarkStart w:id="7202" w:name="_Toc174367372"/>
      <w:bookmarkStart w:id="7203" w:name="_Toc196744786"/>
      <w:r>
        <w:t>TM_TR_0</w:t>
      </w:r>
      <w:r w:rsidR="000B36C8">
        <w:t>7</w:t>
      </w:r>
      <w:r w:rsidR="000B36C8" w:rsidRPr="00241C2D">
        <w:t>_0</w:t>
      </w:r>
      <w:r w:rsidR="000B36C8">
        <w:t>2</w:t>
      </w:r>
      <w:r w:rsidR="000B36C8" w:rsidRPr="00241C2D">
        <w:t> :</w:t>
      </w:r>
      <w:r w:rsidR="000B36C8">
        <w:t xml:space="preserve"> Mettre à jour les prévisions horaires</w:t>
      </w:r>
      <w:bookmarkEnd w:id="7202"/>
      <w:bookmarkEnd w:id="7203"/>
    </w:p>
    <w:tbl>
      <w:tblPr>
        <w:tblStyle w:val="Grilledutableau"/>
        <w:tblW w:w="0" w:type="auto"/>
        <w:tblLook w:val="04A0" w:firstRow="1" w:lastRow="0" w:firstColumn="1" w:lastColumn="0" w:noHBand="0" w:noVBand="1"/>
      </w:tblPr>
      <w:tblGrid>
        <w:gridCol w:w="1842"/>
        <w:gridCol w:w="7446"/>
      </w:tblGrid>
      <w:tr w:rsidR="0057525B" w14:paraId="76E2D095" w14:textId="77777777" w:rsidTr="001F040F">
        <w:trPr>
          <w:ins w:id="7204" w:author="TRIANO José" w:date="2024-09-19T08:12:00Z"/>
        </w:trPr>
        <w:tc>
          <w:tcPr>
            <w:tcW w:w="1842" w:type="dxa"/>
          </w:tcPr>
          <w:p w14:paraId="21A56938" w14:textId="77777777" w:rsidR="0057525B" w:rsidRDefault="0057525B" w:rsidP="001F040F">
            <w:pPr>
              <w:rPr>
                <w:ins w:id="7205" w:author="TRIANO José" w:date="2024-09-19T08:12:00Z"/>
              </w:rPr>
            </w:pPr>
            <w:ins w:id="7206" w:author="TRIANO José" w:date="2024-09-19T08:12:00Z">
              <w:r>
                <w:t>Résultat attendu</w:t>
              </w:r>
            </w:ins>
          </w:p>
        </w:tc>
        <w:tc>
          <w:tcPr>
            <w:tcW w:w="7446" w:type="dxa"/>
          </w:tcPr>
          <w:p w14:paraId="6456F98F" w14:textId="77777777" w:rsidR="0057525B" w:rsidRPr="0057525B" w:rsidRDefault="0057525B" w:rsidP="0057525B">
            <w:pPr>
              <w:pStyle w:val="ReqText"/>
              <w:jc w:val="both"/>
              <w:rPr>
                <w:i w:val="0"/>
                <w:iCs w:val="0"/>
                <w:color w:val="auto"/>
              </w:rPr>
            </w:pPr>
            <w:r w:rsidRPr="0057525B">
              <w:rPr>
                <w:i w:val="0"/>
                <w:iCs w:val="0"/>
                <w:color w:val="auto"/>
              </w:rPr>
              <w:t xml:space="preserve">Pour </w:t>
            </w:r>
            <w:del w:id="7207" w:author="MAILIER Maxime" w:date="2024-08-21T15:51:00Z">
              <w:r w:rsidRPr="0057525B" w:rsidDel="00BE637A">
                <w:rPr>
                  <w:i w:val="0"/>
                  <w:iCs w:val="0"/>
                  <w:color w:val="auto"/>
                </w:rPr>
                <w:delText>toute course allouée à un</w:delText>
              </w:r>
            </w:del>
            <w:ins w:id="7208" w:author="MAILIER Maxime" w:date="2024-08-21T15:51:00Z">
              <w:r w:rsidRPr="0057525B">
                <w:rPr>
                  <w:i w:val="0"/>
                  <w:iCs w:val="0"/>
                  <w:color w:val="auto"/>
                </w:rPr>
                <w:t>tout</w:t>
              </w:r>
            </w:ins>
            <w:r w:rsidRPr="0057525B">
              <w:rPr>
                <w:i w:val="0"/>
                <w:iCs w:val="0"/>
                <w:color w:val="auto"/>
              </w:rPr>
              <w:t xml:space="preserve"> véhicule</w:t>
            </w:r>
            <w:ins w:id="7209" w:author="MAILIER Maxime" w:date="2024-08-21T15:51:00Z">
              <w:r w:rsidRPr="0057525B">
                <w:rPr>
                  <w:i w:val="0"/>
                  <w:iCs w:val="0"/>
                  <w:color w:val="auto"/>
                </w:rPr>
                <w:t xml:space="preserve"> associé à une </w:t>
              </w:r>
            </w:ins>
            <w:r w:rsidRPr="0057525B">
              <w:rPr>
                <w:i w:val="0"/>
                <w:iCs w:val="0"/>
                <w:color w:val="auto"/>
              </w:rPr>
              <w:t xml:space="preserve">mission, le Traffic Mgr doit calculer des prévisions horaires afin d'estimer les heures de passage à tous les points d'arrêt techniques et commerciaux qui seront </w:t>
            </w:r>
            <w:commentRangeStart w:id="7210"/>
            <w:commentRangeStart w:id="7211"/>
            <w:commentRangeStart w:id="7212"/>
            <w:del w:id="7213" w:author="MAILIER Maxime" w:date="2024-08-14T18:09:00Z">
              <w:r w:rsidRPr="0057525B" w:rsidDel="004962E4">
                <w:rPr>
                  <w:i w:val="0"/>
                  <w:iCs w:val="0"/>
                  <w:color w:val="auto"/>
                </w:rPr>
                <w:delText>desservis</w:delText>
              </w:r>
              <w:commentRangeEnd w:id="7210"/>
              <w:r w:rsidRPr="0057525B" w:rsidDel="004962E4">
                <w:commentReference w:id="7210"/>
              </w:r>
              <w:commentRangeEnd w:id="7211"/>
              <w:r w:rsidRPr="0057525B" w:rsidDel="004962E4">
                <w:commentReference w:id="7211"/>
              </w:r>
            </w:del>
            <w:commentRangeEnd w:id="7212"/>
            <w:r w:rsidRPr="0057525B">
              <w:commentReference w:id="7212"/>
            </w:r>
            <w:del w:id="7214" w:author="MAILIER Maxime" w:date="2024-08-14T18:09:00Z">
              <w:r w:rsidRPr="0057525B" w:rsidDel="004962E4">
                <w:rPr>
                  <w:i w:val="0"/>
                  <w:iCs w:val="0"/>
                  <w:color w:val="auto"/>
                </w:rPr>
                <w:delText xml:space="preserve"> </w:delText>
              </w:r>
            </w:del>
            <w:ins w:id="7215" w:author="MAILIER Maxime" w:date="2024-08-14T18:09:00Z">
              <w:r w:rsidRPr="0057525B">
                <w:rPr>
                  <w:i w:val="0"/>
                  <w:iCs w:val="0"/>
                  <w:color w:val="auto"/>
                </w:rPr>
                <w:t xml:space="preserve">parcourus </w:t>
              </w:r>
            </w:ins>
            <w:r w:rsidRPr="0057525B">
              <w:rPr>
                <w:i w:val="0"/>
                <w:iCs w:val="0"/>
                <w:color w:val="auto"/>
              </w:rPr>
              <w:t>par le véhicule, en prenant en compte son avance/retard actuel dans la limite des horaires compris dans l'heure qui suit l'heure courante.</w:t>
            </w:r>
          </w:p>
          <w:p w14:paraId="466B0AAA" w14:textId="77777777" w:rsidR="0057525B" w:rsidRPr="0057525B" w:rsidRDefault="0057525B" w:rsidP="0057525B">
            <w:pPr>
              <w:pStyle w:val="ReqText"/>
              <w:jc w:val="both"/>
              <w:rPr>
                <w:i w:val="0"/>
                <w:iCs w:val="0"/>
                <w:color w:val="auto"/>
              </w:rPr>
            </w:pPr>
          </w:p>
          <w:p w14:paraId="558EBD4A" w14:textId="3332FEF0" w:rsidR="0057525B" w:rsidRPr="0057525B" w:rsidRDefault="0057525B" w:rsidP="0057525B">
            <w:pPr>
              <w:pStyle w:val="ReqText"/>
              <w:jc w:val="both"/>
              <w:rPr>
                <w:ins w:id="7216" w:author="MAILIER Maxime" w:date="2024-08-21T09:01:00Z"/>
                <w:i w:val="0"/>
                <w:iCs w:val="0"/>
                <w:color w:val="auto"/>
              </w:rPr>
            </w:pPr>
            <w:ins w:id="7217" w:author="MAILIER Maxime" w:date="2024-08-21T09:01:00Z">
              <w:r w:rsidRPr="0057525B">
                <w:rPr>
                  <w:i w:val="0"/>
                  <w:iCs w:val="0"/>
                  <w:color w:val="auto"/>
                </w:rPr>
                <w:t xml:space="preserve">Pour </w:t>
              </w:r>
            </w:ins>
            <w:ins w:id="7218" w:author="MAILIER Maxime" w:date="2024-08-21T15:51:00Z">
              <w:r w:rsidRPr="0057525B">
                <w:rPr>
                  <w:i w:val="0"/>
                  <w:iCs w:val="0"/>
                  <w:color w:val="auto"/>
                </w:rPr>
                <w:t>tout</w:t>
              </w:r>
            </w:ins>
            <w:ins w:id="7219" w:author="MAILIER Maxime" w:date="2024-08-21T09:01:00Z">
              <w:r w:rsidRPr="0057525B">
                <w:rPr>
                  <w:i w:val="0"/>
                  <w:iCs w:val="0"/>
                  <w:color w:val="auto"/>
                </w:rPr>
                <w:t xml:space="preserve"> véhicule</w:t>
              </w:r>
            </w:ins>
            <w:ins w:id="7220" w:author="MAILIER Maxime" w:date="2024-08-21T15:51:00Z">
              <w:r w:rsidRPr="0057525B">
                <w:rPr>
                  <w:i w:val="0"/>
                  <w:iCs w:val="0"/>
                  <w:color w:val="auto"/>
                </w:rPr>
                <w:t xml:space="preserve"> associé à une </w:t>
              </w:r>
            </w:ins>
            <w:r w:rsidRPr="0057525B">
              <w:rPr>
                <w:i w:val="0"/>
                <w:iCs w:val="0"/>
                <w:color w:val="auto"/>
              </w:rPr>
              <w:t>mission</w:t>
            </w:r>
            <w:ins w:id="7221" w:author="MAILIER Maxime" w:date="2024-08-21T09:01:00Z">
              <w:r w:rsidRPr="0057525B">
                <w:rPr>
                  <w:i w:val="0"/>
                  <w:iCs w:val="0"/>
                  <w:color w:val="auto"/>
                </w:rPr>
                <w:t>, le Traffic Mgr doit calculer des prévisions horaires afin d'estimer les heures de passage à tous les points d'arrêt techniques et commerciaux qui seront parcourus par le véhicule, en prenant en compte son avance/retard actuel dans la limite des horaires compris dans l'heure qui suit l'heure courante.</w:t>
              </w:r>
            </w:ins>
          </w:p>
          <w:p w14:paraId="4C791A2A" w14:textId="77777777" w:rsidR="0057525B" w:rsidRPr="0057525B" w:rsidRDefault="0057525B" w:rsidP="0057525B">
            <w:pPr>
              <w:pStyle w:val="ReqText"/>
              <w:jc w:val="both"/>
              <w:rPr>
                <w:i w:val="0"/>
                <w:iCs w:val="0"/>
                <w:color w:val="auto"/>
              </w:rPr>
            </w:pPr>
          </w:p>
          <w:p w14:paraId="15ADF67F" w14:textId="539D169B" w:rsidR="0057525B" w:rsidRPr="0057525B" w:rsidRDefault="0057525B" w:rsidP="0057525B">
            <w:pPr>
              <w:pStyle w:val="ReqText"/>
              <w:jc w:val="both"/>
              <w:rPr>
                <w:ins w:id="7222" w:author="MAILIER Maxime" w:date="2024-08-21T09:06:00Z"/>
                <w:i w:val="0"/>
                <w:iCs w:val="0"/>
                <w:color w:val="auto"/>
              </w:rPr>
            </w:pPr>
            <w:ins w:id="7223" w:author="MAILIER Maxime" w:date="2024-08-21T09:04:00Z">
              <w:r w:rsidRPr="0057525B">
                <w:rPr>
                  <w:i w:val="0"/>
                  <w:iCs w:val="0"/>
                  <w:color w:val="auto"/>
                </w:rPr>
                <w:t>A chaque calcul</w:t>
              </w:r>
            </w:ins>
            <w:ins w:id="7224" w:author="MAILIER Maxime" w:date="2024-08-21T09:05:00Z">
              <w:r w:rsidRPr="0057525B">
                <w:rPr>
                  <w:i w:val="0"/>
                  <w:iCs w:val="0"/>
                  <w:color w:val="auto"/>
                </w:rPr>
                <w:t xml:space="preserve"> des prévisions horaires </w:t>
              </w:r>
            </w:ins>
            <w:ins w:id="7225" w:author="MAILIER Maxime" w:date="2024-08-21T15:51:00Z">
              <w:r w:rsidRPr="0057525B">
                <w:rPr>
                  <w:i w:val="0"/>
                  <w:iCs w:val="0"/>
                  <w:color w:val="auto"/>
                </w:rPr>
                <w:t>d’un</w:t>
              </w:r>
            </w:ins>
            <w:ins w:id="7226" w:author="MAILIER Maxime" w:date="2024-08-21T09:05:00Z">
              <w:r w:rsidRPr="0057525B">
                <w:rPr>
                  <w:i w:val="0"/>
                  <w:iCs w:val="0"/>
                  <w:color w:val="auto"/>
                </w:rPr>
                <w:t xml:space="preserve"> véhicule</w:t>
              </w:r>
            </w:ins>
            <w:ins w:id="7227" w:author="MAILIER Maxime" w:date="2024-08-21T15:51:00Z">
              <w:r w:rsidRPr="0057525B">
                <w:rPr>
                  <w:i w:val="0"/>
                  <w:iCs w:val="0"/>
                  <w:color w:val="auto"/>
                </w:rPr>
                <w:t xml:space="preserve"> associé à une </w:t>
              </w:r>
            </w:ins>
            <w:r w:rsidRPr="0057525B">
              <w:rPr>
                <w:i w:val="0"/>
                <w:iCs w:val="0"/>
                <w:color w:val="auto"/>
              </w:rPr>
              <w:t>mission</w:t>
            </w:r>
            <w:ins w:id="7228" w:author="MAILIER Maxime" w:date="2024-08-21T09:05:00Z">
              <w:r w:rsidRPr="0057525B">
                <w:rPr>
                  <w:i w:val="0"/>
                  <w:iCs w:val="0"/>
                  <w:color w:val="auto"/>
                </w:rPr>
                <w:t>, l</w:t>
              </w:r>
            </w:ins>
            <w:ins w:id="7229" w:author="MAILIER Maxime" w:date="2024-08-21T09:04:00Z">
              <w:r w:rsidRPr="0057525B">
                <w:rPr>
                  <w:i w:val="0"/>
                  <w:iCs w:val="0"/>
                  <w:color w:val="auto"/>
                </w:rPr>
                <w:t xml:space="preserve">e Traffic Mgr doit </w:t>
              </w:r>
            </w:ins>
            <w:ins w:id="7230" w:author="MAILIER Maxime" w:date="2024-08-21T09:05:00Z">
              <w:r w:rsidRPr="0057525B">
                <w:rPr>
                  <w:i w:val="0"/>
                  <w:iCs w:val="0"/>
                  <w:color w:val="auto"/>
                </w:rPr>
                <w:t>également extrapoler l</w:t>
              </w:r>
            </w:ins>
            <w:ins w:id="7231" w:author="MAILIER Maxime" w:date="2024-08-21T09:04:00Z">
              <w:r w:rsidRPr="0057525B">
                <w:rPr>
                  <w:i w:val="0"/>
                  <w:iCs w:val="0"/>
                  <w:color w:val="auto"/>
                </w:rPr>
                <w:t xml:space="preserve">es prévisions horaires </w:t>
              </w:r>
            </w:ins>
            <w:ins w:id="7232" w:author="MAILIER Maxime" w:date="2024-08-21T09:05:00Z">
              <w:r w:rsidRPr="0057525B">
                <w:rPr>
                  <w:i w:val="0"/>
                  <w:iCs w:val="0"/>
                  <w:color w:val="auto"/>
                </w:rPr>
                <w:t xml:space="preserve">des </w:t>
              </w:r>
            </w:ins>
            <w:r w:rsidRPr="0057525B">
              <w:rPr>
                <w:i w:val="0"/>
                <w:iCs w:val="0"/>
                <w:color w:val="auto"/>
              </w:rPr>
              <w:t>missions</w:t>
            </w:r>
            <w:ins w:id="7233" w:author="MAILIER Maxime" w:date="2024-08-21T09:05:00Z">
              <w:r w:rsidRPr="0057525B">
                <w:rPr>
                  <w:i w:val="0"/>
                  <w:iCs w:val="0"/>
                  <w:color w:val="auto"/>
                </w:rPr>
                <w:t xml:space="preserve"> suivantes du </w:t>
              </w:r>
            </w:ins>
            <w:ins w:id="7234" w:author="MAILIER Maxime" w:date="2024-08-21T09:06:00Z">
              <w:r w:rsidRPr="0057525B">
                <w:rPr>
                  <w:i w:val="0"/>
                  <w:iCs w:val="0"/>
                  <w:color w:val="auto"/>
                </w:rPr>
                <w:t xml:space="preserve">service matériel de cette </w:t>
              </w:r>
            </w:ins>
            <w:r w:rsidRPr="0057525B">
              <w:rPr>
                <w:i w:val="0"/>
                <w:iCs w:val="0"/>
                <w:color w:val="auto"/>
              </w:rPr>
              <w:t>mission</w:t>
            </w:r>
            <w:ins w:id="7235" w:author="MAILIER Maxime" w:date="2024-08-21T09:06:00Z">
              <w:r w:rsidRPr="0057525B">
                <w:rPr>
                  <w:i w:val="0"/>
                  <w:iCs w:val="0"/>
                  <w:color w:val="auto"/>
                </w:rPr>
                <w:t>.</w:t>
              </w:r>
            </w:ins>
          </w:p>
          <w:p w14:paraId="4DD63124" w14:textId="77777777" w:rsidR="0057525B" w:rsidRPr="0057525B" w:rsidDel="00540701" w:rsidRDefault="0057525B" w:rsidP="0057525B">
            <w:pPr>
              <w:widowControl w:val="0"/>
              <w:jc w:val="both"/>
              <w:rPr>
                <w:del w:id="7236" w:author="MAILIER Maxime" w:date="2024-08-21T09:06:00Z"/>
                <w:i/>
                <w:iCs/>
              </w:rPr>
            </w:pPr>
            <w:del w:id="7237" w:author="MAILIER Maxime" w:date="2024-08-21T09:06:00Z">
              <w:r w:rsidRPr="0057525B" w:rsidDel="00540701">
                <w:rPr>
                  <w:i/>
                  <w:iCs/>
                </w:rPr>
                <w:delText>L'extrapolation est effectuée pour tous les points d’arrêt restant à desservir dans la course courante allouée au véhicule ainsi que pour les courses suivantes de son service matériel, le cas échéant.</w:delText>
              </w:r>
            </w:del>
          </w:p>
          <w:p w14:paraId="4C8E278B" w14:textId="77777777" w:rsidR="0057525B" w:rsidRPr="0057525B" w:rsidRDefault="0057525B" w:rsidP="0057525B">
            <w:pPr>
              <w:pStyle w:val="ReqText"/>
              <w:jc w:val="both"/>
              <w:rPr>
                <w:i w:val="0"/>
                <w:iCs w:val="0"/>
                <w:color w:val="auto"/>
              </w:rPr>
            </w:pPr>
          </w:p>
          <w:p w14:paraId="735873CF" w14:textId="07AB2A9B" w:rsidR="0057525B" w:rsidRPr="0057525B" w:rsidRDefault="0057525B" w:rsidP="0057525B">
            <w:pPr>
              <w:pStyle w:val="ReqText"/>
              <w:jc w:val="both"/>
              <w:rPr>
                <w:i w:val="0"/>
                <w:iCs w:val="0"/>
                <w:color w:val="auto"/>
              </w:rPr>
            </w:pPr>
            <w:r w:rsidRPr="0057525B">
              <w:rPr>
                <w:i w:val="0"/>
                <w:iCs w:val="0"/>
                <w:color w:val="auto"/>
              </w:rPr>
              <w:t>Les heures calculées par le Traffic Mgr doivent avoir une précision d’une seconde.</w:t>
            </w:r>
          </w:p>
          <w:p w14:paraId="560250D4" w14:textId="77777777" w:rsidR="0057525B" w:rsidRPr="0057525B" w:rsidRDefault="0057525B" w:rsidP="0057525B">
            <w:pPr>
              <w:pStyle w:val="ReqText"/>
              <w:jc w:val="both"/>
              <w:rPr>
                <w:i w:val="0"/>
                <w:iCs w:val="0"/>
                <w:color w:val="auto"/>
              </w:rPr>
            </w:pPr>
          </w:p>
          <w:p w14:paraId="2BD58CE4" w14:textId="7258DC24" w:rsidR="0057525B" w:rsidRPr="0057525B" w:rsidRDefault="0057525B" w:rsidP="0057525B">
            <w:pPr>
              <w:pStyle w:val="ReqText"/>
              <w:jc w:val="both"/>
              <w:rPr>
                <w:ins w:id="7238" w:author="MAILIER Maxime" w:date="2024-08-21T14:50:00Z"/>
                <w:i w:val="0"/>
                <w:iCs w:val="0"/>
                <w:color w:val="auto"/>
              </w:rPr>
            </w:pPr>
            <w:ins w:id="7239" w:author="MAILIER Maxime" w:date="2024-08-21T14:50:00Z">
              <w:r w:rsidRPr="0057525B">
                <w:rPr>
                  <w:i w:val="0"/>
                  <w:iCs w:val="0"/>
                  <w:color w:val="auto"/>
                </w:rPr>
                <w:t xml:space="preserve">Le Traffic Mgr doit calculer le retard prévisionnel cumulé des </w:t>
              </w:r>
            </w:ins>
            <w:r w:rsidRPr="0057525B">
              <w:rPr>
                <w:i w:val="0"/>
                <w:iCs w:val="0"/>
                <w:color w:val="auto"/>
              </w:rPr>
              <w:t>missions</w:t>
            </w:r>
            <w:ins w:id="7240" w:author="MAILIER Maxime" w:date="2024-08-21T14:50:00Z">
              <w:r w:rsidRPr="0057525B">
                <w:rPr>
                  <w:i w:val="0"/>
                  <w:iCs w:val="0"/>
                  <w:color w:val="auto"/>
                </w:rPr>
                <w:t xml:space="preserve"> de la liste des </w:t>
              </w:r>
            </w:ins>
            <w:r w:rsidRPr="0057525B">
              <w:rPr>
                <w:i w:val="0"/>
                <w:iCs w:val="0"/>
                <w:color w:val="auto"/>
              </w:rPr>
              <w:t>missions</w:t>
            </w:r>
            <w:ins w:id="7241" w:author="MAILIER Maxime" w:date="2024-08-21T14:50:00Z">
              <w:r w:rsidRPr="0057525B">
                <w:rPr>
                  <w:i w:val="0"/>
                  <w:iCs w:val="0"/>
                  <w:color w:val="auto"/>
                </w:rPr>
                <w:t xml:space="preserve"> planifiées.</w:t>
              </w:r>
            </w:ins>
          </w:p>
          <w:p w14:paraId="598D93ED" w14:textId="77777777" w:rsidR="0057525B" w:rsidRPr="0057525B" w:rsidRDefault="0057525B" w:rsidP="0057525B">
            <w:pPr>
              <w:pStyle w:val="ReqText"/>
              <w:jc w:val="both"/>
              <w:rPr>
                <w:i w:val="0"/>
                <w:iCs w:val="0"/>
                <w:color w:val="auto"/>
              </w:rPr>
            </w:pPr>
          </w:p>
          <w:p w14:paraId="61C25279" w14:textId="69D989EF" w:rsidR="0057525B" w:rsidRPr="0057525B" w:rsidRDefault="0057525B" w:rsidP="0057525B">
            <w:pPr>
              <w:pStyle w:val="ReqText"/>
              <w:jc w:val="both"/>
              <w:rPr>
                <w:ins w:id="7242" w:author="TRIANO José" w:date="2024-09-19T08:12:00Z"/>
                <w:i w:val="0"/>
                <w:iCs w:val="0"/>
                <w:color w:val="auto"/>
              </w:rPr>
            </w:pPr>
            <w:r w:rsidRPr="0057525B">
              <w:rPr>
                <w:i w:val="0"/>
                <w:iCs w:val="0"/>
                <w:color w:val="auto"/>
              </w:rPr>
              <w:t>Le Traffic Mgr doit permettre d'afficher les prévisions horaires calculées pour l'ensemble des missions.</w:t>
            </w:r>
          </w:p>
        </w:tc>
      </w:tr>
      <w:tr w:rsidR="0057525B" w14:paraId="45395599" w14:textId="77777777" w:rsidTr="001F040F">
        <w:trPr>
          <w:ins w:id="7243" w:author="TRIANO José" w:date="2024-09-19T08:12:00Z"/>
        </w:trPr>
        <w:tc>
          <w:tcPr>
            <w:tcW w:w="1842" w:type="dxa"/>
          </w:tcPr>
          <w:p w14:paraId="7668E228" w14:textId="77777777" w:rsidR="0057525B" w:rsidRDefault="0057525B" w:rsidP="001F040F">
            <w:pPr>
              <w:rPr>
                <w:ins w:id="7244" w:author="TRIANO José" w:date="2024-09-19T08:12:00Z"/>
              </w:rPr>
            </w:pPr>
            <w:r>
              <w:t xml:space="preserve">Paramètres </w:t>
            </w:r>
          </w:p>
        </w:tc>
        <w:tc>
          <w:tcPr>
            <w:tcW w:w="7446" w:type="dxa"/>
          </w:tcPr>
          <w:p w14:paraId="30B90674" w14:textId="77777777" w:rsidR="0057525B" w:rsidRPr="003D256D" w:rsidRDefault="0057525B" w:rsidP="001F040F">
            <w:pPr>
              <w:pStyle w:val="ReqText"/>
              <w:jc w:val="both"/>
              <w:rPr>
                <w:ins w:id="7245" w:author="TRIANO José" w:date="2024-09-19T08:12:00Z"/>
              </w:rPr>
            </w:pPr>
          </w:p>
        </w:tc>
      </w:tr>
    </w:tbl>
    <w:p w14:paraId="15E2E27B" w14:textId="77777777" w:rsidR="004E16B8" w:rsidRDefault="004E16B8" w:rsidP="00C82597">
      <w:pPr>
        <w:pStyle w:val="ReqID"/>
        <w:rPr>
          <w:lang w:val="en-GB"/>
        </w:rPr>
      </w:pPr>
    </w:p>
    <w:p w14:paraId="3AE03986" w14:textId="584653B1" w:rsidR="000B36C8" w:rsidRDefault="00295F35" w:rsidP="00F67835">
      <w:pPr>
        <w:pStyle w:val="Titre4"/>
        <w:keepNext w:val="0"/>
        <w:numPr>
          <w:ilvl w:val="3"/>
          <w:numId w:val="121"/>
        </w:numPr>
      </w:pPr>
      <w:bookmarkStart w:id="7246" w:name="_Toc174367373"/>
      <w:bookmarkStart w:id="7247" w:name="_Toc196744787"/>
      <w:r>
        <w:t>TM_TR_0</w:t>
      </w:r>
      <w:r w:rsidR="000B36C8">
        <w:t>7</w:t>
      </w:r>
      <w:r w:rsidR="000B36C8" w:rsidRPr="00241C2D">
        <w:t>_0</w:t>
      </w:r>
      <w:r w:rsidR="000B36C8">
        <w:t>3</w:t>
      </w:r>
      <w:r w:rsidR="000B36C8" w:rsidRPr="00241C2D">
        <w:t> :</w:t>
      </w:r>
      <w:r w:rsidR="000B36C8">
        <w:t xml:space="preserve"> Aider à la replanification du trafic</w:t>
      </w:r>
      <w:bookmarkEnd w:id="7246"/>
      <w:bookmarkEnd w:id="7247"/>
    </w:p>
    <w:p w14:paraId="761BF488" w14:textId="77777777" w:rsidR="00F6102F" w:rsidRDefault="00F6102F" w:rsidP="00C82597">
      <w:pPr>
        <w:jc w:val="both"/>
        <w:rPr>
          <w:ins w:id="7248" w:author="MAILIER Maxime" w:date="2024-08-21T14:51:00Z"/>
        </w:rPr>
      </w:pPr>
      <w:ins w:id="7249" w:author="MAILIER Maxime" w:date="2024-08-21T14:51:00Z">
        <w:r w:rsidRPr="00313D43">
          <w:t>L</w:t>
        </w:r>
        <w:r w:rsidRPr="00D8128F">
          <w:t xml:space="preserve">e Traffic Mgr </w:t>
        </w:r>
        <w:r>
          <w:t xml:space="preserve">permet, </w:t>
        </w:r>
        <w:r w:rsidRPr="00D8128F">
          <w:t>grâ</w:t>
        </w:r>
        <w:r>
          <w:t>ce à sa fonction d’aide à la replanification du trafic, de minimiser le retard des véhicules.</w:t>
        </w:r>
      </w:ins>
    </w:p>
    <w:p w14:paraId="2980FECB" w14:textId="77777777" w:rsidR="00F6102F" w:rsidRDefault="00F6102F" w:rsidP="00C82597">
      <w:pPr>
        <w:jc w:val="both"/>
        <w:rPr>
          <w:ins w:id="7250" w:author="MAILIER Maxime" w:date="2024-08-21T14:51:00Z"/>
        </w:rPr>
      </w:pPr>
      <w:ins w:id="7251" w:author="MAILIER Maxime" w:date="2024-08-21T14:51:00Z">
        <w:r>
          <w:t>Pour atteindre au plus près cet objectif, le Traffic Mgr utilisera les fonctionnalités de régulation à sa disposition. Les fonctionnalités de régulation constituent ainsi les différents moyens exploitables par l’aide à la replanification du Trafic Mgr afin de minimiser le retard des véhicules. Ces fonctionnalités sont combinables pour obtenir la replanification optimale.</w:t>
        </w:r>
      </w:ins>
    </w:p>
    <w:p w14:paraId="54BB6F1D" w14:textId="77777777" w:rsidR="00F6102F" w:rsidRDefault="00F6102F" w:rsidP="00C82597">
      <w:pPr>
        <w:jc w:val="both"/>
        <w:rPr>
          <w:ins w:id="7252" w:author="MAILIER Maxime" w:date="2024-08-21T14:51:00Z"/>
        </w:rPr>
      </w:pPr>
      <w:ins w:id="7253" w:author="MAILIER Maxime" w:date="2024-08-21T14:51:00Z">
        <w:r>
          <w:t>Par ailleurs, l’atteinte de cet objectif via l’utilisation des fonctionnalités devra également prendre en compte certaines contraintes.</w:t>
        </w:r>
      </w:ins>
    </w:p>
    <w:p w14:paraId="35A27C4F" w14:textId="77777777" w:rsidR="00F6102F" w:rsidRDefault="00F6102F" w:rsidP="00F67835">
      <w:pPr>
        <w:pStyle w:val="Titre5"/>
        <w:numPr>
          <w:ilvl w:val="4"/>
          <w:numId w:val="121"/>
        </w:numPr>
        <w:rPr>
          <w:ins w:id="7254" w:author="MAILIER Maxime" w:date="2024-08-21T14:51:00Z"/>
        </w:rPr>
      </w:pPr>
      <w:ins w:id="7255" w:author="MAILIER Maxime" w:date="2024-08-21T14:51:00Z">
        <w:r>
          <w:t>TM_TR_07</w:t>
        </w:r>
        <w:r w:rsidRPr="00241C2D">
          <w:t>_0</w:t>
        </w:r>
        <w:r>
          <w:t>3_01</w:t>
        </w:r>
        <w:r w:rsidRPr="00241C2D">
          <w:t> :</w:t>
        </w:r>
        <w:r>
          <w:t xml:space="preserve"> Demander un recalcul de la planification du trafic</w:t>
        </w:r>
      </w:ins>
    </w:p>
    <w:p w14:paraId="601ECEFB" w14:textId="77777777" w:rsidR="0057525B" w:rsidRPr="00B12704" w:rsidRDefault="0057525B" w:rsidP="00C82597">
      <w:pPr>
        <w:pStyle w:val="ReqID"/>
      </w:pPr>
    </w:p>
    <w:tbl>
      <w:tblPr>
        <w:tblStyle w:val="Grilledutableau"/>
        <w:tblW w:w="0" w:type="auto"/>
        <w:tblLook w:val="04A0" w:firstRow="1" w:lastRow="0" w:firstColumn="1" w:lastColumn="0" w:noHBand="0" w:noVBand="1"/>
      </w:tblPr>
      <w:tblGrid>
        <w:gridCol w:w="1842"/>
        <w:gridCol w:w="7446"/>
      </w:tblGrid>
      <w:tr w:rsidR="00FB2971" w14:paraId="5A56BC9D" w14:textId="77777777" w:rsidTr="001F040F">
        <w:trPr>
          <w:ins w:id="7256" w:author="TRIANO José" w:date="2024-09-19T08:12:00Z"/>
        </w:trPr>
        <w:tc>
          <w:tcPr>
            <w:tcW w:w="1842" w:type="dxa"/>
          </w:tcPr>
          <w:p w14:paraId="2D590820" w14:textId="77777777" w:rsidR="00FB2971" w:rsidRDefault="00FB2971" w:rsidP="001F040F">
            <w:pPr>
              <w:rPr>
                <w:ins w:id="7257" w:author="TRIANO José" w:date="2024-09-19T08:12:00Z"/>
              </w:rPr>
            </w:pPr>
            <w:ins w:id="7258" w:author="TRIANO José" w:date="2024-09-19T08:12:00Z">
              <w:r>
                <w:t>Résultat attendu</w:t>
              </w:r>
            </w:ins>
          </w:p>
        </w:tc>
        <w:tc>
          <w:tcPr>
            <w:tcW w:w="7446" w:type="dxa"/>
          </w:tcPr>
          <w:p w14:paraId="3CEB5022" w14:textId="77777777" w:rsidR="00FB2971" w:rsidRPr="00BC667B" w:rsidRDefault="00FB2971" w:rsidP="00FB2971">
            <w:pPr>
              <w:pStyle w:val="ReqText"/>
              <w:jc w:val="both"/>
              <w:rPr>
                <w:i w:val="0"/>
                <w:iCs w:val="0"/>
                <w:color w:val="auto"/>
              </w:rPr>
            </w:pPr>
            <w:ins w:id="7259" w:author="MAILIER Maxime" w:date="2024-08-21T14:51:00Z">
              <w:r w:rsidRPr="00BC667B">
                <w:rPr>
                  <w:i w:val="0"/>
                  <w:iCs w:val="0"/>
                  <w:color w:val="auto"/>
                </w:rPr>
                <w:t xml:space="preserve">Le Traffic Mgr doit lancer un recalcul de la planification du trafic dès que le retard </w:t>
              </w:r>
            </w:ins>
            <w:ins w:id="7260" w:author="MAILIER Maxime" w:date="2024-08-30T09:42:00Z">
              <w:r w:rsidRPr="00BC667B">
                <w:rPr>
                  <w:i w:val="0"/>
                  <w:iCs w:val="0"/>
                  <w:color w:val="auto"/>
                </w:rPr>
                <w:t xml:space="preserve">« Départ » </w:t>
              </w:r>
            </w:ins>
            <w:ins w:id="7261" w:author="MAILIER Maxime" w:date="2024-08-21T14:51:00Z">
              <w:r w:rsidRPr="00BC667B">
                <w:rPr>
                  <w:i w:val="0"/>
                  <w:iCs w:val="0"/>
                  <w:color w:val="auto"/>
                </w:rPr>
                <w:t xml:space="preserve">d’un véhicule </w:t>
              </w:r>
            </w:ins>
            <w:ins w:id="7262" w:author="MAILIER Maxime" w:date="2024-08-21T15:53:00Z">
              <w:r w:rsidRPr="00BC667B">
                <w:rPr>
                  <w:i w:val="0"/>
                  <w:iCs w:val="0"/>
                  <w:color w:val="auto"/>
                </w:rPr>
                <w:t xml:space="preserve">associé à une </w:t>
              </w:r>
            </w:ins>
            <w:r w:rsidRPr="00BC667B">
              <w:rPr>
                <w:i w:val="0"/>
                <w:iCs w:val="0"/>
                <w:color w:val="auto"/>
              </w:rPr>
              <w:t>mission</w:t>
            </w:r>
            <w:ins w:id="7263" w:author="MAILIER Maxime" w:date="2024-08-21T15:53:00Z">
              <w:r w:rsidRPr="00BC667B">
                <w:rPr>
                  <w:i w:val="0"/>
                  <w:iCs w:val="0"/>
                  <w:color w:val="auto"/>
                </w:rPr>
                <w:t xml:space="preserve"> </w:t>
              </w:r>
            </w:ins>
            <w:ins w:id="7264" w:author="MAILIER Maxime" w:date="2024-08-21T14:51:00Z">
              <w:r w:rsidRPr="00BC667B">
                <w:rPr>
                  <w:i w:val="0"/>
                  <w:iCs w:val="0"/>
                  <w:color w:val="auto"/>
                </w:rPr>
                <w:t xml:space="preserve">est supérieur à </w:t>
              </w:r>
            </w:ins>
            <w:ins w:id="7265" w:author="MAILIER Maxime" w:date="2024-08-29T10:10:00Z">
              <w:r w:rsidRPr="00BC667B">
                <w:rPr>
                  <w:i w:val="0"/>
                  <w:iCs w:val="0"/>
                  <w:color w:val="auto"/>
                </w:rPr>
                <w:t>[Param_TM_TR_07_03_01_0001]</w:t>
              </w:r>
            </w:ins>
            <w:ins w:id="7266" w:author="MAILIER Maxime" w:date="2024-08-21T14:51:00Z">
              <w:r w:rsidRPr="00BC667B">
                <w:rPr>
                  <w:i w:val="0"/>
                  <w:iCs w:val="0"/>
                  <w:color w:val="auto"/>
                </w:rPr>
                <w:t>.</w:t>
              </w:r>
            </w:ins>
          </w:p>
          <w:p w14:paraId="5BA2FC36" w14:textId="46EB4F71" w:rsidR="00FB2971" w:rsidRPr="00BC667B" w:rsidRDefault="00FB2971" w:rsidP="00FB2971">
            <w:pPr>
              <w:pStyle w:val="ReqID"/>
              <w:rPr>
                <w:ins w:id="7267" w:author="MAILIER Maxime" w:date="2024-08-21T14:51:00Z"/>
                <w:i w:val="0"/>
                <w:iCs w:val="0"/>
                <w:color w:val="auto"/>
              </w:rPr>
            </w:pPr>
            <w:ins w:id="7268" w:author="MAILIER Maxime" w:date="2024-08-21T14:51:00Z">
              <w:r w:rsidRPr="00BC667B">
                <w:rPr>
                  <w:i w:val="0"/>
                  <w:iCs w:val="0"/>
                  <w:color w:val="auto"/>
                </w:rPr>
                <w:t xml:space="preserve"> </w:t>
              </w:r>
            </w:ins>
          </w:p>
          <w:p w14:paraId="16B29716" w14:textId="77777777" w:rsidR="00FB2971" w:rsidRPr="00BC667B" w:rsidRDefault="00FB2971" w:rsidP="00FB2971">
            <w:pPr>
              <w:pStyle w:val="ReqText"/>
              <w:jc w:val="both"/>
              <w:rPr>
                <w:ins w:id="7269" w:author="MAILIER Maxime" w:date="2024-08-21T14:51:00Z"/>
                <w:i w:val="0"/>
                <w:iCs w:val="0"/>
                <w:color w:val="auto"/>
              </w:rPr>
            </w:pPr>
            <w:ins w:id="7270" w:author="MAILIER Maxime" w:date="2024-08-21T14:51:00Z">
              <w:r w:rsidRPr="00BC667B">
                <w:rPr>
                  <w:i w:val="0"/>
                  <w:iCs w:val="0"/>
                  <w:color w:val="auto"/>
                </w:rPr>
                <w:t>Le Traffic Mgr doit permettre à un utilisateur de demander un recalcul de la planification du trafic en indiquant les informations optionnelles suivantes :</w:t>
              </w:r>
            </w:ins>
          </w:p>
          <w:p w14:paraId="5C5AD6F2" w14:textId="77777777" w:rsidR="00FB2971" w:rsidRPr="00BC667B" w:rsidRDefault="00FB2971" w:rsidP="00FB2971">
            <w:pPr>
              <w:pStyle w:val="ReqText"/>
              <w:numPr>
                <w:ilvl w:val="0"/>
                <w:numId w:val="4"/>
              </w:numPr>
              <w:jc w:val="both"/>
              <w:rPr>
                <w:ins w:id="7271" w:author="MAILIER Maxime" w:date="2024-08-21T14:51:00Z"/>
                <w:i w:val="0"/>
                <w:iCs w:val="0"/>
                <w:color w:val="auto"/>
              </w:rPr>
            </w:pPr>
            <w:ins w:id="7272" w:author="MAILIER Maxime" w:date="2024-08-21T14:51:00Z">
              <w:r w:rsidRPr="00BC667B">
                <w:rPr>
                  <w:i w:val="0"/>
                  <w:iCs w:val="0"/>
                  <w:color w:val="auto"/>
                </w:rPr>
                <w:t>Hubs entre lesquels l’exploitation de la ligne est temporairement indisponible,</w:t>
              </w:r>
            </w:ins>
          </w:p>
          <w:p w14:paraId="4B997CD4" w14:textId="73F82364" w:rsidR="00FB2971" w:rsidRPr="00FB2971" w:rsidRDefault="00FB2971" w:rsidP="00FB2971">
            <w:pPr>
              <w:pStyle w:val="ReqText"/>
              <w:numPr>
                <w:ilvl w:val="0"/>
                <w:numId w:val="4"/>
              </w:numPr>
              <w:jc w:val="both"/>
              <w:rPr>
                <w:ins w:id="7273" w:author="TRIANO José" w:date="2024-09-19T08:12:00Z"/>
              </w:rPr>
            </w:pPr>
            <w:ins w:id="7274" w:author="MAILIER Maxime" w:date="2024-08-21T14:51:00Z">
              <w:r w:rsidRPr="00BC667B">
                <w:rPr>
                  <w:i w:val="0"/>
                  <w:iCs w:val="0"/>
                  <w:color w:val="auto"/>
                </w:rPr>
                <w:t>Durée estimée de l’indisponibilité.</w:t>
              </w:r>
            </w:ins>
          </w:p>
        </w:tc>
      </w:tr>
      <w:tr w:rsidR="00FB2971" w14:paraId="7380E9EE" w14:textId="77777777" w:rsidTr="001F040F">
        <w:trPr>
          <w:ins w:id="7275" w:author="TRIANO José" w:date="2024-09-19T08:12:00Z"/>
        </w:trPr>
        <w:tc>
          <w:tcPr>
            <w:tcW w:w="1842" w:type="dxa"/>
          </w:tcPr>
          <w:p w14:paraId="4C8EA694" w14:textId="77777777" w:rsidR="00FB2971" w:rsidRDefault="00FB2971" w:rsidP="001F040F">
            <w:pPr>
              <w:rPr>
                <w:ins w:id="7276" w:author="TRIANO José" w:date="2024-09-19T08:12:00Z"/>
              </w:rPr>
            </w:pPr>
            <w:r>
              <w:t xml:space="preserve">Paramètres </w:t>
            </w:r>
          </w:p>
        </w:tc>
        <w:tc>
          <w:tcPr>
            <w:tcW w:w="7446" w:type="dxa"/>
          </w:tcPr>
          <w:p w14:paraId="4C79A5CB" w14:textId="77777777" w:rsidR="00FB2971" w:rsidRPr="00C1751B" w:rsidRDefault="00FB2971" w:rsidP="00FB2971">
            <w:pPr>
              <w:pStyle w:val="ReqID"/>
              <w:rPr>
                <w:ins w:id="7277" w:author="MAILIER Maxime" w:date="2024-08-21T14:51:00Z"/>
              </w:rPr>
            </w:pPr>
            <w:ins w:id="7278" w:author="MAILIER Maxime" w:date="2024-08-21T14:51:00Z">
              <w:r w:rsidRPr="00C1751B">
                <w:t>[Param_</w:t>
              </w:r>
              <w:r>
                <w:t>TM_TR_07_03_01</w:t>
              </w:r>
              <w:r w:rsidRPr="00C1751B">
                <w:t>_</w:t>
              </w:r>
            </w:ins>
            <w:ins w:id="7279" w:author="MAILIER Maxime" w:date="2024-08-29T10:10:00Z">
              <w:r>
                <w:t>0001</w:t>
              </w:r>
            </w:ins>
            <w:ins w:id="7280" w:author="MAILIER Maxime" w:date="2024-08-21T14:51:00Z">
              <w:r w:rsidRPr="00C1751B">
                <w:t xml:space="preserve">] </w:t>
              </w:r>
            </w:ins>
          </w:p>
          <w:p w14:paraId="179969EA" w14:textId="0F6F8D08" w:rsidR="00FB2971" w:rsidRPr="00FB2971" w:rsidRDefault="00FB2971" w:rsidP="00FB2971">
            <w:pPr>
              <w:jc w:val="both"/>
              <w:rPr>
                <w:ins w:id="7281" w:author="TRIANO José" w:date="2024-09-19T08:12:00Z"/>
                <w:i/>
                <w:iCs/>
                <w:color w:val="00B050"/>
              </w:rPr>
            </w:pPr>
            <w:ins w:id="7282" w:author="MAILIER Maxime" w:date="2024-08-21T14:51:00Z">
              <w:r>
                <w:rPr>
                  <w:i/>
                  <w:iCs/>
                  <w:color w:val="00B050"/>
                </w:rPr>
                <w:t>Valeur de retard</w:t>
              </w:r>
              <w:r w:rsidRPr="00391050">
                <w:rPr>
                  <w:i/>
                  <w:iCs/>
                  <w:color w:val="00B050"/>
                </w:rPr>
                <w:t xml:space="preserve"> </w:t>
              </w:r>
              <w:r>
                <w:rPr>
                  <w:i/>
                  <w:iCs/>
                  <w:color w:val="00B050"/>
                </w:rPr>
                <w:t xml:space="preserve">(en secondes) </w:t>
              </w:r>
            </w:ins>
            <w:ins w:id="7283" w:author="MAILIER Maxime" w:date="2024-08-30T15:37:00Z">
              <w:r>
                <w:rPr>
                  <w:i/>
                  <w:iCs/>
                  <w:color w:val="00B050"/>
                </w:rPr>
                <w:t xml:space="preserve">à un point d’arrêt technique ou commercial </w:t>
              </w:r>
            </w:ins>
            <w:ins w:id="7284" w:author="MAILIER Maxime" w:date="2024-08-21T15:53:00Z">
              <w:r>
                <w:rPr>
                  <w:i/>
                  <w:iCs/>
                  <w:color w:val="00B050"/>
                </w:rPr>
                <w:t>d’</w:t>
              </w:r>
            </w:ins>
            <w:ins w:id="7285" w:author="MAILIER Maxime" w:date="2024-08-21T14:51:00Z">
              <w:r>
                <w:rPr>
                  <w:i/>
                  <w:iCs/>
                  <w:color w:val="00B050"/>
                </w:rPr>
                <w:t xml:space="preserve">un véhicule </w:t>
              </w:r>
            </w:ins>
            <w:ins w:id="7286" w:author="MAILIER Maxime" w:date="2024-08-21T15:53:00Z">
              <w:r>
                <w:rPr>
                  <w:i/>
                  <w:iCs/>
                  <w:color w:val="00B050"/>
                </w:rPr>
                <w:t xml:space="preserve">associé à une </w:t>
              </w:r>
            </w:ins>
            <w:r>
              <w:rPr>
                <w:i/>
                <w:iCs/>
                <w:color w:val="00B050"/>
              </w:rPr>
              <w:t>mission</w:t>
            </w:r>
            <w:ins w:id="7287" w:author="MAILIER Maxime" w:date="2024-08-21T15:53:00Z">
              <w:r>
                <w:rPr>
                  <w:i/>
                  <w:iCs/>
                  <w:color w:val="00B050"/>
                </w:rPr>
                <w:t xml:space="preserve"> </w:t>
              </w:r>
            </w:ins>
            <w:ins w:id="7288" w:author="MAILIER Maxime" w:date="2024-08-21T14:51:00Z">
              <w:r>
                <w:rPr>
                  <w:i/>
                  <w:iCs/>
                  <w:color w:val="00B050"/>
                </w:rPr>
                <w:t>qui lorsqu’elle est dépassée lance un recalcul de la planification par le Traffic Mgr</w:t>
              </w:r>
              <w:r w:rsidRPr="00391050">
                <w:rPr>
                  <w:i/>
                  <w:iCs/>
                  <w:color w:val="00B050"/>
                </w:rPr>
                <w:t>.</w:t>
              </w:r>
            </w:ins>
          </w:p>
        </w:tc>
      </w:tr>
    </w:tbl>
    <w:p w14:paraId="67172646" w14:textId="77777777" w:rsidR="0057525B" w:rsidRPr="00FB2971" w:rsidRDefault="0057525B" w:rsidP="00C82597">
      <w:pPr>
        <w:pStyle w:val="ReqID"/>
      </w:pPr>
    </w:p>
    <w:p w14:paraId="0DE6CF2E" w14:textId="7148109C" w:rsidR="00F6102F" w:rsidRDefault="00F6102F" w:rsidP="00F67835">
      <w:pPr>
        <w:pStyle w:val="Titre5"/>
        <w:numPr>
          <w:ilvl w:val="4"/>
          <w:numId w:val="121"/>
        </w:numPr>
      </w:pPr>
      <w:ins w:id="7289" w:author="MAILIER Maxime" w:date="2024-08-21T14:51:00Z">
        <w:r>
          <w:t>TM_TR_07</w:t>
        </w:r>
        <w:r w:rsidRPr="00241C2D">
          <w:t>_0</w:t>
        </w:r>
        <w:r>
          <w:t>3_02</w:t>
        </w:r>
        <w:r w:rsidRPr="00241C2D">
          <w:t> :</w:t>
        </w:r>
        <w:r>
          <w:t xml:space="preserve"> </w:t>
        </w:r>
        <w:r w:rsidRPr="005F0994">
          <w:t>Objectif à atteindre par l’aide à la replanification</w:t>
        </w:r>
      </w:ins>
    </w:p>
    <w:p w14:paraId="74B22A81" w14:textId="04A6DC24" w:rsidR="00FB2971" w:rsidRDefault="00FB2971" w:rsidP="00FB2971"/>
    <w:tbl>
      <w:tblPr>
        <w:tblStyle w:val="Grilledutableau"/>
        <w:tblW w:w="0" w:type="auto"/>
        <w:tblLook w:val="04A0" w:firstRow="1" w:lastRow="0" w:firstColumn="1" w:lastColumn="0" w:noHBand="0" w:noVBand="1"/>
      </w:tblPr>
      <w:tblGrid>
        <w:gridCol w:w="1842"/>
        <w:gridCol w:w="7446"/>
      </w:tblGrid>
      <w:tr w:rsidR="00BC667B" w14:paraId="370CEE1E" w14:textId="77777777" w:rsidTr="001F040F">
        <w:trPr>
          <w:ins w:id="7290" w:author="TRIANO José" w:date="2024-09-19T08:12:00Z"/>
        </w:trPr>
        <w:tc>
          <w:tcPr>
            <w:tcW w:w="1842" w:type="dxa"/>
          </w:tcPr>
          <w:p w14:paraId="1F8858C0" w14:textId="77777777" w:rsidR="00BC667B" w:rsidRDefault="00BC667B" w:rsidP="001F040F">
            <w:pPr>
              <w:rPr>
                <w:ins w:id="7291" w:author="TRIANO José" w:date="2024-09-19T08:12:00Z"/>
              </w:rPr>
            </w:pPr>
            <w:ins w:id="7292" w:author="TRIANO José" w:date="2024-09-19T08:12:00Z">
              <w:r>
                <w:t>Résultat attendu</w:t>
              </w:r>
            </w:ins>
          </w:p>
        </w:tc>
        <w:tc>
          <w:tcPr>
            <w:tcW w:w="7446" w:type="dxa"/>
          </w:tcPr>
          <w:p w14:paraId="214B4108" w14:textId="77777777" w:rsidR="00BC667B" w:rsidRPr="00BC667B" w:rsidRDefault="00BC667B" w:rsidP="00BC667B">
            <w:pPr>
              <w:pStyle w:val="ReqText"/>
              <w:jc w:val="both"/>
              <w:rPr>
                <w:ins w:id="7293" w:author="MAILIER Maxime" w:date="2024-08-21T14:51:00Z"/>
                <w:i w:val="0"/>
                <w:iCs w:val="0"/>
                <w:color w:val="auto"/>
              </w:rPr>
            </w:pPr>
            <w:ins w:id="7294" w:author="MAILIER Maxime" w:date="2024-08-21T14:51:00Z">
              <w:r w:rsidRPr="00BC667B">
                <w:rPr>
                  <w:i w:val="0"/>
                  <w:iCs w:val="0"/>
                  <w:color w:val="auto"/>
                </w:rPr>
                <w:t>Afin de recalculer la planification du trafic, le Traffic Mgr doit acquérir du Dispatch Mgr pour chaque véhicule </w:t>
              </w:r>
            </w:ins>
            <w:ins w:id="7295" w:author="MAILIER Maxime" w:date="2024-08-21T15:53:00Z">
              <w:r w:rsidRPr="00BC667B">
                <w:rPr>
                  <w:i w:val="0"/>
                  <w:iCs w:val="0"/>
                  <w:color w:val="auto"/>
                </w:rPr>
                <w:t>associé à</w:t>
              </w:r>
            </w:ins>
            <w:ins w:id="7296" w:author="MAILIER Maxime" w:date="2024-08-21T14:51:00Z">
              <w:r w:rsidRPr="00BC667B">
                <w:rPr>
                  <w:i w:val="0"/>
                  <w:iCs w:val="0"/>
                  <w:color w:val="auto"/>
                </w:rPr>
                <w:t xml:space="preserve"> une </w:t>
              </w:r>
            </w:ins>
            <w:r w:rsidRPr="00BC667B">
              <w:rPr>
                <w:i w:val="0"/>
                <w:iCs w:val="0"/>
                <w:color w:val="auto"/>
              </w:rPr>
              <w:t>mission</w:t>
            </w:r>
            <w:ins w:id="7297" w:author="MAILIER Maxime" w:date="2024-08-21T14:51:00Z">
              <w:r w:rsidRPr="00BC667B">
                <w:rPr>
                  <w:i w:val="0"/>
                  <w:iCs w:val="0"/>
                  <w:color w:val="auto"/>
                </w:rPr>
                <w:t xml:space="preserve"> avec voyageurs :</w:t>
              </w:r>
            </w:ins>
          </w:p>
          <w:p w14:paraId="5F0AA672" w14:textId="77777777" w:rsidR="00BC667B" w:rsidRPr="00BC667B" w:rsidRDefault="00BC667B" w:rsidP="00BC667B">
            <w:pPr>
              <w:pStyle w:val="ReqText"/>
              <w:numPr>
                <w:ilvl w:val="0"/>
                <w:numId w:val="4"/>
              </w:numPr>
              <w:jc w:val="both"/>
              <w:rPr>
                <w:ins w:id="7298" w:author="MAILIER Maxime" w:date="2024-08-21T14:51:00Z"/>
                <w:i w:val="0"/>
                <w:iCs w:val="0"/>
                <w:color w:val="auto"/>
              </w:rPr>
            </w:pPr>
            <w:ins w:id="7299" w:author="MAILIER Maxime" w:date="2024-08-21T14:51:00Z">
              <w:r w:rsidRPr="00BC667B">
                <w:rPr>
                  <w:i w:val="0"/>
                  <w:iCs w:val="0"/>
                  <w:color w:val="auto"/>
                </w:rPr>
                <w:t>Le nombre de passagers confirmés entre deux points d’arrêt commerciaux successifs</w:t>
              </w:r>
            </w:ins>
          </w:p>
          <w:p w14:paraId="28928016" w14:textId="77777777" w:rsidR="00BC667B" w:rsidRPr="00BC667B" w:rsidRDefault="00BC667B" w:rsidP="00BC667B">
            <w:pPr>
              <w:pStyle w:val="ReqText"/>
              <w:jc w:val="both"/>
              <w:rPr>
                <w:i w:val="0"/>
                <w:iCs w:val="0"/>
                <w:color w:val="auto"/>
              </w:rPr>
            </w:pPr>
          </w:p>
          <w:p w14:paraId="40ECA3A6" w14:textId="306833A8" w:rsidR="00BC667B" w:rsidRPr="00BC667B" w:rsidRDefault="00BC667B" w:rsidP="00BC667B">
            <w:pPr>
              <w:pStyle w:val="ReqText"/>
              <w:jc w:val="both"/>
              <w:rPr>
                <w:ins w:id="7300" w:author="MAILIER Maxime" w:date="2024-08-21T14:51:00Z"/>
                <w:i w:val="0"/>
                <w:iCs w:val="0"/>
                <w:color w:val="auto"/>
              </w:rPr>
            </w:pPr>
            <w:ins w:id="7301" w:author="MAILIER Maxime" w:date="2024-08-21T14:51:00Z">
              <w:r w:rsidRPr="00BC667B">
                <w:rPr>
                  <w:i w:val="0"/>
                  <w:iCs w:val="0"/>
                  <w:color w:val="auto"/>
                </w:rPr>
                <w:t>Lors d’un recalcul de la planification du trafic, le Traffic Mgr doit établir la planification qui minimise le retard des véhicules aux points d’arrêt commerciaux en prenant en compte les pondérations suivantes pour les véhicules et les points d’arrêt commerciaux :</w:t>
              </w:r>
            </w:ins>
          </w:p>
          <w:p w14:paraId="514EFB68" w14:textId="77777777" w:rsidR="00BC667B" w:rsidRPr="00BC667B" w:rsidRDefault="00BC667B" w:rsidP="00BC667B">
            <w:pPr>
              <w:pStyle w:val="ReqText"/>
              <w:numPr>
                <w:ilvl w:val="0"/>
                <w:numId w:val="4"/>
              </w:numPr>
              <w:jc w:val="both"/>
              <w:rPr>
                <w:ins w:id="7302" w:author="MAILIER Maxime" w:date="2024-08-21T14:51:00Z"/>
                <w:i w:val="0"/>
                <w:iCs w:val="0"/>
                <w:color w:val="auto"/>
              </w:rPr>
            </w:pPr>
            <w:ins w:id="7303" w:author="MAILIER Maxime" w:date="2024-08-21T14:51:00Z">
              <w:r w:rsidRPr="00BC667B">
                <w:rPr>
                  <w:i w:val="0"/>
                  <w:iCs w:val="0"/>
                  <w:color w:val="auto"/>
                </w:rPr>
                <w:t>Pour les véhicules, la pondération devra permettre de prioriser les véhicules selon les critères suivants :</w:t>
              </w:r>
            </w:ins>
          </w:p>
          <w:p w14:paraId="5E0FB865" w14:textId="77777777" w:rsidR="00BC667B" w:rsidRPr="00BC667B" w:rsidRDefault="00BC667B" w:rsidP="00BC667B">
            <w:pPr>
              <w:pStyle w:val="ReqText"/>
              <w:numPr>
                <w:ilvl w:val="0"/>
                <w:numId w:val="21"/>
              </w:numPr>
              <w:jc w:val="both"/>
              <w:rPr>
                <w:ins w:id="7304" w:author="MAILIER Maxime" w:date="2024-08-21T14:51:00Z"/>
                <w:i w:val="0"/>
                <w:iCs w:val="0"/>
                <w:color w:val="auto"/>
              </w:rPr>
            </w:pPr>
            <w:ins w:id="7305" w:author="MAILIER Maxime" w:date="2024-08-21T14:51:00Z">
              <w:r w:rsidRPr="00BC667B">
                <w:rPr>
                  <w:i w:val="0"/>
                  <w:iCs w:val="0"/>
                  <w:color w:val="auto"/>
                </w:rPr>
                <w:t xml:space="preserve">Véhicules </w:t>
              </w:r>
            </w:ins>
            <w:ins w:id="7306" w:author="MAILIER Maxime" w:date="2024-08-21T15:53:00Z">
              <w:r w:rsidRPr="00BC667B">
                <w:rPr>
                  <w:i w:val="0"/>
                  <w:iCs w:val="0"/>
                  <w:color w:val="auto"/>
                </w:rPr>
                <w:t>asso</w:t>
              </w:r>
            </w:ins>
            <w:ins w:id="7307" w:author="MAILIER Maxime" w:date="2024-08-21T15:54:00Z">
              <w:r w:rsidRPr="00BC667B">
                <w:rPr>
                  <w:i w:val="0"/>
                  <w:iCs w:val="0"/>
                  <w:color w:val="auto"/>
                </w:rPr>
                <w:t>ciés à</w:t>
              </w:r>
            </w:ins>
            <w:ins w:id="7308" w:author="MAILIER Maxime" w:date="2024-08-21T14:51:00Z">
              <w:r w:rsidRPr="00BC667B">
                <w:rPr>
                  <w:i w:val="0"/>
                  <w:iCs w:val="0"/>
                  <w:color w:val="auto"/>
                </w:rPr>
                <w:t xml:space="preserve"> des </w:t>
              </w:r>
            </w:ins>
            <w:r w:rsidRPr="00BC667B">
              <w:rPr>
                <w:i w:val="0"/>
                <w:iCs w:val="0"/>
                <w:color w:val="auto"/>
              </w:rPr>
              <w:t>missions</w:t>
            </w:r>
            <w:ins w:id="7309" w:author="MAILIER Maxime" w:date="2024-08-21T14:51:00Z">
              <w:r w:rsidRPr="00BC667B">
                <w:rPr>
                  <w:i w:val="0"/>
                  <w:iCs w:val="0"/>
                  <w:color w:val="auto"/>
                </w:rPr>
                <w:t xml:space="preserve"> avec voyageurs</w:t>
              </w:r>
            </w:ins>
          </w:p>
          <w:p w14:paraId="1C21DEF3" w14:textId="77777777" w:rsidR="00BC667B" w:rsidRPr="00BC667B" w:rsidRDefault="00BC667B" w:rsidP="00BC667B">
            <w:pPr>
              <w:pStyle w:val="ReqText"/>
              <w:numPr>
                <w:ilvl w:val="0"/>
                <w:numId w:val="21"/>
              </w:numPr>
              <w:jc w:val="both"/>
              <w:rPr>
                <w:ins w:id="7310" w:author="MAILIER Maxime" w:date="2024-08-21T14:51:00Z"/>
                <w:i w:val="0"/>
                <w:iCs w:val="0"/>
                <w:color w:val="auto"/>
              </w:rPr>
            </w:pPr>
            <w:ins w:id="7311" w:author="MAILIER Maxime" w:date="2024-08-21T14:51:00Z">
              <w:r w:rsidRPr="00BC667B">
                <w:rPr>
                  <w:i w:val="0"/>
                  <w:iCs w:val="0"/>
                  <w:color w:val="auto"/>
                </w:rPr>
                <w:t xml:space="preserve">PUIS Nombre de passagers confirmés entre deux points d’arrêt commerciaux successifs par un véhicule </w:t>
              </w:r>
            </w:ins>
            <w:ins w:id="7312" w:author="MAILIER Maxime" w:date="2024-08-21T15:54:00Z">
              <w:r w:rsidRPr="00BC667B">
                <w:rPr>
                  <w:i w:val="0"/>
                  <w:iCs w:val="0"/>
                  <w:color w:val="auto"/>
                </w:rPr>
                <w:t>associé à</w:t>
              </w:r>
            </w:ins>
            <w:ins w:id="7313" w:author="MAILIER Maxime" w:date="2024-08-21T14:51:00Z">
              <w:r w:rsidRPr="00BC667B">
                <w:rPr>
                  <w:i w:val="0"/>
                  <w:iCs w:val="0"/>
                  <w:color w:val="auto"/>
                </w:rPr>
                <w:t xml:space="preserve"> une </w:t>
              </w:r>
            </w:ins>
            <w:r w:rsidRPr="00BC667B">
              <w:rPr>
                <w:i w:val="0"/>
                <w:iCs w:val="0"/>
                <w:color w:val="auto"/>
              </w:rPr>
              <w:t>mission</w:t>
            </w:r>
            <w:ins w:id="7314" w:author="MAILIER Maxime" w:date="2024-08-21T14:51:00Z">
              <w:r w:rsidRPr="00BC667B">
                <w:rPr>
                  <w:i w:val="0"/>
                  <w:iCs w:val="0"/>
                  <w:color w:val="auto"/>
                </w:rPr>
                <w:t xml:space="preserve"> avec voyageurs</w:t>
              </w:r>
            </w:ins>
          </w:p>
          <w:p w14:paraId="5A72C51A" w14:textId="77777777" w:rsidR="00BC667B" w:rsidRPr="00BC667B" w:rsidRDefault="00BC667B" w:rsidP="00BC667B">
            <w:pPr>
              <w:pStyle w:val="ReqText"/>
              <w:numPr>
                <w:ilvl w:val="0"/>
                <w:numId w:val="21"/>
              </w:numPr>
              <w:jc w:val="both"/>
              <w:rPr>
                <w:ins w:id="7315" w:author="MAILIER Maxime" w:date="2024-08-21T14:51:00Z"/>
                <w:i w:val="0"/>
                <w:iCs w:val="0"/>
                <w:color w:val="auto"/>
              </w:rPr>
            </w:pPr>
            <w:ins w:id="7316" w:author="MAILIER Maxime" w:date="2024-08-21T14:51:00Z">
              <w:r w:rsidRPr="00BC667B">
                <w:rPr>
                  <w:i w:val="0"/>
                  <w:iCs w:val="0"/>
                  <w:color w:val="auto"/>
                </w:rPr>
                <w:t xml:space="preserve">PUIS véhicules </w:t>
              </w:r>
            </w:ins>
            <w:ins w:id="7317" w:author="MAILIER Maxime" w:date="2024-08-21T15:54:00Z">
              <w:r w:rsidRPr="00BC667B">
                <w:rPr>
                  <w:i w:val="0"/>
                  <w:iCs w:val="0"/>
                  <w:color w:val="auto"/>
                </w:rPr>
                <w:t>associés à</w:t>
              </w:r>
            </w:ins>
            <w:ins w:id="7318" w:author="MAILIER Maxime" w:date="2024-08-21T14:51:00Z">
              <w:r w:rsidRPr="00BC667B">
                <w:rPr>
                  <w:i w:val="0"/>
                  <w:iCs w:val="0"/>
                  <w:color w:val="auto"/>
                </w:rPr>
                <w:t xml:space="preserve"> des </w:t>
              </w:r>
            </w:ins>
            <w:r w:rsidRPr="00BC667B">
              <w:rPr>
                <w:i w:val="0"/>
                <w:iCs w:val="0"/>
                <w:color w:val="auto"/>
              </w:rPr>
              <w:t>missions</w:t>
            </w:r>
            <w:ins w:id="7319" w:author="MAILIER Maxime" w:date="2024-08-21T14:51:00Z">
              <w:r w:rsidRPr="00BC667B">
                <w:rPr>
                  <w:i w:val="0"/>
                  <w:iCs w:val="0"/>
                  <w:color w:val="auto"/>
                </w:rPr>
                <w:t xml:space="preserve"> sans voyageurs</w:t>
              </w:r>
            </w:ins>
          </w:p>
          <w:p w14:paraId="00005276" w14:textId="77777777" w:rsidR="00BC667B" w:rsidRPr="00BC667B" w:rsidRDefault="00BC667B" w:rsidP="00BC667B">
            <w:pPr>
              <w:pStyle w:val="ReqText"/>
              <w:numPr>
                <w:ilvl w:val="0"/>
                <w:numId w:val="4"/>
              </w:numPr>
              <w:jc w:val="both"/>
              <w:rPr>
                <w:ins w:id="7320" w:author="MAILIER Maxime" w:date="2024-08-21T14:51:00Z"/>
                <w:i w:val="0"/>
                <w:iCs w:val="0"/>
                <w:color w:val="auto"/>
              </w:rPr>
            </w:pPr>
            <w:ins w:id="7321" w:author="MAILIER Maxime" w:date="2024-08-21T14:51:00Z">
              <w:r w:rsidRPr="00BC667B">
                <w:rPr>
                  <w:i w:val="0"/>
                  <w:iCs w:val="0"/>
                  <w:color w:val="auto"/>
                </w:rPr>
                <w:t>Pour les points d’arrêt commerciaux, la pondération devra permettre de prioriser les points d’arrêt commerciaux d’</w:t>
              </w:r>
            </w:ins>
            <w:ins w:id="7322" w:author="MAILIER Maxime" w:date="2024-08-21T15:54:00Z">
              <w:r w:rsidRPr="00BC667B">
                <w:rPr>
                  <w:i w:val="0"/>
                  <w:iCs w:val="0"/>
                  <w:color w:val="auto"/>
                </w:rPr>
                <w:t xml:space="preserve">un véhicule associé à </w:t>
              </w:r>
            </w:ins>
            <w:ins w:id="7323" w:author="MAILIER Maxime" w:date="2024-08-21T14:51:00Z">
              <w:r w:rsidRPr="00BC667B">
                <w:rPr>
                  <w:i w:val="0"/>
                  <w:iCs w:val="0"/>
                  <w:color w:val="auto"/>
                </w:rPr>
                <w:t xml:space="preserve">une </w:t>
              </w:r>
            </w:ins>
            <w:r w:rsidRPr="00BC667B">
              <w:rPr>
                <w:i w:val="0"/>
                <w:iCs w:val="0"/>
                <w:color w:val="auto"/>
              </w:rPr>
              <w:t>mission</w:t>
            </w:r>
            <w:ins w:id="7324" w:author="MAILIER Maxime" w:date="2024-08-21T14:51:00Z">
              <w:r w:rsidRPr="00BC667B">
                <w:rPr>
                  <w:i w:val="0"/>
                  <w:iCs w:val="0"/>
                  <w:color w:val="auto"/>
                </w:rPr>
                <w:t xml:space="preserve"> avec voyageurs selon les critères suivants :</w:t>
              </w:r>
            </w:ins>
          </w:p>
          <w:p w14:paraId="27682E71" w14:textId="77777777" w:rsidR="00BC667B" w:rsidRPr="00BC667B" w:rsidRDefault="00BC667B" w:rsidP="00BC667B">
            <w:pPr>
              <w:pStyle w:val="ReqText"/>
              <w:numPr>
                <w:ilvl w:val="0"/>
                <w:numId w:val="21"/>
              </w:numPr>
              <w:jc w:val="both"/>
              <w:rPr>
                <w:ins w:id="7325" w:author="MAILIER Maxime" w:date="2024-08-21T14:51:00Z"/>
                <w:i w:val="0"/>
                <w:iCs w:val="0"/>
                <w:color w:val="auto"/>
              </w:rPr>
            </w:pPr>
            <w:ins w:id="7326" w:author="MAILIER Maxime" w:date="2024-08-21T14:51:00Z">
              <w:r w:rsidRPr="00BC667B">
                <w:rPr>
                  <w:i w:val="0"/>
                  <w:iCs w:val="0"/>
                  <w:color w:val="auto"/>
                </w:rPr>
                <w:t xml:space="preserve">Point d’arrêt commercial origine de la </w:t>
              </w:r>
            </w:ins>
            <w:r w:rsidRPr="00BC667B">
              <w:rPr>
                <w:i w:val="0"/>
                <w:iCs w:val="0"/>
                <w:color w:val="auto"/>
              </w:rPr>
              <w:t>mission</w:t>
            </w:r>
          </w:p>
          <w:p w14:paraId="62CA7A05" w14:textId="77777777" w:rsidR="00BC667B" w:rsidRPr="00BC667B" w:rsidRDefault="00BC667B" w:rsidP="00BC667B">
            <w:pPr>
              <w:pStyle w:val="ReqText"/>
              <w:numPr>
                <w:ilvl w:val="0"/>
                <w:numId w:val="21"/>
              </w:numPr>
              <w:jc w:val="both"/>
              <w:rPr>
                <w:ins w:id="7327" w:author="MAILIER Maxime" w:date="2024-08-21T14:51:00Z"/>
                <w:i w:val="0"/>
                <w:iCs w:val="0"/>
                <w:color w:val="auto"/>
              </w:rPr>
            </w:pPr>
            <w:ins w:id="7328" w:author="MAILIER Maxime" w:date="2024-08-21T14:51:00Z">
              <w:r w:rsidRPr="00BC667B">
                <w:rPr>
                  <w:i w:val="0"/>
                  <w:iCs w:val="0"/>
                  <w:color w:val="auto"/>
                </w:rPr>
                <w:t xml:space="preserve">PUIS Point d’arrêt commercial destination de la </w:t>
              </w:r>
            </w:ins>
            <w:r w:rsidRPr="00BC667B">
              <w:rPr>
                <w:i w:val="0"/>
                <w:iCs w:val="0"/>
                <w:color w:val="auto"/>
              </w:rPr>
              <w:t>mission</w:t>
            </w:r>
          </w:p>
          <w:p w14:paraId="4CC184B5" w14:textId="7FE9181E" w:rsidR="00BC667B" w:rsidRPr="00BC667B" w:rsidRDefault="00BC667B" w:rsidP="001F040F">
            <w:pPr>
              <w:pStyle w:val="ReqText"/>
              <w:numPr>
                <w:ilvl w:val="0"/>
                <w:numId w:val="21"/>
              </w:numPr>
              <w:jc w:val="both"/>
              <w:rPr>
                <w:ins w:id="7329" w:author="TRIANO José" w:date="2024-09-19T08:12:00Z"/>
              </w:rPr>
            </w:pPr>
            <w:ins w:id="7330" w:author="MAILIER Maxime" w:date="2024-08-21T14:51:00Z">
              <w:r w:rsidRPr="00BC667B">
                <w:rPr>
                  <w:i w:val="0"/>
                  <w:iCs w:val="0"/>
                  <w:color w:val="auto"/>
                </w:rPr>
                <w:t xml:space="preserve">PUIS Points d’arrêt commerciaux intermédiaires de la </w:t>
              </w:r>
            </w:ins>
            <w:r w:rsidRPr="00BC667B">
              <w:rPr>
                <w:i w:val="0"/>
                <w:iCs w:val="0"/>
                <w:color w:val="auto"/>
              </w:rPr>
              <w:t>mission</w:t>
            </w:r>
          </w:p>
        </w:tc>
      </w:tr>
      <w:tr w:rsidR="00BC667B" w14:paraId="0E6AD0FE" w14:textId="77777777" w:rsidTr="001F040F">
        <w:trPr>
          <w:ins w:id="7331" w:author="TRIANO José" w:date="2024-09-19T08:12:00Z"/>
        </w:trPr>
        <w:tc>
          <w:tcPr>
            <w:tcW w:w="1842" w:type="dxa"/>
          </w:tcPr>
          <w:p w14:paraId="0617D0FD" w14:textId="77777777" w:rsidR="00BC667B" w:rsidRDefault="00BC667B" w:rsidP="001F040F">
            <w:pPr>
              <w:rPr>
                <w:ins w:id="7332" w:author="TRIANO José" w:date="2024-09-19T08:12:00Z"/>
              </w:rPr>
            </w:pPr>
            <w:r>
              <w:t xml:space="preserve">Paramètres </w:t>
            </w:r>
          </w:p>
        </w:tc>
        <w:tc>
          <w:tcPr>
            <w:tcW w:w="7446" w:type="dxa"/>
          </w:tcPr>
          <w:p w14:paraId="5AB93673" w14:textId="77777777" w:rsidR="00BC667B" w:rsidRPr="003D256D" w:rsidRDefault="00BC667B" w:rsidP="001F040F">
            <w:pPr>
              <w:pStyle w:val="ReqText"/>
              <w:jc w:val="both"/>
              <w:rPr>
                <w:ins w:id="7333" w:author="TRIANO José" w:date="2024-09-19T08:12:00Z"/>
              </w:rPr>
            </w:pPr>
          </w:p>
        </w:tc>
      </w:tr>
    </w:tbl>
    <w:p w14:paraId="10581424" w14:textId="77777777" w:rsidR="00FB2971" w:rsidRPr="00FB2971" w:rsidRDefault="00FB2971" w:rsidP="00FB2971">
      <w:pPr>
        <w:rPr>
          <w:ins w:id="7334" w:author="MAILIER Maxime" w:date="2024-08-21T14:51:00Z"/>
        </w:rPr>
      </w:pPr>
    </w:p>
    <w:p w14:paraId="0354CC5F" w14:textId="77777777" w:rsidR="00F6102F" w:rsidRPr="00E412BF" w:rsidRDefault="00F6102F" w:rsidP="00F67835">
      <w:pPr>
        <w:pStyle w:val="Titre5"/>
        <w:numPr>
          <w:ilvl w:val="4"/>
          <w:numId w:val="121"/>
        </w:numPr>
        <w:rPr>
          <w:ins w:id="7335" w:author="MAILIER Maxime" w:date="2024-08-21T14:51:00Z"/>
        </w:rPr>
      </w:pPr>
      <w:ins w:id="7336" w:author="MAILIER Maxime" w:date="2024-08-21T14:51:00Z">
        <w:r w:rsidRPr="00E412BF">
          <w:t>TM_TR_07_03_03 : Fonctionnalités de régulation utilisables par l’aide à la replanification</w:t>
        </w:r>
      </w:ins>
    </w:p>
    <w:p w14:paraId="67310CBC" w14:textId="77777777" w:rsidR="00F6102F" w:rsidRPr="00B85CE2" w:rsidRDefault="00F6102F" w:rsidP="00C82597">
      <w:pPr>
        <w:jc w:val="both"/>
        <w:rPr>
          <w:ins w:id="7337" w:author="MAILIER Maxime" w:date="2024-08-21T14:51:00Z"/>
        </w:rPr>
      </w:pPr>
      <w:ins w:id="7338" w:author="MAILIER Maxime" w:date="2024-08-21T14:51:00Z">
        <w:r>
          <w:rPr>
            <w:u w:val="single"/>
          </w:rPr>
          <w:t>Priorisation des passages à un croisement :</w:t>
        </w:r>
      </w:ins>
    </w:p>
    <w:p w14:paraId="2585641B" w14:textId="77777777" w:rsidR="00BC667B" w:rsidRPr="00B12704" w:rsidRDefault="00BC667B" w:rsidP="00C82597">
      <w:pPr>
        <w:pStyle w:val="ReqID"/>
      </w:pPr>
    </w:p>
    <w:tbl>
      <w:tblPr>
        <w:tblStyle w:val="Grilledutableau"/>
        <w:tblW w:w="0" w:type="auto"/>
        <w:tblLook w:val="04A0" w:firstRow="1" w:lastRow="0" w:firstColumn="1" w:lastColumn="0" w:noHBand="0" w:noVBand="1"/>
      </w:tblPr>
      <w:tblGrid>
        <w:gridCol w:w="1842"/>
        <w:gridCol w:w="7446"/>
      </w:tblGrid>
      <w:tr w:rsidR="000B58A0" w:rsidRPr="000B58A0" w14:paraId="63460014" w14:textId="77777777" w:rsidTr="001F040F">
        <w:trPr>
          <w:ins w:id="7339" w:author="TRIANO José" w:date="2024-09-19T08:12:00Z"/>
        </w:trPr>
        <w:tc>
          <w:tcPr>
            <w:tcW w:w="1842" w:type="dxa"/>
          </w:tcPr>
          <w:p w14:paraId="00EF8E18" w14:textId="77777777" w:rsidR="000B58A0" w:rsidRDefault="000B58A0" w:rsidP="001F040F">
            <w:pPr>
              <w:rPr>
                <w:ins w:id="7340" w:author="TRIANO José" w:date="2024-09-19T08:12:00Z"/>
              </w:rPr>
            </w:pPr>
            <w:ins w:id="7341" w:author="TRIANO José" w:date="2024-09-19T08:12:00Z">
              <w:r>
                <w:t>Résultat attendu</w:t>
              </w:r>
            </w:ins>
          </w:p>
        </w:tc>
        <w:tc>
          <w:tcPr>
            <w:tcW w:w="7446" w:type="dxa"/>
          </w:tcPr>
          <w:p w14:paraId="012AD550" w14:textId="1313F0B7" w:rsidR="000B58A0" w:rsidRPr="000B58A0" w:rsidRDefault="000B58A0" w:rsidP="000B58A0">
            <w:pPr>
              <w:pStyle w:val="ReqText"/>
              <w:jc w:val="both"/>
              <w:rPr>
                <w:ins w:id="7342" w:author="TRIANO José" w:date="2024-09-19T08:12:00Z"/>
                <w:i w:val="0"/>
                <w:iCs w:val="0"/>
                <w:color w:val="auto"/>
              </w:rPr>
            </w:pPr>
            <w:ins w:id="7343" w:author="MAILIER Maxime" w:date="2024-08-21T14:51:00Z">
              <w:r w:rsidRPr="000B58A0">
                <w:rPr>
                  <w:i w:val="0"/>
                  <w:iCs w:val="0"/>
                  <w:color w:val="auto"/>
                </w:rPr>
                <w:t>Lors d’un recalcul de la planification du trafic, le Traffic Mgr doit utiliser la possibilité de modifier l’ordre de passage des véhicules à un point de croisement.</w:t>
              </w:r>
            </w:ins>
          </w:p>
        </w:tc>
      </w:tr>
      <w:tr w:rsidR="000B58A0" w14:paraId="0C4FD9E9" w14:textId="77777777" w:rsidTr="001F040F">
        <w:trPr>
          <w:ins w:id="7344" w:author="TRIANO José" w:date="2024-09-19T08:12:00Z"/>
        </w:trPr>
        <w:tc>
          <w:tcPr>
            <w:tcW w:w="1842" w:type="dxa"/>
          </w:tcPr>
          <w:p w14:paraId="0F7DF671" w14:textId="77777777" w:rsidR="000B58A0" w:rsidRDefault="000B58A0" w:rsidP="001F040F">
            <w:pPr>
              <w:rPr>
                <w:ins w:id="7345" w:author="TRIANO José" w:date="2024-09-19T08:12:00Z"/>
              </w:rPr>
            </w:pPr>
            <w:r>
              <w:t xml:space="preserve">Paramètres </w:t>
            </w:r>
          </w:p>
        </w:tc>
        <w:tc>
          <w:tcPr>
            <w:tcW w:w="7446" w:type="dxa"/>
          </w:tcPr>
          <w:p w14:paraId="6E63F8E2" w14:textId="77777777" w:rsidR="000B58A0" w:rsidRPr="003D256D" w:rsidRDefault="000B58A0" w:rsidP="001F040F">
            <w:pPr>
              <w:pStyle w:val="ReqText"/>
              <w:jc w:val="both"/>
              <w:rPr>
                <w:ins w:id="7346" w:author="TRIANO José" w:date="2024-09-19T08:12:00Z"/>
              </w:rPr>
            </w:pPr>
          </w:p>
        </w:tc>
      </w:tr>
    </w:tbl>
    <w:p w14:paraId="4DF9958B" w14:textId="77777777" w:rsidR="00BC667B" w:rsidRDefault="00BC667B" w:rsidP="00C82597">
      <w:pPr>
        <w:pStyle w:val="ReqID"/>
        <w:rPr>
          <w:lang w:val="en-GB"/>
        </w:rPr>
      </w:pPr>
    </w:p>
    <w:p w14:paraId="0D74B9DF" w14:textId="394CF522" w:rsidR="00F6102F" w:rsidRDefault="00F6102F" w:rsidP="00C82597">
      <w:pPr>
        <w:jc w:val="both"/>
        <w:rPr>
          <w:u w:val="single"/>
        </w:rPr>
      </w:pPr>
      <w:ins w:id="7347" w:author="MAILIER Maxime" w:date="2024-08-21T14:51:00Z">
        <w:r>
          <w:rPr>
            <w:u w:val="single"/>
          </w:rPr>
          <w:t>Utilisation d’un véhicule de réserve :</w:t>
        </w:r>
      </w:ins>
    </w:p>
    <w:p w14:paraId="5864F1B1" w14:textId="1D562FE0" w:rsidR="000B58A0" w:rsidRDefault="000B58A0" w:rsidP="00C82597">
      <w:pPr>
        <w:jc w:val="both"/>
        <w:rPr>
          <w:u w:val="single"/>
        </w:rPr>
      </w:pPr>
    </w:p>
    <w:tbl>
      <w:tblPr>
        <w:tblStyle w:val="Grilledutableau"/>
        <w:tblW w:w="0" w:type="auto"/>
        <w:tblLook w:val="04A0" w:firstRow="1" w:lastRow="0" w:firstColumn="1" w:lastColumn="0" w:noHBand="0" w:noVBand="1"/>
      </w:tblPr>
      <w:tblGrid>
        <w:gridCol w:w="1842"/>
        <w:gridCol w:w="7446"/>
      </w:tblGrid>
      <w:tr w:rsidR="00844655" w14:paraId="0EFE8F9B" w14:textId="77777777" w:rsidTr="001F040F">
        <w:trPr>
          <w:ins w:id="7348" w:author="TRIANO José" w:date="2024-09-19T08:12:00Z"/>
        </w:trPr>
        <w:tc>
          <w:tcPr>
            <w:tcW w:w="1842" w:type="dxa"/>
          </w:tcPr>
          <w:p w14:paraId="6617D518" w14:textId="77777777" w:rsidR="00844655" w:rsidRDefault="00844655" w:rsidP="001F040F">
            <w:pPr>
              <w:rPr>
                <w:ins w:id="7349" w:author="TRIANO José" w:date="2024-09-19T08:12:00Z"/>
              </w:rPr>
            </w:pPr>
            <w:ins w:id="7350" w:author="TRIANO José" w:date="2024-09-19T08:12:00Z">
              <w:r>
                <w:t>Résultat attendu</w:t>
              </w:r>
            </w:ins>
          </w:p>
        </w:tc>
        <w:tc>
          <w:tcPr>
            <w:tcW w:w="7446" w:type="dxa"/>
          </w:tcPr>
          <w:p w14:paraId="369C979E" w14:textId="77777777" w:rsidR="00844655" w:rsidRDefault="00844655" w:rsidP="00844655">
            <w:pPr>
              <w:pStyle w:val="ReqText"/>
              <w:jc w:val="both"/>
              <w:rPr>
                <w:ins w:id="7351" w:author="MAILIER Maxime" w:date="2024-08-21T14:51:00Z"/>
              </w:rPr>
            </w:pPr>
            <w:ins w:id="7352" w:author="MAILIER Maxime" w:date="2024-08-21T14:51:00Z">
              <w:r>
                <w:t xml:space="preserve">Lors d’un recalcul de la planification du trafic, le Traffic Mgr doit utiliser la possibilité d’avoir recours à un véhicule de réserve lorsqu’il n’est pas possible d’assurer un départ à l’heure (retard toléré inférieur à </w:t>
              </w:r>
            </w:ins>
            <w:ins w:id="7353" w:author="MAILIER Maxime" w:date="2024-08-29T10:11:00Z">
              <w:r w:rsidRPr="00C1751B">
                <w:t>[Param_</w:t>
              </w:r>
              <w:r>
                <w:t>TM_TR_07_03_03</w:t>
              </w:r>
              <w:r w:rsidRPr="00C1751B">
                <w:t>_</w:t>
              </w:r>
              <w:r>
                <w:t>0001</w:t>
              </w:r>
              <w:r w:rsidRPr="00C1751B">
                <w:t>]</w:t>
              </w:r>
            </w:ins>
            <w:ins w:id="7354" w:author="MAILIER Maxime" w:date="2024-08-21T14:51:00Z">
              <w:r>
                <w:t>) depuis le point commercial origine.</w:t>
              </w:r>
            </w:ins>
          </w:p>
          <w:p w14:paraId="27FA60C3" w14:textId="77777777" w:rsidR="00844655" w:rsidRDefault="00844655" w:rsidP="00844655">
            <w:pPr>
              <w:pStyle w:val="ReqText"/>
              <w:jc w:val="both"/>
            </w:pPr>
          </w:p>
          <w:p w14:paraId="3B56E0E5" w14:textId="39234C70" w:rsidR="00844655" w:rsidRDefault="00844655" w:rsidP="00844655">
            <w:pPr>
              <w:pStyle w:val="ReqText"/>
              <w:jc w:val="both"/>
              <w:rPr>
                <w:ins w:id="7355" w:author="TRIANO José" w:date="2024-09-19T08:12:00Z"/>
              </w:rPr>
            </w:pPr>
            <w:ins w:id="7356" w:author="MAILIER Maxime" w:date="2024-08-21T14:51:00Z">
              <w:r>
                <w:t xml:space="preserve">Lorsque, dans le cadre d’un recalcul de la planification du trafic, le Traffic Mgr propose l’utilisation d’un véhicule de réserve, le Traffic Mgr doit également prévoir la création de la </w:t>
              </w:r>
            </w:ins>
            <w:r>
              <w:t>mission</w:t>
            </w:r>
            <w:ins w:id="7357" w:author="MAILIER Maxime" w:date="2024-08-21T14:51:00Z">
              <w:r>
                <w:t xml:space="preserve"> haut-le-pied qui permettra l’acheminement du véhicule de réserve depuis son point d’arrêt actuel jusqu’au point d’arrêt commercial origine de la </w:t>
              </w:r>
            </w:ins>
            <w:r>
              <w:t>mission</w:t>
            </w:r>
            <w:ins w:id="7358" w:author="MAILIER Maxime" w:date="2024-08-21T14:51:00Z">
              <w:r>
                <w:t xml:space="preserve"> à assurer.</w:t>
              </w:r>
            </w:ins>
          </w:p>
        </w:tc>
      </w:tr>
      <w:tr w:rsidR="00844655" w14:paraId="3E8B4F20" w14:textId="77777777" w:rsidTr="001F040F">
        <w:trPr>
          <w:ins w:id="7359" w:author="TRIANO José" w:date="2024-09-19T08:12:00Z"/>
        </w:trPr>
        <w:tc>
          <w:tcPr>
            <w:tcW w:w="1842" w:type="dxa"/>
          </w:tcPr>
          <w:p w14:paraId="56D7DBB0" w14:textId="77777777" w:rsidR="00844655" w:rsidRDefault="00844655" w:rsidP="001F040F">
            <w:pPr>
              <w:rPr>
                <w:ins w:id="7360" w:author="TRIANO José" w:date="2024-09-19T08:12:00Z"/>
              </w:rPr>
            </w:pPr>
            <w:r>
              <w:t xml:space="preserve">Paramètres </w:t>
            </w:r>
          </w:p>
        </w:tc>
        <w:tc>
          <w:tcPr>
            <w:tcW w:w="7446" w:type="dxa"/>
          </w:tcPr>
          <w:p w14:paraId="04DA62B7" w14:textId="77777777" w:rsidR="00844655" w:rsidRPr="00C1751B" w:rsidRDefault="00844655" w:rsidP="00844655">
            <w:pPr>
              <w:pStyle w:val="ReqID"/>
              <w:rPr>
                <w:ins w:id="7361" w:author="MAILIER Maxime" w:date="2024-08-21T14:51:00Z"/>
              </w:rPr>
            </w:pPr>
            <w:ins w:id="7362" w:author="MAILIER Maxime" w:date="2024-08-21T14:51:00Z">
              <w:r w:rsidRPr="00C1751B">
                <w:t>[Param_</w:t>
              </w:r>
              <w:r>
                <w:t>TM_TR_07_03_03</w:t>
              </w:r>
              <w:r w:rsidRPr="00C1751B">
                <w:t>_</w:t>
              </w:r>
            </w:ins>
            <w:ins w:id="7363" w:author="MAILIER Maxime" w:date="2024-08-29T10:11:00Z">
              <w:r>
                <w:t>0001</w:t>
              </w:r>
            </w:ins>
            <w:ins w:id="7364" w:author="MAILIER Maxime" w:date="2024-08-21T14:51:00Z">
              <w:r w:rsidRPr="00C1751B">
                <w:t xml:space="preserve">] </w:t>
              </w:r>
            </w:ins>
          </w:p>
          <w:p w14:paraId="3213D97D" w14:textId="4909C6B2" w:rsidR="00844655" w:rsidRPr="003D256D" w:rsidRDefault="00844655" w:rsidP="00844655">
            <w:pPr>
              <w:pStyle w:val="ReqText"/>
              <w:jc w:val="both"/>
              <w:rPr>
                <w:ins w:id="7365" w:author="TRIANO José" w:date="2024-09-19T08:12:00Z"/>
              </w:rPr>
            </w:pPr>
            <w:ins w:id="7366" w:author="MAILIER Maxime" w:date="2024-08-21T14:51:00Z">
              <w:r>
                <w:rPr>
                  <w:color w:val="00B050"/>
                </w:rPr>
                <w:t>Valeur de retard</w:t>
              </w:r>
              <w:r w:rsidRPr="00391050">
                <w:rPr>
                  <w:color w:val="00B050"/>
                </w:rPr>
                <w:t xml:space="preserve"> </w:t>
              </w:r>
              <w:r>
                <w:rPr>
                  <w:color w:val="00B050"/>
                </w:rPr>
                <w:t xml:space="preserve">(en secondes) prévisionnel au point commercial origine de la </w:t>
              </w:r>
            </w:ins>
            <w:r>
              <w:rPr>
                <w:color w:val="00B050"/>
              </w:rPr>
              <w:t>mission</w:t>
            </w:r>
            <w:ins w:id="7367" w:author="MAILIER Maxime" w:date="2024-08-21T14:51:00Z">
              <w:r>
                <w:rPr>
                  <w:color w:val="00B050"/>
                </w:rPr>
                <w:t xml:space="preserve"> </w:t>
              </w:r>
              <w:r w:rsidRPr="00391050">
                <w:rPr>
                  <w:color w:val="00B050"/>
                </w:rPr>
                <w:t xml:space="preserve">qui lorsqu’elle est </w:t>
              </w:r>
              <w:r>
                <w:rPr>
                  <w:color w:val="00B050"/>
                </w:rPr>
                <w:t>dépassée</w:t>
              </w:r>
              <w:r w:rsidRPr="00391050">
                <w:rPr>
                  <w:color w:val="00B050"/>
                </w:rPr>
                <w:t xml:space="preserve"> </w:t>
              </w:r>
              <w:r>
                <w:rPr>
                  <w:color w:val="00B050"/>
                </w:rPr>
                <w:t xml:space="preserve">permet l’utilisation d’un </w:t>
              </w:r>
            </w:ins>
            <w:ins w:id="7368" w:author="MAILIER Maxime" w:date="2024-08-23T17:23:00Z">
              <w:r>
                <w:rPr>
                  <w:color w:val="00B050"/>
                </w:rPr>
                <w:t>véhicule</w:t>
              </w:r>
            </w:ins>
            <w:ins w:id="7369" w:author="MAILIER Maxime" w:date="2024-08-21T14:51:00Z">
              <w:r>
                <w:rPr>
                  <w:color w:val="00B050"/>
                </w:rPr>
                <w:t xml:space="preserve"> de réserve</w:t>
              </w:r>
              <w:r w:rsidRPr="00391050">
                <w:rPr>
                  <w:color w:val="00B050"/>
                </w:rPr>
                <w:t xml:space="preserve"> par le Traffic Mgr</w:t>
              </w:r>
              <w:r>
                <w:rPr>
                  <w:color w:val="00B050"/>
                </w:rPr>
                <w:t xml:space="preserve"> dans le cadre d’un calcul de replanification</w:t>
              </w:r>
            </w:ins>
          </w:p>
        </w:tc>
      </w:tr>
    </w:tbl>
    <w:p w14:paraId="0E77559B" w14:textId="77777777" w:rsidR="000B58A0" w:rsidRPr="00B85CE2" w:rsidRDefault="000B58A0" w:rsidP="00C82597">
      <w:pPr>
        <w:jc w:val="both"/>
        <w:rPr>
          <w:ins w:id="7370" w:author="MAILIER Maxime" w:date="2024-08-21T14:51:00Z"/>
        </w:rPr>
      </w:pPr>
    </w:p>
    <w:p w14:paraId="76C36A99" w14:textId="6C629629" w:rsidR="00F6102F" w:rsidRPr="00974B79" w:rsidRDefault="00F6102F" w:rsidP="00C82597">
      <w:pPr>
        <w:jc w:val="both"/>
        <w:rPr>
          <w:ins w:id="7371" w:author="MAILIER Maxime" w:date="2024-08-21T14:51:00Z"/>
          <w:u w:val="single"/>
        </w:rPr>
      </w:pPr>
      <w:ins w:id="7372" w:author="MAILIER Maxime" w:date="2024-08-21T14:51:00Z">
        <w:r w:rsidRPr="00974B79">
          <w:rPr>
            <w:u w:val="single"/>
          </w:rPr>
          <w:t xml:space="preserve">Supprimer des </w:t>
        </w:r>
      </w:ins>
      <w:r w:rsidR="00372D26">
        <w:rPr>
          <w:u w:val="single"/>
        </w:rPr>
        <w:t>missions</w:t>
      </w:r>
      <w:ins w:id="7373" w:author="MAILIER Maxime" w:date="2024-08-21T14:51:00Z">
        <w:r w:rsidRPr="00974B79">
          <w:rPr>
            <w:u w:val="single"/>
          </w:rPr>
          <w:t> :</w:t>
        </w:r>
      </w:ins>
    </w:p>
    <w:tbl>
      <w:tblPr>
        <w:tblStyle w:val="Grilledutableau"/>
        <w:tblW w:w="0" w:type="auto"/>
        <w:tblLook w:val="04A0" w:firstRow="1" w:lastRow="0" w:firstColumn="1" w:lastColumn="0" w:noHBand="0" w:noVBand="1"/>
      </w:tblPr>
      <w:tblGrid>
        <w:gridCol w:w="1842"/>
        <w:gridCol w:w="7446"/>
      </w:tblGrid>
      <w:tr w:rsidR="0017548F" w14:paraId="3D886D58" w14:textId="77777777" w:rsidTr="001F040F">
        <w:trPr>
          <w:ins w:id="7374" w:author="TRIANO José" w:date="2024-09-19T08:12:00Z"/>
        </w:trPr>
        <w:tc>
          <w:tcPr>
            <w:tcW w:w="1842" w:type="dxa"/>
          </w:tcPr>
          <w:p w14:paraId="531560A7" w14:textId="77777777" w:rsidR="0017548F" w:rsidRDefault="0017548F" w:rsidP="001F040F">
            <w:pPr>
              <w:rPr>
                <w:ins w:id="7375" w:author="TRIANO José" w:date="2024-09-19T08:12:00Z"/>
              </w:rPr>
            </w:pPr>
            <w:ins w:id="7376" w:author="TRIANO José" w:date="2024-09-19T08:12:00Z">
              <w:r>
                <w:t>Résultat attendu</w:t>
              </w:r>
            </w:ins>
          </w:p>
        </w:tc>
        <w:tc>
          <w:tcPr>
            <w:tcW w:w="7446" w:type="dxa"/>
          </w:tcPr>
          <w:p w14:paraId="391EE040" w14:textId="77777777" w:rsidR="0017548F" w:rsidRDefault="0017548F" w:rsidP="0017548F">
            <w:pPr>
              <w:pStyle w:val="ReqText"/>
              <w:jc w:val="both"/>
              <w:rPr>
                <w:ins w:id="7377" w:author="MAILIER Maxime" w:date="2024-08-21T14:51:00Z"/>
              </w:rPr>
            </w:pPr>
            <w:ins w:id="7378" w:author="MAILIER Maxime" w:date="2024-08-21T14:51:00Z">
              <w:r>
                <w:t xml:space="preserve">Lors d’un recalcul de la planification du trafic, le Traffic Mgr doit utiliser la possibilité de supprimer une ou plusieurs </w:t>
              </w:r>
            </w:ins>
            <w:r>
              <w:t>missions</w:t>
            </w:r>
            <w:ins w:id="7379" w:author="MAILIER Maxime" w:date="2024-08-21T14:51:00Z">
              <w:r>
                <w:t xml:space="preserve"> successives d’un service matériel pour lesquelles aucune place passager n’est réservée au moment du calcul.</w:t>
              </w:r>
            </w:ins>
          </w:p>
          <w:p w14:paraId="75CF88F0" w14:textId="77777777" w:rsidR="0017548F" w:rsidRDefault="0017548F" w:rsidP="0017548F">
            <w:pPr>
              <w:pStyle w:val="ReqText"/>
              <w:jc w:val="both"/>
            </w:pPr>
          </w:p>
          <w:p w14:paraId="0C72C755" w14:textId="1450AB7D" w:rsidR="0017548F" w:rsidRDefault="0017548F" w:rsidP="0017548F">
            <w:pPr>
              <w:pStyle w:val="ReqText"/>
              <w:jc w:val="both"/>
              <w:rPr>
                <w:ins w:id="7380" w:author="MAILIER Maxime" w:date="2024-08-21T14:51:00Z"/>
              </w:rPr>
            </w:pPr>
            <w:ins w:id="7381" w:author="MAILIER Maxime" w:date="2024-08-21T14:51:00Z">
              <w:r>
                <w:t xml:space="preserve">Lorsque, dans le cadre d’un recalcul de la planification du trafic, le Traffic Mgr propose la suppression d’une </w:t>
              </w:r>
            </w:ins>
            <w:r>
              <w:t>mission</w:t>
            </w:r>
            <w:ins w:id="7382" w:author="MAILIER Maxime" w:date="2024-08-21T14:51:00Z">
              <w:r>
                <w:t xml:space="preserve"> d’un service matériel, le Traffic Mgr doit également prévoir la création de la </w:t>
              </w:r>
            </w:ins>
            <w:r>
              <w:t>mission</w:t>
            </w:r>
            <w:ins w:id="7383" w:author="MAILIER Maxime" w:date="2024-08-21T14:51:00Z">
              <w:r>
                <w:t xml:space="preserve"> de manœuvre qui permettra l’acheminement du véhicule assurant la </w:t>
              </w:r>
            </w:ins>
            <w:r>
              <w:t>mission</w:t>
            </w:r>
            <w:ins w:id="7384" w:author="MAILIER Maxime" w:date="2024-08-21T14:51:00Z">
              <w:r>
                <w:t xml:space="preserve"> prédécesseur de la première </w:t>
              </w:r>
            </w:ins>
            <w:r>
              <w:t>mission</w:t>
            </w:r>
            <w:ins w:id="7385" w:author="MAILIER Maxime" w:date="2024-08-21T14:51:00Z">
              <w:r>
                <w:t xml:space="preserve"> supprimée, si elle existe, vers un point d’arrêt technique.</w:t>
              </w:r>
            </w:ins>
          </w:p>
          <w:p w14:paraId="47E11B05" w14:textId="77777777" w:rsidR="0017548F" w:rsidRDefault="0017548F" w:rsidP="0017548F">
            <w:pPr>
              <w:pStyle w:val="ReqText"/>
              <w:jc w:val="both"/>
            </w:pPr>
          </w:p>
          <w:p w14:paraId="7629D2C9" w14:textId="744CF85E" w:rsidR="0017548F" w:rsidRDefault="0017548F" w:rsidP="0017548F">
            <w:pPr>
              <w:pStyle w:val="ReqText"/>
              <w:jc w:val="both"/>
              <w:rPr>
                <w:ins w:id="7386" w:author="TRIANO José" w:date="2024-09-19T08:12:00Z"/>
              </w:rPr>
            </w:pPr>
            <w:ins w:id="7387" w:author="MAILIER Maxime" w:date="2024-08-21T14:51:00Z">
              <w:r>
                <w:t xml:space="preserve">Lorsque, dans le cadre d’un recalcul de la planification du trafic, le Traffic Mgr propose la suppression d’une </w:t>
              </w:r>
            </w:ins>
            <w:r>
              <w:t>mission</w:t>
            </w:r>
            <w:ins w:id="7388" w:author="MAILIER Maxime" w:date="2024-08-21T14:51:00Z">
              <w:r>
                <w:t xml:space="preserve"> d’un service matériel, le Traffic Mgr doit également prévoir la création de la </w:t>
              </w:r>
            </w:ins>
            <w:r>
              <w:t>mission</w:t>
            </w:r>
            <w:ins w:id="7389" w:author="MAILIER Maxime" w:date="2024-08-21T14:51:00Z">
              <w:r>
                <w:t xml:space="preserve"> de manœuvre qui permettra l’acheminement du véhicule assurant la </w:t>
              </w:r>
            </w:ins>
            <w:r>
              <w:t>mission</w:t>
            </w:r>
            <w:ins w:id="7390" w:author="MAILIER Maxime" w:date="2024-08-21T14:51:00Z">
              <w:r>
                <w:t xml:space="preserve"> successeur de la dernière </w:t>
              </w:r>
            </w:ins>
            <w:r>
              <w:t>mission</w:t>
            </w:r>
            <w:ins w:id="7391" w:author="MAILIER Maxime" w:date="2024-08-21T14:51:00Z">
              <w:r>
                <w:t xml:space="preserve"> supprimée, si elle existe, vers le point d’arrêt commercial origine de la </w:t>
              </w:r>
            </w:ins>
            <w:r>
              <w:t>mission</w:t>
            </w:r>
            <w:ins w:id="7392" w:author="MAILIER Maxime" w:date="2024-08-21T14:51:00Z">
              <w:r>
                <w:t xml:space="preserve"> successeur.</w:t>
              </w:r>
            </w:ins>
          </w:p>
        </w:tc>
      </w:tr>
      <w:tr w:rsidR="0017548F" w14:paraId="13F8E0A6" w14:textId="77777777" w:rsidTr="001F040F">
        <w:trPr>
          <w:ins w:id="7393" w:author="TRIANO José" w:date="2024-09-19T08:12:00Z"/>
        </w:trPr>
        <w:tc>
          <w:tcPr>
            <w:tcW w:w="1842" w:type="dxa"/>
          </w:tcPr>
          <w:p w14:paraId="35D79A6B" w14:textId="77777777" w:rsidR="0017548F" w:rsidRDefault="0017548F" w:rsidP="001F040F">
            <w:pPr>
              <w:rPr>
                <w:ins w:id="7394" w:author="TRIANO José" w:date="2024-09-19T08:12:00Z"/>
              </w:rPr>
            </w:pPr>
            <w:r>
              <w:t xml:space="preserve">Paramètres </w:t>
            </w:r>
          </w:p>
        </w:tc>
        <w:tc>
          <w:tcPr>
            <w:tcW w:w="7446" w:type="dxa"/>
          </w:tcPr>
          <w:p w14:paraId="2B4BBF5B" w14:textId="77777777" w:rsidR="0017548F" w:rsidRPr="003D256D" w:rsidRDefault="0017548F" w:rsidP="001F040F">
            <w:pPr>
              <w:pStyle w:val="ReqText"/>
              <w:jc w:val="both"/>
              <w:rPr>
                <w:ins w:id="7395" w:author="TRIANO José" w:date="2024-09-19T08:12:00Z"/>
              </w:rPr>
            </w:pPr>
          </w:p>
        </w:tc>
      </w:tr>
    </w:tbl>
    <w:p w14:paraId="35FE81AC" w14:textId="77777777" w:rsidR="00844655" w:rsidRDefault="00844655" w:rsidP="00C82597">
      <w:pPr>
        <w:pStyle w:val="ReqID"/>
      </w:pPr>
    </w:p>
    <w:p w14:paraId="2C40C207" w14:textId="6743704D" w:rsidR="00F6102F" w:rsidRDefault="00F6102F" w:rsidP="00C82597">
      <w:pPr>
        <w:jc w:val="both"/>
        <w:rPr>
          <w:u w:val="single"/>
        </w:rPr>
      </w:pPr>
      <w:ins w:id="7396" w:author="MAILIER Maxime" w:date="2024-08-21T14:51:00Z">
        <w:r>
          <w:rPr>
            <w:u w:val="single"/>
          </w:rPr>
          <w:t xml:space="preserve">Modifier des </w:t>
        </w:r>
      </w:ins>
      <w:r w:rsidR="00372D26">
        <w:rPr>
          <w:u w:val="single"/>
        </w:rPr>
        <w:t>missions</w:t>
      </w:r>
      <w:ins w:id="7397" w:author="MAILIER Maxime" w:date="2024-08-21T14:51:00Z">
        <w:r w:rsidRPr="00974B79">
          <w:rPr>
            <w:u w:val="single"/>
          </w:rPr>
          <w:t> :</w:t>
        </w:r>
      </w:ins>
    </w:p>
    <w:tbl>
      <w:tblPr>
        <w:tblStyle w:val="Grilledutableau"/>
        <w:tblW w:w="0" w:type="auto"/>
        <w:tblLook w:val="04A0" w:firstRow="1" w:lastRow="0" w:firstColumn="1" w:lastColumn="0" w:noHBand="0" w:noVBand="1"/>
      </w:tblPr>
      <w:tblGrid>
        <w:gridCol w:w="1842"/>
        <w:gridCol w:w="7446"/>
      </w:tblGrid>
      <w:tr w:rsidR="00417D21" w14:paraId="7805F5DC" w14:textId="77777777" w:rsidTr="001F040F">
        <w:trPr>
          <w:ins w:id="7398" w:author="TRIANO José" w:date="2024-09-19T08:12:00Z"/>
        </w:trPr>
        <w:tc>
          <w:tcPr>
            <w:tcW w:w="1842" w:type="dxa"/>
          </w:tcPr>
          <w:p w14:paraId="72F21E37" w14:textId="77777777" w:rsidR="00417D21" w:rsidRDefault="00417D21" w:rsidP="001F040F">
            <w:pPr>
              <w:rPr>
                <w:ins w:id="7399" w:author="TRIANO José" w:date="2024-09-19T08:12:00Z"/>
              </w:rPr>
            </w:pPr>
            <w:ins w:id="7400" w:author="TRIANO José" w:date="2024-09-19T08:12:00Z">
              <w:r>
                <w:t>Résultat attendu</w:t>
              </w:r>
            </w:ins>
          </w:p>
        </w:tc>
        <w:tc>
          <w:tcPr>
            <w:tcW w:w="7446" w:type="dxa"/>
          </w:tcPr>
          <w:p w14:paraId="4D7E0EAE" w14:textId="538CF6B2" w:rsidR="00417D21" w:rsidRDefault="00417D21" w:rsidP="00417D21">
            <w:pPr>
              <w:pStyle w:val="ReqText"/>
              <w:jc w:val="both"/>
              <w:rPr>
                <w:ins w:id="7401" w:author="TRIANO José" w:date="2024-09-19T08:12:00Z"/>
              </w:rPr>
            </w:pPr>
            <w:ins w:id="7402" w:author="MAILIER Maxime" w:date="2024-08-21T14:51:00Z">
              <w:r w:rsidRPr="00417D21">
                <w:rPr>
                  <w:i w:val="0"/>
                  <w:iCs w:val="0"/>
                  <w:color w:val="auto"/>
                </w:rPr>
                <w:t xml:space="preserve">Lors d’un recalcul de la planification du trafic, le Traffic Mgr doit utiliser la possibilité de modifier la liste des points d’arrêt commerciaux d’une </w:t>
              </w:r>
            </w:ins>
            <w:r w:rsidRPr="00417D21">
              <w:rPr>
                <w:i w:val="0"/>
                <w:iCs w:val="0"/>
                <w:color w:val="auto"/>
              </w:rPr>
              <w:t>mission</w:t>
            </w:r>
            <w:ins w:id="7403" w:author="MAILIER Maxime" w:date="2024-08-21T14:51:00Z">
              <w:r w:rsidRPr="00417D21">
                <w:rPr>
                  <w:i w:val="0"/>
                  <w:iCs w:val="0"/>
                  <w:color w:val="auto"/>
                </w:rPr>
                <w:t>.</w:t>
              </w:r>
            </w:ins>
          </w:p>
        </w:tc>
      </w:tr>
      <w:tr w:rsidR="00417D21" w14:paraId="3BF30EE9" w14:textId="77777777" w:rsidTr="001F040F">
        <w:trPr>
          <w:ins w:id="7404" w:author="TRIANO José" w:date="2024-09-19T08:12:00Z"/>
        </w:trPr>
        <w:tc>
          <w:tcPr>
            <w:tcW w:w="1842" w:type="dxa"/>
          </w:tcPr>
          <w:p w14:paraId="17B5F229" w14:textId="77777777" w:rsidR="00417D21" w:rsidRDefault="00417D21" w:rsidP="001F040F">
            <w:pPr>
              <w:rPr>
                <w:ins w:id="7405" w:author="TRIANO José" w:date="2024-09-19T08:12:00Z"/>
              </w:rPr>
            </w:pPr>
            <w:r>
              <w:t xml:space="preserve">Paramètres </w:t>
            </w:r>
          </w:p>
        </w:tc>
        <w:tc>
          <w:tcPr>
            <w:tcW w:w="7446" w:type="dxa"/>
          </w:tcPr>
          <w:p w14:paraId="3A17BE7A" w14:textId="77777777" w:rsidR="00417D21" w:rsidRPr="003D256D" w:rsidRDefault="00417D21" w:rsidP="001F040F">
            <w:pPr>
              <w:pStyle w:val="ReqText"/>
              <w:jc w:val="both"/>
              <w:rPr>
                <w:ins w:id="7406" w:author="TRIANO José" w:date="2024-09-19T08:12:00Z"/>
              </w:rPr>
            </w:pPr>
          </w:p>
        </w:tc>
      </w:tr>
    </w:tbl>
    <w:p w14:paraId="3C10AF51" w14:textId="77777777" w:rsidR="0017548F" w:rsidRDefault="0017548F" w:rsidP="00C82597">
      <w:pPr>
        <w:jc w:val="both"/>
        <w:rPr>
          <w:ins w:id="7407" w:author="MAILIER Maxime" w:date="2024-08-21T14:51:00Z"/>
          <w:u w:val="single"/>
        </w:rPr>
      </w:pPr>
    </w:p>
    <w:p w14:paraId="4E224842" w14:textId="1E857F82" w:rsidR="00F6102F" w:rsidRPr="00974B79" w:rsidRDefault="00F6102F" w:rsidP="00C82597">
      <w:pPr>
        <w:jc w:val="both"/>
        <w:rPr>
          <w:ins w:id="7408" w:author="MAILIER Maxime" w:date="2024-08-21T14:51:00Z"/>
          <w:u w:val="single"/>
        </w:rPr>
      </w:pPr>
      <w:ins w:id="7409" w:author="MAILIER Maxime" w:date="2024-08-21T14:51:00Z">
        <w:r>
          <w:rPr>
            <w:u w:val="single"/>
          </w:rPr>
          <w:t xml:space="preserve">Modifier le véhicule affecté </w:t>
        </w:r>
      </w:ins>
      <w:ins w:id="7410" w:author="MAILIER Maxime" w:date="2024-08-30T16:46:00Z">
        <w:r w:rsidR="00534E60">
          <w:rPr>
            <w:u w:val="single"/>
          </w:rPr>
          <w:t>à un</w:t>
        </w:r>
      </w:ins>
      <w:ins w:id="7411" w:author="MAILIER Maxime" w:date="2024-08-21T14:51:00Z">
        <w:r>
          <w:rPr>
            <w:u w:val="single"/>
          </w:rPr>
          <w:t xml:space="preserve"> service matériel</w:t>
        </w:r>
        <w:r w:rsidRPr="00974B79">
          <w:rPr>
            <w:u w:val="single"/>
          </w:rPr>
          <w:t> :</w:t>
        </w:r>
      </w:ins>
    </w:p>
    <w:tbl>
      <w:tblPr>
        <w:tblStyle w:val="Grilledutableau"/>
        <w:tblW w:w="0" w:type="auto"/>
        <w:tblLook w:val="04A0" w:firstRow="1" w:lastRow="0" w:firstColumn="1" w:lastColumn="0" w:noHBand="0" w:noVBand="1"/>
      </w:tblPr>
      <w:tblGrid>
        <w:gridCol w:w="1842"/>
        <w:gridCol w:w="7446"/>
      </w:tblGrid>
      <w:tr w:rsidR="00FF4499" w14:paraId="353D08AE" w14:textId="77777777" w:rsidTr="001F040F">
        <w:trPr>
          <w:ins w:id="7412" w:author="TRIANO José" w:date="2024-09-19T08:12:00Z"/>
        </w:trPr>
        <w:tc>
          <w:tcPr>
            <w:tcW w:w="1842" w:type="dxa"/>
          </w:tcPr>
          <w:p w14:paraId="5CD3D0C4" w14:textId="77777777" w:rsidR="00FF4499" w:rsidRDefault="00FF4499" w:rsidP="001F040F">
            <w:pPr>
              <w:rPr>
                <w:ins w:id="7413" w:author="TRIANO José" w:date="2024-09-19T08:12:00Z"/>
              </w:rPr>
            </w:pPr>
            <w:ins w:id="7414" w:author="TRIANO José" w:date="2024-09-19T08:12:00Z">
              <w:r>
                <w:t>Résultat attendu</w:t>
              </w:r>
            </w:ins>
          </w:p>
        </w:tc>
        <w:tc>
          <w:tcPr>
            <w:tcW w:w="7446" w:type="dxa"/>
          </w:tcPr>
          <w:p w14:paraId="68208E95" w14:textId="77777777" w:rsidR="00FF4499" w:rsidRPr="00FF4499" w:rsidRDefault="00FF4499" w:rsidP="00FF4499">
            <w:pPr>
              <w:pStyle w:val="ReqText"/>
              <w:jc w:val="both"/>
              <w:rPr>
                <w:ins w:id="7415" w:author="MAILIER Maxime" w:date="2024-08-21T14:51:00Z"/>
                <w:i w:val="0"/>
                <w:iCs w:val="0"/>
                <w:color w:val="auto"/>
              </w:rPr>
            </w:pPr>
            <w:ins w:id="7416" w:author="MAILIER Maxime" w:date="2024-08-21T14:51:00Z">
              <w:r w:rsidRPr="00FF4499">
                <w:rPr>
                  <w:i w:val="0"/>
                  <w:iCs w:val="0"/>
                  <w:color w:val="auto"/>
                </w:rPr>
                <w:t xml:space="preserve">Lors d’un recalcul de la planification du trafic, le Traffic Mgr doit utiliser la possibilité de modifier le véhicule affecté à </w:t>
              </w:r>
            </w:ins>
            <w:ins w:id="7417" w:author="MAILIER Maxime" w:date="2024-08-30T16:46:00Z">
              <w:r w:rsidRPr="00FF4499">
                <w:rPr>
                  <w:i w:val="0"/>
                  <w:iCs w:val="0"/>
                  <w:color w:val="auto"/>
                </w:rPr>
                <w:t>un service matériel</w:t>
              </w:r>
            </w:ins>
            <w:ins w:id="7418" w:author="MAILIER Maxime" w:date="2024-08-21T14:51:00Z">
              <w:r w:rsidRPr="00FF4499">
                <w:rPr>
                  <w:i w:val="0"/>
                  <w:iCs w:val="0"/>
                  <w:color w:val="auto"/>
                </w:rPr>
                <w:t>.</w:t>
              </w:r>
            </w:ins>
          </w:p>
          <w:p w14:paraId="0B388BDA" w14:textId="77777777" w:rsidR="00FF4499" w:rsidRPr="00FF4499" w:rsidRDefault="00FF4499" w:rsidP="00FF4499">
            <w:pPr>
              <w:pStyle w:val="ReqText"/>
              <w:jc w:val="both"/>
              <w:rPr>
                <w:i w:val="0"/>
                <w:iCs w:val="0"/>
                <w:color w:val="auto"/>
              </w:rPr>
            </w:pPr>
          </w:p>
          <w:p w14:paraId="44FCE72A" w14:textId="1058E1E9" w:rsidR="00FF4499" w:rsidRDefault="00FF4499" w:rsidP="00FF4499">
            <w:pPr>
              <w:pStyle w:val="ReqText"/>
              <w:jc w:val="both"/>
              <w:rPr>
                <w:ins w:id="7419" w:author="TRIANO José" w:date="2024-09-19T08:12:00Z"/>
              </w:rPr>
            </w:pPr>
            <w:ins w:id="7420" w:author="MAILIER Maxime" w:date="2024-08-21T14:51:00Z">
              <w:r w:rsidRPr="00FF4499">
                <w:rPr>
                  <w:i w:val="0"/>
                  <w:iCs w:val="0"/>
                  <w:color w:val="auto"/>
                </w:rPr>
                <w:t xml:space="preserve">Lorsque, dans le cadre d’un recalcul de la planification du trafic, le Traffic Mgr propose la modification du véhicule affecté à une </w:t>
              </w:r>
            </w:ins>
            <w:r w:rsidRPr="00FF4499">
              <w:rPr>
                <w:i w:val="0"/>
                <w:iCs w:val="0"/>
                <w:color w:val="auto"/>
              </w:rPr>
              <w:t>mission</w:t>
            </w:r>
            <w:ins w:id="7421" w:author="MAILIER Maxime" w:date="2024-08-21T14:51:00Z">
              <w:r w:rsidRPr="00FF4499">
                <w:rPr>
                  <w:i w:val="0"/>
                  <w:iCs w:val="0"/>
                  <w:color w:val="auto"/>
                </w:rPr>
                <w:t xml:space="preserve">, le Traffic Mgr doit également prévoir la création des </w:t>
              </w:r>
            </w:ins>
            <w:r w:rsidRPr="00FF4499">
              <w:rPr>
                <w:i w:val="0"/>
                <w:iCs w:val="0"/>
                <w:color w:val="auto"/>
              </w:rPr>
              <w:t>missions</w:t>
            </w:r>
            <w:ins w:id="7422" w:author="MAILIER Maxime" w:date="2024-08-21T14:51:00Z">
              <w:r w:rsidRPr="00FF4499">
                <w:rPr>
                  <w:i w:val="0"/>
                  <w:iCs w:val="0"/>
                  <w:color w:val="auto"/>
                </w:rPr>
                <w:t xml:space="preserve"> de manœuvre qui permettront le repositionnement des véhicules concernés par cette modification.</w:t>
              </w:r>
            </w:ins>
          </w:p>
        </w:tc>
      </w:tr>
      <w:tr w:rsidR="00FF4499" w14:paraId="3F0A1004" w14:textId="77777777" w:rsidTr="001F040F">
        <w:trPr>
          <w:ins w:id="7423" w:author="TRIANO José" w:date="2024-09-19T08:12:00Z"/>
        </w:trPr>
        <w:tc>
          <w:tcPr>
            <w:tcW w:w="1842" w:type="dxa"/>
          </w:tcPr>
          <w:p w14:paraId="0182CD90" w14:textId="77777777" w:rsidR="00FF4499" w:rsidRDefault="00FF4499" w:rsidP="001F040F">
            <w:pPr>
              <w:rPr>
                <w:ins w:id="7424" w:author="TRIANO José" w:date="2024-09-19T08:12:00Z"/>
              </w:rPr>
            </w:pPr>
            <w:r>
              <w:t xml:space="preserve">Paramètres </w:t>
            </w:r>
          </w:p>
        </w:tc>
        <w:tc>
          <w:tcPr>
            <w:tcW w:w="7446" w:type="dxa"/>
          </w:tcPr>
          <w:p w14:paraId="1214B255" w14:textId="77777777" w:rsidR="00FF4499" w:rsidRPr="003D256D" w:rsidRDefault="00FF4499" w:rsidP="001F040F">
            <w:pPr>
              <w:pStyle w:val="ReqText"/>
              <w:jc w:val="both"/>
              <w:rPr>
                <w:ins w:id="7425" w:author="TRIANO José" w:date="2024-09-19T08:12:00Z"/>
              </w:rPr>
            </w:pPr>
          </w:p>
        </w:tc>
      </w:tr>
    </w:tbl>
    <w:p w14:paraId="350BB7E4" w14:textId="77777777" w:rsidR="00417D21" w:rsidRDefault="00417D21" w:rsidP="00C82597">
      <w:pPr>
        <w:pStyle w:val="ReqID"/>
        <w:rPr>
          <w:lang w:val="en-GB"/>
        </w:rPr>
      </w:pPr>
    </w:p>
    <w:p w14:paraId="52C07429" w14:textId="77777777" w:rsidR="00417D21" w:rsidRDefault="00417D21" w:rsidP="00C82597">
      <w:pPr>
        <w:pStyle w:val="ReqID"/>
        <w:rPr>
          <w:lang w:val="en-GB"/>
        </w:rPr>
      </w:pPr>
    </w:p>
    <w:p w14:paraId="205BE36F" w14:textId="09B12F43" w:rsidR="00E50EEE" w:rsidRPr="00974B79" w:rsidRDefault="00E50EEE" w:rsidP="00C82597">
      <w:pPr>
        <w:jc w:val="both"/>
        <w:rPr>
          <w:ins w:id="7426" w:author="MAILIER Maxime" w:date="2024-08-21T17:29:00Z"/>
          <w:u w:val="single"/>
        </w:rPr>
      </w:pPr>
      <w:ins w:id="7427" w:author="MAILIER Maxime" w:date="2024-08-21T17:29:00Z">
        <w:r>
          <w:rPr>
            <w:u w:val="single"/>
          </w:rPr>
          <w:t>Liste des impacts de la planification recalculée</w:t>
        </w:r>
        <w:r w:rsidRPr="00974B79">
          <w:rPr>
            <w:u w:val="single"/>
          </w:rPr>
          <w:t> :</w:t>
        </w:r>
      </w:ins>
    </w:p>
    <w:p w14:paraId="5FF97208" w14:textId="77777777" w:rsidR="00FF4499" w:rsidRDefault="00FF4499" w:rsidP="00C82597">
      <w:pPr>
        <w:pStyle w:val="ReqID"/>
      </w:pPr>
    </w:p>
    <w:tbl>
      <w:tblPr>
        <w:tblStyle w:val="Grilledutableau"/>
        <w:tblW w:w="0" w:type="auto"/>
        <w:tblLook w:val="04A0" w:firstRow="1" w:lastRow="0" w:firstColumn="1" w:lastColumn="0" w:noHBand="0" w:noVBand="1"/>
      </w:tblPr>
      <w:tblGrid>
        <w:gridCol w:w="1842"/>
        <w:gridCol w:w="7446"/>
      </w:tblGrid>
      <w:tr w:rsidR="00FF4499" w14:paraId="426CFDC8" w14:textId="77777777" w:rsidTr="001F040F">
        <w:trPr>
          <w:ins w:id="7428" w:author="TRIANO José" w:date="2024-09-19T08:12:00Z"/>
        </w:trPr>
        <w:tc>
          <w:tcPr>
            <w:tcW w:w="1842" w:type="dxa"/>
          </w:tcPr>
          <w:p w14:paraId="5CFA28AD" w14:textId="77777777" w:rsidR="00FF4499" w:rsidRDefault="00FF4499" w:rsidP="001F040F">
            <w:pPr>
              <w:rPr>
                <w:ins w:id="7429" w:author="TRIANO José" w:date="2024-09-19T08:12:00Z"/>
              </w:rPr>
            </w:pPr>
            <w:ins w:id="7430" w:author="TRIANO José" w:date="2024-09-19T08:12:00Z">
              <w:r>
                <w:t>Résultat attendu</w:t>
              </w:r>
            </w:ins>
          </w:p>
        </w:tc>
        <w:tc>
          <w:tcPr>
            <w:tcW w:w="7446" w:type="dxa"/>
          </w:tcPr>
          <w:p w14:paraId="3494AB89" w14:textId="77777777" w:rsidR="00FF4499" w:rsidRPr="00FF4499" w:rsidRDefault="00FF4499" w:rsidP="00FF4499">
            <w:pPr>
              <w:pStyle w:val="ReqText"/>
              <w:jc w:val="both"/>
              <w:rPr>
                <w:ins w:id="7431" w:author="MAILIER Maxime" w:date="2024-08-21T14:51:00Z"/>
                <w:i w:val="0"/>
                <w:iCs w:val="0"/>
                <w:color w:val="auto"/>
              </w:rPr>
            </w:pPr>
            <w:ins w:id="7432" w:author="MAILIER Maxime" w:date="2024-08-21T14:51:00Z">
              <w:r w:rsidRPr="00FF4499">
                <w:rPr>
                  <w:i w:val="0"/>
                  <w:iCs w:val="0"/>
                  <w:color w:val="auto"/>
                </w:rPr>
                <w:t>Le Traffic Mgr doit permettre à un utilisateur de consulter la liste des impacts d’une planification recalculée via la présentation des informations suivantes :</w:t>
              </w:r>
            </w:ins>
          </w:p>
          <w:p w14:paraId="46856E40" w14:textId="77777777" w:rsidR="00FF4499" w:rsidRPr="00FF4499" w:rsidRDefault="00FF4499" w:rsidP="00FF4499">
            <w:pPr>
              <w:pStyle w:val="ReqText"/>
              <w:numPr>
                <w:ilvl w:val="0"/>
                <w:numId w:val="4"/>
              </w:numPr>
              <w:jc w:val="both"/>
              <w:rPr>
                <w:ins w:id="7433" w:author="MAILIER Maxime" w:date="2024-08-21T14:51:00Z"/>
                <w:i w:val="0"/>
                <w:iCs w:val="0"/>
                <w:color w:val="auto"/>
              </w:rPr>
            </w:pPr>
            <w:ins w:id="7434" w:author="MAILIER Maxime" w:date="2024-08-21T14:51:00Z">
              <w:r w:rsidRPr="00FF4499">
                <w:rPr>
                  <w:i w:val="0"/>
                  <w:iCs w:val="0"/>
                  <w:color w:val="auto"/>
                </w:rPr>
                <w:t>Modification de l’ordre des passages de</w:t>
              </w:r>
            </w:ins>
            <w:ins w:id="7435" w:author="MAILIER Maxime" w:date="2024-08-30T18:02:00Z">
              <w:r w:rsidRPr="00FF4499">
                <w:rPr>
                  <w:i w:val="0"/>
                  <w:iCs w:val="0"/>
                  <w:color w:val="auto"/>
                </w:rPr>
                <w:t>s</w:t>
              </w:r>
            </w:ins>
            <w:ins w:id="7436" w:author="MAILIER Maxime" w:date="2024-08-21T14:51:00Z">
              <w:r w:rsidRPr="00FF4499">
                <w:rPr>
                  <w:i w:val="0"/>
                  <w:iCs w:val="0"/>
                  <w:color w:val="auto"/>
                </w:rPr>
                <w:t xml:space="preserve"> véhicules à un</w:t>
              </w:r>
            </w:ins>
            <w:ins w:id="7437" w:author="MAILIER Maxime" w:date="2024-08-30T18:02:00Z">
              <w:r w:rsidRPr="00FF4499">
                <w:rPr>
                  <w:i w:val="0"/>
                  <w:iCs w:val="0"/>
                  <w:color w:val="auto"/>
                </w:rPr>
                <w:t>e plateforme de</w:t>
              </w:r>
            </w:ins>
            <w:ins w:id="7438" w:author="MAILIER Maxime" w:date="2024-08-21T14:51:00Z">
              <w:r w:rsidRPr="00FF4499">
                <w:rPr>
                  <w:i w:val="0"/>
                  <w:iCs w:val="0"/>
                  <w:color w:val="auto"/>
                </w:rPr>
                <w:t xml:space="preserve"> croisement,</w:t>
              </w:r>
            </w:ins>
          </w:p>
          <w:p w14:paraId="07E37208" w14:textId="77777777" w:rsidR="00FF4499" w:rsidRPr="00FF4499" w:rsidRDefault="00FF4499" w:rsidP="00FF4499">
            <w:pPr>
              <w:pStyle w:val="ReqText"/>
              <w:numPr>
                <w:ilvl w:val="0"/>
                <w:numId w:val="4"/>
              </w:numPr>
              <w:jc w:val="both"/>
              <w:rPr>
                <w:ins w:id="7439" w:author="MAILIER Maxime" w:date="2024-08-21T14:51:00Z"/>
                <w:i w:val="0"/>
                <w:iCs w:val="0"/>
                <w:color w:val="auto"/>
              </w:rPr>
            </w:pPr>
            <w:ins w:id="7440" w:author="MAILIER Maxime" w:date="2024-08-21T14:51:00Z">
              <w:r w:rsidRPr="00FF4499">
                <w:rPr>
                  <w:i w:val="0"/>
                  <w:iCs w:val="0"/>
                  <w:color w:val="auto"/>
                </w:rPr>
                <w:t>Occurrences d’utilisation d’un véhicule de réserve,</w:t>
              </w:r>
            </w:ins>
          </w:p>
          <w:p w14:paraId="3B9A5C25" w14:textId="77777777" w:rsidR="00FF4499" w:rsidRPr="00FF4499" w:rsidRDefault="00FF4499" w:rsidP="00FF4499">
            <w:pPr>
              <w:pStyle w:val="ReqText"/>
              <w:numPr>
                <w:ilvl w:val="0"/>
                <w:numId w:val="4"/>
              </w:numPr>
              <w:jc w:val="both"/>
              <w:rPr>
                <w:ins w:id="7441" w:author="MAILIER Maxime" w:date="2024-08-21T14:51:00Z"/>
                <w:i w:val="0"/>
                <w:iCs w:val="0"/>
                <w:color w:val="auto"/>
              </w:rPr>
            </w:pPr>
            <w:ins w:id="7442" w:author="MAILIER Maxime" w:date="2024-08-21T14:51:00Z">
              <w:r w:rsidRPr="00FF4499">
                <w:rPr>
                  <w:i w:val="0"/>
                  <w:iCs w:val="0"/>
                  <w:color w:val="auto"/>
                </w:rPr>
                <w:t xml:space="preserve">Liste des </w:t>
              </w:r>
            </w:ins>
            <w:r w:rsidRPr="00FF4499">
              <w:rPr>
                <w:i w:val="0"/>
                <w:iCs w:val="0"/>
                <w:color w:val="auto"/>
              </w:rPr>
              <w:t>missions</w:t>
            </w:r>
            <w:ins w:id="7443" w:author="MAILIER Maxime" w:date="2024-08-21T14:51:00Z">
              <w:r w:rsidRPr="00FF4499">
                <w:rPr>
                  <w:i w:val="0"/>
                  <w:iCs w:val="0"/>
                  <w:color w:val="auto"/>
                </w:rPr>
                <w:t xml:space="preserve"> supprimées,</w:t>
              </w:r>
            </w:ins>
          </w:p>
          <w:p w14:paraId="2BCDDCF9" w14:textId="77777777" w:rsidR="00FF4499" w:rsidRPr="00FF4499" w:rsidRDefault="00FF4499" w:rsidP="00FF4499">
            <w:pPr>
              <w:pStyle w:val="ReqText"/>
              <w:numPr>
                <w:ilvl w:val="0"/>
                <w:numId w:val="4"/>
              </w:numPr>
              <w:jc w:val="both"/>
              <w:rPr>
                <w:ins w:id="7444" w:author="MAILIER Maxime" w:date="2024-08-21T14:51:00Z"/>
                <w:i w:val="0"/>
                <w:iCs w:val="0"/>
                <w:color w:val="auto"/>
              </w:rPr>
            </w:pPr>
            <w:ins w:id="7445" w:author="MAILIER Maxime" w:date="2024-08-21T14:51:00Z">
              <w:r w:rsidRPr="00FF4499">
                <w:rPr>
                  <w:i w:val="0"/>
                  <w:iCs w:val="0"/>
                  <w:color w:val="auto"/>
                </w:rPr>
                <w:t xml:space="preserve">Liste des </w:t>
              </w:r>
            </w:ins>
            <w:r w:rsidRPr="00FF4499">
              <w:rPr>
                <w:i w:val="0"/>
                <w:iCs w:val="0"/>
                <w:color w:val="auto"/>
              </w:rPr>
              <w:t>missions</w:t>
            </w:r>
            <w:ins w:id="7446" w:author="MAILIER Maxime" w:date="2024-08-21T14:51:00Z">
              <w:r w:rsidRPr="00FF4499">
                <w:rPr>
                  <w:i w:val="0"/>
                  <w:iCs w:val="0"/>
                  <w:color w:val="auto"/>
                </w:rPr>
                <w:t xml:space="preserve"> modifiées,</w:t>
              </w:r>
            </w:ins>
          </w:p>
          <w:p w14:paraId="13A2F4A8" w14:textId="77777777" w:rsidR="00FF4499" w:rsidRPr="00FF4499" w:rsidRDefault="00FF4499" w:rsidP="00FF4499">
            <w:pPr>
              <w:pStyle w:val="ReqText"/>
              <w:numPr>
                <w:ilvl w:val="0"/>
                <w:numId w:val="4"/>
              </w:numPr>
              <w:jc w:val="both"/>
              <w:rPr>
                <w:ins w:id="7447" w:author="MAILIER Maxime" w:date="2024-08-21T14:51:00Z"/>
                <w:i w:val="0"/>
                <w:iCs w:val="0"/>
                <w:color w:val="auto"/>
              </w:rPr>
            </w:pPr>
            <w:ins w:id="7448" w:author="MAILIER Maxime" w:date="2024-08-21T14:51:00Z">
              <w:r w:rsidRPr="00FF4499">
                <w:rPr>
                  <w:i w:val="0"/>
                  <w:iCs w:val="0"/>
                  <w:color w:val="auto"/>
                </w:rPr>
                <w:t xml:space="preserve">Liste des </w:t>
              </w:r>
            </w:ins>
            <w:r w:rsidRPr="00FF4499">
              <w:rPr>
                <w:i w:val="0"/>
                <w:iCs w:val="0"/>
                <w:color w:val="auto"/>
              </w:rPr>
              <w:t>missions</w:t>
            </w:r>
            <w:ins w:id="7449" w:author="MAILIER Maxime" w:date="2024-08-21T14:51:00Z">
              <w:r w:rsidRPr="00FF4499">
                <w:rPr>
                  <w:i w:val="0"/>
                  <w:iCs w:val="0"/>
                  <w:color w:val="auto"/>
                </w:rPr>
                <w:t xml:space="preserve"> ajoutées,</w:t>
              </w:r>
            </w:ins>
          </w:p>
          <w:p w14:paraId="6D908D59" w14:textId="77777777" w:rsidR="00FF4499" w:rsidRPr="00FF4499" w:rsidRDefault="00FF4499" w:rsidP="00FF4499">
            <w:pPr>
              <w:pStyle w:val="ReqText"/>
              <w:numPr>
                <w:ilvl w:val="0"/>
                <w:numId w:val="4"/>
              </w:numPr>
              <w:jc w:val="both"/>
              <w:rPr>
                <w:ins w:id="7450" w:author="MAILIER Maxime" w:date="2024-08-21T14:51:00Z"/>
                <w:i w:val="0"/>
                <w:iCs w:val="0"/>
                <w:color w:val="auto"/>
              </w:rPr>
            </w:pPr>
            <w:ins w:id="7451" w:author="MAILIER Maxime" w:date="2024-08-21T14:51:00Z">
              <w:r w:rsidRPr="00FF4499">
                <w:rPr>
                  <w:i w:val="0"/>
                  <w:iCs w:val="0"/>
                  <w:color w:val="auto"/>
                </w:rPr>
                <w:t>Liste des affectations de véhicules modifiées,</w:t>
              </w:r>
            </w:ins>
          </w:p>
          <w:p w14:paraId="5D8B71A3" w14:textId="77777777" w:rsidR="00FF4499" w:rsidRPr="00FF4499" w:rsidRDefault="00FF4499" w:rsidP="00FF4499">
            <w:pPr>
              <w:pStyle w:val="ReqText"/>
              <w:numPr>
                <w:ilvl w:val="0"/>
                <w:numId w:val="4"/>
              </w:numPr>
              <w:jc w:val="both"/>
              <w:rPr>
                <w:ins w:id="7452" w:author="MAILIER Maxime" w:date="2024-08-21T14:51:00Z"/>
                <w:i w:val="0"/>
                <w:iCs w:val="0"/>
                <w:color w:val="auto"/>
              </w:rPr>
            </w:pPr>
            <w:ins w:id="7453" w:author="MAILIER Maxime" w:date="2024-08-21T14:51:00Z">
              <w:r w:rsidRPr="00FF4499">
                <w:rPr>
                  <w:i w:val="0"/>
                  <w:iCs w:val="0"/>
                  <w:color w:val="auto"/>
                </w:rPr>
                <w:t xml:space="preserve">Valeur de retard prévisionnel cumulé pour les </w:t>
              </w:r>
            </w:ins>
            <w:r w:rsidRPr="00FF4499">
              <w:rPr>
                <w:i w:val="0"/>
                <w:iCs w:val="0"/>
                <w:color w:val="auto"/>
              </w:rPr>
              <w:t>missions</w:t>
            </w:r>
            <w:ins w:id="7454" w:author="MAILIER Maxime" w:date="2024-08-21T14:51:00Z">
              <w:r w:rsidRPr="00FF4499">
                <w:rPr>
                  <w:i w:val="0"/>
                  <w:iCs w:val="0"/>
                  <w:color w:val="auto"/>
                </w:rPr>
                <w:t xml:space="preserve"> de la planification en vigueur avant recalcul,</w:t>
              </w:r>
            </w:ins>
          </w:p>
          <w:p w14:paraId="03F75463" w14:textId="2FB8273F" w:rsidR="00FF4499" w:rsidRPr="00FF4499" w:rsidRDefault="00FF4499" w:rsidP="001F040F">
            <w:pPr>
              <w:pStyle w:val="ReqText"/>
              <w:numPr>
                <w:ilvl w:val="0"/>
                <w:numId w:val="4"/>
              </w:numPr>
              <w:jc w:val="both"/>
              <w:rPr>
                <w:ins w:id="7455" w:author="TRIANO José" w:date="2024-09-19T08:12:00Z"/>
                <w:i w:val="0"/>
                <w:iCs w:val="0"/>
                <w:color w:val="auto"/>
              </w:rPr>
            </w:pPr>
            <w:ins w:id="7456" w:author="MAILIER Maxime" w:date="2024-08-21T14:51:00Z">
              <w:r w:rsidRPr="00FF4499">
                <w:rPr>
                  <w:i w:val="0"/>
                  <w:iCs w:val="0"/>
                  <w:color w:val="auto"/>
                </w:rPr>
                <w:t xml:space="preserve">Valeur de retard prévisionnel cumulé pour les </w:t>
              </w:r>
            </w:ins>
            <w:r w:rsidRPr="00FF4499">
              <w:rPr>
                <w:i w:val="0"/>
                <w:iCs w:val="0"/>
                <w:color w:val="auto"/>
              </w:rPr>
              <w:t>missions</w:t>
            </w:r>
            <w:ins w:id="7457" w:author="MAILIER Maxime" w:date="2024-08-21T14:51:00Z">
              <w:r w:rsidRPr="00FF4499">
                <w:rPr>
                  <w:i w:val="0"/>
                  <w:iCs w:val="0"/>
                  <w:color w:val="auto"/>
                </w:rPr>
                <w:t xml:space="preserve"> de la planification recalculée.</w:t>
              </w:r>
            </w:ins>
          </w:p>
        </w:tc>
      </w:tr>
      <w:tr w:rsidR="00FF4499" w14:paraId="03A44C6F" w14:textId="77777777" w:rsidTr="001F040F">
        <w:trPr>
          <w:ins w:id="7458" w:author="TRIANO José" w:date="2024-09-19T08:12:00Z"/>
        </w:trPr>
        <w:tc>
          <w:tcPr>
            <w:tcW w:w="1842" w:type="dxa"/>
          </w:tcPr>
          <w:p w14:paraId="6A50B4C0" w14:textId="77777777" w:rsidR="00FF4499" w:rsidRDefault="00FF4499" w:rsidP="001F040F">
            <w:pPr>
              <w:rPr>
                <w:ins w:id="7459" w:author="TRIANO José" w:date="2024-09-19T08:12:00Z"/>
              </w:rPr>
            </w:pPr>
            <w:r>
              <w:t xml:space="preserve">Paramètres </w:t>
            </w:r>
          </w:p>
        </w:tc>
        <w:tc>
          <w:tcPr>
            <w:tcW w:w="7446" w:type="dxa"/>
          </w:tcPr>
          <w:p w14:paraId="35331473" w14:textId="77777777" w:rsidR="00FF4499" w:rsidRPr="003D256D" w:rsidRDefault="00FF4499" w:rsidP="001F040F">
            <w:pPr>
              <w:pStyle w:val="ReqText"/>
              <w:jc w:val="both"/>
              <w:rPr>
                <w:ins w:id="7460" w:author="TRIANO José" w:date="2024-09-19T08:12:00Z"/>
              </w:rPr>
            </w:pPr>
          </w:p>
        </w:tc>
      </w:tr>
    </w:tbl>
    <w:p w14:paraId="2CE6AE9B" w14:textId="77777777" w:rsidR="00FF4499" w:rsidRDefault="00FF4499" w:rsidP="00C82597">
      <w:pPr>
        <w:pStyle w:val="ReqID"/>
      </w:pPr>
    </w:p>
    <w:p w14:paraId="3BD2AA61" w14:textId="77777777" w:rsidR="00F6102F" w:rsidRDefault="00F6102F" w:rsidP="00F67835">
      <w:pPr>
        <w:pStyle w:val="Titre5"/>
        <w:numPr>
          <w:ilvl w:val="4"/>
          <w:numId w:val="121"/>
        </w:numPr>
        <w:rPr>
          <w:ins w:id="7461" w:author="MAILIER Maxime" w:date="2024-08-21T14:51:00Z"/>
        </w:rPr>
      </w:pPr>
      <w:ins w:id="7462" w:author="MAILIER Maxime" w:date="2024-08-21T14:51:00Z">
        <w:r>
          <w:t>TM_TR_07</w:t>
        </w:r>
        <w:r w:rsidRPr="00241C2D">
          <w:t>_0</w:t>
        </w:r>
        <w:r>
          <w:t>3_04</w:t>
        </w:r>
        <w:r w:rsidRPr="00241C2D">
          <w:t> :</w:t>
        </w:r>
        <w:r>
          <w:t xml:space="preserve"> Contraintes à prendre en compte par l’aide à la replanification</w:t>
        </w:r>
      </w:ins>
    </w:p>
    <w:tbl>
      <w:tblPr>
        <w:tblStyle w:val="Grilledutableau"/>
        <w:tblW w:w="0" w:type="auto"/>
        <w:tblLook w:val="04A0" w:firstRow="1" w:lastRow="0" w:firstColumn="1" w:lastColumn="0" w:noHBand="0" w:noVBand="1"/>
      </w:tblPr>
      <w:tblGrid>
        <w:gridCol w:w="1842"/>
        <w:gridCol w:w="7446"/>
      </w:tblGrid>
      <w:tr w:rsidR="00FF4499" w14:paraId="143744F5" w14:textId="77777777" w:rsidTr="001F040F">
        <w:trPr>
          <w:ins w:id="7463" w:author="TRIANO José" w:date="2024-09-19T08:12:00Z"/>
        </w:trPr>
        <w:tc>
          <w:tcPr>
            <w:tcW w:w="1842" w:type="dxa"/>
          </w:tcPr>
          <w:p w14:paraId="74272B87" w14:textId="77777777" w:rsidR="00FF4499" w:rsidRDefault="00FF4499" w:rsidP="001F040F">
            <w:pPr>
              <w:rPr>
                <w:ins w:id="7464" w:author="TRIANO José" w:date="2024-09-19T08:12:00Z"/>
              </w:rPr>
            </w:pPr>
            <w:ins w:id="7465" w:author="TRIANO José" w:date="2024-09-19T08:12:00Z">
              <w:r>
                <w:t>Résultat attendu</w:t>
              </w:r>
            </w:ins>
          </w:p>
        </w:tc>
        <w:tc>
          <w:tcPr>
            <w:tcW w:w="7446" w:type="dxa"/>
          </w:tcPr>
          <w:p w14:paraId="65CD1F4F" w14:textId="77777777" w:rsidR="00FF4499" w:rsidRPr="00FF4499" w:rsidRDefault="00FF4499" w:rsidP="00FF4499">
            <w:pPr>
              <w:pStyle w:val="ReqText"/>
              <w:jc w:val="both"/>
              <w:rPr>
                <w:ins w:id="7466" w:author="MAILIER Maxime" w:date="2024-08-21T14:51:00Z"/>
                <w:i w:val="0"/>
                <w:iCs w:val="0"/>
                <w:color w:val="auto"/>
              </w:rPr>
            </w:pPr>
            <w:ins w:id="7467" w:author="MAILIER Maxime" w:date="2024-08-21T14:51:00Z">
              <w:r w:rsidRPr="00FF4499">
                <w:rPr>
                  <w:i w:val="0"/>
                  <w:iCs w:val="0"/>
                  <w:color w:val="auto"/>
                </w:rPr>
                <w:t>Le Traffic Mgr doit laisser s’écouler</w:t>
              </w:r>
            </w:ins>
            <w:ins w:id="7468" w:author="MAILIER Maxime" w:date="2024-08-30T18:03:00Z">
              <w:r w:rsidRPr="00FF4499">
                <w:rPr>
                  <w:i w:val="0"/>
                  <w:iCs w:val="0"/>
                  <w:color w:val="auto"/>
                </w:rPr>
                <w:t xml:space="preserve"> au moins</w:t>
              </w:r>
            </w:ins>
            <w:ins w:id="7469" w:author="MAILIER Maxime" w:date="2024-08-21T14:51:00Z">
              <w:r w:rsidRPr="00FF4499">
                <w:rPr>
                  <w:i w:val="0"/>
                  <w:iCs w:val="0"/>
                  <w:color w:val="auto"/>
                </w:rPr>
                <w:t xml:space="preserve"> </w:t>
              </w:r>
            </w:ins>
            <w:ins w:id="7470" w:author="MAILIER Maxime" w:date="2024-08-29T10:11:00Z">
              <w:r w:rsidRPr="00FF4499">
                <w:rPr>
                  <w:i w:val="0"/>
                  <w:iCs w:val="0"/>
                  <w:color w:val="auto"/>
                </w:rPr>
                <w:t xml:space="preserve">[Param_TM_TR_07_03_04_0001] </w:t>
              </w:r>
            </w:ins>
            <w:ins w:id="7471" w:author="MAILIER Maxime" w:date="2024-08-21T14:51:00Z">
              <w:r w:rsidRPr="00FF4499">
                <w:rPr>
                  <w:i w:val="0"/>
                  <w:iCs w:val="0"/>
                  <w:color w:val="auto"/>
                </w:rPr>
                <w:t>entre deux recalculs successifs de la planification initiés par le Traffic Mgr.</w:t>
              </w:r>
            </w:ins>
          </w:p>
          <w:p w14:paraId="1E97C6FD" w14:textId="77777777" w:rsidR="00FF4499" w:rsidRPr="00FF4499" w:rsidRDefault="00FF4499" w:rsidP="00FF4499">
            <w:pPr>
              <w:pStyle w:val="ReqText"/>
              <w:jc w:val="both"/>
              <w:rPr>
                <w:i w:val="0"/>
                <w:iCs w:val="0"/>
                <w:color w:val="auto"/>
              </w:rPr>
            </w:pPr>
          </w:p>
          <w:p w14:paraId="205CD670" w14:textId="132C1E6C" w:rsidR="00FF4499" w:rsidRPr="00FF4499" w:rsidRDefault="00FF4499" w:rsidP="00FF4499">
            <w:pPr>
              <w:pStyle w:val="ReqText"/>
              <w:jc w:val="both"/>
              <w:rPr>
                <w:ins w:id="7472" w:author="MAILIER Maxime" w:date="2024-08-21T14:51:00Z"/>
                <w:i w:val="0"/>
                <w:iCs w:val="0"/>
                <w:color w:val="auto"/>
              </w:rPr>
            </w:pPr>
            <w:ins w:id="7473" w:author="MAILIER Maxime" w:date="2024-08-21T14:51:00Z">
              <w:r w:rsidRPr="00FF4499">
                <w:rPr>
                  <w:i w:val="0"/>
                  <w:iCs w:val="0"/>
                  <w:color w:val="auto"/>
                </w:rPr>
                <w:t>Lorsque que le recalcul de la planification du trafic est demandé par l’utilisateur, le Traffic Mgr ne doit pas imposer de durée minimale après le précédent recalcul de la planification.</w:t>
              </w:r>
            </w:ins>
          </w:p>
          <w:p w14:paraId="67AA819E" w14:textId="77777777" w:rsidR="00FF4499" w:rsidRPr="00FF4499" w:rsidRDefault="00FF4499" w:rsidP="00FF4499">
            <w:pPr>
              <w:pStyle w:val="ReqText"/>
              <w:jc w:val="both"/>
              <w:rPr>
                <w:i w:val="0"/>
                <w:iCs w:val="0"/>
                <w:color w:val="auto"/>
              </w:rPr>
            </w:pPr>
          </w:p>
          <w:p w14:paraId="76BEF921" w14:textId="65FE4BB0" w:rsidR="00FF4499" w:rsidRPr="00FF4499" w:rsidRDefault="00FF4499" w:rsidP="00FF4499">
            <w:pPr>
              <w:pStyle w:val="ReqText"/>
              <w:jc w:val="both"/>
              <w:rPr>
                <w:ins w:id="7474" w:author="MAILIER Maxime" w:date="2024-08-21T14:51:00Z"/>
                <w:i w:val="0"/>
                <w:iCs w:val="0"/>
                <w:color w:val="auto"/>
              </w:rPr>
            </w:pPr>
            <w:ins w:id="7475" w:author="MAILIER Maxime" w:date="2024-08-21T14:51:00Z">
              <w:r w:rsidRPr="00FF4499">
                <w:rPr>
                  <w:i w:val="0"/>
                  <w:iCs w:val="0"/>
                  <w:color w:val="auto"/>
                </w:rPr>
                <w:t xml:space="preserve">Lors d’un recalcul de la planification du trafic, le Traffic Mgr doit prendre en compte l’ensemble des </w:t>
              </w:r>
            </w:ins>
            <w:r w:rsidRPr="00FF4499">
              <w:rPr>
                <w:i w:val="0"/>
                <w:iCs w:val="0"/>
                <w:color w:val="auto"/>
              </w:rPr>
              <w:t>missions</w:t>
            </w:r>
            <w:ins w:id="7476" w:author="MAILIER Maxime" w:date="2024-08-21T14:51:00Z">
              <w:r w:rsidRPr="00FF4499">
                <w:rPr>
                  <w:i w:val="0"/>
                  <w:iCs w:val="0"/>
                  <w:color w:val="auto"/>
                </w:rPr>
                <w:t xml:space="preserve"> de la liste des </w:t>
              </w:r>
            </w:ins>
            <w:r w:rsidRPr="00FF4499">
              <w:rPr>
                <w:i w:val="0"/>
                <w:iCs w:val="0"/>
                <w:color w:val="auto"/>
              </w:rPr>
              <w:t>missions</w:t>
            </w:r>
            <w:ins w:id="7477" w:author="MAILIER Maxime" w:date="2024-08-21T14:51:00Z">
              <w:r w:rsidRPr="00FF4499">
                <w:rPr>
                  <w:i w:val="0"/>
                  <w:iCs w:val="0"/>
                  <w:color w:val="auto"/>
                </w:rPr>
                <w:t xml:space="preserve"> planifiées.</w:t>
              </w:r>
            </w:ins>
          </w:p>
          <w:p w14:paraId="0644CB63" w14:textId="77777777" w:rsidR="00FF4499" w:rsidRPr="00FF4499" w:rsidRDefault="00FF4499" w:rsidP="00FF4499">
            <w:pPr>
              <w:pStyle w:val="ReqText"/>
              <w:jc w:val="both"/>
              <w:rPr>
                <w:i w:val="0"/>
                <w:iCs w:val="0"/>
                <w:color w:val="auto"/>
              </w:rPr>
            </w:pPr>
          </w:p>
          <w:p w14:paraId="174682D9" w14:textId="54DB9089" w:rsidR="00FF4499" w:rsidRPr="00FF4499" w:rsidRDefault="00FF4499" w:rsidP="00FF4499">
            <w:pPr>
              <w:pStyle w:val="ReqText"/>
              <w:jc w:val="both"/>
              <w:rPr>
                <w:ins w:id="7478" w:author="MAILIER Maxime" w:date="2024-08-21T14:51:00Z"/>
                <w:i w:val="0"/>
                <w:iCs w:val="0"/>
                <w:color w:val="auto"/>
              </w:rPr>
            </w:pPr>
            <w:ins w:id="7479" w:author="MAILIER Maxime" w:date="2024-08-21T14:51:00Z">
              <w:r w:rsidRPr="00FF4499">
                <w:rPr>
                  <w:i w:val="0"/>
                  <w:iCs w:val="0"/>
                  <w:color w:val="auto"/>
                </w:rPr>
                <w:t>Lorsque que le recalcul de la planification du trafic est demandé par l’utilisateur, le Traffic Mgr doit prendre en compte les informations saisies par l’utilisateur lors de la demande de recalcul.</w:t>
              </w:r>
            </w:ins>
          </w:p>
          <w:p w14:paraId="44B50F3B" w14:textId="77777777" w:rsidR="00FF4499" w:rsidRPr="00FF4499" w:rsidRDefault="00FF4499" w:rsidP="00FF4499">
            <w:pPr>
              <w:pStyle w:val="ReqText"/>
              <w:jc w:val="both"/>
              <w:rPr>
                <w:i w:val="0"/>
                <w:iCs w:val="0"/>
                <w:color w:val="auto"/>
              </w:rPr>
            </w:pPr>
          </w:p>
          <w:p w14:paraId="06C6C8DC" w14:textId="12D65CDC" w:rsidR="00FF4499" w:rsidRPr="00FF4499" w:rsidRDefault="00FF4499" w:rsidP="00FF4499">
            <w:pPr>
              <w:pStyle w:val="ReqText"/>
              <w:jc w:val="both"/>
              <w:rPr>
                <w:ins w:id="7480" w:author="MAILIER Maxime" w:date="2024-08-21T14:51:00Z"/>
                <w:i w:val="0"/>
                <w:iCs w:val="0"/>
                <w:color w:val="auto"/>
              </w:rPr>
            </w:pPr>
            <w:ins w:id="7481" w:author="MAILIER Maxime" w:date="2024-08-21T14:51:00Z">
              <w:r w:rsidRPr="00FF4499">
                <w:rPr>
                  <w:i w:val="0"/>
                  <w:iCs w:val="0"/>
                  <w:color w:val="auto"/>
                </w:rPr>
                <w:t>Lors d’un recalcul de la planification du trafic, le Traffic Mgr doit prendre en compte l’état d’aptitude à l’exploitation des véhicules.</w:t>
              </w:r>
            </w:ins>
          </w:p>
          <w:p w14:paraId="5D9A2713" w14:textId="77777777" w:rsidR="00FF4499" w:rsidRPr="00FF4499" w:rsidRDefault="00FF4499" w:rsidP="00FF4499">
            <w:pPr>
              <w:pStyle w:val="ReqText"/>
              <w:jc w:val="both"/>
              <w:rPr>
                <w:i w:val="0"/>
                <w:iCs w:val="0"/>
                <w:color w:val="auto"/>
              </w:rPr>
            </w:pPr>
          </w:p>
          <w:p w14:paraId="10B8C03C" w14:textId="41BBD2FE" w:rsidR="00FF4499" w:rsidRPr="00FF4499" w:rsidRDefault="00FF4499" w:rsidP="00FF4499">
            <w:pPr>
              <w:pStyle w:val="ReqText"/>
              <w:jc w:val="both"/>
              <w:rPr>
                <w:ins w:id="7482" w:author="MAILIER Maxime" w:date="2024-08-21T14:51:00Z"/>
                <w:i w:val="0"/>
                <w:iCs w:val="0"/>
                <w:color w:val="auto"/>
              </w:rPr>
            </w:pPr>
            <w:ins w:id="7483" w:author="MAILIER Maxime" w:date="2024-08-21T14:51:00Z">
              <w:r w:rsidRPr="00FF4499">
                <w:rPr>
                  <w:i w:val="0"/>
                  <w:iCs w:val="0"/>
                  <w:color w:val="auto"/>
                </w:rPr>
                <w:t>Lors d’un recalcul de la planification du trafic, le Traffic Mgr doit prendre en compte l’autonomie des véhicules.</w:t>
              </w:r>
            </w:ins>
          </w:p>
          <w:p w14:paraId="1D52CFE1" w14:textId="77777777" w:rsidR="00FF4499" w:rsidRPr="00FF4499" w:rsidRDefault="00FF4499" w:rsidP="00FF4499">
            <w:pPr>
              <w:pStyle w:val="ReqText"/>
              <w:jc w:val="both"/>
              <w:rPr>
                <w:i w:val="0"/>
                <w:iCs w:val="0"/>
                <w:color w:val="auto"/>
              </w:rPr>
            </w:pPr>
          </w:p>
          <w:p w14:paraId="1DBDC4E5" w14:textId="1916DE17" w:rsidR="00FF4499" w:rsidRPr="00FF4499" w:rsidRDefault="00FF4499" w:rsidP="00FF4499">
            <w:pPr>
              <w:pStyle w:val="ReqText"/>
              <w:jc w:val="both"/>
              <w:rPr>
                <w:ins w:id="7484" w:author="TRIANO José" w:date="2024-09-19T08:12:00Z"/>
                <w:i w:val="0"/>
                <w:iCs w:val="0"/>
                <w:color w:val="auto"/>
              </w:rPr>
            </w:pPr>
            <w:ins w:id="7485" w:author="MAILIER Maxime" w:date="2024-08-21T14:51:00Z">
              <w:r w:rsidRPr="00FF4499">
                <w:rPr>
                  <w:i w:val="0"/>
                  <w:iCs w:val="0"/>
                  <w:color w:val="auto"/>
                </w:rPr>
                <w:t>Lors d’un recalcul de la planification du trafic, le Traffic Mgr doit prendre en compte la valeur de l’indicateur de recharge de batterie des véhicules.</w:t>
              </w:r>
            </w:ins>
          </w:p>
        </w:tc>
      </w:tr>
      <w:tr w:rsidR="00FF4499" w14:paraId="355B5032" w14:textId="77777777" w:rsidTr="001F040F">
        <w:trPr>
          <w:ins w:id="7486" w:author="TRIANO José" w:date="2024-09-19T08:12:00Z"/>
        </w:trPr>
        <w:tc>
          <w:tcPr>
            <w:tcW w:w="1842" w:type="dxa"/>
          </w:tcPr>
          <w:p w14:paraId="275D3496" w14:textId="77777777" w:rsidR="00FF4499" w:rsidRDefault="00FF4499" w:rsidP="001F040F">
            <w:pPr>
              <w:rPr>
                <w:ins w:id="7487" w:author="TRIANO José" w:date="2024-09-19T08:12:00Z"/>
              </w:rPr>
            </w:pPr>
            <w:r>
              <w:t xml:space="preserve">Paramètres </w:t>
            </w:r>
          </w:p>
        </w:tc>
        <w:tc>
          <w:tcPr>
            <w:tcW w:w="7446" w:type="dxa"/>
          </w:tcPr>
          <w:p w14:paraId="4C6AF1C3" w14:textId="77777777" w:rsidR="00FF4499" w:rsidRPr="00C1751B" w:rsidRDefault="00FF4499" w:rsidP="00FF4499">
            <w:pPr>
              <w:pStyle w:val="ReqID"/>
              <w:rPr>
                <w:ins w:id="7488" w:author="MAILIER Maxime" w:date="2024-08-21T14:51:00Z"/>
              </w:rPr>
            </w:pPr>
            <w:ins w:id="7489" w:author="MAILIER Maxime" w:date="2024-08-21T14:51:00Z">
              <w:r w:rsidRPr="00C1751B">
                <w:t>[Param_</w:t>
              </w:r>
              <w:r>
                <w:t>TM_TR_07_03_04</w:t>
              </w:r>
              <w:r w:rsidRPr="00C1751B">
                <w:t>_</w:t>
              </w:r>
            </w:ins>
            <w:ins w:id="7490" w:author="MAILIER Maxime" w:date="2024-08-29T10:11:00Z">
              <w:r>
                <w:t>0001</w:t>
              </w:r>
            </w:ins>
            <w:ins w:id="7491" w:author="MAILIER Maxime" w:date="2024-08-21T14:51:00Z">
              <w:r w:rsidRPr="00C1751B">
                <w:t xml:space="preserve">] </w:t>
              </w:r>
            </w:ins>
          </w:p>
          <w:p w14:paraId="3DB72034" w14:textId="6C08FC2A" w:rsidR="00FF4499" w:rsidRPr="00FF4499" w:rsidRDefault="00FF4499" w:rsidP="00FF4499">
            <w:pPr>
              <w:jc w:val="both"/>
              <w:rPr>
                <w:ins w:id="7492" w:author="TRIANO José" w:date="2024-09-19T08:12:00Z"/>
                <w:i/>
                <w:iCs/>
                <w:color w:val="00B050"/>
              </w:rPr>
            </w:pPr>
            <w:ins w:id="7493" w:author="MAILIER Maxime" w:date="2024-08-21T14:51:00Z">
              <w:r>
                <w:rPr>
                  <w:i/>
                  <w:iCs/>
                  <w:color w:val="00B050"/>
                </w:rPr>
                <w:t>Durée</w:t>
              </w:r>
              <w:r w:rsidRPr="00391050">
                <w:rPr>
                  <w:i/>
                  <w:iCs/>
                  <w:color w:val="00B050"/>
                </w:rPr>
                <w:t xml:space="preserve"> </w:t>
              </w:r>
              <w:r>
                <w:rPr>
                  <w:i/>
                  <w:iCs/>
                  <w:color w:val="00B050"/>
                </w:rPr>
                <w:t>minimale (en secondes) entre deux recalculs successifs de la planification initiés par le Traffic Mgr.</w:t>
              </w:r>
            </w:ins>
          </w:p>
        </w:tc>
      </w:tr>
    </w:tbl>
    <w:p w14:paraId="05463E52" w14:textId="77777777" w:rsidR="00FF4499" w:rsidRPr="00FF4499" w:rsidRDefault="00FF4499" w:rsidP="00C82597">
      <w:pPr>
        <w:pStyle w:val="ReqID"/>
      </w:pPr>
    </w:p>
    <w:p w14:paraId="3CEDBEF8" w14:textId="77777777" w:rsidR="00FF4499" w:rsidRPr="00FF4499" w:rsidRDefault="00FF4499" w:rsidP="00C82597">
      <w:pPr>
        <w:pStyle w:val="ReqID"/>
      </w:pPr>
    </w:p>
    <w:p w14:paraId="272C5E26" w14:textId="5B6C3E1C" w:rsidR="00F6102F" w:rsidRDefault="00F6102F" w:rsidP="00F67835">
      <w:pPr>
        <w:pStyle w:val="Titre5"/>
        <w:numPr>
          <w:ilvl w:val="4"/>
          <w:numId w:val="121"/>
        </w:numPr>
        <w:rPr>
          <w:ins w:id="7494" w:author="MAILIER Maxime" w:date="2024-08-21T14:51:00Z"/>
        </w:rPr>
      </w:pPr>
      <w:ins w:id="7495" w:author="MAILIER Maxime" w:date="2024-08-21T14:51:00Z">
        <w:r>
          <w:t>TM_TR_07</w:t>
        </w:r>
        <w:r w:rsidRPr="00241C2D">
          <w:t>_0</w:t>
        </w:r>
        <w:r>
          <w:t>3_05</w:t>
        </w:r>
        <w:r w:rsidRPr="00241C2D">
          <w:t> :</w:t>
        </w:r>
        <w:r>
          <w:t xml:space="preserve"> Mise en œuvre d’une replanification</w:t>
        </w:r>
      </w:ins>
    </w:p>
    <w:p w14:paraId="0F700962" w14:textId="77777777" w:rsidR="00FF4499" w:rsidRDefault="00FF4499" w:rsidP="00C82597">
      <w:pPr>
        <w:pStyle w:val="ReqID"/>
      </w:pPr>
    </w:p>
    <w:p w14:paraId="156DD341" w14:textId="77777777" w:rsidR="00FF4499" w:rsidRDefault="00FF4499" w:rsidP="00C82597">
      <w:pPr>
        <w:pStyle w:val="ReqID"/>
      </w:pPr>
    </w:p>
    <w:tbl>
      <w:tblPr>
        <w:tblStyle w:val="Grilledutableau"/>
        <w:tblW w:w="0" w:type="auto"/>
        <w:tblLook w:val="04A0" w:firstRow="1" w:lastRow="0" w:firstColumn="1" w:lastColumn="0" w:noHBand="0" w:noVBand="1"/>
      </w:tblPr>
      <w:tblGrid>
        <w:gridCol w:w="1842"/>
        <w:gridCol w:w="7446"/>
      </w:tblGrid>
      <w:tr w:rsidR="00FF4499" w14:paraId="31FE50F5" w14:textId="77777777" w:rsidTr="001F040F">
        <w:trPr>
          <w:ins w:id="7496" w:author="TRIANO José" w:date="2024-09-19T08:12:00Z"/>
        </w:trPr>
        <w:tc>
          <w:tcPr>
            <w:tcW w:w="1842" w:type="dxa"/>
          </w:tcPr>
          <w:p w14:paraId="0C060E86" w14:textId="77777777" w:rsidR="00FF4499" w:rsidRDefault="00FF4499" w:rsidP="001F040F">
            <w:pPr>
              <w:rPr>
                <w:ins w:id="7497" w:author="TRIANO José" w:date="2024-09-19T08:12:00Z"/>
              </w:rPr>
            </w:pPr>
            <w:ins w:id="7498" w:author="TRIANO José" w:date="2024-09-19T08:12:00Z">
              <w:r>
                <w:t>Résultat attendu</w:t>
              </w:r>
            </w:ins>
          </w:p>
        </w:tc>
        <w:tc>
          <w:tcPr>
            <w:tcW w:w="7446" w:type="dxa"/>
          </w:tcPr>
          <w:p w14:paraId="09AB8784" w14:textId="77777777" w:rsidR="00FF4499" w:rsidRDefault="00FF4499" w:rsidP="00FF4499">
            <w:pPr>
              <w:pStyle w:val="ReqText"/>
              <w:jc w:val="both"/>
              <w:rPr>
                <w:ins w:id="7499" w:author="MAILIER Maxime" w:date="2024-08-21T14:51:00Z"/>
              </w:rPr>
            </w:pPr>
            <w:ins w:id="7500" w:author="MAILIER Maxime" w:date="2024-08-21T14:51:00Z">
              <w:r>
                <w:t>Le Traffic Mgr doit permettre à un utilisateur de sélectionner le mode de mise en œuvre d’une nouvelle planification recalculée par le Traffic Mgr parmi les valeurs suivantes :</w:t>
              </w:r>
            </w:ins>
          </w:p>
          <w:p w14:paraId="147A8FB9" w14:textId="77777777" w:rsidR="00FF4499" w:rsidRDefault="00FF4499" w:rsidP="00FF4499">
            <w:pPr>
              <w:pStyle w:val="ReqText"/>
              <w:numPr>
                <w:ilvl w:val="0"/>
                <w:numId w:val="4"/>
              </w:numPr>
              <w:jc w:val="both"/>
              <w:rPr>
                <w:ins w:id="7501" w:author="MAILIER Maxime" w:date="2024-08-21T14:51:00Z"/>
              </w:rPr>
            </w:pPr>
            <w:ins w:id="7502" w:author="MAILIER Maxime" w:date="2024-08-21T14:51:00Z">
              <w:r>
                <w:t>Mode « Mise en œuvre automatique ».</w:t>
              </w:r>
            </w:ins>
          </w:p>
          <w:p w14:paraId="3CE86B99" w14:textId="77777777" w:rsidR="00FF4499" w:rsidRDefault="00FF4499" w:rsidP="00FF4499">
            <w:pPr>
              <w:pStyle w:val="ReqText"/>
              <w:numPr>
                <w:ilvl w:val="0"/>
                <w:numId w:val="4"/>
              </w:numPr>
              <w:jc w:val="both"/>
              <w:rPr>
                <w:ins w:id="7503" w:author="MAILIER Maxime" w:date="2024-08-21T14:51:00Z"/>
              </w:rPr>
            </w:pPr>
            <w:ins w:id="7504" w:author="MAILIER Maxime" w:date="2024-08-21T14:51:00Z">
              <w:r>
                <w:t>Mode « Mise en œuvre utilisateur »,</w:t>
              </w:r>
            </w:ins>
          </w:p>
          <w:p w14:paraId="2EF95118" w14:textId="77777777" w:rsidR="00FF4499" w:rsidRDefault="00FF4499" w:rsidP="00FF4499">
            <w:pPr>
              <w:pStyle w:val="ReqText"/>
              <w:jc w:val="both"/>
            </w:pPr>
          </w:p>
          <w:p w14:paraId="0338A4E5" w14:textId="56C06BED" w:rsidR="00FF4499" w:rsidRDefault="00FF4499" w:rsidP="00FF4499">
            <w:pPr>
              <w:pStyle w:val="ReqText"/>
              <w:jc w:val="both"/>
              <w:rPr>
                <w:ins w:id="7505" w:author="MAILIER Maxime" w:date="2024-08-21T14:51:00Z"/>
              </w:rPr>
            </w:pPr>
            <w:ins w:id="7506" w:author="MAILIER Maxime" w:date="2024-08-21T14:51:00Z">
              <w:r>
                <w:t xml:space="preserve">Lorsque le mode de mise en œuvre d’une nouvelle planification recalculée par le Traffic Mgr est « Mise en œuvre automatique », le Traffic Mgr doit modifier la liste des </w:t>
              </w:r>
            </w:ins>
            <w:r>
              <w:t>missions</w:t>
            </w:r>
            <w:ins w:id="7507" w:author="MAILIER Maxime" w:date="2024-08-21T14:51:00Z">
              <w:r>
                <w:t xml:space="preserve"> planifiées en cohérence avec la nouvelle planification à la fin du recalcul.</w:t>
              </w:r>
            </w:ins>
          </w:p>
          <w:p w14:paraId="0526C448" w14:textId="77777777" w:rsidR="00FF4499" w:rsidRDefault="00FF4499" w:rsidP="00FF4499">
            <w:pPr>
              <w:pStyle w:val="ReqText"/>
              <w:jc w:val="both"/>
            </w:pPr>
          </w:p>
          <w:p w14:paraId="2BCF993E" w14:textId="314A297F" w:rsidR="00FF4499" w:rsidRDefault="00FF4499" w:rsidP="00FF4499">
            <w:pPr>
              <w:pStyle w:val="ReqText"/>
              <w:jc w:val="both"/>
              <w:rPr>
                <w:ins w:id="7508" w:author="MAILIER Maxime" w:date="2024-08-21T14:51:00Z"/>
              </w:rPr>
            </w:pPr>
            <w:ins w:id="7509" w:author="MAILIER Maxime" w:date="2024-08-21T14:51:00Z">
              <w:r>
                <w:t xml:space="preserve">Lorsque le mode de mise en œuvre d’une nouvelle planification recalculée par le Traffic Mgr est « Mise en œuvre utilisateur », le Traffic Mgr doit permettre à un utilisateur de valider la mise en œuvre de la nouvelle planification dans </w:t>
              </w:r>
            </w:ins>
            <w:ins w:id="7510" w:author="MAILIER Maxime" w:date="2024-08-30T18:04:00Z">
              <w:r>
                <w:t>un temps</w:t>
              </w:r>
            </w:ins>
            <w:ins w:id="7511" w:author="MAILIER Maxime" w:date="2024-08-29T10:12:00Z">
              <w:r>
                <w:t xml:space="preserve"> limit</w:t>
              </w:r>
            </w:ins>
            <w:ins w:id="7512" w:author="MAILIER Maxime" w:date="2024-08-30T18:04:00Z">
              <w:r>
                <w:t>é</w:t>
              </w:r>
            </w:ins>
            <w:ins w:id="7513" w:author="MAILIER Maxime" w:date="2024-08-29T10:12:00Z">
              <w:r>
                <w:t xml:space="preserve"> </w:t>
              </w:r>
            </w:ins>
            <w:ins w:id="7514" w:author="MAILIER Maxime" w:date="2024-08-30T18:04:00Z">
              <w:r>
                <w:t>à</w:t>
              </w:r>
            </w:ins>
            <w:ins w:id="7515" w:author="MAILIER Maxime" w:date="2024-08-29T10:12:00Z">
              <w:r>
                <w:t xml:space="preserve"> </w:t>
              </w:r>
              <w:r w:rsidRPr="00C1751B">
                <w:t>[Param_</w:t>
              </w:r>
              <w:r>
                <w:t>TM_TR_07_03_05</w:t>
              </w:r>
              <w:r w:rsidRPr="00C1751B">
                <w:t>_</w:t>
              </w:r>
              <w:r>
                <w:t>0001</w:t>
              </w:r>
              <w:r w:rsidRPr="00C1751B">
                <w:t>]</w:t>
              </w:r>
            </w:ins>
            <w:ins w:id="7516" w:author="MAILIER Maxime" w:date="2024-08-21T14:51:00Z">
              <w:r>
                <w:t>.</w:t>
              </w:r>
            </w:ins>
          </w:p>
          <w:p w14:paraId="5C15094D" w14:textId="77777777" w:rsidR="00FF4499" w:rsidRDefault="00FF4499" w:rsidP="00FF4499">
            <w:pPr>
              <w:pStyle w:val="ReqText"/>
              <w:jc w:val="both"/>
            </w:pPr>
          </w:p>
          <w:p w14:paraId="0B836132" w14:textId="518AFCE7" w:rsidR="00FF4499" w:rsidRDefault="00FF4499" w:rsidP="00FF4499">
            <w:pPr>
              <w:pStyle w:val="ReqText"/>
              <w:jc w:val="both"/>
              <w:rPr>
                <w:ins w:id="7517" w:author="MAILIER Maxime" w:date="2024-08-30T15:50:00Z"/>
              </w:rPr>
            </w:pPr>
            <w:ins w:id="7518" w:author="MAILIER Maxime" w:date="2024-08-21T14:51:00Z">
              <w:r>
                <w:t xml:space="preserve">Lorsque le mode de mise en œuvre d’une nouvelle planification recalculée par le Traffic Mgr est « Mise en œuvre utilisateur », et que l’utilisateur valide la nouvelle planification dans le temps imparti, le Traffic Mgr doit modifier la liste des </w:t>
              </w:r>
            </w:ins>
            <w:r>
              <w:t>missions</w:t>
            </w:r>
            <w:ins w:id="7519" w:author="MAILIER Maxime" w:date="2024-08-21T14:51:00Z">
              <w:r>
                <w:t xml:space="preserve"> planifiées en cohérence avec la nouvelle planification validée par l’utilisateur.</w:t>
              </w:r>
            </w:ins>
          </w:p>
          <w:p w14:paraId="06E0FF8E" w14:textId="77777777" w:rsidR="00FF4499" w:rsidRDefault="00FF4499" w:rsidP="00FF4499">
            <w:pPr>
              <w:pStyle w:val="ReqText"/>
              <w:jc w:val="both"/>
            </w:pPr>
          </w:p>
          <w:p w14:paraId="57F88196" w14:textId="1B1B7194" w:rsidR="00FF4499" w:rsidRDefault="00FF4499" w:rsidP="00FF4499">
            <w:pPr>
              <w:pStyle w:val="ReqText"/>
              <w:jc w:val="both"/>
              <w:rPr>
                <w:ins w:id="7520" w:author="MAILIER Maxime" w:date="2024-08-30T15:51:00Z"/>
              </w:rPr>
            </w:pPr>
            <w:ins w:id="7521" w:author="MAILIER Maxime" w:date="2024-08-21T14:51:00Z">
              <w:r>
                <w:t xml:space="preserve">Lorsque le mode de mise en œuvre d’une nouvelle planification recalculée par le Traffic Mgr est « Mise en œuvre utilisateur », et que l’utilisateur ne valide pas la nouvelle planification dans le temps imparti, le Traffic Mgr doit laisser la liste des </w:t>
              </w:r>
            </w:ins>
            <w:r>
              <w:t>missions</w:t>
            </w:r>
            <w:ins w:id="7522" w:author="MAILIER Maxime" w:date="2024-08-21T14:51:00Z">
              <w:r>
                <w:t xml:space="preserve"> planifiées inchangée.</w:t>
              </w:r>
            </w:ins>
          </w:p>
          <w:p w14:paraId="73903AFE" w14:textId="32F30BC7" w:rsidR="00FF4499" w:rsidRPr="00B12704" w:rsidRDefault="00FF4499" w:rsidP="00FF4499">
            <w:pPr>
              <w:pStyle w:val="ReqID"/>
              <w:rPr>
                <w:ins w:id="7523" w:author="MAILIER Maxime" w:date="2024-08-30T15:51:00Z"/>
              </w:rPr>
            </w:pPr>
            <w:ins w:id="7524" w:author="MAILIER Maxime" w:date="2024-08-30T15:51:00Z">
              <w:r w:rsidRPr="00B12704">
                <w:t xml:space="preserve"> </w:t>
              </w:r>
            </w:ins>
          </w:p>
          <w:p w14:paraId="5F67F3BC" w14:textId="1E2C9E80" w:rsidR="00FF4499" w:rsidRDefault="00FF4499" w:rsidP="00FF4499">
            <w:pPr>
              <w:pStyle w:val="ReqText"/>
              <w:widowControl w:val="0"/>
              <w:jc w:val="both"/>
              <w:rPr>
                <w:ins w:id="7525" w:author="TRIANO José" w:date="2024-09-19T08:12:00Z"/>
              </w:rPr>
            </w:pPr>
            <w:ins w:id="7526" w:author="MAILIER Maxime" w:date="2024-08-30T15:51:00Z">
              <w:r>
                <w:t>Lorsqu’un recalcul de la planification du trafic</w:t>
              </w:r>
            </w:ins>
            <w:ins w:id="7527" w:author="MAILIER Maxime" w:date="2024-08-30T15:52:00Z">
              <w:r>
                <w:t xml:space="preserve"> est mis en œuvre</w:t>
              </w:r>
            </w:ins>
            <w:ins w:id="7528" w:author="MAILIER Maxime" w:date="2024-08-30T15:51:00Z">
              <w:r>
                <w:t xml:space="preserve">, </w:t>
              </w:r>
            </w:ins>
            <w:ins w:id="7529" w:author="MAILIER Maxime" w:date="2024-08-30T15:53:00Z">
              <w:r>
                <w:t xml:space="preserve">le Traffic Mgr doit mettre </w:t>
              </w:r>
            </w:ins>
            <w:ins w:id="7530" w:author="MAILIER Maxime" w:date="2024-08-30T15:51:00Z">
              <w:r>
                <w:t>le</w:t>
              </w:r>
            </w:ins>
            <w:ins w:id="7531" w:author="MAILIER Maxime" w:date="2024-08-30T15:52:00Z">
              <w:r>
                <w:t xml:space="preserve">s </w:t>
              </w:r>
            </w:ins>
            <w:r>
              <w:t>missions</w:t>
            </w:r>
            <w:ins w:id="7532" w:author="MAILIER Maxime" w:date="2024-08-30T15:52:00Z">
              <w:r>
                <w:t xml:space="preserve"> supprimées</w:t>
              </w:r>
            </w:ins>
            <w:ins w:id="7533" w:author="MAILIER Maxime" w:date="2024-08-30T15:53:00Z">
              <w:r>
                <w:t xml:space="preserve"> dans le cadre de cette nouvelle planification </w:t>
              </w:r>
            </w:ins>
            <w:ins w:id="7534" w:author="MAILIER Maxime" w:date="2024-08-30T15:51:00Z">
              <w:r>
                <w:t>dans l'état « Perdue ».</w:t>
              </w:r>
            </w:ins>
          </w:p>
        </w:tc>
      </w:tr>
      <w:tr w:rsidR="00FF4499" w14:paraId="5C750FA0" w14:textId="77777777" w:rsidTr="001F040F">
        <w:trPr>
          <w:ins w:id="7535" w:author="TRIANO José" w:date="2024-09-19T08:12:00Z"/>
        </w:trPr>
        <w:tc>
          <w:tcPr>
            <w:tcW w:w="1842" w:type="dxa"/>
          </w:tcPr>
          <w:p w14:paraId="0474A2CC" w14:textId="77777777" w:rsidR="00FF4499" w:rsidRDefault="00FF4499" w:rsidP="001F040F">
            <w:pPr>
              <w:rPr>
                <w:ins w:id="7536" w:author="TRIANO José" w:date="2024-09-19T08:12:00Z"/>
              </w:rPr>
            </w:pPr>
            <w:r>
              <w:t xml:space="preserve">Paramètres </w:t>
            </w:r>
          </w:p>
        </w:tc>
        <w:tc>
          <w:tcPr>
            <w:tcW w:w="7446" w:type="dxa"/>
          </w:tcPr>
          <w:p w14:paraId="3A764462" w14:textId="77777777" w:rsidR="00FF4499" w:rsidRPr="00C1751B" w:rsidRDefault="00FF4499" w:rsidP="00FF4499">
            <w:pPr>
              <w:pStyle w:val="ReqID"/>
              <w:rPr>
                <w:ins w:id="7537" w:author="MAILIER Maxime" w:date="2024-08-21T14:51:00Z"/>
              </w:rPr>
            </w:pPr>
            <w:ins w:id="7538" w:author="MAILIER Maxime" w:date="2024-08-21T14:51:00Z">
              <w:r w:rsidRPr="00C1751B">
                <w:t>[Param_</w:t>
              </w:r>
              <w:r>
                <w:t>TM_TR_07_03_05</w:t>
              </w:r>
              <w:r w:rsidRPr="00C1751B">
                <w:t>_</w:t>
              </w:r>
            </w:ins>
            <w:ins w:id="7539" w:author="MAILIER Maxime" w:date="2024-08-29T10:12:00Z">
              <w:r>
                <w:t>0001</w:t>
              </w:r>
            </w:ins>
            <w:ins w:id="7540" w:author="MAILIER Maxime" w:date="2024-08-21T14:51:00Z">
              <w:r w:rsidRPr="00C1751B">
                <w:t xml:space="preserve">] </w:t>
              </w:r>
            </w:ins>
          </w:p>
          <w:p w14:paraId="09960CC8" w14:textId="0E1CA9EC" w:rsidR="00FF4499" w:rsidRPr="00FF4499" w:rsidRDefault="00FF4499" w:rsidP="00FF4499">
            <w:pPr>
              <w:jc w:val="both"/>
              <w:rPr>
                <w:ins w:id="7541" w:author="TRIANO José" w:date="2024-09-19T08:12:00Z"/>
                <w:i/>
                <w:iCs/>
                <w:color w:val="00B050"/>
              </w:rPr>
            </w:pPr>
            <w:ins w:id="7542" w:author="MAILIER Maxime" w:date="2024-08-21T14:51:00Z">
              <w:r>
                <w:rPr>
                  <w:i/>
                  <w:iCs/>
                  <w:color w:val="00B050"/>
                </w:rPr>
                <w:t>Durée</w:t>
              </w:r>
              <w:r w:rsidRPr="00391050">
                <w:rPr>
                  <w:i/>
                  <w:iCs/>
                  <w:color w:val="00B050"/>
                </w:rPr>
                <w:t xml:space="preserve"> </w:t>
              </w:r>
              <w:r>
                <w:rPr>
                  <w:i/>
                  <w:iCs/>
                  <w:color w:val="00B050"/>
                </w:rPr>
                <w:t xml:space="preserve">maximale (en secondes) permettant à un utilisateur de </w:t>
              </w:r>
              <w:r w:rsidRPr="00A92C76">
                <w:rPr>
                  <w:i/>
                  <w:iCs/>
                  <w:color w:val="00B050"/>
                </w:rPr>
                <w:t xml:space="preserve">valider la mise en œuvre d’une nouvelle planification </w:t>
              </w:r>
              <w:r>
                <w:rPr>
                  <w:i/>
                  <w:iCs/>
                  <w:color w:val="00B050"/>
                </w:rPr>
                <w:t xml:space="preserve">recalculée par le Traffic Mgr </w:t>
              </w:r>
              <w:r w:rsidRPr="00A92C76">
                <w:rPr>
                  <w:i/>
                  <w:iCs/>
                  <w:color w:val="00B050"/>
                </w:rPr>
                <w:t>lorsque le mode de mise en œuvre d’une nouvelle planification recalculée par le Traffic Mgr est « Mise en œuvre utilisateur »</w:t>
              </w:r>
              <w:r>
                <w:rPr>
                  <w:i/>
                  <w:iCs/>
                  <w:color w:val="00B050"/>
                </w:rPr>
                <w:t>.</w:t>
              </w:r>
            </w:ins>
          </w:p>
        </w:tc>
      </w:tr>
    </w:tbl>
    <w:p w14:paraId="7CE56AC3" w14:textId="77777777" w:rsidR="00FF4499" w:rsidRDefault="00FF4499" w:rsidP="00C82597">
      <w:pPr>
        <w:pStyle w:val="ReqID"/>
      </w:pPr>
    </w:p>
    <w:p w14:paraId="7B72AC58" w14:textId="77777777" w:rsidR="00C40F7F" w:rsidRDefault="00C40F7F" w:rsidP="00C82597">
      <w:pPr>
        <w:pStyle w:val="ReqText"/>
        <w:jc w:val="both"/>
        <w:rPr>
          <w:ins w:id="7543" w:author="MAILIER Maxime" w:date="2024-08-21T14:51:00Z"/>
        </w:rPr>
      </w:pPr>
    </w:p>
    <w:p w14:paraId="4BA3592C" w14:textId="77777777" w:rsidR="00F6102F" w:rsidRDefault="00F6102F" w:rsidP="00F67835">
      <w:pPr>
        <w:pStyle w:val="Titre4"/>
        <w:keepNext w:val="0"/>
        <w:numPr>
          <w:ilvl w:val="3"/>
          <w:numId w:val="121"/>
        </w:numPr>
        <w:rPr>
          <w:ins w:id="7544" w:author="MAILIER Maxime" w:date="2024-08-21T14:51:00Z"/>
        </w:rPr>
      </w:pPr>
      <w:bookmarkStart w:id="7545" w:name="_Toc196744788"/>
      <w:ins w:id="7546" w:author="MAILIER Maxime" w:date="2024-08-21T14:51:00Z">
        <w:r>
          <w:t>TM_TR_07</w:t>
        </w:r>
        <w:r w:rsidRPr="00241C2D">
          <w:t>_0</w:t>
        </w:r>
        <w:r>
          <w:t>4</w:t>
        </w:r>
        <w:r w:rsidRPr="00241C2D">
          <w:t> :</w:t>
        </w:r>
        <w:r>
          <w:t xml:space="preserve"> Transmettre la planification au Dispatch Mgr</w:t>
        </w:r>
        <w:bookmarkEnd w:id="7545"/>
      </w:ins>
    </w:p>
    <w:tbl>
      <w:tblPr>
        <w:tblStyle w:val="Grilledutableau"/>
        <w:tblW w:w="0" w:type="auto"/>
        <w:tblLook w:val="04A0" w:firstRow="1" w:lastRow="0" w:firstColumn="1" w:lastColumn="0" w:noHBand="0" w:noVBand="1"/>
      </w:tblPr>
      <w:tblGrid>
        <w:gridCol w:w="1842"/>
        <w:gridCol w:w="7446"/>
      </w:tblGrid>
      <w:tr w:rsidR="00FF4499" w14:paraId="0F40A1C1" w14:textId="77777777" w:rsidTr="001F040F">
        <w:trPr>
          <w:ins w:id="7547" w:author="TRIANO José" w:date="2024-09-19T08:12:00Z"/>
        </w:trPr>
        <w:tc>
          <w:tcPr>
            <w:tcW w:w="1842" w:type="dxa"/>
          </w:tcPr>
          <w:p w14:paraId="19694ED8" w14:textId="77777777" w:rsidR="00FF4499" w:rsidRDefault="00FF4499" w:rsidP="001F040F">
            <w:pPr>
              <w:rPr>
                <w:ins w:id="7548" w:author="TRIANO José" w:date="2024-09-19T08:12:00Z"/>
              </w:rPr>
            </w:pPr>
            <w:ins w:id="7549" w:author="TRIANO José" w:date="2024-09-19T08:12:00Z">
              <w:r>
                <w:t>Résultat attendu</w:t>
              </w:r>
            </w:ins>
          </w:p>
        </w:tc>
        <w:tc>
          <w:tcPr>
            <w:tcW w:w="7446" w:type="dxa"/>
          </w:tcPr>
          <w:p w14:paraId="78026744" w14:textId="39A69840" w:rsidR="00FF4499" w:rsidRPr="00FF4499" w:rsidRDefault="00FF4499" w:rsidP="00FF4499">
            <w:pPr>
              <w:pStyle w:val="ReqText"/>
              <w:widowControl w:val="0"/>
              <w:jc w:val="both"/>
              <w:rPr>
                <w:ins w:id="7550" w:author="TRIANO José" w:date="2024-09-19T08:12:00Z"/>
                <w:i w:val="0"/>
                <w:iCs w:val="0"/>
                <w:color w:val="auto"/>
              </w:rPr>
            </w:pPr>
            <w:ins w:id="7551" w:author="MAILIER Maxime" w:date="2024-08-21T14:51:00Z">
              <w:r w:rsidRPr="00FF4499">
                <w:rPr>
                  <w:i w:val="0"/>
                  <w:iCs w:val="0"/>
                  <w:color w:val="auto"/>
                </w:rPr>
                <w:t xml:space="preserve">A chaque mise en œuvre d’une </w:t>
              </w:r>
            </w:ins>
            <w:ins w:id="7552" w:author="MAILIER Maxime" w:date="2024-08-30T18:05:00Z">
              <w:r w:rsidRPr="00FF4499">
                <w:rPr>
                  <w:i w:val="0"/>
                  <w:iCs w:val="0"/>
                  <w:color w:val="auto"/>
                </w:rPr>
                <w:t xml:space="preserve">nouvelle </w:t>
              </w:r>
            </w:ins>
            <w:r w:rsidRPr="00FF4499">
              <w:rPr>
                <w:i w:val="0"/>
                <w:iCs w:val="0"/>
                <w:color w:val="auto"/>
              </w:rPr>
              <w:t>planification horaire</w:t>
            </w:r>
            <w:ins w:id="7553" w:author="MAILIER Maxime" w:date="2024-08-21T14:51:00Z">
              <w:r w:rsidRPr="00FF4499">
                <w:rPr>
                  <w:i w:val="0"/>
                  <w:iCs w:val="0"/>
                  <w:color w:val="auto"/>
                </w:rPr>
                <w:t xml:space="preserve">, le Traffic Mgr doit transmettre les prévisions horaires des </w:t>
              </w:r>
            </w:ins>
            <w:r w:rsidRPr="00FF4499">
              <w:rPr>
                <w:i w:val="0"/>
                <w:iCs w:val="0"/>
                <w:color w:val="auto"/>
              </w:rPr>
              <w:t>missions</w:t>
            </w:r>
            <w:ins w:id="7554" w:author="MAILIER Maxime" w:date="2024-08-21T14:51:00Z">
              <w:r w:rsidRPr="00FF4499">
                <w:rPr>
                  <w:i w:val="0"/>
                  <w:iCs w:val="0"/>
                  <w:color w:val="auto"/>
                </w:rPr>
                <w:t xml:space="preserve"> de la liste des </w:t>
              </w:r>
            </w:ins>
            <w:r w:rsidRPr="00FF4499">
              <w:rPr>
                <w:i w:val="0"/>
                <w:iCs w:val="0"/>
                <w:color w:val="auto"/>
              </w:rPr>
              <w:t>missions</w:t>
            </w:r>
            <w:ins w:id="7555" w:author="MAILIER Maxime" w:date="2024-08-21T14:51:00Z">
              <w:r w:rsidRPr="00FF4499">
                <w:rPr>
                  <w:i w:val="0"/>
                  <w:iCs w:val="0"/>
                  <w:color w:val="auto"/>
                </w:rPr>
                <w:t xml:space="preserve"> planifiées au Dispatch Mgr.</w:t>
              </w:r>
            </w:ins>
          </w:p>
        </w:tc>
      </w:tr>
      <w:tr w:rsidR="00FF4499" w14:paraId="6BFC60D6" w14:textId="77777777" w:rsidTr="001F040F">
        <w:trPr>
          <w:ins w:id="7556" w:author="TRIANO José" w:date="2024-09-19T08:12:00Z"/>
        </w:trPr>
        <w:tc>
          <w:tcPr>
            <w:tcW w:w="1842" w:type="dxa"/>
          </w:tcPr>
          <w:p w14:paraId="3D8A1AF1" w14:textId="77777777" w:rsidR="00FF4499" w:rsidRDefault="00FF4499" w:rsidP="001F040F">
            <w:pPr>
              <w:rPr>
                <w:ins w:id="7557" w:author="TRIANO José" w:date="2024-09-19T08:12:00Z"/>
              </w:rPr>
            </w:pPr>
            <w:r>
              <w:t xml:space="preserve">Paramètres </w:t>
            </w:r>
          </w:p>
        </w:tc>
        <w:tc>
          <w:tcPr>
            <w:tcW w:w="7446" w:type="dxa"/>
          </w:tcPr>
          <w:p w14:paraId="7638615F" w14:textId="77777777" w:rsidR="00FF4499" w:rsidRPr="003D256D" w:rsidRDefault="00FF4499" w:rsidP="001F040F">
            <w:pPr>
              <w:pStyle w:val="ReqText"/>
              <w:jc w:val="both"/>
              <w:rPr>
                <w:ins w:id="7558" w:author="TRIANO José" w:date="2024-09-19T08:12:00Z"/>
              </w:rPr>
            </w:pPr>
          </w:p>
        </w:tc>
      </w:tr>
    </w:tbl>
    <w:p w14:paraId="780A095F" w14:textId="77777777" w:rsidR="00FF4499" w:rsidRDefault="00FF4499" w:rsidP="00C82597">
      <w:pPr>
        <w:pStyle w:val="ReqID"/>
      </w:pPr>
    </w:p>
    <w:p w14:paraId="7E6F57F7" w14:textId="7A514D76" w:rsidR="00E45DDA" w:rsidRDefault="00295F35" w:rsidP="00F67835">
      <w:pPr>
        <w:pStyle w:val="Titre3"/>
        <w:keepNext w:val="0"/>
        <w:numPr>
          <w:ilvl w:val="2"/>
          <w:numId w:val="121"/>
        </w:numPr>
      </w:pPr>
      <w:bookmarkStart w:id="7559" w:name="_Toc174367374"/>
      <w:bookmarkStart w:id="7560" w:name="_Toc196744789"/>
      <w:r>
        <w:t>TM_TR_0</w:t>
      </w:r>
      <w:r w:rsidR="00E45DDA">
        <w:t>8 : Informer les voyageurs</w:t>
      </w:r>
      <w:bookmarkEnd w:id="7559"/>
      <w:bookmarkEnd w:id="7560"/>
    </w:p>
    <w:p w14:paraId="138FB009" w14:textId="67023932" w:rsidR="00354BFA" w:rsidRDefault="00E45DDA" w:rsidP="00F67835">
      <w:pPr>
        <w:pStyle w:val="Titre4"/>
        <w:numPr>
          <w:ilvl w:val="3"/>
          <w:numId w:val="121"/>
        </w:numPr>
        <w:rPr>
          <w:ins w:id="7561" w:author="MAILIER Maxime" w:date="2024-08-13T17:45:00Z"/>
        </w:rPr>
      </w:pPr>
      <w:del w:id="7562" w:author="MAILIER Maxime" w:date="2024-08-13T17:45:00Z">
        <w:r>
          <w:delText xml:space="preserve"> </w:delText>
        </w:r>
      </w:del>
      <w:bookmarkStart w:id="7563" w:name="_Toc196744790"/>
      <w:ins w:id="7564" w:author="MAILIER Maxime" w:date="2024-08-13T17:45:00Z">
        <w:r w:rsidR="00354BFA">
          <w:t>TM_TR_08</w:t>
        </w:r>
        <w:r w:rsidR="00354BFA" w:rsidRPr="00862A68">
          <w:t xml:space="preserve">_01 : </w:t>
        </w:r>
        <w:r w:rsidR="00354BFA">
          <w:t>Envoyer les informations au système d’informations voyageurs embarqué</w:t>
        </w:r>
        <w:bookmarkEnd w:id="7563"/>
      </w:ins>
    </w:p>
    <w:p w14:paraId="2A937B41" w14:textId="77777777" w:rsidR="00FF4499" w:rsidRDefault="00FF4499" w:rsidP="00C82597">
      <w:pPr>
        <w:pStyle w:val="ReqID"/>
      </w:pPr>
    </w:p>
    <w:tbl>
      <w:tblPr>
        <w:tblStyle w:val="Grilledutableau"/>
        <w:tblW w:w="0" w:type="auto"/>
        <w:tblLook w:val="04A0" w:firstRow="1" w:lastRow="0" w:firstColumn="1" w:lastColumn="0" w:noHBand="0" w:noVBand="1"/>
      </w:tblPr>
      <w:tblGrid>
        <w:gridCol w:w="1842"/>
        <w:gridCol w:w="7446"/>
      </w:tblGrid>
      <w:tr w:rsidR="00FF4499" w14:paraId="33AA3943" w14:textId="77777777" w:rsidTr="001F040F">
        <w:trPr>
          <w:ins w:id="7565" w:author="TRIANO José" w:date="2024-09-19T08:12:00Z"/>
        </w:trPr>
        <w:tc>
          <w:tcPr>
            <w:tcW w:w="1842" w:type="dxa"/>
          </w:tcPr>
          <w:p w14:paraId="45BEE767" w14:textId="77777777" w:rsidR="00FF4499" w:rsidRDefault="00FF4499" w:rsidP="001F040F">
            <w:pPr>
              <w:rPr>
                <w:ins w:id="7566" w:author="TRIANO José" w:date="2024-09-19T08:12:00Z"/>
              </w:rPr>
            </w:pPr>
            <w:ins w:id="7567" w:author="TRIANO José" w:date="2024-09-19T08:12:00Z">
              <w:r>
                <w:t>Résultat attendu</w:t>
              </w:r>
            </w:ins>
          </w:p>
        </w:tc>
        <w:tc>
          <w:tcPr>
            <w:tcW w:w="7446" w:type="dxa"/>
          </w:tcPr>
          <w:p w14:paraId="10A2FBB0" w14:textId="77777777" w:rsidR="00FF4499" w:rsidRPr="00FF4499" w:rsidRDefault="00FF4499" w:rsidP="00FF4499">
            <w:pPr>
              <w:pStyle w:val="ReqText"/>
              <w:widowControl w:val="0"/>
              <w:jc w:val="both"/>
              <w:rPr>
                <w:ins w:id="7568" w:author="MAILIER Maxime" w:date="2024-08-13T17:45:00Z"/>
                <w:i w:val="0"/>
                <w:iCs w:val="0"/>
                <w:color w:val="auto"/>
              </w:rPr>
            </w:pPr>
            <w:ins w:id="7569" w:author="MAILIER Maxime" w:date="2024-08-13T17:45:00Z">
              <w:r w:rsidRPr="00FF4499">
                <w:rPr>
                  <w:i w:val="0"/>
                  <w:iCs w:val="0"/>
                  <w:color w:val="auto"/>
                </w:rPr>
                <w:t xml:space="preserve">Pour chaque véhicule </w:t>
              </w:r>
            </w:ins>
            <w:ins w:id="7570" w:author="MAILIER Maxime" w:date="2024-08-21T15:55:00Z">
              <w:r w:rsidRPr="00FF4499">
                <w:rPr>
                  <w:i w:val="0"/>
                  <w:iCs w:val="0"/>
                  <w:color w:val="auto"/>
                </w:rPr>
                <w:t>associé à</w:t>
              </w:r>
            </w:ins>
            <w:ins w:id="7571" w:author="MAILIER Maxime" w:date="2024-08-13T17:45:00Z">
              <w:r w:rsidRPr="00FF4499">
                <w:rPr>
                  <w:i w:val="0"/>
                  <w:iCs w:val="0"/>
                  <w:color w:val="auto"/>
                </w:rPr>
                <w:t xml:space="preserve"> une </w:t>
              </w:r>
            </w:ins>
            <w:r w:rsidRPr="00FF4499">
              <w:rPr>
                <w:i w:val="0"/>
                <w:iCs w:val="0"/>
                <w:color w:val="auto"/>
              </w:rPr>
              <w:t>mission</w:t>
            </w:r>
            <w:ins w:id="7572" w:author="MAILIER Maxime" w:date="2024-08-13T17:45:00Z">
              <w:r w:rsidRPr="00FF4499">
                <w:rPr>
                  <w:i w:val="0"/>
                  <w:iCs w:val="0"/>
                  <w:color w:val="auto"/>
                </w:rPr>
                <w:t xml:space="preserve"> avec voyageurs, le Traffic Mgr doit fournir au système d’informations voyageurs bord de ce véhicule les informations suivantes :</w:t>
              </w:r>
            </w:ins>
          </w:p>
          <w:p w14:paraId="579E54B2" w14:textId="77777777" w:rsidR="00FF4499" w:rsidRPr="00FF4499" w:rsidRDefault="00FF4499" w:rsidP="00FF4499">
            <w:pPr>
              <w:pStyle w:val="ReqText"/>
              <w:numPr>
                <w:ilvl w:val="0"/>
                <w:numId w:val="40"/>
              </w:numPr>
              <w:jc w:val="both"/>
              <w:rPr>
                <w:ins w:id="7573" w:author="MAILIER Maxime" w:date="2024-08-13T17:45:00Z"/>
                <w:i w:val="0"/>
                <w:iCs w:val="0"/>
                <w:color w:val="auto"/>
              </w:rPr>
            </w:pPr>
            <w:ins w:id="7574" w:author="MAILIER Maxime" w:date="2024-08-13T17:45:00Z">
              <w:r w:rsidRPr="00FF4499">
                <w:rPr>
                  <w:i w:val="0"/>
                  <w:iCs w:val="0"/>
                  <w:color w:val="auto"/>
                </w:rPr>
                <w:t xml:space="preserve">Destination de la </w:t>
              </w:r>
            </w:ins>
            <w:r w:rsidRPr="00FF4499">
              <w:rPr>
                <w:i w:val="0"/>
                <w:iCs w:val="0"/>
                <w:color w:val="auto"/>
              </w:rPr>
              <w:t>mission</w:t>
            </w:r>
          </w:p>
          <w:p w14:paraId="70240E9F" w14:textId="77777777" w:rsidR="00FF4499" w:rsidRPr="00FF4499" w:rsidRDefault="00FF4499" w:rsidP="00FF4499">
            <w:pPr>
              <w:pStyle w:val="ReqText"/>
              <w:numPr>
                <w:ilvl w:val="0"/>
                <w:numId w:val="40"/>
              </w:numPr>
              <w:jc w:val="both"/>
              <w:rPr>
                <w:ins w:id="7575" w:author="MAILIER Maxime" w:date="2024-08-13T17:45:00Z"/>
                <w:i w:val="0"/>
                <w:iCs w:val="0"/>
                <w:color w:val="auto"/>
              </w:rPr>
            </w:pPr>
            <w:ins w:id="7576" w:author="MAILIER Maxime" w:date="2024-08-13T17:45:00Z">
              <w:r w:rsidRPr="00FF4499">
                <w:rPr>
                  <w:i w:val="0"/>
                  <w:iCs w:val="0"/>
                  <w:color w:val="auto"/>
                </w:rPr>
                <w:t xml:space="preserve">Direction de la </w:t>
              </w:r>
            </w:ins>
            <w:r w:rsidRPr="00FF4499">
              <w:rPr>
                <w:i w:val="0"/>
                <w:iCs w:val="0"/>
                <w:color w:val="auto"/>
              </w:rPr>
              <w:t>mission</w:t>
            </w:r>
          </w:p>
          <w:p w14:paraId="3251E16C" w14:textId="77777777" w:rsidR="00FF4499" w:rsidRPr="00FF4499" w:rsidRDefault="00FF4499" w:rsidP="00FF4499">
            <w:pPr>
              <w:pStyle w:val="ReqText"/>
              <w:numPr>
                <w:ilvl w:val="0"/>
                <w:numId w:val="40"/>
              </w:numPr>
              <w:jc w:val="both"/>
              <w:rPr>
                <w:ins w:id="7577" w:author="MAILIER Maxime" w:date="2024-08-13T17:45:00Z"/>
                <w:i w:val="0"/>
                <w:iCs w:val="0"/>
                <w:color w:val="auto"/>
              </w:rPr>
            </w:pPr>
            <w:ins w:id="7578" w:author="MAILIER Maxime" w:date="2024-08-13T17:45:00Z">
              <w:r w:rsidRPr="00FF4499">
                <w:rPr>
                  <w:i w:val="0"/>
                  <w:iCs w:val="0"/>
                  <w:color w:val="auto"/>
                </w:rPr>
                <w:t xml:space="preserve">Liste des points d’arrêt commerciaux par lesquels la </w:t>
              </w:r>
            </w:ins>
            <w:r w:rsidRPr="00FF4499">
              <w:rPr>
                <w:i w:val="0"/>
                <w:iCs w:val="0"/>
                <w:color w:val="auto"/>
              </w:rPr>
              <w:t>mission</w:t>
            </w:r>
            <w:ins w:id="7579" w:author="MAILIER Maxime" w:date="2024-08-13T17:45:00Z">
              <w:r w:rsidRPr="00FF4499">
                <w:rPr>
                  <w:i w:val="0"/>
                  <w:iCs w:val="0"/>
                  <w:color w:val="auto"/>
                </w:rPr>
                <w:t xml:space="preserve"> doit passer, jusqu'à sa destination, y compris le point d’arrêt commercial où le véhicule </w:t>
              </w:r>
            </w:ins>
            <w:ins w:id="7580" w:author="MAILIER Maxime" w:date="2024-08-21T15:55:00Z">
              <w:r w:rsidRPr="00FF4499">
                <w:rPr>
                  <w:i w:val="0"/>
                  <w:iCs w:val="0"/>
                  <w:color w:val="auto"/>
                </w:rPr>
                <w:t>associé à</w:t>
              </w:r>
            </w:ins>
            <w:ins w:id="7581" w:author="MAILIER Maxime" w:date="2024-08-13T17:45:00Z">
              <w:r w:rsidRPr="00FF4499">
                <w:rPr>
                  <w:i w:val="0"/>
                  <w:iCs w:val="0"/>
                  <w:color w:val="auto"/>
                </w:rPr>
                <w:t xml:space="preserve"> la </w:t>
              </w:r>
            </w:ins>
            <w:r w:rsidRPr="00FF4499">
              <w:rPr>
                <w:i w:val="0"/>
                <w:iCs w:val="0"/>
                <w:color w:val="auto"/>
              </w:rPr>
              <w:t>mission</w:t>
            </w:r>
            <w:ins w:id="7582" w:author="MAILIER Maxime" w:date="2024-08-13T17:45:00Z">
              <w:r w:rsidRPr="00FF4499">
                <w:rPr>
                  <w:i w:val="0"/>
                  <w:iCs w:val="0"/>
                  <w:color w:val="auto"/>
                </w:rPr>
                <w:t xml:space="preserve"> est actuellement arrêté, avec l’heure d'arrivée prévisionnelle</w:t>
              </w:r>
            </w:ins>
          </w:p>
          <w:p w14:paraId="3E530981" w14:textId="77777777" w:rsidR="00FF4499" w:rsidRPr="00FF4499" w:rsidRDefault="00FF4499" w:rsidP="00FF4499">
            <w:pPr>
              <w:pStyle w:val="ReqText"/>
              <w:widowControl w:val="0"/>
              <w:jc w:val="both"/>
              <w:rPr>
                <w:i w:val="0"/>
                <w:iCs w:val="0"/>
                <w:color w:val="auto"/>
              </w:rPr>
            </w:pPr>
          </w:p>
          <w:p w14:paraId="47C0347B" w14:textId="666C2BBF" w:rsidR="00FF4499" w:rsidRPr="00FF4499" w:rsidRDefault="00FF4499" w:rsidP="00FF4499">
            <w:pPr>
              <w:pStyle w:val="ReqText"/>
              <w:widowControl w:val="0"/>
              <w:jc w:val="both"/>
              <w:rPr>
                <w:ins w:id="7583" w:author="TRIANO José" w:date="2024-09-19T08:12:00Z"/>
                <w:i w:val="0"/>
                <w:iCs w:val="0"/>
                <w:color w:val="auto"/>
              </w:rPr>
            </w:pPr>
            <w:ins w:id="7584" w:author="MAILIER Maxime" w:date="2024-08-13T17:45:00Z">
              <w:r w:rsidRPr="00FF4499">
                <w:rPr>
                  <w:i w:val="0"/>
                  <w:iCs w:val="0"/>
                  <w:color w:val="auto"/>
                </w:rPr>
                <w:t>Le Traffic Mgr doit mettre à jour les informations transmises au système d’informations voyageurs bord d’un véhicule à chaque fois que survient un événement susceptible de les modifier.</w:t>
              </w:r>
            </w:ins>
          </w:p>
        </w:tc>
      </w:tr>
      <w:tr w:rsidR="00FF4499" w14:paraId="76680CAF" w14:textId="77777777" w:rsidTr="001F040F">
        <w:trPr>
          <w:ins w:id="7585" w:author="TRIANO José" w:date="2024-09-19T08:12:00Z"/>
        </w:trPr>
        <w:tc>
          <w:tcPr>
            <w:tcW w:w="1842" w:type="dxa"/>
          </w:tcPr>
          <w:p w14:paraId="24638C5E" w14:textId="77777777" w:rsidR="00FF4499" w:rsidRDefault="00FF4499" w:rsidP="001F040F">
            <w:pPr>
              <w:rPr>
                <w:ins w:id="7586" w:author="TRIANO José" w:date="2024-09-19T08:12:00Z"/>
              </w:rPr>
            </w:pPr>
            <w:r>
              <w:t xml:space="preserve">Paramètres </w:t>
            </w:r>
          </w:p>
        </w:tc>
        <w:tc>
          <w:tcPr>
            <w:tcW w:w="7446" w:type="dxa"/>
          </w:tcPr>
          <w:p w14:paraId="1A0CC180" w14:textId="77777777" w:rsidR="00FF4499" w:rsidRPr="003D256D" w:rsidRDefault="00FF4499" w:rsidP="001F040F">
            <w:pPr>
              <w:pStyle w:val="ReqText"/>
              <w:jc w:val="both"/>
              <w:rPr>
                <w:ins w:id="7587" w:author="TRIANO José" w:date="2024-09-19T08:12:00Z"/>
              </w:rPr>
            </w:pPr>
          </w:p>
        </w:tc>
      </w:tr>
    </w:tbl>
    <w:p w14:paraId="23BA73A8" w14:textId="77777777" w:rsidR="00FF4499" w:rsidRDefault="00FF4499" w:rsidP="00C82597">
      <w:pPr>
        <w:pStyle w:val="ReqID"/>
      </w:pPr>
    </w:p>
    <w:p w14:paraId="27763468" w14:textId="35DD3CBD" w:rsidR="00354BFA" w:rsidRDefault="00354BFA" w:rsidP="00F67835">
      <w:pPr>
        <w:pStyle w:val="Titre4"/>
        <w:numPr>
          <w:ilvl w:val="3"/>
          <w:numId w:val="121"/>
        </w:numPr>
        <w:rPr>
          <w:ins w:id="7588" w:author="MAILIER Maxime" w:date="2024-08-13T17:45:00Z"/>
        </w:rPr>
      </w:pPr>
      <w:bookmarkStart w:id="7589" w:name="_Toc196744791"/>
      <w:ins w:id="7590" w:author="MAILIER Maxime" w:date="2024-08-13T17:45:00Z">
        <w:r>
          <w:t>TM_TR_08</w:t>
        </w:r>
        <w:r w:rsidRPr="00862A68">
          <w:t>_0</w:t>
        </w:r>
        <w:r>
          <w:t>2</w:t>
        </w:r>
        <w:r w:rsidRPr="00862A68">
          <w:t xml:space="preserve"> : </w:t>
        </w:r>
        <w:r>
          <w:t>Envoyer les informations au système d’informations voyageurs sol</w:t>
        </w:r>
        <w:bookmarkEnd w:id="7589"/>
      </w:ins>
    </w:p>
    <w:p w14:paraId="2B595E26" w14:textId="77777777" w:rsidR="00FF4499" w:rsidRDefault="00FF4499" w:rsidP="00C82597">
      <w:pPr>
        <w:pStyle w:val="ReqID"/>
      </w:pPr>
    </w:p>
    <w:tbl>
      <w:tblPr>
        <w:tblStyle w:val="Grilledutableau"/>
        <w:tblW w:w="0" w:type="auto"/>
        <w:tblLook w:val="04A0" w:firstRow="1" w:lastRow="0" w:firstColumn="1" w:lastColumn="0" w:noHBand="0" w:noVBand="1"/>
      </w:tblPr>
      <w:tblGrid>
        <w:gridCol w:w="1842"/>
        <w:gridCol w:w="7446"/>
      </w:tblGrid>
      <w:tr w:rsidR="00FF4499" w14:paraId="6931ED2E" w14:textId="77777777" w:rsidTr="001F040F">
        <w:trPr>
          <w:ins w:id="7591" w:author="TRIANO José" w:date="2024-09-19T08:12:00Z"/>
        </w:trPr>
        <w:tc>
          <w:tcPr>
            <w:tcW w:w="1842" w:type="dxa"/>
          </w:tcPr>
          <w:p w14:paraId="371BA1EB" w14:textId="77777777" w:rsidR="00FF4499" w:rsidRDefault="00FF4499" w:rsidP="001F040F">
            <w:pPr>
              <w:rPr>
                <w:ins w:id="7592" w:author="TRIANO José" w:date="2024-09-19T08:12:00Z"/>
              </w:rPr>
            </w:pPr>
            <w:ins w:id="7593" w:author="TRIANO José" w:date="2024-09-19T08:12:00Z">
              <w:r>
                <w:t>Résultat attendu</w:t>
              </w:r>
            </w:ins>
          </w:p>
        </w:tc>
        <w:tc>
          <w:tcPr>
            <w:tcW w:w="7446" w:type="dxa"/>
          </w:tcPr>
          <w:p w14:paraId="5C9A76C6" w14:textId="77777777" w:rsidR="00FF4499" w:rsidRPr="00FF4499" w:rsidRDefault="00FF4499" w:rsidP="00FF4499">
            <w:pPr>
              <w:pStyle w:val="ReqText"/>
              <w:widowControl w:val="0"/>
              <w:jc w:val="both"/>
              <w:rPr>
                <w:ins w:id="7594" w:author="MAILIER Maxime" w:date="2024-08-13T17:45:00Z"/>
                <w:i w:val="0"/>
                <w:iCs w:val="0"/>
                <w:color w:val="auto"/>
              </w:rPr>
            </w:pPr>
            <w:ins w:id="7595" w:author="MAILIER Maxime" w:date="2024-08-13T17:45:00Z">
              <w:r w:rsidRPr="00FF4499">
                <w:rPr>
                  <w:i w:val="0"/>
                  <w:iCs w:val="0"/>
                  <w:color w:val="auto"/>
                </w:rPr>
                <w:t xml:space="preserve">Le Traffic Mgr doit fournir au système d’informations voyageurs sol la liste des </w:t>
              </w:r>
            </w:ins>
            <w:ins w:id="7596" w:author="MAILIER Maxime" w:date="2024-08-19T11:19:00Z">
              <w:r w:rsidRPr="00FF4499">
                <w:rPr>
                  <w:i w:val="0"/>
                  <w:iCs w:val="0"/>
                  <w:color w:val="auto"/>
                </w:rPr>
                <w:t>cinq</w:t>
              </w:r>
            </w:ins>
            <w:ins w:id="7597" w:author="MAILIER Maxime" w:date="2024-08-13T17:45:00Z">
              <w:r w:rsidRPr="00FF4499">
                <w:rPr>
                  <w:i w:val="0"/>
                  <w:iCs w:val="0"/>
                  <w:color w:val="auto"/>
                </w:rPr>
                <w:t xml:space="preserve"> prochaines </w:t>
              </w:r>
            </w:ins>
            <w:r w:rsidRPr="00FF4499">
              <w:rPr>
                <w:i w:val="0"/>
                <w:iCs w:val="0"/>
                <w:color w:val="auto"/>
              </w:rPr>
              <w:t>missions</w:t>
            </w:r>
            <w:ins w:id="7598" w:author="MAILIER Maxime" w:date="2024-08-13T17:45:00Z">
              <w:r w:rsidRPr="00FF4499">
                <w:rPr>
                  <w:i w:val="0"/>
                  <w:iCs w:val="0"/>
                  <w:color w:val="auto"/>
                </w:rPr>
                <w:t xml:space="preserve"> planifiées attendues à un point d’arrêt commercial donné, avec les informations suivantes pour chacune de ces </w:t>
              </w:r>
            </w:ins>
            <w:r w:rsidRPr="00FF4499">
              <w:rPr>
                <w:i w:val="0"/>
                <w:iCs w:val="0"/>
                <w:color w:val="auto"/>
              </w:rPr>
              <w:t>missions</w:t>
            </w:r>
            <w:ins w:id="7599" w:author="MAILIER Maxime" w:date="2024-08-13T17:45:00Z">
              <w:r w:rsidRPr="00FF4499">
                <w:rPr>
                  <w:i w:val="0"/>
                  <w:iCs w:val="0"/>
                  <w:color w:val="auto"/>
                </w:rPr>
                <w:t xml:space="preserve"> :</w:t>
              </w:r>
            </w:ins>
          </w:p>
          <w:p w14:paraId="2CCB5FE0" w14:textId="77777777" w:rsidR="00FF4499" w:rsidRPr="00FF4499" w:rsidRDefault="00FF4499" w:rsidP="00FF4499">
            <w:pPr>
              <w:pStyle w:val="ReqText"/>
              <w:numPr>
                <w:ilvl w:val="0"/>
                <w:numId w:val="40"/>
              </w:numPr>
              <w:jc w:val="both"/>
              <w:rPr>
                <w:ins w:id="7600" w:author="MAILIER Maxime" w:date="2024-08-13T17:45:00Z"/>
                <w:i w:val="0"/>
                <w:iCs w:val="0"/>
                <w:color w:val="auto"/>
              </w:rPr>
            </w:pPr>
            <w:ins w:id="7601" w:author="MAILIER Maxime" w:date="2024-08-13T17:45:00Z">
              <w:r w:rsidRPr="00FF4499">
                <w:rPr>
                  <w:i w:val="0"/>
                  <w:iCs w:val="0"/>
                  <w:color w:val="auto"/>
                </w:rPr>
                <w:t xml:space="preserve">Numéro de la </w:t>
              </w:r>
            </w:ins>
            <w:r w:rsidRPr="00FF4499">
              <w:rPr>
                <w:i w:val="0"/>
                <w:iCs w:val="0"/>
                <w:color w:val="auto"/>
              </w:rPr>
              <w:t>mission</w:t>
            </w:r>
          </w:p>
          <w:p w14:paraId="1129D4F7" w14:textId="77777777" w:rsidR="00FF4499" w:rsidRPr="00FF4499" w:rsidRDefault="00FF4499" w:rsidP="00FF4499">
            <w:pPr>
              <w:pStyle w:val="ReqText"/>
              <w:numPr>
                <w:ilvl w:val="0"/>
                <w:numId w:val="40"/>
              </w:numPr>
              <w:jc w:val="both"/>
              <w:rPr>
                <w:ins w:id="7602" w:author="MAILIER Maxime" w:date="2024-08-13T17:45:00Z"/>
                <w:i w:val="0"/>
                <w:iCs w:val="0"/>
                <w:color w:val="auto"/>
              </w:rPr>
            </w:pPr>
            <w:ins w:id="7603" w:author="MAILIER Maxime" w:date="2024-08-13T17:45:00Z">
              <w:r w:rsidRPr="00FF4499">
                <w:rPr>
                  <w:i w:val="0"/>
                  <w:iCs w:val="0"/>
                  <w:color w:val="auto"/>
                </w:rPr>
                <w:t xml:space="preserve">Le point d’arrêt commercial origine de la </w:t>
              </w:r>
            </w:ins>
            <w:r w:rsidRPr="00FF4499">
              <w:rPr>
                <w:i w:val="0"/>
                <w:iCs w:val="0"/>
                <w:color w:val="auto"/>
              </w:rPr>
              <w:t>mission</w:t>
            </w:r>
          </w:p>
          <w:p w14:paraId="0CDBD13D" w14:textId="77777777" w:rsidR="00FF4499" w:rsidRPr="00FF4499" w:rsidRDefault="00FF4499" w:rsidP="00FF4499">
            <w:pPr>
              <w:pStyle w:val="ReqText"/>
              <w:numPr>
                <w:ilvl w:val="0"/>
                <w:numId w:val="40"/>
              </w:numPr>
              <w:jc w:val="both"/>
              <w:rPr>
                <w:ins w:id="7604" w:author="MAILIER Maxime" w:date="2024-08-13T17:45:00Z"/>
                <w:i w:val="0"/>
                <w:iCs w:val="0"/>
                <w:color w:val="auto"/>
              </w:rPr>
            </w:pPr>
            <w:ins w:id="7605" w:author="MAILIER Maxime" w:date="2024-08-13T17:45:00Z">
              <w:r w:rsidRPr="00FF4499">
                <w:rPr>
                  <w:i w:val="0"/>
                  <w:iCs w:val="0"/>
                  <w:color w:val="auto"/>
                </w:rPr>
                <w:t xml:space="preserve">Heure de départ du point d’arrêt commercial origine de la </w:t>
              </w:r>
            </w:ins>
            <w:r w:rsidRPr="00FF4499">
              <w:rPr>
                <w:i w:val="0"/>
                <w:iCs w:val="0"/>
                <w:color w:val="auto"/>
              </w:rPr>
              <w:t>mission</w:t>
            </w:r>
          </w:p>
          <w:p w14:paraId="67F6CBE7" w14:textId="77777777" w:rsidR="00FF4499" w:rsidRPr="00FF4499" w:rsidRDefault="00FF4499" w:rsidP="00FF4499">
            <w:pPr>
              <w:pStyle w:val="ReqText"/>
              <w:numPr>
                <w:ilvl w:val="0"/>
                <w:numId w:val="40"/>
              </w:numPr>
              <w:jc w:val="both"/>
              <w:rPr>
                <w:ins w:id="7606" w:author="MAILIER Maxime" w:date="2024-08-13T17:45:00Z"/>
                <w:i w:val="0"/>
                <w:iCs w:val="0"/>
                <w:color w:val="auto"/>
              </w:rPr>
            </w:pPr>
            <w:ins w:id="7607" w:author="MAILIER Maxime" w:date="2024-08-13T17:45:00Z">
              <w:r w:rsidRPr="00FF4499">
                <w:rPr>
                  <w:i w:val="0"/>
                  <w:iCs w:val="0"/>
                  <w:color w:val="auto"/>
                </w:rPr>
                <w:t xml:space="preserve">Destination de la </w:t>
              </w:r>
            </w:ins>
            <w:r w:rsidRPr="00FF4499">
              <w:rPr>
                <w:i w:val="0"/>
                <w:iCs w:val="0"/>
                <w:color w:val="auto"/>
              </w:rPr>
              <w:t>mission</w:t>
            </w:r>
          </w:p>
          <w:p w14:paraId="01F94659" w14:textId="77777777" w:rsidR="00FF4499" w:rsidRPr="00FF4499" w:rsidRDefault="00FF4499" w:rsidP="00FF4499">
            <w:pPr>
              <w:pStyle w:val="ReqText"/>
              <w:numPr>
                <w:ilvl w:val="0"/>
                <w:numId w:val="40"/>
              </w:numPr>
              <w:jc w:val="both"/>
              <w:rPr>
                <w:ins w:id="7608" w:author="MAILIER Maxime" w:date="2024-08-13T17:45:00Z"/>
                <w:i w:val="0"/>
                <w:iCs w:val="0"/>
                <w:color w:val="auto"/>
              </w:rPr>
            </w:pPr>
            <w:ins w:id="7609" w:author="MAILIER Maxime" w:date="2024-08-13T17:45:00Z">
              <w:r w:rsidRPr="00FF4499">
                <w:rPr>
                  <w:i w:val="0"/>
                  <w:iCs w:val="0"/>
                  <w:color w:val="auto"/>
                </w:rPr>
                <w:t xml:space="preserve">Direction de la </w:t>
              </w:r>
            </w:ins>
            <w:r w:rsidRPr="00FF4499">
              <w:rPr>
                <w:i w:val="0"/>
                <w:iCs w:val="0"/>
                <w:color w:val="auto"/>
              </w:rPr>
              <w:t>mission</w:t>
            </w:r>
          </w:p>
          <w:p w14:paraId="530C673F" w14:textId="77777777" w:rsidR="00FF4499" w:rsidRPr="00FF4499" w:rsidRDefault="00FF4499" w:rsidP="00FF4499">
            <w:pPr>
              <w:pStyle w:val="ReqText"/>
              <w:numPr>
                <w:ilvl w:val="0"/>
                <w:numId w:val="40"/>
              </w:numPr>
              <w:jc w:val="both"/>
              <w:rPr>
                <w:ins w:id="7610" w:author="MAILIER Maxime" w:date="2024-08-13T17:45:00Z"/>
                <w:i w:val="0"/>
                <w:iCs w:val="0"/>
                <w:color w:val="auto"/>
              </w:rPr>
            </w:pPr>
            <w:ins w:id="7611" w:author="MAILIER Maxime" w:date="2024-08-13T17:45:00Z">
              <w:r w:rsidRPr="00FF4499">
                <w:rPr>
                  <w:i w:val="0"/>
                  <w:iCs w:val="0"/>
                  <w:color w:val="auto"/>
                </w:rPr>
                <w:t xml:space="preserve">Liste des points d’arrêt commerciaux par lesquels la </w:t>
              </w:r>
            </w:ins>
            <w:r w:rsidRPr="00FF4499">
              <w:rPr>
                <w:i w:val="0"/>
                <w:iCs w:val="0"/>
                <w:color w:val="auto"/>
              </w:rPr>
              <w:t>mission</w:t>
            </w:r>
            <w:ins w:id="7612" w:author="MAILIER Maxime" w:date="2024-08-13T17:45:00Z">
              <w:r w:rsidRPr="00FF4499">
                <w:rPr>
                  <w:i w:val="0"/>
                  <w:iCs w:val="0"/>
                  <w:color w:val="auto"/>
                </w:rPr>
                <w:t xml:space="preserve"> doit passer, jusqu'à sa destination, y compris le point d’arrêt commercial où le véhicule </w:t>
              </w:r>
            </w:ins>
            <w:ins w:id="7613" w:author="MAILIER Maxime" w:date="2024-08-21T15:55:00Z">
              <w:r w:rsidRPr="00FF4499">
                <w:rPr>
                  <w:i w:val="0"/>
                  <w:iCs w:val="0"/>
                  <w:color w:val="auto"/>
                </w:rPr>
                <w:t>associé à</w:t>
              </w:r>
            </w:ins>
            <w:ins w:id="7614" w:author="MAILIER Maxime" w:date="2024-08-13T17:45:00Z">
              <w:r w:rsidRPr="00FF4499">
                <w:rPr>
                  <w:i w:val="0"/>
                  <w:iCs w:val="0"/>
                  <w:color w:val="auto"/>
                </w:rPr>
                <w:t xml:space="preserve"> la </w:t>
              </w:r>
            </w:ins>
            <w:r w:rsidRPr="00FF4499">
              <w:rPr>
                <w:i w:val="0"/>
                <w:iCs w:val="0"/>
                <w:color w:val="auto"/>
              </w:rPr>
              <w:t>mission</w:t>
            </w:r>
            <w:ins w:id="7615" w:author="MAILIER Maxime" w:date="2024-08-13T17:45:00Z">
              <w:r w:rsidRPr="00FF4499">
                <w:rPr>
                  <w:i w:val="0"/>
                  <w:iCs w:val="0"/>
                  <w:color w:val="auto"/>
                </w:rPr>
                <w:t xml:space="preserve"> est actuellement arrêté, avec l’heure d'arrivée</w:t>
              </w:r>
            </w:ins>
          </w:p>
          <w:p w14:paraId="031AA8F2" w14:textId="77777777" w:rsidR="00FF4499" w:rsidRPr="00FF4499" w:rsidRDefault="00FF4499" w:rsidP="00FF4499">
            <w:pPr>
              <w:pStyle w:val="ReqText"/>
              <w:widowControl w:val="0"/>
              <w:jc w:val="both"/>
              <w:rPr>
                <w:i w:val="0"/>
                <w:iCs w:val="0"/>
                <w:color w:val="auto"/>
              </w:rPr>
            </w:pPr>
          </w:p>
          <w:p w14:paraId="3A1F98B3" w14:textId="01F730E0" w:rsidR="00FF4499" w:rsidRPr="00FF4499" w:rsidRDefault="00FF4499" w:rsidP="00FF4499">
            <w:pPr>
              <w:pStyle w:val="ReqText"/>
              <w:widowControl w:val="0"/>
              <w:jc w:val="both"/>
              <w:rPr>
                <w:ins w:id="7616" w:author="TRIANO José" w:date="2024-09-19T08:12:00Z"/>
                <w:i w:val="0"/>
                <w:iCs w:val="0"/>
                <w:color w:val="auto"/>
              </w:rPr>
            </w:pPr>
            <w:ins w:id="7617" w:author="MAILIER Maxime" w:date="2024-08-13T17:45:00Z">
              <w:r w:rsidRPr="00FF4499">
                <w:rPr>
                  <w:i w:val="0"/>
                  <w:iCs w:val="0"/>
                  <w:color w:val="auto"/>
                </w:rPr>
                <w:t>Le Traffic Mgr doit mettre à jour les informations transmises au système d’informations voyageurs sol à chaque fois que survient un événement susceptible de les modifier.</w:t>
              </w:r>
            </w:ins>
          </w:p>
        </w:tc>
      </w:tr>
      <w:tr w:rsidR="00FF4499" w14:paraId="5804EA71" w14:textId="77777777" w:rsidTr="001F040F">
        <w:trPr>
          <w:ins w:id="7618" w:author="TRIANO José" w:date="2024-09-19T08:12:00Z"/>
        </w:trPr>
        <w:tc>
          <w:tcPr>
            <w:tcW w:w="1842" w:type="dxa"/>
          </w:tcPr>
          <w:p w14:paraId="3B64FBF7" w14:textId="77777777" w:rsidR="00FF4499" w:rsidRDefault="00FF4499" w:rsidP="001F040F">
            <w:pPr>
              <w:rPr>
                <w:ins w:id="7619" w:author="TRIANO José" w:date="2024-09-19T08:12:00Z"/>
              </w:rPr>
            </w:pPr>
            <w:r>
              <w:t xml:space="preserve">Paramètres </w:t>
            </w:r>
          </w:p>
        </w:tc>
        <w:tc>
          <w:tcPr>
            <w:tcW w:w="7446" w:type="dxa"/>
          </w:tcPr>
          <w:p w14:paraId="2C230F0B" w14:textId="77777777" w:rsidR="00FF4499" w:rsidRPr="003D256D" w:rsidRDefault="00FF4499" w:rsidP="001F040F">
            <w:pPr>
              <w:pStyle w:val="ReqText"/>
              <w:jc w:val="both"/>
              <w:rPr>
                <w:ins w:id="7620" w:author="TRIANO José" w:date="2024-09-19T08:12:00Z"/>
              </w:rPr>
            </w:pPr>
          </w:p>
        </w:tc>
      </w:tr>
    </w:tbl>
    <w:p w14:paraId="5EEFAC2A" w14:textId="77777777" w:rsidR="00FF4499" w:rsidRDefault="00FF4499" w:rsidP="00C82597">
      <w:pPr>
        <w:pStyle w:val="ReqID"/>
      </w:pPr>
    </w:p>
    <w:p w14:paraId="108EA12F" w14:textId="04EA7E89" w:rsidR="00E45DDA" w:rsidRDefault="00295F35" w:rsidP="00F67835">
      <w:pPr>
        <w:pStyle w:val="Titre3"/>
        <w:keepNext w:val="0"/>
        <w:numPr>
          <w:ilvl w:val="2"/>
          <w:numId w:val="121"/>
        </w:numPr>
      </w:pPr>
      <w:bookmarkStart w:id="7621" w:name="_Toc174367375"/>
      <w:bookmarkStart w:id="7622" w:name="_Toc196744792"/>
      <w:r>
        <w:t>TM_TR_0</w:t>
      </w:r>
      <w:r w:rsidR="00E45DDA">
        <w:t>9 : Superviser le système</w:t>
      </w:r>
      <w:bookmarkEnd w:id="7621"/>
      <w:bookmarkEnd w:id="7622"/>
    </w:p>
    <w:p w14:paraId="2DFF18B6" w14:textId="0C09E741" w:rsidR="00C351CC" w:rsidRDefault="00C351CC" w:rsidP="00F67835">
      <w:pPr>
        <w:pStyle w:val="Titre4"/>
        <w:numPr>
          <w:ilvl w:val="3"/>
          <w:numId w:val="121"/>
        </w:numPr>
        <w:rPr>
          <w:ins w:id="7623" w:author="MAILIER Maxime" w:date="2024-08-13T17:45:00Z"/>
        </w:rPr>
      </w:pPr>
      <w:bookmarkStart w:id="7624" w:name="_Toc196744793"/>
      <w:ins w:id="7625" w:author="MAILIER Maxime" w:date="2024-08-13T17:45:00Z">
        <w:r>
          <w:t>TM_TR_09</w:t>
        </w:r>
        <w:r w:rsidRPr="00862A68">
          <w:t xml:space="preserve">_01 : </w:t>
        </w:r>
        <w:r>
          <w:t xml:space="preserve">Superviser les </w:t>
        </w:r>
        <w:r w:rsidR="00FF1E3A">
          <w:t>composants</w:t>
        </w:r>
        <w:r>
          <w:t xml:space="preserve"> </w:t>
        </w:r>
        <w:r w:rsidR="00E40642">
          <w:t>logiciels</w:t>
        </w:r>
        <w:r>
          <w:t xml:space="preserve"> du Traffic Mgr</w:t>
        </w:r>
        <w:bookmarkEnd w:id="7624"/>
      </w:ins>
    </w:p>
    <w:tbl>
      <w:tblPr>
        <w:tblStyle w:val="Grilledutableau"/>
        <w:tblW w:w="0" w:type="auto"/>
        <w:tblLook w:val="04A0" w:firstRow="1" w:lastRow="0" w:firstColumn="1" w:lastColumn="0" w:noHBand="0" w:noVBand="1"/>
      </w:tblPr>
      <w:tblGrid>
        <w:gridCol w:w="1842"/>
        <w:gridCol w:w="7446"/>
      </w:tblGrid>
      <w:tr w:rsidR="00FF4499" w14:paraId="0D06DE5C" w14:textId="77777777" w:rsidTr="001F040F">
        <w:trPr>
          <w:ins w:id="7626" w:author="TRIANO José" w:date="2024-09-19T08:12:00Z"/>
        </w:trPr>
        <w:tc>
          <w:tcPr>
            <w:tcW w:w="1842" w:type="dxa"/>
          </w:tcPr>
          <w:p w14:paraId="0338C393" w14:textId="77777777" w:rsidR="00FF4499" w:rsidRDefault="00FF4499" w:rsidP="001F040F">
            <w:pPr>
              <w:rPr>
                <w:ins w:id="7627" w:author="TRIANO José" w:date="2024-09-19T08:12:00Z"/>
              </w:rPr>
            </w:pPr>
            <w:ins w:id="7628" w:author="TRIANO José" w:date="2024-09-19T08:12:00Z">
              <w:r>
                <w:t>Résultat attendu</w:t>
              </w:r>
            </w:ins>
          </w:p>
        </w:tc>
        <w:tc>
          <w:tcPr>
            <w:tcW w:w="7446" w:type="dxa"/>
          </w:tcPr>
          <w:p w14:paraId="3B305FAF" w14:textId="37A679FD" w:rsidR="00FF4499" w:rsidRPr="0019693A" w:rsidRDefault="00FF4499" w:rsidP="00FF4499">
            <w:pPr>
              <w:pStyle w:val="ReqText"/>
              <w:jc w:val="both"/>
              <w:rPr>
                <w:ins w:id="7629" w:author="MAILIER Maxime" w:date="2024-08-13T17:45:00Z"/>
                <w:i w:val="0"/>
                <w:iCs w:val="0"/>
                <w:color w:val="auto"/>
              </w:rPr>
            </w:pPr>
            <w:ins w:id="7630" w:author="MAILIER Maxime" w:date="2024-08-13T17:45:00Z">
              <w:r w:rsidRPr="0019693A">
                <w:rPr>
                  <w:i w:val="0"/>
                  <w:iCs w:val="0"/>
                  <w:color w:val="auto"/>
                </w:rPr>
                <w:t>Le Traffic Mgr doit superviser les états de disponibilité (« disponible</w:t>
              </w:r>
            </w:ins>
            <w:r w:rsidR="0019693A" w:rsidRPr="0019693A">
              <w:rPr>
                <w:i w:val="0"/>
                <w:iCs w:val="0"/>
                <w:color w:val="auto"/>
              </w:rPr>
              <w:t xml:space="preserve"> » /</w:t>
            </w:r>
            <w:ins w:id="7631" w:author="MAILIER Maxime" w:date="2024-08-13T17:45:00Z">
              <w:r w:rsidRPr="0019693A">
                <w:rPr>
                  <w:i w:val="0"/>
                  <w:iCs w:val="0"/>
                  <w:color w:val="auto"/>
                </w:rPr>
                <w:t> « indisponible ») de ses différents composants logiciels.</w:t>
              </w:r>
            </w:ins>
          </w:p>
          <w:p w14:paraId="30364FC6" w14:textId="77777777" w:rsidR="00FF4499" w:rsidRPr="0019693A" w:rsidRDefault="00FF4499" w:rsidP="00FF4499">
            <w:pPr>
              <w:pStyle w:val="ReqText"/>
              <w:jc w:val="both"/>
              <w:rPr>
                <w:i w:val="0"/>
                <w:iCs w:val="0"/>
                <w:color w:val="auto"/>
              </w:rPr>
            </w:pPr>
          </w:p>
          <w:p w14:paraId="33B39FD1" w14:textId="0E5A0168" w:rsidR="00FF4499" w:rsidRDefault="00FF4499" w:rsidP="00FF4499">
            <w:pPr>
              <w:pStyle w:val="ReqText"/>
              <w:jc w:val="both"/>
              <w:rPr>
                <w:ins w:id="7632" w:author="TRIANO José" w:date="2024-09-19T08:12:00Z"/>
              </w:rPr>
            </w:pPr>
            <w:ins w:id="7633" w:author="MAILIER Maxime" w:date="2024-08-13T17:45:00Z">
              <w:r w:rsidRPr="0019693A">
                <w:rPr>
                  <w:i w:val="0"/>
                  <w:iCs w:val="0"/>
                  <w:color w:val="auto"/>
                </w:rPr>
                <w:t>Lorsque la valeur de l’état de disponibilité d’un composant logiciel du Traffic Mgr est « indisponible » le Traffic Mgr doit lever une alerte précisant le composant logiciel défaillant.</w:t>
              </w:r>
            </w:ins>
          </w:p>
        </w:tc>
      </w:tr>
      <w:tr w:rsidR="00FF4499" w14:paraId="698D6574" w14:textId="77777777" w:rsidTr="001F040F">
        <w:trPr>
          <w:ins w:id="7634" w:author="TRIANO José" w:date="2024-09-19T08:12:00Z"/>
        </w:trPr>
        <w:tc>
          <w:tcPr>
            <w:tcW w:w="1842" w:type="dxa"/>
          </w:tcPr>
          <w:p w14:paraId="5B8D3A33" w14:textId="77777777" w:rsidR="00FF4499" w:rsidRDefault="00FF4499" w:rsidP="001F040F">
            <w:pPr>
              <w:rPr>
                <w:ins w:id="7635" w:author="TRIANO José" w:date="2024-09-19T08:12:00Z"/>
              </w:rPr>
            </w:pPr>
            <w:r>
              <w:t xml:space="preserve">Paramètres </w:t>
            </w:r>
          </w:p>
        </w:tc>
        <w:tc>
          <w:tcPr>
            <w:tcW w:w="7446" w:type="dxa"/>
          </w:tcPr>
          <w:p w14:paraId="53FE9B01" w14:textId="77777777" w:rsidR="00FF4499" w:rsidRPr="003D256D" w:rsidRDefault="00FF4499" w:rsidP="001F040F">
            <w:pPr>
              <w:pStyle w:val="ReqText"/>
              <w:jc w:val="both"/>
              <w:rPr>
                <w:ins w:id="7636" w:author="TRIANO José" w:date="2024-09-19T08:12:00Z"/>
              </w:rPr>
            </w:pPr>
          </w:p>
        </w:tc>
      </w:tr>
    </w:tbl>
    <w:p w14:paraId="09E30348" w14:textId="77777777" w:rsidR="00FF4499" w:rsidRDefault="00FF4499" w:rsidP="00C82597">
      <w:pPr>
        <w:pStyle w:val="ReqID"/>
        <w:rPr>
          <w:lang w:val="en-GB"/>
        </w:rPr>
      </w:pPr>
    </w:p>
    <w:p w14:paraId="78B40A61" w14:textId="59B40237" w:rsidR="00C351CC" w:rsidRDefault="00C351CC" w:rsidP="00F67835">
      <w:pPr>
        <w:pStyle w:val="Titre4"/>
        <w:numPr>
          <w:ilvl w:val="3"/>
          <w:numId w:val="121"/>
        </w:numPr>
        <w:rPr>
          <w:ins w:id="7637" w:author="MAILIER Maxime" w:date="2024-08-13T17:45:00Z"/>
        </w:rPr>
      </w:pPr>
      <w:bookmarkStart w:id="7638" w:name="_Toc196744794"/>
      <w:ins w:id="7639" w:author="MAILIER Maxime" w:date="2024-08-13T17:45:00Z">
        <w:r>
          <w:t>TM_TR_09</w:t>
        </w:r>
        <w:r w:rsidRPr="00862A68">
          <w:t>_0</w:t>
        </w:r>
        <w:r>
          <w:t>2</w:t>
        </w:r>
        <w:r w:rsidRPr="00862A68">
          <w:t xml:space="preserve"> : </w:t>
        </w:r>
        <w:r>
          <w:t xml:space="preserve">Superviser les états de connexion avec les </w:t>
        </w:r>
        <w:r w:rsidR="0037395C">
          <w:t>systèmes interfacés</w:t>
        </w:r>
        <w:bookmarkEnd w:id="7638"/>
      </w:ins>
    </w:p>
    <w:tbl>
      <w:tblPr>
        <w:tblStyle w:val="Grilledutableau"/>
        <w:tblW w:w="0" w:type="auto"/>
        <w:tblLook w:val="04A0" w:firstRow="1" w:lastRow="0" w:firstColumn="1" w:lastColumn="0" w:noHBand="0" w:noVBand="1"/>
      </w:tblPr>
      <w:tblGrid>
        <w:gridCol w:w="1842"/>
        <w:gridCol w:w="7446"/>
      </w:tblGrid>
      <w:tr w:rsidR="000C28DF" w14:paraId="5B18F0BD" w14:textId="77777777" w:rsidTr="001F040F">
        <w:trPr>
          <w:ins w:id="7640" w:author="TRIANO José" w:date="2024-09-19T08:12:00Z"/>
        </w:trPr>
        <w:tc>
          <w:tcPr>
            <w:tcW w:w="1842" w:type="dxa"/>
          </w:tcPr>
          <w:p w14:paraId="03617D07" w14:textId="77777777" w:rsidR="000C28DF" w:rsidRDefault="000C28DF" w:rsidP="001F040F">
            <w:pPr>
              <w:rPr>
                <w:ins w:id="7641" w:author="TRIANO José" w:date="2024-09-19T08:12:00Z"/>
              </w:rPr>
            </w:pPr>
            <w:ins w:id="7642" w:author="TRIANO José" w:date="2024-09-19T08:12:00Z">
              <w:r>
                <w:t>Résultat attendu</w:t>
              </w:r>
            </w:ins>
          </w:p>
        </w:tc>
        <w:tc>
          <w:tcPr>
            <w:tcW w:w="7446" w:type="dxa"/>
          </w:tcPr>
          <w:p w14:paraId="6370E586" w14:textId="77777777" w:rsidR="000C28DF" w:rsidRPr="000C28DF" w:rsidRDefault="000C28DF" w:rsidP="000C28DF">
            <w:pPr>
              <w:pStyle w:val="ReqText"/>
              <w:jc w:val="both"/>
              <w:rPr>
                <w:ins w:id="7643" w:author="MAILIER Maxime" w:date="2024-08-13T17:45:00Z"/>
                <w:i w:val="0"/>
                <w:iCs w:val="0"/>
                <w:color w:val="auto"/>
              </w:rPr>
            </w:pPr>
            <w:ins w:id="7644" w:author="MAILIER Maxime" w:date="2024-08-13T17:45:00Z">
              <w:r w:rsidRPr="000C28DF">
                <w:rPr>
                  <w:i w:val="0"/>
                  <w:iCs w:val="0"/>
                  <w:color w:val="auto"/>
                </w:rPr>
                <w:t>Le Traffic Mgr doit superviser l’état de sa connexion avec le Dispatch Mgr (« connecté »/ « déconnecté »).</w:t>
              </w:r>
            </w:ins>
          </w:p>
          <w:p w14:paraId="2077313A" w14:textId="77777777" w:rsidR="000C28DF" w:rsidRPr="000C28DF" w:rsidRDefault="000C28DF" w:rsidP="000C28DF">
            <w:pPr>
              <w:pStyle w:val="ReqText"/>
              <w:jc w:val="both"/>
              <w:rPr>
                <w:i w:val="0"/>
                <w:iCs w:val="0"/>
                <w:color w:val="auto"/>
              </w:rPr>
            </w:pPr>
          </w:p>
          <w:p w14:paraId="2419C0B8" w14:textId="3BFE28FC" w:rsidR="000C28DF" w:rsidRPr="000C28DF" w:rsidRDefault="000C28DF" w:rsidP="000C28DF">
            <w:pPr>
              <w:pStyle w:val="ReqText"/>
              <w:jc w:val="both"/>
              <w:rPr>
                <w:ins w:id="7645" w:author="MAILIER Maxime" w:date="2024-08-13T17:45:00Z"/>
                <w:i w:val="0"/>
                <w:iCs w:val="0"/>
                <w:color w:val="auto"/>
              </w:rPr>
            </w:pPr>
            <w:ins w:id="7646" w:author="MAILIER Maxime" w:date="2024-08-13T17:45:00Z">
              <w:r w:rsidRPr="000C28DF">
                <w:rPr>
                  <w:i w:val="0"/>
                  <w:iCs w:val="0"/>
                  <w:color w:val="auto"/>
                </w:rPr>
                <w:t>Lorsque la valeur de l’état de connexion avec le Dispatch Mgr est « déconnecté » le Traffic Mgr doit lever une alerte.</w:t>
              </w:r>
            </w:ins>
          </w:p>
          <w:p w14:paraId="08F622EE" w14:textId="77777777" w:rsidR="000C28DF" w:rsidRPr="000C28DF" w:rsidRDefault="000C28DF" w:rsidP="000C28DF">
            <w:pPr>
              <w:pStyle w:val="ReqText"/>
              <w:jc w:val="both"/>
              <w:rPr>
                <w:i w:val="0"/>
                <w:iCs w:val="0"/>
                <w:color w:val="auto"/>
              </w:rPr>
            </w:pPr>
          </w:p>
          <w:p w14:paraId="1118A6CE" w14:textId="24F292CA" w:rsidR="000C28DF" w:rsidRPr="000C28DF" w:rsidRDefault="000C28DF" w:rsidP="000C28DF">
            <w:pPr>
              <w:pStyle w:val="ReqText"/>
              <w:jc w:val="both"/>
              <w:rPr>
                <w:ins w:id="7647" w:author="MAILIER Maxime" w:date="2024-08-13T17:45:00Z"/>
                <w:i w:val="0"/>
                <w:iCs w:val="0"/>
                <w:color w:val="auto"/>
              </w:rPr>
            </w:pPr>
            <w:ins w:id="7648" w:author="MAILIER Maxime" w:date="2024-08-13T17:45:00Z">
              <w:r w:rsidRPr="000C28DF">
                <w:rPr>
                  <w:i w:val="0"/>
                  <w:iCs w:val="0"/>
                  <w:color w:val="auto"/>
                </w:rPr>
                <w:t>Le Traffic Mgr doit superviser l’état de sa connexion avec le Fleet Mgr (« connecté »/ « déconnecté ») de chaque véhicule.</w:t>
              </w:r>
            </w:ins>
          </w:p>
          <w:p w14:paraId="5595EFDD" w14:textId="77777777" w:rsidR="000C28DF" w:rsidRPr="000C28DF" w:rsidRDefault="000C28DF" w:rsidP="000C28DF">
            <w:pPr>
              <w:pStyle w:val="ReqText"/>
              <w:jc w:val="both"/>
              <w:rPr>
                <w:i w:val="0"/>
                <w:iCs w:val="0"/>
                <w:color w:val="auto"/>
              </w:rPr>
            </w:pPr>
          </w:p>
          <w:p w14:paraId="4E0619CF" w14:textId="2D431FCE" w:rsidR="000C28DF" w:rsidRDefault="000C28DF" w:rsidP="000C28DF">
            <w:pPr>
              <w:pStyle w:val="ReqText"/>
              <w:jc w:val="both"/>
              <w:rPr>
                <w:ins w:id="7649" w:author="TRIANO José" w:date="2024-09-19T08:12:00Z"/>
              </w:rPr>
            </w:pPr>
            <w:ins w:id="7650" w:author="MAILIER Maxime" w:date="2024-08-13T17:45:00Z">
              <w:r w:rsidRPr="000C28DF">
                <w:rPr>
                  <w:i w:val="0"/>
                  <w:iCs w:val="0"/>
                  <w:color w:val="auto"/>
                </w:rPr>
                <w:t>Lorsque la valeur de l’état de connexion avec le Fleet Mgr d’un véhicule est « déconnecté » le Traffic Mgr doit lever une alerte précisant l’identifiant du véhicule.</w:t>
              </w:r>
            </w:ins>
          </w:p>
        </w:tc>
      </w:tr>
      <w:tr w:rsidR="000C28DF" w14:paraId="277206E0" w14:textId="77777777" w:rsidTr="001F040F">
        <w:trPr>
          <w:ins w:id="7651" w:author="TRIANO José" w:date="2024-09-19T08:12:00Z"/>
        </w:trPr>
        <w:tc>
          <w:tcPr>
            <w:tcW w:w="1842" w:type="dxa"/>
          </w:tcPr>
          <w:p w14:paraId="66D87AFE" w14:textId="77777777" w:rsidR="000C28DF" w:rsidRDefault="000C28DF" w:rsidP="001F040F">
            <w:pPr>
              <w:rPr>
                <w:ins w:id="7652" w:author="TRIANO José" w:date="2024-09-19T08:12:00Z"/>
              </w:rPr>
            </w:pPr>
            <w:r>
              <w:t xml:space="preserve">Paramètres </w:t>
            </w:r>
          </w:p>
        </w:tc>
        <w:tc>
          <w:tcPr>
            <w:tcW w:w="7446" w:type="dxa"/>
          </w:tcPr>
          <w:p w14:paraId="19F3578A" w14:textId="77777777" w:rsidR="000C28DF" w:rsidRPr="003D256D" w:rsidRDefault="000C28DF" w:rsidP="001F040F">
            <w:pPr>
              <w:pStyle w:val="ReqText"/>
              <w:jc w:val="both"/>
              <w:rPr>
                <w:ins w:id="7653" w:author="TRIANO José" w:date="2024-09-19T08:12:00Z"/>
              </w:rPr>
            </w:pPr>
          </w:p>
        </w:tc>
      </w:tr>
    </w:tbl>
    <w:p w14:paraId="6F1A488C" w14:textId="77777777" w:rsidR="0019693A" w:rsidRDefault="0019693A" w:rsidP="00C82597">
      <w:pPr>
        <w:pStyle w:val="ReqID"/>
        <w:rPr>
          <w:lang w:val="en-GB"/>
        </w:rPr>
      </w:pPr>
    </w:p>
    <w:p w14:paraId="71DA938F" w14:textId="0B189124" w:rsidR="00791275" w:rsidRDefault="00791275" w:rsidP="00F67835">
      <w:pPr>
        <w:pStyle w:val="Titre4"/>
        <w:numPr>
          <w:ilvl w:val="3"/>
          <w:numId w:val="121"/>
        </w:numPr>
        <w:rPr>
          <w:ins w:id="7654" w:author="MAILIER Maxime" w:date="2024-08-13T17:45:00Z"/>
        </w:rPr>
      </w:pPr>
      <w:bookmarkStart w:id="7655" w:name="_Toc196744795"/>
      <w:ins w:id="7656" w:author="MAILIER Maxime" w:date="2024-08-13T17:45:00Z">
        <w:r>
          <w:t>TM_TR_09</w:t>
        </w:r>
        <w:r w:rsidRPr="00862A68">
          <w:t>_0</w:t>
        </w:r>
        <w:r>
          <w:t>3</w:t>
        </w:r>
        <w:r w:rsidRPr="00862A68">
          <w:t xml:space="preserve"> : </w:t>
        </w:r>
        <w:r w:rsidR="004A3124">
          <w:t>Visualiser l’état du système</w:t>
        </w:r>
        <w:bookmarkEnd w:id="7655"/>
      </w:ins>
    </w:p>
    <w:p w14:paraId="2846C0CD" w14:textId="77777777" w:rsidR="000C28DF" w:rsidRDefault="000C28DF" w:rsidP="00C82597">
      <w:pPr>
        <w:pStyle w:val="ReqID"/>
      </w:pPr>
    </w:p>
    <w:tbl>
      <w:tblPr>
        <w:tblStyle w:val="Grilledutableau"/>
        <w:tblW w:w="0" w:type="auto"/>
        <w:tblLook w:val="04A0" w:firstRow="1" w:lastRow="0" w:firstColumn="1" w:lastColumn="0" w:noHBand="0" w:noVBand="1"/>
      </w:tblPr>
      <w:tblGrid>
        <w:gridCol w:w="1842"/>
        <w:gridCol w:w="7446"/>
      </w:tblGrid>
      <w:tr w:rsidR="00A12491" w:rsidRPr="00A12491" w14:paraId="0ADE4333" w14:textId="77777777" w:rsidTr="001F040F">
        <w:trPr>
          <w:ins w:id="7657" w:author="TRIANO José" w:date="2024-09-19T08:12:00Z"/>
        </w:trPr>
        <w:tc>
          <w:tcPr>
            <w:tcW w:w="1842" w:type="dxa"/>
          </w:tcPr>
          <w:p w14:paraId="5A7EB03A" w14:textId="77777777" w:rsidR="00A12491" w:rsidRDefault="00A12491" w:rsidP="001F040F">
            <w:pPr>
              <w:rPr>
                <w:ins w:id="7658" w:author="TRIANO José" w:date="2024-09-19T08:12:00Z"/>
              </w:rPr>
            </w:pPr>
            <w:ins w:id="7659" w:author="TRIANO José" w:date="2024-09-19T08:12:00Z">
              <w:r>
                <w:t>Résultat attendu</w:t>
              </w:r>
            </w:ins>
          </w:p>
        </w:tc>
        <w:tc>
          <w:tcPr>
            <w:tcW w:w="7446" w:type="dxa"/>
          </w:tcPr>
          <w:p w14:paraId="493B815A" w14:textId="7E5C97AC" w:rsidR="00A12491" w:rsidRPr="00A12491" w:rsidRDefault="00A12491" w:rsidP="00A12491">
            <w:pPr>
              <w:pStyle w:val="ReqText"/>
              <w:jc w:val="both"/>
              <w:rPr>
                <w:ins w:id="7660" w:author="TRIANO José" w:date="2024-09-19T08:12:00Z"/>
                <w:i w:val="0"/>
                <w:iCs w:val="0"/>
                <w:color w:val="auto"/>
              </w:rPr>
            </w:pPr>
            <w:ins w:id="7661" w:author="MAILIER Maxime" w:date="2024-08-13T17:45:00Z">
              <w:r w:rsidRPr="00A12491">
                <w:rPr>
                  <w:i w:val="0"/>
                  <w:iCs w:val="0"/>
                  <w:color w:val="auto"/>
                </w:rPr>
                <w:t>Le Traffic Mgr doit permettre l’affichage des états de disponibilité de ses composants logiciels ainsi que de ses connexions avec les systèmes en interface sur une vue système qui représentera l’architecture mise en place.</w:t>
              </w:r>
            </w:ins>
          </w:p>
        </w:tc>
      </w:tr>
      <w:tr w:rsidR="00A12491" w14:paraId="3BFFBFA8" w14:textId="77777777" w:rsidTr="001F040F">
        <w:trPr>
          <w:ins w:id="7662" w:author="TRIANO José" w:date="2024-09-19T08:12:00Z"/>
        </w:trPr>
        <w:tc>
          <w:tcPr>
            <w:tcW w:w="1842" w:type="dxa"/>
          </w:tcPr>
          <w:p w14:paraId="0BC4A56A" w14:textId="77777777" w:rsidR="00A12491" w:rsidRDefault="00A12491" w:rsidP="001F040F">
            <w:pPr>
              <w:rPr>
                <w:ins w:id="7663" w:author="TRIANO José" w:date="2024-09-19T08:12:00Z"/>
              </w:rPr>
            </w:pPr>
            <w:r>
              <w:t xml:space="preserve">Paramètres </w:t>
            </w:r>
          </w:p>
        </w:tc>
        <w:tc>
          <w:tcPr>
            <w:tcW w:w="7446" w:type="dxa"/>
          </w:tcPr>
          <w:p w14:paraId="120A9B98" w14:textId="77777777" w:rsidR="00A12491" w:rsidRPr="003D256D" w:rsidRDefault="00A12491" w:rsidP="001F040F">
            <w:pPr>
              <w:pStyle w:val="ReqText"/>
              <w:jc w:val="both"/>
              <w:rPr>
                <w:ins w:id="7664" w:author="TRIANO José" w:date="2024-09-19T08:12:00Z"/>
              </w:rPr>
            </w:pPr>
          </w:p>
        </w:tc>
      </w:tr>
    </w:tbl>
    <w:p w14:paraId="4C3896A3" w14:textId="77777777" w:rsidR="000C28DF" w:rsidRDefault="000C28DF" w:rsidP="00C82597">
      <w:pPr>
        <w:pStyle w:val="ReqID"/>
      </w:pPr>
    </w:p>
    <w:p w14:paraId="4ACA44B1" w14:textId="31D644BD" w:rsidR="00E45DDA" w:rsidRDefault="00295F35" w:rsidP="00F67835">
      <w:pPr>
        <w:pStyle w:val="Titre3"/>
        <w:keepNext w:val="0"/>
        <w:numPr>
          <w:ilvl w:val="2"/>
          <w:numId w:val="121"/>
        </w:numPr>
        <w:rPr>
          <w:ins w:id="7665" w:author="MAILIER Maxime" w:date="2024-08-20T14:02:00Z"/>
        </w:rPr>
      </w:pPr>
      <w:bookmarkStart w:id="7666" w:name="_Toc174367376"/>
      <w:bookmarkStart w:id="7667" w:name="_Toc196744796"/>
      <w:r>
        <w:t>TM_TR_1</w:t>
      </w:r>
      <w:r w:rsidR="00E45DDA">
        <w:t>0 : Gérer la connexion/déconnexion des utilisateurs</w:t>
      </w:r>
      <w:bookmarkEnd w:id="7666"/>
      <w:bookmarkEnd w:id="7667"/>
    </w:p>
    <w:tbl>
      <w:tblPr>
        <w:tblStyle w:val="Grilledutableau"/>
        <w:tblW w:w="0" w:type="auto"/>
        <w:tblLook w:val="04A0" w:firstRow="1" w:lastRow="0" w:firstColumn="1" w:lastColumn="0" w:noHBand="0" w:noVBand="1"/>
      </w:tblPr>
      <w:tblGrid>
        <w:gridCol w:w="1842"/>
        <w:gridCol w:w="7446"/>
      </w:tblGrid>
      <w:tr w:rsidR="00454B91" w14:paraId="5815C7F8" w14:textId="77777777" w:rsidTr="001F040F">
        <w:trPr>
          <w:ins w:id="7668" w:author="TRIANO José" w:date="2024-09-19T08:12:00Z"/>
        </w:trPr>
        <w:tc>
          <w:tcPr>
            <w:tcW w:w="1842" w:type="dxa"/>
          </w:tcPr>
          <w:p w14:paraId="1B4C4DD6" w14:textId="77777777" w:rsidR="00454B91" w:rsidRDefault="00454B91" w:rsidP="001F040F">
            <w:pPr>
              <w:rPr>
                <w:ins w:id="7669" w:author="TRIANO José" w:date="2024-09-19T08:12:00Z"/>
              </w:rPr>
            </w:pPr>
            <w:ins w:id="7670" w:author="TRIANO José" w:date="2024-09-19T08:12:00Z">
              <w:r>
                <w:t>Résultat attendu</w:t>
              </w:r>
            </w:ins>
          </w:p>
        </w:tc>
        <w:tc>
          <w:tcPr>
            <w:tcW w:w="7446" w:type="dxa"/>
          </w:tcPr>
          <w:p w14:paraId="3DAA4FBB" w14:textId="77777777" w:rsidR="00454B91" w:rsidRDefault="00335853" w:rsidP="00335853">
            <w:pPr>
              <w:pStyle w:val="ReqText"/>
              <w:jc w:val="both"/>
              <w:rPr>
                <w:i w:val="0"/>
                <w:iCs w:val="0"/>
                <w:color w:val="auto"/>
              </w:rPr>
            </w:pPr>
            <w:ins w:id="7671" w:author="MAILIER Maxime" w:date="2024-08-20T14:03:00Z">
              <w:r w:rsidRPr="00335853">
                <w:rPr>
                  <w:i w:val="0"/>
                  <w:iCs w:val="0"/>
                  <w:color w:val="auto"/>
                </w:rPr>
                <w:t>Le Traffic Mgr doit assurer une gestion des utilisateurs en cohérence avec les normes de cybersécurité applicables.</w:t>
              </w:r>
            </w:ins>
          </w:p>
          <w:p w14:paraId="6978FE91" w14:textId="77777777" w:rsidR="00335853" w:rsidRPr="00335853" w:rsidRDefault="00335853" w:rsidP="00335853">
            <w:pPr>
              <w:pStyle w:val="ReqText"/>
              <w:jc w:val="both"/>
              <w:rPr>
                <w:i w:val="0"/>
                <w:iCs w:val="0"/>
                <w:color w:val="auto"/>
              </w:rPr>
            </w:pPr>
          </w:p>
          <w:p w14:paraId="3F625AFD" w14:textId="77777777" w:rsidR="00335853" w:rsidRPr="00335853" w:rsidRDefault="00335853" w:rsidP="00335853">
            <w:pPr>
              <w:pStyle w:val="ReqText"/>
              <w:jc w:val="both"/>
              <w:rPr>
                <w:ins w:id="7672" w:author="MAILIER Maxime" w:date="2024-08-20T14:03:00Z"/>
                <w:i w:val="0"/>
                <w:iCs w:val="0"/>
                <w:color w:val="auto"/>
              </w:rPr>
            </w:pPr>
            <w:ins w:id="7673" w:author="MAILIER Maxime" w:date="2024-08-20T14:03:00Z">
              <w:r w:rsidRPr="00335853">
                <w:rPr>
                  <w:i w:val="0"/>
                  <w:iCs w:val="0"/>
                  <w:color w:val="auto"/>
                </w:rPr>
                <w:t>Le Traffic Mgr doit assurer une gestion des utilisateurs en cohérence avec les normes de cybersécurité applicables.</w:t>
              </w:r>
            </w:ins>
          </w:p>
          <w:p w14:paraId="7E22222A" w14:textId="77777777" w:rsidR="00335853" w:rsidRPr="00335853" w:rsidRDefault="00335853" w:rsidP="00335853">
            <w:pPr>
              <w:pStyle w:val="ReqText"/>
              <w:jc w:val="both"/>
              <w:rPr>
                <w:i w:val="0"/>
                <w:iCs w:val="0"/>
                <w:color w:val="auto"/>
              </w:rPr>
            </w:pPr>
          </w:p>
          <w:p w14:paraId="0BCCBD36" w14:textId="5683174F" w:rsidR="00335853" w:rsidRPr="00335853" w:rsidRDefault="00335853" w:rsidP="00335853">
            <w:pPr>
              <w:pStyle w:val="ReqText"/>
              <w:jc w:val="both"/>
              <w:rPr>
                <w:ins w:id="7674" w:author="MAILIER Maxime" w:date="2024-08-20T14:14:00Z"/>
                <w:i w:val="0"/>
                <w:iCs w:val="0"/>
                <w:color w:val="auto"/>
              </w:rPr>
            </w:pPr>
            <w:ins w:id="7675" w:author="MAILIER Maxime" w:date="2024-08-20T14:02:00Z">
              <w:r w:rsidRPr="00335853">
                <w:rPr>
                  <w:i w:val="0"/>
                  <w:iCs w:val="0"/>
                  <w:color w:val="auto"/>
                </w:rPr>
                <w:t xml:space="preserve">Le Traffic Mgr doit permettre à un utilisateur de s'identifier en indiquant un profil et un </w:t>
              </w:r>
            </w:ins>
            <w:ins w:id="7676" w:author="MAILIER Maxime" w:date="2024-08-20T14:15:00Z">
              <w:r w:rsidRPr="00335853">
                <w:rPr>
                  <w:i w:val="0"/>
                  <w:iCs w:val="0"/>
                  <w:color w:val="auto"/>
                </w:rPr>
                <w:t>mot de passe</w:t>
              </w:r>
            </w:ins>
            <w:ins w:id="7677" w:author="MAILIER Maxime" w:date="2024-08-20T14:02:00Z">
              <w:r w:rsidRPr="00335853">
                <w:rPr>
                  <w:i w:val="0"/>
                  <w:iCs w:val="0"/>
                  <w:color w:val="auto"/>
                </w:rPr>
                <w:t xml:space="preserve"> personn</w:t>
              </w:r>
            </w:ins>
            <w:ins w:id="7678" w:author="MAILIER Maxime" w:date="2024-08-20T14:16:00Z">
              <w:r w:rsidRPr="00335853">
                <w:rPr>
                  <w:i w:val="0"/>
                  <w:iCs w:val="0"/>
                  <w:color w:val="auto"/>
                </w:rPr>
                <w:t>a</w:t>
              </w:r>
            </w:ins>
            <w:ins w:id="7679" w:author="MAILIER Maxime" w:date="2024-08-20T14:02:00Z">
              <w:r w:rsidRPr="00335853">
                <w:rPr>
                  <w:i w:val="0"/>
                  <w:iCs w:val="0"/>
                  <w:color w:val="auto"/>
                </w:rPr>
                <w:t>l</w:t>
              </w:r>
            </w:ins>
            <w:ins w:id="7680" w:author="MAILIER Maxime" w:date="2024-08-20T14:16:00Z">
              <w:r w:rsidRPr="00335853">
                <w:rPr>
                  <w:i w:val="0"/>
                  <w:iCs w:val="0"/>
                  <w:color w:val="auto"/>
                </w:rPr>
                <w:t>isé</w:t>
              </w:r>
            </w:ins>
            <w:ins w:id="7681" w:author="MAILIER Maxime" w:date="2024-08-20T14:02:00Z">
              <w:r w:rsidRPr="00335853">
                <w:rPr>
                  <w:i w:val="0"/>
                  <w:iCs w:val="0"/>
                  <w:color w:val="auto"/>
                </w:rPr>
                <w:t>.</w:t>
              </w:r>
            </w:ins>
          </w:p>
          <w:p w14:paraId="580B9449" w14:textId="77777777" w:rsidR="00335853" w:rsidRPr="00335853" w:rsidRDefault="00335853" w:rsidP="00335853">
            <w:pPr>
              <w:pStyle w:val="ReqText"/>
              <w:jc w:val="both"/>
              <w:rPr>
                <w:i w:val="0"/>
                <w:iCs w:val="0"/>
                <w:color w:val="auto"/>
              </w:rPr>
            </w:pPr>
          </w:p>
          <w:p w14:paraId="75D2F0D8" w14:textId="39644DDB" w:rsidR="00335853" w:rsidRPr="00335853" w:rsidRDefault="00335853" w:rsidP="00335853">
            <w:pPr>
              <w:pStyle w:val="ReqText"/>
              <w:jc w:val="both"/>
              <w:rPr>
                <w:ins w:id="7682" w:author="MAILIER Maxime" w:date="2024-08-20T14:14:00Z"/>
                <w:i w:val="0"/>
                <w:iCs w:val="0"/>
                <w:color w:val="auto"/>
              </w:rPr>
            </w:pPr>
            <w:ins w:id="7683" w:author="MAILIER Maxime" w:date="2024-08-20T14:14:00Z">
              <w:r w:rsidRPr="00335853">
                <w:rPr>
                  <w:i w:val="0"/>
                  <w:iCs w:val="0"/>
                  <w:color w:val="auto"/>
                </w:rPr>
                <w:t>Le Traffic Mgr doit permettre à un utilisateur identifié de modifier son mot de passe.</w:t>
              </w:r>
            </w:ins>
          </w:p>
          <w:p w14:paraId="71EF58F6" w14:textId="77777777" w:rsidR="00335853" w:rsidRPr="00335853" w:rsidRDefault="00335853" w:rsidP="00335853">
            <w:pPr>
              <w:pStyle w:val="ReqText"/>
              <w:jc w:val="both"/>
              <w:rPr>
                <w:i w:val="0"/>
                <w:iCs w:val="0"/>
                <w:color w:val="auto"/>
              </w:rPr>
            </w:pPr>
          </w:p>
          <w:p w14:paraId="048F4C5F" w14:textId="43D8DEFD" w:rsidR="00335853" w:rsidRPr="00335853" w:rsidRDefault="00335853" w:rsidP="00335853">
            <w:pPr>
              <w:pStyle w:val="ReqText"/>
              <w:jc w:val="both"/>
              <w:rPr>
                <w:ins w:id="7684" w:author="MAILIER Maxime" w:date="2024-08-20T14:04:00Z"/>
                <w:i w:val="0"/>
                <w:iCs w:val="0"/>
                <w:color w:val="auto"/>
              </w:rPr>
            </w:pPr>
            <w:ins w:id="7685" w:author="MAILIER Maxime" w:date="2024-08-20T14:04:00Z">
              <w:r w:rsidRPr="00335853">
                <w:rPr>
                  <w:i w:val="0"/>
                  <w:iCs w:val="0"/>
                  <w:color w:val="auto"/>
                </w:rPr>
                <w:t>Le Traffic Mgr doit permettre à un utilisateur identifié de passer les commandes autorisées par son profil.</w:t>
              </w:r>
            </w:ins>
          </w:p>
          <w:p w14:paraId="56F2219A" w14:textId="77777777" w:rsidR="00335853" w:rsidRPr="00335853" w:rsidRDefault="00335853" w:rsidP="00335853">
            <w:pPr>
              <w:pStyle w:val="ReqText"/>
              <w:jc w:val="both"/>
              <w:rPr>
                <w:i w:val="0"/>
                <w:iCs w:val="0"/>
                <w:color w:val="auto"/>
              </w:rPr>
            </w:pPr>
          </w:p>
          <w:p w14:paraId="0595EBC9" w14:textId="03E72E91" w:rsidR="00335853" w:rsidRPr="00335853" w:rsidDel="006629A3" w:rsidRDefault="00335853" w:rsidP="00335853">
            <w:pPr>
              <w:pStyle w:val="ReqText"/>
              <w:jc w:val="both"/>
              <w:rPr>
                <w:del w:id="7686" w:author="MAILIER Maxime" w:date="2024-08-20T14:02:00Z"/>
                <w:i w:val="0"/>
                <w:iCs w:val="0"/>
                <w:color w:val="auto"/>
              </w:rPr>
            </w:pPr>
            <w:ins w:id="7687" w:author="MAILIER Maxime" w:date="2024-08-20T14:02:00Z">
              <w:r w:rsidRPr="00335853">
                <w:rPr>
                  <w:i w:val="0"/>
                  <w:iCs w:val="0"/>
                  <w:color w:val="auto"/>
                </w:rPr>
                <w:t>Le Traffic Mgr doit permettre à un utilisateur identifié</w:t>
              </w:r>
            </w:ins>
            <w:ins w:id="7688" w:author="MAILIER Maxime" w:date="2024-08-21T17:37:00Z">
              <w:r w:rsidRPr="00335853">
                <w:rPr>
                  <w:i w:val="0"/>
                  <w:iCs w:val="0"/>
                  <w:color w:val="auto"/>
                </w:rPr>
                <w:t xml:space="preserve"> de se déconnecter du Traffic Mgr</w:t>
              </w:r>
            </w:ins>
            <w:ins w:id="7689" w:author="MAILIER Maxime" w:date="2024-08-20T14:02:00Z">
              <w:r w:rsidRPr="00335853">
                <w:rPr>
                  <w:i w:val="0"/>
                  <w:iCs w:val="0"/>
                  <w:color w:val="auto"/>
                </w:rPr>
                <w:t>.</w:t>
              </w:r>
            </w:ins>
          </w:p>
          <w:p w14:paraId="5952C9D5" w14:textId="0F667A92" w:rsidR="00335853" w:rsidRPr="00335853" w:rsidRDefault="00335853" w:rsidP="00335853">
            <w:pPr>
              <w:pStyle w:val="ReqText"/>
              <w:jc w:val="both"/>
              <w:rPr>
                <w:ins w:id="7690" w:author="TRIANO José" w:date="2024-09-19T08:12:00Z"/>
                <w:i w:val="0"/>
                <w:iCs w:val="0"/>
                <w:color w:val="auto"/>
              </w:rPr>
            </w:pPr>
          </w:p>
        </w:tc>
      </w:tr>
      <w:tr w:rsidR="00454B91" w14:paraId="7DCC889C" w14:textId="77777777" w:rsidTr="001F040F">
        <w:trPr>
          <w:ins w:id="7691" w:author="TRIANO José" w:date="2024-09-19T08:12:00Z"/>
        </w:trPr>
        <w:tc>
          <w:tcPr>
            <w:tcW w:w="1842" w:type="dxa"/>
          </w:tcPr>
          <w:p w14:paraId="56A55BE5" w14:textId="77777777" w:rsidR="00454B91" w:rsidRDefault="00454B91" w:rsidP="001F040F">
            <w:pPr>
              <w:rPr>
                <w:ins w:id="7692" w:author="TRIANO José" w:date="2024-09-19T08:12:00Z"/>
              </w:rPr>
            </w:pPr>
            <w:r>
              <w:t xml:space="preserve">Paramètres </w:t>
            </w:r>
          </w:p>
        </w:tc>
        <w:tc>
          <w:tcPr>
            <w:tcW w:w="7446" w:type="dxa"/>
          </w:tcPr>
          <w:p w14:paraId="20C34220" w14:textId="77777777" w:rsidR="00454B91" w:rsidRPr="003D256D" w:rsidRDefault="00454B91" w:rsidP="001F040F">
            <w:pPr>
              <w:pStyle w:val="ReqText"/>
              <w:jc w:val="both"/>
              <w:rPr>
                <w:ins w:id="7693" w:author="TRIANO José" w:date="2024-09-19T08:12:00Z"/>
              </w:rPr>
            </w:pPr>
          </w:p>
        </w:tc>
      </w:tr>
    </w:tbl>
    <w:p w14:paraId="164685B6" w14:textId="77777777" w:rsidR="00A12491" w:rsidRDefault="00A12491" w:rsidP="00C82597">
      <w:pPr>
        <w:pStyle w:val="ReqID"/>
        <w:rPr>
          <w:lang w:val="en-GB"/>
        </w:rPr>
      </w:pPr>
    </w:p>
    <w:p w14:paraId="4CBA121E" w14:textId="26A92320" w:rsidR="00E45DDA" w:rsidRDefault="00295F35" w:rsidP="00F67835">
      <w:pPr>
        <w:pStyle w:val="Titre3"/>
        <w:keepNext w:val="0"/>
        <w:numPr>
          <w:ilvl w:val="2"/>
          <w:numId w:val="121"/>
        </w:numPr>
        <w:rPr>
          <w:ins w:id="7694" w:author="MAILIER Maxime" w:date="2024-08-20T16:01:00Z"/>
        </w:rPr>
      </w:pPr>
      <w:bookmarkStart w:id="7695" w:name="_Toc174367377"/>
      <w:bookmarkStart w:id="7696" w:name="_Toc196744797"/>
      <w:r>
        <w:t>TM_TR_1</w:t>
      </w:r>
      <w:r w:rsidR="00E45DDA">
        <w:t>1 : Gérer les alertes et les évènements</w:t>
      </w:r>
      <w:bookmarkEnd w:id="7695"/>
      <w:bookmarkEnd w:id="7696"/>
    </w:p>
    <w:p w14:paraId="46DFCCD4" w14:textId="1100BD4B" w:rsidR="00015739" w:rsidRPr="00974B79" w:rsidRDefault="00015739" w:rsidP="00C82597">
      <w:pPr>
        <w:jc w:val="both"/>
        <w:rPr>
          <w:ins w:id="7697" w:author="MAILIER Maxime" w:date="2024-08-20T16:02:00Z"/>
          <w:u w:val="single"/>
        </w:rPr>
      </w:pPr>
      <w:ins w:id="7698" w:author="MAILIER Maxime" w:date="2024-08-20T16:02:00Z">
        <w:r>
          <w:rPr>
            <w:u w:val="single"/>
          </w:rPr>
          <w:t>Etat d’activation</w:t>
        </w:r>
        <w:r w:rsidRPr="00974B79">
          <w:rPr>
            <w:u w:val="single"/>
          </w:rPr>
          <w:t> </w:t>
        </w:r>
        <w:r>
          <w:rPr>
            <w:u w:val="single"/>
          </w:rPr>
          <w:t>d’une alerte</w:t>
        </w:r>
      </w:ins>
      <w:ins w:id="7699" w:author="MAILIER Maxime" w:date="2024-08-20T16:04:00Z">
        <w:r>
          <w:rPr>
            <w:u w:val="single"/>
          </w:rPr>
          <w:t xml:space="preserve"> </w:t>
        </w:r>
      </w:ins>
      <w:ins w:id="7700" w:author="MAILIER Maxime" w:date="2024-08-20T16:02:00Z">
        <w:r w:rsidRPr="00974B79">
          <w:rPr>
            <w:u w:val="single"/>
          </w:rPr>
          <w:t>:</w:t>
        </w:r>
      </w:ins>
    </w:p>
    <w:tbl>
      <w:tblPr>
        <w:tblStyle w:val="Grilledutableau"/>
        <w:tblW w:w="0" w:type="auto"/>
        <w:tblLook w:val="04A0" w:firstRow="1" w:lastRow="0" w:firstColumn="1" w:lastColumn="0" w:noHBand="0" w:noVBand="1"/>
      </w:tblPr>
      <w:tblGrid>
        <w:gridCol w:w="1842"/>
        <w:gridCol w:w="7446"/>
      </w:tblGrid>
      <w:tr w:rsidR="005B2968" w14:paraId="3BC3B980" w14:textId="77777777" w:rsidTr="001F040F">
        <w:trPr>
          <w:ins w:id="7701" w:author="TRIANO José" w:date="2024-09-19T08:12:00Z"/>
        </w:trPr>
        <w:tc>
          <w:tcPr>
            <w:tcW w:w="1842" w:type="dxa"/>
          </w:tcPr>
          <w:p w14:paraId="0C0C8558" w14:textId="77777777" w:rsidR="005B2968" w:rsidRDefault="005B2968" w:rsidP="001F040F">
            <w:pPr>
              <w:rPr>
                <w:ins w:id="7702" w:author="TRIANO José" w:date="2024-09-19T08:12:00Z"/>
              </w:rPr>
            </w:pPr>
            <w:ins w:id="7703" w:author="TRIANO José" w:date="2024-09-19T08:12:00Z">
              <w:r>
                <w:t>Résultat attendu</w:t>
              </w:r>
            </w:ins>
          </w:p>
        </w:tc>
        <w:tc>
          <w:tcPr>
            <w:tcW w:w="7446" w:type="dxa"/>
          </w:tcPr>
          <w:p w14:paraId="6F3000CE" w14:textId="77777777" w:rsidR="005B2968" w:rsidRPr="005B2968" w:rsidRDefault="005B2968" w:rsidP="005B2968">
            <w:pPr>
              <w:pStyle w:val="ReqText"/>
              <w:jc w:val="both"/>
              <w:rPr>
                <w:ins w:id="7704" w:author="MAILIER Maxime" w:date="2024-08-20T15:54:00Z"/>
                <w:i w:val="0"/>
                <w:iCs w:val="0"/>
                <w:color w:val="auto"/>
              </w:rPr>
            </w:pPr>
            <w:ins w:id="7705" w:author="MAILIER Maxime" w:date="2024-08-20T15:53:00Z">
              <w:r w:rsidRPr="005B2968">
                <w:rPr>
                  <w:i w:val="0"/>
                  <w:iCs w:val="0"/>
                  <w:color w:val="auto"/>
                </w:rPr>
                <w:t>Le Traffic Mgr doit calculer l’état d’</w:t>
              </w:r>
            </w:ins>
            <w:ins w:id="7706" w:author="MAILIER Maxime" w:date="2024-08-20T15:54:00Z">
              <w:r w:rsidRPr="005B2968">
                <w:rPr>
                  <w:i w:val="0"/>
                  <w:iCs w:val="0"/>
                  <w:color w:val="auto"/>
                </w:rPr>
                <w:t>activation d’une al</w:t>
              </w:r>
            </w:ins>
            <w:ins w:id="7707" w:author="MAILIER Maxime" w:date="2024-08-20T15:55:00Z">
              <w:r w:rsidRPr="005B2968">
                <w:rPr>
                  <w:i w:val="0"/>
                  <w:iCs w:val="0"/>
                  <w:color w:val="auto"/>
                </w:rPr>
                <w:t>erte</w:t>
              </w:r>
            </w:ins>
            <w:ins w:id="7708" w:author="MAILIER Maxime" w:date="2024-08-20T15:54:00Z">
              <w:r w:rsidRPr="005B2968">
                <w:rPr>
                  <w:i w:val="0"/>
                  <w:iCs w:val="0"/>
                  <w:color w:val="auto"/>
                </w:rPr>
                <w:t> :</w:t>
              </w:r>
            </w:ins>
          </w:p>
          <w:p w14:paraId="1F9BE09D" w14:textId="77777777" w:rsidR="005B2968" w:rsidRPr="005B2968" w:rsidRDefault="005B2968" w:rsidP="005B2968">
            <w:pPr>
              <w:pStyle w:val="ReqText"/>
              <w:numPr>
                <w:ilvl w:val="0"/>
                <w:numId w:val="40"/>
              </w:numPr>
              <w:jc w:val="both"/>
              <w:rPr>
                <w:ins w:id="7709" w:author="MAILIER Maxime" w:date="2024-08-20T15:54:00Z"/>
                <w:i w:val="0"/>
                <w:iCs w:val="0"/>
                <w:color w:val="auto"/>
              </w:rPr>
            </w:pPr>
            <w:ins w:id="7710" w:author="MAILIER Maxime" w:date="2024-08-20T15:54:00Z">
              <w:r w:rsidRPr="005B2968">
                <w:rPr>
                  <w:i w:val="0"/>
                  <w:iCs w:val="0"/>
                  <w:color w:val="auto"/>
                </w:rPr>
                <w:t xml:space="preserve">Etat « Active » lorsque </w:t>
              </w:r>
            </w:ins>
            <w:ins w:id="7711" w:author="MAILIER Maxime" w:date="2024-08-20T15:55:00Z">
              <w:r w:rsidRPr="005B2968">
                <w:rPr>
                  <w:i w:val="0"/>
                  <w:iCs w:val="0"/>
                  <w:color w:val="auto"/>
                </w:rPr>
                <w:t>la situation à l’origine de l’alerte est toujours présente</w:t>
              </w:r>
            </w:ins>
            <w:ins w:id="7712" w:author="MAILIER Maxime" w:date="2024-08-20T15:56:00Z">
              <w:r w:rsidRPr="005B2968">
                <w:rPr>
                  <w:i w:val="0"/>
                  <w:iCs w:val="0"/>
                  <w:color w:val="auto"/>
                </w:rPr>
                <w:t>,</w:t>
              </w:r>
            </w:ins>
          </w:p>
          <w:p w14:paraId="57643EA2" w14:textId="60DA72BD" w:rsidR="005B2968" w:rsidRPr="005B2968" w:rsidRDefault="005B2968" w:rsidP="001F040F">
            <w:pPr>
              <w:pStyle w:val="ReqText"/>
              <w:numPr>
                <w:ilvl w:val="0"/>
                <w:numId w:val="40"/>
              </w:numPr>
              <w:jc w:val="both"/>
              <w:rPr>
                <w:ins w:id="7713" w:author="TRIANO José" w:date="2024-09-19T08:12:00Z"/>
              </w:rPr>
            </w:pPr>
            <w:ins w:id="7714" w:author="MAILIER Maxime" w:date="2024-08-20T15:55:00Z">
              <w:r w:rsidRPr="005B2968">
                <w:rPr>
                  <w:i w:val="0"/>
                  <w:iCs w:val="0"/>
                  <w:color w:val="auto"/>
                </w:rPr>
                <w:t>Etat « </w:t>
              </w:r>
            </w:ins>
            <w:ins w:id="7715" w:author="MAILIER Maxime" w:date="2024-08-20T15:56:00Z">
              <w:r w:rsidRPr="005B2968">
                <w:rPr>
                  <w:i w:val="0"/>
                  <w:iCs w:val="0"/>
                  <w:color w:val="auto"/>
                </w:rPr>
                <w:t>Ina</w:t>
              </w:r>
            </w:ins>
            <w:ins w:id="7716" w:author="MAILIER Maxime" w:date="2024-08-20T15:55:00Z">
              <w:r w:rsidRPr="005B2968">
                <w:rPr>
                  <w:i w:val="0"/>
                  <w:iCs w:val="0"/>
                  <w:color w:val="auto"/>
                </w:rPr>
                <w:t xml:space="preserve">ctive » lorsque la situation à l’origine de l’alerte </w:t>
              </w:r>
            </w:ins>
            <w:ins w:id="7717" w:author="MAILIER Maxime" w:date="2024-08-20T15:56:00Z">
              <w:r w:rsidRPr="005B2968">
                <w:rPr>
                  <w:i w:val="0"/>
                  <w:iCs w:val="0"/>
                  <w:color w:val="auto"/>
                </w:rPr>
                <w:t>a disparu.</w:t>
              </w:r>
            </w:ins>
          </w:p>
        </w:tc>
      </w:tr>
      <w:tr w:rsidR="005B2968" w14:paraId="46EF67F4" w14:textId="77777777" w:rsidTr="001F040F">
        <w:trPr>
          <w:ins w:id="7718" w:author="TRIANO José" w:date="2024-09-19T08:12:00Z"/>
        </w:trPr>
        <w:tc>
          <w:tcPr>
            <w:tcW w:w="1842" w:type="dxa"/>
          </w:tcPr>
          <w:p w14:paraId="5EB02583" w14:textId="77777777" w:rsidR="005B2968" w:rsidRDefault="005B2968" w:rsidP="001F040F">
            <w:pPr>
              <w:rPr>
                <w:ins w:id="7719" w:author="TRIANO José" w:date="2024-09-19T08:12:00Z"/>
              </w:rPr>
            </w:pPr>
            <w:r>
              <w:t xml:space="preserve">Paramètres </w:t>
            </w:r>
          </w:p>
        </w:tc>
        <w:tc>
          <w:tcPr>
            <w:tcW w:w="7446" w:type="dxa"/>
          </w:tcPr>
          <w:p w14:paraId="269BED68" w14:textId="77777777" w:rsidR="005B2968" w:rsidRPr="003D256D" w:rsidRDefault="005B2968" w:rsidP="001F040F">
            <w:pPr>
              <w:pStyle w:val="ReqText"/>
              <w:jc w:val="both"/>
              <w:rPr>
                <w:ins w:id="7720" w:author="TRIANO José" w:date="2024-09-19T08:12:00Z"/>
              </w:rPr>
            </w:pPr>
          </w:p>
        </w:tc>
      </w:tr>
    </w:tbl>
    <w:p w14:paraId="28B62E6E" w14:textId="77777777" w:rsidR="005B2968" w:rsidRDefault="005B2968" w:rsidP="00C82597">
      <w:pPr>
        <w:pStyle w:val="ReqID"/>
      </w:pPr>
    </w:p>
    <w:p w14:paraId="54B8EB39" w14:textId="77777777" w:rsidR="005B2968" w:rsidRDefault="005B2968" w:rsidP="00C82597">
      <w:pPr>
        <w:pStyle w:val="ReqID"/>
      </w:pPr>
    </w:p>
    <w:p w14:paraId="6195BE31" w14:textId="7EA4A83E" w:rsidR="00015739" w:rsidRDefault="00015739" w:rsidP="00C82597">
      <w:pPr>
        <w:jc w:val="both"/>
        <w:rPr>
          <w:u w:val="single"/>
        </w:rPr>
      </w:pPr>
      <w:ins w:id="7721" w:author="MAILIER Maxime" w:date="2024-08-20T16:02:00Z">
        <w:r>
          <w:rPr>
            <w:u w:val="single"/>
          </w:rPr>
          <w:t>Acquittement d</w:t>
        </w:r>
      </w:ins>
      <w:ins w:id="7722" w:author="MAILIER Maxime" w:date="2024-08-20T16:22:00Z">
        <w:r w:rsidR="00625B60">
          <w:rPr>
            <w:u w:val="single"/>
          </w:rPr>
          <w:t>es</w:t>
        </w:r>
      </w:ins>
      <w:ins w:id="7723" w:author="MAILIER Maxime" w:date="2024-08-20T16:02:00Z">
        <w:r>
          <w:rPr>
            <w:u w:val="single"/>
          </w:rPr>
          <w:t xml:space="preserve"> alerte</w:t>
        </w:r>
      </w:ins>
      <w:ins w:id="7724" w:author="MAILIER Maxime" w:date="2024-08-20T16:22:00Z">
        <w:r w:rsidR="00625B60">
          <w:rPr>
            <w:u w:val="single"/>
          </w:rPr>
          <w:t>s</w:t>
        </w:r>
      </w:ins>
      <w:ins w:id="7725" w:author="MAILIER Maxime" w:date="2024-08-20T16:02:00Z">
        <w:r w:rsidRPr="00015739">
          <w:rPr>
            <w:u w:val="single"/>
          </w:rPr>
          <w:t> :</w:t>
        </w:r>
      </w:ins>
    </w:p>
    <w:tbl>
      <w:tblPr>
        <w:tblStyle w:val="Grilledutableau"/>
        <w:tblW w:w="0" w:type="auto"/>
        <w:tblLook w:val="04A0" w:firstRow="1" w:lastRow="0" w:firstColumn="1" w:lastColumn="0" w:noHBand="0" w:noVBand="1"/>
      </w:tblPr>
      <w:tblGrid>
        <w:gridCol w:w="1842"/>
        <w:gridCol w:w="7446"/>
      </w:tblGrid>
      <w:tr w:rsidR="00D212D3" w14:paraId="6C524622" w14:textId="77777777" w:rsidTr="001F040F">
        <w:trPr>
          <w:ins w:id="7726" w:author="TRIANO José" w:date="2024-09-19T08:12:00Z"/>
        </w:trPr>
        <w:tc>
          <w:tcPr>
            <w:tcW w:w="1842" w:type="dxa"/>
          </w:tcPr>
          <w:p w14:paraId="0269615B" w14:textId="77777777" w:rsidR="00D212D3" w:rsidRDefault="00D212D3" w:rsidP="001F040F">
            <w:pPr>
              <w:rPr>
                <w:ins w:id="7727" w:author="TRIANO José" w:date="2024-09-19T08:12:00Z"/>
              </w:rPr>
            </w:pPr>
            <w:ins w:id="7728" w:author="TRIANO José" w:date="2024-09-19T08:12:00Z">
              <w:r>
                <w:t>Résultat attendu</w:t>
              </w:r>
            </w:ins>
          </w:p>
        </w:tc>
        <w:tc>
          <w:tcPr>
            <w:tcW w:w="7446" w:type="dxa"/>
          </w:tcPr>
          <w:p w14:paraId="61676638" w14:textId="77777777" w:rsidR="00D212D3" w:rsidRPr="00D212D3" w:rsidRDefault="00D212D3" w:rsidP="00D212D3">
            <w:pPr>
              <w:pStyle w:val="ReqText"/>
              <w:jc w:val="both"/>
              <w:rPr>
                <w:ins w:id="7729" w:author="MAILIER Maxime" w:date="2024-08-20T16:22:00Z"/>
                <w:i w:val="0"/>
                <w:iCs w:val="0"/>
                <w:color w:val="auto"/>
              </w:rPr>
            </w:pPr>
            <w:ins w:id="7730" w:author="MAILIER Maxime" w:date="2024-08-20T16:00:00Z">
              <w:r w:rsidRPr="00D212D3">
                <w:rPr>
                  <w:i w:val="0"/>
                  <w:iCs w:val="0"/>
                  <w:color w:val="auto"/>
                </w:rPr>
                <w:t>Le Traffic Mgr doit permettre à un utilisateur d’acquitter une alerte</w:t>
              </w:r>
            </w:ins>
            <w:ins w:id="7731" w:author="MAILIER Maxime" w:date="2024-08-20T16:01:00Z">
              <w:r w:rsidRPr="00D212D3">
                <w:rPr>
                  <w:i w:val="0"/>
                  <w:iCs w:val="0"/>
                  <w:color w:val="auto"/>
                </w:rPr>
                <w:t xml:space="preserve"> afin d’indiquer </w:t>
              </w:r>
            </w:ins>
            <w:ins w:id="7732" w:author="MAILIER Maxime" w:date="2024-08-20T16:03:00Z">
              <w:r w:rsidRPr="00D212D3">
                <w:rPr>
                  <w:i w:val="0"/>
                  <w:iCs w:val="0"/>
                  <w:color w:val="auto"/>
                </w:rPr>
                <w:t>la prise</w:t>
              </w:r>
            </w:ins>
            <w:ins w:id="7733" w:author="MAILIER Maxime" w:date="2024-08-20T16:01:00Z">
              <w:r w:rsidRPr="00D212D3">
                <w:rPr>
                  <w:i w:val="0"/>
                  <w:iCs w:val="0"/>
                  <w:color w:val="auto"/>
                </w:rPr>
                <w:t xml:space="preserve"> en compte </w:t>
              </w:r>
            </w:ins>
            <w:ins w:id="7734" w:author="MAILIER Maxime" w:date="2024-08-20T16:50:00Z">
              <w:r w:rsidRPr="00D212D3">
                <w:rPr>
                  <w:i w:val="0"/>
                  <w:iCs w:val="0"/>
                  <w:color w:val="auto"/>
                </w:rPr>
                <w:t xml:space="preserve">de </w:t>
              </w:r>
            </w:ins>
            <w:ins w:id="7735" w:author="MAILIER Maxime" w:date="2024-08-20T16:01:00Z">
              <w:r w:rsidRPr="00D212D3">
                <w:rPr>
                  <w:i w:val="0"/>
                  <w:iCs w:val="0"/>
                  <w:color w:val="auto"/>
                </w:rPr>
                <w:t>cette alerte.</w:t>
              </w:r>
            </w:ins>
          </w:p>
          <w:p w14:paraId="67508DC9" w14:textId="77777777" w:rsidR="00D212D3" w:rsidRPr="00D212D3" w:rsidRDefault="00D212D3" w:rsidP="00D212D3">
            <w:pPr>
              <w:pStyle w:val="ReqText"/>
              <w:jc w:val="both"/>
              <w:rPr>
                <w:i w:val="0"/>
                <w:iCs w:val="0"/>
                <w:color w:val="auto"/>
              </w:rPr>
            </w:pPr>
          </w:p>
          <w:p w14:paraId="045F8E89" w14:textId="77392BC1" w:rsidR="00D212D3" w:rsidRPr="00D212D3" w:rsidRDefault="00D212D3" w:rsidP="00D212D3">
            <w:pPr>
              <w:pStyle w:val="ReqText"/>
              <w:jc w:val="both"/>
              <w:rPr>
                <w:ins w:id="7736" w:author="MAILIER Maxime" w:date="2024-08-20T16:22:00Z"/>
                <w:i w:val="0"/>
                <w:iCs w:val="0"/>
                <w:color w:val="auto"/>
              </w:rPr>
            </w:pPr>
            <w:ins w:id="7737" w:author="MAILIER Maxime" w:date="2024-08-20T16:22:00Z">
              <w:r w:rsidRPr="00D212D3">
                <w:rPr>
                  <w:i w:val="0"/>
                  <w:iCs w:val="0"/>
                  <w:color w:val="auto"/>
                </w:rPr>
                <w:t xml:space="preserve">Le Traffic Mgr doit permettre à un utilisateur d’acquitter un groupe d’alertes afin d’indiquer la prise en compte </w:t>
              </w:r>
            </w:ins>
            <w:ins w:id="7738" w:author="MAILIER Maxime" w:date="2024-08-20T16:50:00Z">
              <w:r w:rsidRPr="00D212D3">
                <w:rPr>
                  <w:i w:val="0"/>
                  <w:iCs w:val="0"/>
                  <w:color w:val="auto"/>
                </w:rPr>
                <w:t xml:space="preserve">de </w:t>
              </w:r>
            </w:ins>
            <w:ins w:id="7739" w:author="MAILIER Maxime" w:date="2024-08-20T16:22:00Z">
              <w:r w:rsidRPr="00D212D3">
                <w:rPr>
                  <w:i w:val="0"/>
                  <w:iCs w:val="0"/>
                  <w:color w:val="auto"/>
                </w:rPr>
                <w:t>ces alertes.</w:t>
              </w:r>
            </w:ins>
          </w:p>
          <w:p w14:paraId="5F40B245" w14:textId="77777777" w:rsidR="00D212D3" w:rsidRPr="00D212D3" w:rsidRDefault="00D212D3" w:rsidP="00D212D3">
            <w:pPr>
              <w:pStyle w:val="ReqText"/>
              <w:jc w:val="both"/>
              <w:rPr>
                <w:i w:val="0"/>
                <w:iCs w:val="0"/>
                <w:color w:val="auto"/>
              </w:rPr>
            </w:pPr>
          </w:p>
          <w:p w14:paraId="4EEA3089" w14:textId="6048ADCE" w:rsidR="00D212D3" w:rsidRPr="00D212D3" w:rsidRDefault="00D212D3" w:rsidP="00D212D3">
            <w:pPr>
              <w:pStyle w:val="ReqText"/>
              <w:jc w:val="both"/>
              <w:rPr>
                <w:ins w:id="7740" w:author="MAILIER Maxime" w:date="2024-08-20T16:11:00Z"/>
                <w:i w:val="0"/>
                <w:iCs w:val="0"/>
                <w:color w:val="auto"/>
              </w:rPr>
            </w:pPr>
            <w:ins w:id="7741" w:author="MAILIER Maxime" w:date="2024-08-20T16:11:00Z">
              <w:r w:rsidRPr="00D212D3">
                <w:rPr>
                  <w:i w:val="0"/>
                  <w:iCs w:val="0"/>
                  <w:color w:val="auto"/>
                </w:rPr>
                <w:t>Le Traffic Mgr doit calculer l’état d’acquittement d’une alerte par un utilisateur :</w:t>
              </w:r>
            </w:ins>
          </w:p>
          <w:p w14:paraId="0954E039" w14:textId="77777777" w:rsidR="00D212D3" w:rsidRPr="00D212D3" w:rsidRDefault="00D212D3" w:rsidP="00D212D3">
            <w:pPr>
              <w:pStyle w:val="ReqText"/>
              <w:numPr>
                <w:ilvl w:val="0"/>
                <w:numId w:val="40"/>
              </w:numPr>
              <w:jc w:val="both"/>
              <w:rPr>
                <w:ins w:id="7742" w:author="MAILIER Maxime" w:date="2024-08-20T16:11:00Z"/>
                <w:i w:val="0"/>
                <w:iCs w:val="0"/>
                <w:color w:val="auto"/>
              </w:rPr>
            </w:pPr>
            <w:ins w:id="7743" w:author="MAILIER Maxime" w:date="2024-08-20T16:11:00Z">
              <w:r w:rsidRPr="00D212D3">
                <w:rPr>
                  <w:i w:val="0"/>
                  <w:iCs w:val="0"/>
                  <w:color w:val="auto"/>
                </w:rPr>
                <w:t>Etat « Acquittée » lorsque l’alerte a été acquittée par un utilisateur,</w:t>
              </w:r>
            </w:ins>
          </w:p>
          <w:p w14:paraId="1FC8903D" w14:textId="5F8C87F4" w:rsidR="00D212D3" w:rsidRPr="00D212D3" w:rsidRDefault="00D212D3" w:rsidP="001F040F">
            <w:pPr>
              <w:pStyle w:val="ReqText"/>
              <w:numPr>
                <w:ilvl w:val="0"/>
                <w:numId w:val="40"/>
              </w:numPr>
              <w:jc w:val="both"/>
              <w:rPr>
                <w:ins w:id="7744" w:author="TRIANO José" w:date="2024-09-19T08:12:00Z"/>
                <w:i w:val="0"/>
                <w:iCs w:val="0"/>
                <w:color w:val="auto"/>
              </w:rPr>
            </w:pPr>
            <w:ins w:id="7745" w:author="MAILIER Maxime" w:date="2024-08-20T16:11:00Z">
              <w:r w:rsidRPr="00D212D3">
                <w:rPr>
                  <w:i w:val="0"/>
                  <w:iCs w:val="0"/>
                  <w:color w:val="auto"/>
                </w:rPr>
                <w:t>Etat « Non acquittée » lorsque l’alerte n’a pas été acquittée par un utilisateur.</w:t>
              </w:r>
            </w:ins>
          </w:p>
        </w:tc>
      </w:tr>
      <w:tr w:rsidR="00D212D3" w14:paraId="6EDCD8BE" w14:textId="77777777" w:rsidTr="001F040F">
        <w:trPr>
          <w:ins w:id="7746" w:author="TRIANO José" w:date="2024-09-19T08:12:00Z"/>
        </w:trPr>
        <w:tc>
          <w:tcPr>
            <w:tcW w:w="1842" w:type="dxa"/>
          </w:tcPr>
          <w:p w14:paraId="2B596C41" w14:textId="77777777" w:rsidR="00D212D3" w:rsidRDefault="00D212D3" w:rsidP="001F040F">
            <w:pPr>
              <w:rPr>
                <w:ins w:id="7747" w:author="TRIANO José" w:date="2024-09-19T08:12:00Z"/>
              </w:rPr>
            </w:pPr>
            <w:r>
              <w:t xml:space="preserve">Paramètres </w:t>
            </w:r>
          </w:p>
        </w:tc>
        <w:tc>
          <w:tcPr>
            <w:tcW w:w="7446" w:type="dxa"/>
          </w:tcPr>
          <w:p w14:paraId="209AD4A7" w14:textId="77777777" w:rsidR="00D212D3" w:rsidRPr="003D256D" w:rsidRDefault="00D212D3" w:rsidP="001F040F">
            <w:pPr>
              <w:pStyle w:val="ReqText"/>
              <w:jc w:val="both"/>
              <w:rPr>
                <w:ins w:id="7748" w:author="TRIANO José" w:date="2024-09-19T08:12:00Z"/>
              </w:rPr>
            </w:pPr>
          </w:p>
        </w:tc>
      </w:tr>
    </w:tbl>
    <w:p w14:paraId="3CF1FD38" w14:textId="77777777" w:rsidR="005B2968" w:rsidRPr="00015739" w:rsidRDefault="005B2968" w:rsidP="00C82597">
      <w:pPr>
        <w:jc w:val="both"/>
        <w:rPr>
          <w:ins w:id="7749" w:author="MAILIER Maxime" w:date="2024-08-20T16:02:00Z"/>
          <w:u w:val="single"/>
        </w:rPr>
      </w:pPr>
    </w:p>
    <w:p w14:paraId="005A3EAD" w14:textId="68305944" w:rsidR="00625B60" w:rsidRDefault="00625B60" w:rsidP="00C82597">
      <w:pPr>
        <w:jc w:val="both"/>
        <w:rPr>
          <w:u w:val="single"/>
        </w:rPr>
      </w:pPr>
      <w:ins w:id="7750" w:author="MAILIER Maxime" w:date="2024-08-20T16:12:00Z">
        <w:r>
          <w:rPr>
            <w:u w:val="single"/>
          </w:rPr>
          <w:t>Sonorisation d’une alerte</w:t>
        </w:r>
        <w:r w:rsidRPr="00015739">
          <w:rPr>
            <w:u w:val="single"/>
          </w:rPr>
          <w:t> :</w:t>
        </w:r>
      </w:ins>
    </w:p>
    <w:tbl>
      <w:tblPr>
        <w:tblStyle w:val="Grilledutableau"/>
        <w:tblW w:w="0" w:type="auto"/>
        <w:tblLook w:val="04A0" w:firstRow="1" w:lastRow="0" w:firstColumn="1" w:lastColumn="0" w:noHBand="0" w:noVBand="1"/>
      </w:tblPr>
      <w:tblGrid>
        <w:gridCol w:w="1842"/>
        <w:gridCol w:w="7446"/>
      </w:tblGrid>
      <w:tr w:rsidR="00902A13" w14:paraId="31C31AF2" w14:textId="77777777" w:rsidTr="001F040F">
        <w:trPr>
          <w:ins w:id="7751" w:author="TRIANO José" w:date="2024-09-19T08:12:00Z"/>
        </w:trPr>
        <w:tc>
          <w:tcPr>
            <w:tcW w:w="1842" w:type="dxa"/>
          </w:tcPr>
          <w:p w14:paraId="5754A2AF" w14:textId="77777777" w:rsidR="00902A13" w:rsidRDefault="00902A13" w:rsidP="001F040F">
            <w:pPr>
              <w:rPr>
                <w:ins w:id="7752" w:author="TRIANO José" w:date="2024-09-19T08:12:00Z"/>
              </w:rPr>
            </w:pPr>
            <w:ins w:id="7753" w:author="TRIANO José" w:date="2024-09-19T08:12:00Z">
              <w:r>
                <w:t>Résultat attendu</w:t>
              </w:r>
            </w:ins>
          </w:p>
        </w:tc>
        <w:tc>
          <w:tcPr>
            <w:tcW w:w="7446" w:type="dxa"/>
          </w:tcPr>
          <w:p w14:paraId="33385A6E" w14:textId="77777777" w:rsidR="00902A13" w:rsidRPr="00902A13" w:rsidRDefault="00902A13" w:rsidP="00902A13">
            <w:pPr>
              <w:pStyle w:val="ReqText"/>
              <w:jc w:val="both"/>
              <w:rPr>
                <w:ins w:id="7754" w:author="MAILIER Maxime" w:date="2024-08-20T16:26:00Z"/>
                <w:i w:val="0"/>
                <w:iCs w:val="0"/>
                <w:color w:val="auto"/>
              </w:rPr>
            </w:pPr>
            <w:ins w:id="7755" w:author="MAILIER Maxime" w:date="2024-08-20T16:26:00Z">
              <w:r w:rsidRPr="00902A13">
                <w:rPr>
                  <w:i w:val="0"/>
                  <w:iCs w:val="0"/>
                  <w:color w:val="auto"/>
                </w:rPr>
                <w:t xml:space="preserve">Lors de la </w:t>
              </w:r>
            </w:ins>
            <w:ins w:id="7756" w:author="MAILIER Maxime" w:date="2024-08-20T16:53:00Z">
              <w:r w:rsidRPr="00902A13">
                <w:rPr>
                  <w:i w:val="0"/>
                  <w:iCs w:val="0"/>
                  <w:color w:val="auto"/>
                </w:rPr>
                <w:t>levée</w:t>
              </w:r>
            </w:ins>
            <w:ins w:id="7757" w:author="MAILIER Maxime" w:date="2024-08-20T16:26:00Z">
              <w:r w:rsidRPr="00902A13">
                <w:rPr>
                  <w:i w:val="0"/>
                  <w:iCs w:val="0"/>
                  <w:color w:val="auto"/>
                </w:rPr>
                <w:t xml:space="preserve"> d’une alerte sonore, le Traffic Mgr doit accompagner la </w:t>
              </w:r>
            </w:ins>
            <w:ins w:id="7758" w:author="MAILIER Maxime" w:date="2024-08-20T16:53:00Z">
              <w:r w:rsidRPr="00902A13">
                <w:rPr>
                  <w:i w:val="0"/>
                  <w:iCs w:val="0"/>
                  <w:color w:val="auto"/>
                </w:rPr>
                <w:t>levée</w:t>
              </w:r>
            </w:ins>
            <w:ins w:id="7759" w:author="MAILIER Maxime" w:date="2024-08-20T16:26:00Z">
              <w:r w:rsidRPr="00902A13">
                <w:rPr>
                  <w:i w:val="0"/>
                  <w:iCs w:val="0"/>
                  <w:color w:val="auto"/>
                </w:rPr>
                <w:t xml:space="preserve"> de l’alerte avec la diffusion de la séquence sonore </w:t>
              </w:r>
            </w:ins>
            <w:ins w:id="7760" w:author="MAILIER Maxime" w:date="2024-08-29T10:17:00Z">
              <w:r w:rsidRPr="00902A13">
                <w:rPr>
                  <w:i w:val="0"/>
                  <w:iCs w:val="0"/>
                  <w:color w:val="auto"/>
                </w:rPr>
                <w:t>associée à</w:t>
              </w:r>
            </w:ins>
            <w:ins w:id="7761" w:author="MAILIER Maxime" w:date="2024-08-20T16:26:00Z">
              <w:r w:rsidRPr="00902A13">
                <w:rPr>
                  <w:i w:val="0"/>
                  <w:iCs w:val="0"/>
                  <w:color w:val="auto"/>
                </w:rPr>
                <w:t xml:space="preserve"> </w:t>
              </w:r>
            </w:ins>
            <w:ins w:id="7762" w:author="MAILIER Maxime" w:date="2024-08-20T16:29:00Z">
              <w:r w:rsidRPr="00902A13">
                <w:rPr>
                  <w:i w:val="0"/>
                  <w:iCs w:val="0"/>
                  <w:color w:val="auto"/>
                </w:rPr>
                <w:t xml:space="preserve">cette </w:t>
              </w:r>
            </w:ins>
            <w:ins w:id="7763" w:author="MAILIER Maxime" w:date="2024-08-20T16:26:00Z">
              <w:r w:rsidRPr="00902A13">
                <w:rPr>
                  <w:i w:val="0"/>
                  <w:iCs w:val="0"/>
                  <w:color w:val="auto"/>
                </w:rPr>
                <w:t>alerte.</w:t>
              </w:r>
            </w:ins>
          </w:p>
          <w:p w14:paraId="7A08CF2C" w14:textId="77777777" w:rsidR="00902A13" w:rsidRPr="00902A13" w:rsidRDefault="00902A13" w:rsidP="00902A13">
            <w:pPr>
              <w:pStyle w:val="ReqText"/>
              <w:jc w:val="both"/>
              <w:rPr>
                <w:i w:val="0"/>
                <w:iCs w:val="0"/>
                <w:color w:val="auto"/>
              </w:rPr>
            </w:pPr>
          </w:p>
          <w:p w14:paraId="46531E75" w14:textId="4A8561E1" w:rsidR="00902A13" w:rsidRPr="00902A13" w:rsidRDefault="00902A13" w:rsidP="00902A13">
            <w:pPr>
              <w:pStyle w:val="ReqText"/>
              <w:jc w:val="both"/>
              <w:rPr>
                <w:ins w:id="7764" w:author="MAILIER Maxime" w:date="2024-08-20T16:12:00Z"/>
                <w:i w:val="0"/>
                <w:iCs w:val="0"/>
                <w:color w:val="auto"/>
              </w:rPr>
            </w:pPr>
            <w:ins w:id="7765" w:author="MAILIER Maxime" w:date="2024-08-20T16:12:00Z">
              <w:r w:rsidRPr="00902A13">
                <w:rPr>
                  <w:i w:val="0"/>
                  <w:iCs w:val="0"/>
                  <w:color w:val="auto"/>
                </w:rPr>
                <w:t>Le Traffic Mgr doit permettre à un utilisateur d’inhiber la sonorisation des</w:t>
              </w:r>
            </w:ins>
            <w:ins w:id="7766" w:author="MAILIER Maxime" w:date="2024-08-20T16:13:00Z">
              <w:r w:rsidRPr="00902A13">
                <w:rPr>
                  <w:i w:val="0"/>
                  <w:iCs w:val="0"/>
                  <w:color w:val="auto"/>
                </w:rPr>
                <w:t xml:space="preserve"> alertes sonores</w:t>
              </w:r>
            </w:ins>
            <w:ins w:id="7767" w:author="MAILIER Maxime" w:date="2024-08-20T16:12:00Z">
              <w:r w:rsidRPr="00902A13">
                <w:rPr>
                  <w:i w:val="0"/>
                  <w:iCs w:val="0"/>
                  <w:color w:val="auto"/>
                </w:rPr>
                <w:t>.</w:t>
              </w:r>
            </w:ins>
          </w:p>
          <w:p w14:paraId="374B9EFB" w14:textId="77777777" w:rsidR="00902A13" w:rsidRPr="00902A13" w:rsidRDefault="00902A13" w:rsidP="00902A13">
            <w:pPr>
              <w:pStyle w:val="ReqText"/>
              <w:jc w:val="both"/>
              <w:rPr>
                <w:i w:val="0"/>
                <w:iCs w:val="0"/>
                <w:color w:val="auto"/>
              </w:rPr>
            </w:pPr>
          </w:p>
          <w:p w14:paraId="6C7FFC01" w14:textId="344ADEA1" w:rsidR="00902A13" w:rsidRPr="00902A13" w:rsidRDefault="00902A13" w:rsidP="00902A13">
            <w:pPr>
              <w:pStyle w:val="ReqText"/>
              <w:jc w:val="both"/>
              <w:rPr>
                <w:ins w:id="7768" w:author="MAILIER Maxime" w:date="2024-08-20T16:13:00Z"/>
                <w:i w:val="0"/>
                <w:iCs w:val="0"/>
                <w:color w:val="auto"/>
              </w:rPr>
            </w:pPr>
            <w:ins w:id="7769" w:author="MAILIER Maxime" w:date="2024-08-20T16:13:00Z">
              <w:r w:rsidRPr="00902A13">
                <w:rPr>
                  <w:i w:val="0"/>
                  <w:iCs w:val="0"/>
                  <w:color w:val="auto"/>
                </w:rPr>
                <w:t>Le Traffic Mgr doit permettre à un utilisateur d’activer la sonorisation des alertes</w:t>
              </w:r>
            </w:ins>
            <w:ins w:id="7770" w:author="MAILIER Maxime" w:date="2024-08-20T16:17:00Z">
              <w:r w:rsidRPr="00902A13">
                <w:rPr>
                  <w:i w:val="0"/>
                  <w:iCs w:val="0"/>
                  <w:color w:val="auto"/>
                </w:rPr>
                <w:t xml:space="preserve"> sonores</w:t>
              </w:r>
            </w:ins>
            <w:ins w:id="7771" w:author="MAILIER Maxime" w:date="2024-08-20T16:13:00Z">
              <w:r w:rsidRPr="00902A13">
                <w:rPr>
                  <w:i w:val="0"/>
                  <w:iCs w:val="0"/>
                  <w:color w:val="auto"/>
                </w:rPr>
                <w:t>.</w:t>
              </w:r>
            </w:ins>
          </w:p>
          <w:p w14:paraId="3632F325" w14:textId="77777777" w:rsidR="00902A13" w:rsidRPr="00902A13" w:rsidRDefault="00902A13" w:rsidP="00902A13">
            <w:pPr>
              <w:pStyle w:val="ReqText"/>
              <w:jc w:val="both"/>
              <w:rPr>
                <w:i w:val="0"/>
                <w:iCs w:val="0"/>
                <w:color w:val="auto"/>
              </w:rPr>
            </w:pPr>
          </w:p>
          <w:p w14:paraId="64F1F7FA" w14:textId="62A8A19D" w:rsidR="00902A13" w:rsidRPr="00902A13" w:rsidRDefault="00902A13" w:rsidP="00902A13">
            <w:pPr>
              <w:pStyle w:val="ReqText"/>
              <w:jc w:val="both"/>
              <w:rPr>
                <w:ins w:id="7772" w:author="TRIANO José" w:date="2024-09-19T08:12:00Z"/>
                <w:i w:val="0"/>
                <w:iCs w:val="0"/>
                <w:color w:val="auto"/>
              </w:rPr>
            </w:pPr>
            <w:ins w:id="7773" w:author="MAILIER Maxime" w:date="2024-08-20T16:24:00Z">
              <w:r w:rsidRPr="00902A13">
                <w:rPr>
                  <w:i w:val="0"/>
                  <w:iCs w:val="0"/>
                  <w:color w:val="auto"/>
                </w:rPr>
                <w:t>Le Tra</w:t>
              </w:r>
            </w:ins>
            <w:ins w:id="7774" w:author="MAILIER Maxime" w:date="2024-08-20T16:12:00Z">
              <w:r w:rsidRPr="00902A13">
                <w:rPr>
                  <w:i w:val="0"/>
                  <w:iCs w:val="0"/>
                  <w:color w:val="auto"/>
                </w:rPr>
                <w:t xml:space="preserve">ffic Mgr doit </w:t>
              </w:r>
            </w:ins>
            <w:ins w:id="7775" w:author="MAILIER Maxime" w:date="2024-08-20T16:24:00Z">
              <w:r w:rsidRPr="00902A13">
                <w:rPr>
                  <w:i w:val="0"/>
                  <w:iCs w:val="0"/>
                  <w:color w:val="auto"/>
                </w:rPr>
                <w:t>a</w:t>
              </w:r>
            </w:ins>
            <w:ins w:id="7776" w:author="MAILIER Maxime" w:date="2024-08-20T16:27:00Z">
              <w:r w:rsidRPr="00902A13">
                <w:rPr>
                  <w:i w:val="0"/>
                  <w:iCs w:val="0"/>
                  <w:color w:val="auto"/>
                </w:rPr>
                <w:t>rr</w:t>
              </w:r>
            </w:ins>
            <w:ins w:id="7777" w:author="MAILIER Maxime" w:date="2024-08-20T16:28:00Z">
              <w:r w:rsidRPr="00902A13">
                <w:rPr>
                  <w:i w:val="0"/>
                  <w:iCs w:val="0"/>
                  <w:color w:val="auto"/>
                </w:rPr>
                <w:t xml:space="preserve">êter la diffusion de la séquence sonore </w:t>
              </w:r>
            </w:ins>
            <w:ins w:id="7778" w:author="MAILIER Maxime" w:date="2024-08-29T10:17:00Z">
              <w:r w:rsidRPr="00902A13">
                <w:rPr>
                  <w:i w:val="0"/>
                  <w:iCs w:val="0"/>
                  <w:color w:val="auto"/>
                </w:rPr>
                <w:t>associée à</w:t>
              </w:r>
            </w:ins>
            <w:ins w:id="7779" w:author="MAILIER Maxime" w:date="2024-08-20T16:28:00Z">
              <w:r w:rsidRPr="00902A13">
                <w:rPr>
                  <w:i w:val="0"/>
                  <w:iCs w:val="0"/>
                  <w:color w:val="auto"/>
                </w:rPr>
                <w:t xml:space="preserve"> </w:t>
              </w:r>
            </w:ins>
            <w:ins w:id="7780" w:author="MAILIER Maxime" w:date="2024-08-20T16:29:00Z">
              <w:r w:rsidRPr="00902A13">
                <w:rPr>
                  <w:i w:val="0"/>
                  <w:iCs w:val="0"/>
                  <w:color w:val="auto"/>
                </w:rPr>
                <w:t xml:space="preserve">une </w:t>
              </w:r>
            </w:ins>
            <w:ins w:id="7781" w:author="MAILIER Maxime" w:date="2024-08-20T16:28:00Z">
              <w:r w:rsidRPr="00902A13">
                <w:rPr>
                  <w:i w:val="0"/>
                  <w:iCs w:val="0"/>
                  <w:color w:val="auto"/>
                </w:rPr>
                <w:t xml:space="preserve">alerte </w:t>
              </w:r>
            </w:ins>
            <w:ins w:id="7782" w:author="MAILIER Maxime" w:date="2024-08-20T16:29:00Z">
              <w:r w:rsidRPr="00902A13">
                <w:rPr>
                  <w:i w:val="0"/>
                  <w:iCs w:val="0"/>
                  <w:color w:val="auto"/>
                </w:rPr>
                <w:t xml:space="preserve">sonore </w:t>
              </w:r>
            </w:ins>
            <w:ins w:id="7783" w:author="MAILIER Maxime" w:date="2024-08-20T16:28:00Z">
              <w:r w:rsidRPr="00902A13">
                <w:rPr>
                  <w:i w:val="0"/>
                  <w:iCs w:val="0"/>
                  <w:color w:val="auto"/>
                </w:rPr>
                <w:t xml:space="preserve">dès l’acquittement de </w:t>
              </w:r>
            </w:ins>
            <w:ins w:id="7784" w:author="MAILIER Maxime" w:date="2024-08-20T16:29:00Z">
              <w:r w:rsidRPr="00902A13">
                <w:rPr>
                  <w:i w:val="0"/>
                  <w:iCs w:val="0"/>
                  <w:color w:val="auto"/>
                </w:rPr>
                <w:t xml:space="preserve">cette </w:t>
              </w:r>
            </w:ins>
            <w:ins w:id="7785" w:author="MAILIER Maxime" w:date="2024-08-20T16:28:00Z">
              <w:r w:rsidRPr="00902A13">
                <w:rPr>
                  <w:i w:val="0"/>
                  <w:iCs w:val="0"/>
                  <w:color w:val="auto"/>
                </w:rPr>
                <w:t>alerte par un utilisateur</w:t>
              </w:r>
            </w:ins>
            <w:ins w:id="7786" w:author="MAILIER Maxime" w:date="2024-08-20T16:26:00Z">
              <w:r w:rsidRPr="00902A13">
                <w:rPr>
                  <w:i w:val="0"/>
                  <w:iCs w:val="0"/>
                  <w:color w:val="auto"/>
                </w:rPr>
                <w:t>.</w:t>
              </w:r>
            </w:ins>
          </w:p>
        </w:tc>
      </w:tr>
      <w:tr w:rsidR="00902A13" w14:paraId="59336744" w14:textId="77777777" w:rsidTr="001F040F">
        <w:trPr>
          <w:ins w:id="7787" w:author="TRIANO José" w:date="2024-09-19T08:12:00Z"/>
        </w:trPr>
        <w:tc>
          <w:tcPr>
            <w:tcW w:w="1842" w:type="dxa"/>
          </w:tcPr>
          <w:p w14:paraId="24ED89B0" w14:textId="77777777" w:rsidR="00902A13" w:rsidRDefault="00902A13" w:rsidP="001F040F">
            <w:pPr>
              <w:rPr>
                <w:ins w:id="7788" w:author="TRIANO José" w:date="2024-09-19T08:12:00Z"/>
              </w:rPr>
            </w:pPr>
            <w:r>
              <w:t xml:space="preserve">Paramètres </w:t>
            </w:r>
          </w:p>
        </w:tc>
        <w:tc>
          <w:tcPr>
            <w:tcW w:w="7446" w:type="dxa"/>
          </w:tcPr>
          <w:p w14:paraId="47C7DB43" w14:textId="77777777" w:rsidR="00902A13" w:rsidRPr="003D256D" w:rsidRDefault="00902A13" w:rsidP="001F040F">
            <w:pPr>
              <w:pStyle w:val="ReqText"/>
              <w:jc w:val="both"/>
              <w:rPr>
                <w:ins w:id="7789" w:author="TRIANO José" w:date="2024-09-19T08:12:00Z"/>
              </w:rPr>
            </w:pPr>
          </w:p>
        </w:tc>
      </w:tr>
    </w:tbl>
    <w:p w14:paraId="7BA43193" w14:textId="77777777" w:rsidR="00D212D3" w:rsidRPr="00015739" w:rsidRDefault="00D212D3" w:rsidP="00C82597">
      <w:pPr>
        <w:jc w:val="both"/>
        <w:rPr>
          <w:ins w:id="7790" w:author="MAILIER Maxime" w:date="2024-08-20T16:12:00Z"/>
          <w:u w:val="single"/>
        </w:rPr>
      </w:pPr>
    </w:p>
    <w:p w14:paraId="3DA7120A" w14:textId="253E4F22" w:rsidR="00015739" w:rsidRDefault="00015739" w:rsidP="00C82597">
      <w:pPr>
        <w:jc w:val="both"/>
        <w:rPr>
          <w:u w:val="single"/>
          <w:lang w:val="en-US"/>
        </w:rPr>
      </w:pPr>
      <w:ins w:id="7791" w:author="MAILIER Maxime" w:date="2024-08-20T16:10:00Z">
        <w:r w:rsidRPr="00D831A7">
          <w:rPr>
            <w:u w:val="single"/>
            <w:lang w:val="en-US"/>
            <w:rPrChange w:id="7792" w:author="TRIANO José" w:date="2024-09-10T09:10:00Z">
              <w:rPr>
                <w:u w:val="single"/>
              </w:rPr>
            </w:rPrChange>
          </w:rPr>
          <w:t>Horodatage :</w:t>
        </w:r>
      </w:ins>
    </w:p>
    <w:p w14:paraId="6A83D3C6" w14:textId="77777777" w:rsidR="00902A13" w:rsidRDefault="00902A13" w:rsidP="00C82597">
      <w:pPr>
        <w:jc w:val="both"/>
        <w:rPr>
          <w:u w:val="single"/>
          <w:lang w:val="en-US"/>
        </w:rPr>
      </w:pPr>
    </w:p>
    <w:tbl>
      <w:tblPr>
        <w:tblStyle w:val="Grilledutableau"/>
        <w:tblW w:w="0" w:type="auto"/>
        <w:tblLook w:val="04A0" w:firstRow="1" w:lastRow="0" w:firstColumn="1" w:lastColumn="0" w:noHBand="0" w:noVBand="1"/>
      </w:tblPr>
      <w:tblGrid>
        <w:gridCol w:w="1842"/>
        <w:gridCol w:w="7446"/>
      </w:tblGrid>
      <w:tr w:rsidR="00482DEC" w14:paraId="29C453A4" w14:textId="77777777" w:rsidTr="001F040F">
        <w:trPr>
          <w:ins w:id="7793" w:author="TRIANO José" w:date="2024-09-19T08:12:00Z"/>
        </w:trPr>
        <w:tc>
          <w:tcPr>
            <w:tcW w:w="1842" w:type="dxa"/>
          </w:tcPr>
          <w:p w14:paraId="7E221E1F" w14:textId="77777777" w:rsidR="00482DEC" w:rsidRDefault="00482DEC" w:rsidP="001F040F">
            <w:pPr>
              <w:rPr>
                <w:ins w:id="7794" w:author="TRIANO José" w:date="2024-09-19T08:12:00Z"/>
              </w:rPr>
            </w:pPr>
            <w:ins w:id="7795" w:author="TRIANO José" w:date="2024-09-19T08:12:00Z">
              <w:r>
                <w:t>Résultat attendu</w:t>
              </w:r>
            </w:ins>
          </w:p>
        </w:tc>
        <w:tc>
          <w:tcPr>
            <w:tcW w:w="7446" w:type="dxa"/>
          </w:tcPr>
          <w:p w14:paraId="324FCB16" w14:textId="77777777" w:rsidR="00482DEC" w:rsidRPr="00482DEC" w:rsidRDefault="00482DEC" w:rsidP="00482DEC">
            <w:pPr>
              <w:pStyle w:val="ReqText"/>
              <w:jc w:val="both"/>
              <w:rPr>
                <w:ins w:id="7796" w:author="MAILIER Maxime" w:date="2024-08-20T16:10:00Z"/>
                <w:i w:val="0"/>
                <w:iCs w:val="0"/>
                <w:color w:val="auto"/>
              </w:rPr>
            </w:pPr>
            <w:ins w:id="7797" w:author="MAILIER Maxime" w:date="2024-08-20T16:10:00Z">
              <w:r w:rsidRPr="00482DEC">
                <w:rPr>
                  <w:i w:val="0"/>
                  <w:iCs w:val="0"/>
                  <w:color w:val="auto"/>
                </w:rPr>
                <w:t xml:space="preserve">Le Traffic Mgr doit horodater la </w:t>
              </w:r>
            </w:ins>
            <w:ins w:id="7798" w:author="MAILIER Maxime" w:date="2024-08-20T16:53:00Z">
              <w:r w:rsidRPr="00482DEC">
                <w:rPr>
                  <w:i w:val="0"/>
                  <w:iCs w:val="0"/>
                  <w:color w:val="auto"/>
                </w:rPr>
                <w:t>levée</w:t>
              </w:r>
            </w:ins>
            <w:ins w:id="7799" w:author="MAILIER Maxime" w:date="2024-08-20T16:10:00Z">
              <w:r w:rsidRPr="00482DEC">
                <w:rPr>
                  <w:i w:val="0"/>
                  <w:iCs w:val="0"/>
                  <w:color w:val="auto"/>
                </w:rPr>
                <w:t xml:space="preserve"> des alertes.</w:t>
              </w:r>
            </w:ins>
          </w:p>
          <w:p w14:paraId="61C23265" w14:textId="77777777" w:rsidR="00482DEC" w:rsidRPr="00482DEC" w:rsidRDefault="00482DEC" w:rsidP="00482DEC">
            <w:pPr>
              <w:pStyle w:val="ReqText"/>
              <w:jc w:val="both"/>
              <w:rPr>
                <w:i w:val="0"/>
                <w:iCs w:val="0"/>
                <w:color w:val="auto"/>
              </w:rPr>
            </w:pPr>
          </w:p>
          <w:p w14:paraId="7DEA8A30" w14:textId="36DEE6A8" w:rsidR="00482DEC" w:rsidRDefault="00482DEC" w:rsidP="00482DEC">
            <w:pPr>
              <w:pStyle w:val="ReqText"/>
              <w:jc w:val="both"/>
              <w:rPr>
                <w:ins w:id="7800" w:author="TRIANO José" w:date="2024-09-19T08:12:00Z"/>
              </w:rPr>
            </w:pPr>
            <w:ins w:id="7801" w:author="MAILIER Maxime" w:date="2024-08-20T16:10:00Z">
              <w:r w:rsidRPr="00482DEC">
                <w:rPr>
                  <w:i w:val="0"/>
                  <w:iCs w:val="0"/>
                  <w:color w:val="auto"/>
                </w:rPr>
                <w:t xml:space="preserve">Le Traffic Mgr doit horodater la </w:t>
              </w:r>
            </w:ins>
            <w:ins w:id="7802" w:author="MAILIER Maxime" w:date="2024-08-20T16:53:00Z">
              <w:r w:rsidRPr="00482DEC">
                <w:rPr>
                  <w:i w:val="0"/>
                  <w:iCs w:val="0"/>
                  <w:color w:val="auto"/>
                </w:rPr>
                <w:t>levée</w:t>
              </w:r>
            </w:ins>
            <w:ins w:id="7803" w:author="MAILIER Maxime" w:date="2024-08-20T16:10:00Z">
              <w:r w:rsidRPr="00482DEC">
                <w:rPr>
                  <w:i w:val="0"/>
                  <w:iCs w:val="0"/>
                  <w:color w:val="auto"/>
                </w:rPr>
                <w:t xml:space="preserve"> des évènements.</w:t>
              </w:r>
            </w:ins>
          </w:p>
        </w:tc>
      </w:tr>
      <w:tr w:rsidR="00482DEC" w14:paraId="16CD67D9" w14:textId="77777777" w:rsidTr="001F040F">
        <w:trPr>
          <w:ins w:id="7804" w:author="TRIANO José" w:date="2024-09-19T08:12:00Z"/>
        </w:trPr>
        <w:tc>
          <w:tcPr>
            <w:tcW w:w="1842" w:type="dxa"/>
          </w:tcPr>
          <w:p w14:paraId="6BC98C53" w14:textId="77777777" w:rsidR="00482DEC" w:rsidRDefault="00482DEC" w:rsidP="001F040F">
            <w:pPr>
              <w:rPr>
                <w:ins w:id="7805" w:author="TRIANO José" w:date="2024-09-19T08:12:00Z"/>
              </w:rPr>
            </w:pPr>
            <w:r>
              <w:t xml:space="preserve">Paramètres </w:t>
            </w:r>
          </w:p>
        </w:tc>
        <w:tc>
          <w:tcPr>
            <w:tcW w:w="7446" w:type="dxa"/>
          </w:tcPr>
          <w:p w14:paraId="2E192C83" w14:textId="77777777" w:rsidR="00482DEC" w:rsidRPr="003D256D" w:rsidRDefault="00482DEC" w:rsidP="001F040F">
            <w:pPr>
              <w:pStyle w:val="ReqText"/>
              <w:jc w:val="both"/>
              <w:rPr>
                <w:ins w:id="7806" w:author="TRIANO José" w:date="2024-09-19T08:12:00Z"/>
              </w:rPr>
            </w:pPr>
          </w:p>
        </w:tc>
      </w:tr>
    </w:tbl>
    <w:p w14:paraId="416CAA36" w14:textId="77777777" w:rsidR="00902A13" w:rsidRPr="00D831A7" w:rsidRDefault="00902A13" w:rsidP="00C82597">
      <w:pPr>
        <w:jc w:val="both"/>
        <w:rPr>
          <w:ins w:id="7807" w:author="MAILIER Maxime" w:date="2024-08-20T16:10:00Z"/>
          <w:u w:val="single"/>
          <w:lang w:val="en-US"/>
          <w:rPrChange w:id="7808" w:author="TRIANO José" w:date="2024-09-10T09:10:00Z">
            <w:rPr>
              <w:ins w:id="7809" w:author="MAILIER Maxime" w:date="2024-08-20T16:10:00Z"/>
              <w:u w:val="single"/>
            </w:rPr>
          </w:rPrChange>
        </w:rPr>
      </w:pPr>
    </w:p>
    <w:p w14:paraId="18ABCDCA" w14:textId="0B4E5E01" w:rsidR="00B910CB" w:rsidRDefault="00B910CB" w:rsidP="00C82597">
      <w:pPr>
        <w:jc w:val="both"/>
        <w:rPr>
          <w:u w:val="single"/>
        </w:rPr>
      </w:pPr>
      <w:ins w:id="7810" w:author="MAILIER Maxime" w:date="2024-08-20T16:30:00Z">
        <w:r>
          <w:rPr>
            <w:u w:val="single"/>
          </w:rPr>
          <w:t>Affich</w:t>
        </w:r>
        <w:r w:rsidRPr="00015739">
          <w:rPr>
            <w:u w:val="single"/>
          </w:rPr>
          <w:t>age</w:t>
        </w:r>
        <w:r>
          <w:rPr>
            <w:u w:val="single"/>
          </w:rPr>
          <w:t xml:space="preserve"> </w:t>
        </w:r>
        <w:r w:rsidRPr="00015739">
          <w:rPr>
            <w:u w:val="single"/>
          </w:rPr>
          <w:t>:</w:t>
        </w:r>
      </w:ins>
    </w:p>
    <w:tbl>
      <w:tblPr>
        <w:tblStyle w:val="Grilledutableau"/>
        <w:tblW w:w="0" w:type="auto"/>
        <w:tblLook w:val="04A0" w:firstRow="1" w:lastRow="0" w:firstColumn="1" w:lastColumn="0" w:noHBand="0" w:noVBand="1"/>
      </w:tblPr>
      <w:tblGrid>
        <w:gridCol w:w="1842"/>
        <w:gridCol w:w="7446"/>
      </w:tblGrid>
      <w:tr w:rsidR="00C14236" w14:paraId="0A757D27" w14:textId="77777777" w:rsidTr="001F040F">
        <w:trPr>
          <w:ins w:id="7811" w:author="TRIANO José" w:date="2024-09-19T08:12:00Z"/>
        </w:trPr>
        <w:tc>
          <w:tcPr>
            <w:tcW w:w="1842" w:type="dxa"/>
          </w:tcPr>
          <w:p w14:paraId="33D88ABA" w14:textId="77777777" w:rsidR="00C14236" w:rsidRDefault="00C14236" w:rsidP="001F040F">
            <w:pPr>
              <w:rPr>
                <w:ins w:id="7812" w:author="TRIANO José" w:date="2024-09-19T08:12:00Z"/>
              </w:rPr>
            </w:pPr>
            <w:ins w:id="7813" w:author="TRIANO José" w:date="2024-09-19T08:12:00Z">
              <w:r>
                <w:t>Résultat attendu</w:t>
              </w:r>
            </w:ins>
          </w:p>
        </w:tc>
        <w:tc>
          <w:tcPr>
            <w:tcW w:w="7446" w:type="dxa"/>
          </w:tcPr>
          <w:p w14:paraId="2412CF06" w14:textId="77777777" w:rsidR="00C14236" w:rsidRPr="00C14236" w:rsidRDefault="00C14236" w:rsidP="00C14236">
            <w:pPr>
              <w:pStyle w:val="ReqText"/>
              <w:jc w:val="both"/>
              <w:rPr>
                <w:ins w:id="7814" w:author="MAILIER Maxime" w:date="2024-08-20T16:33:00Z"/>
                <w:i w:val="0"/>
                <w:iCs w:val="0"/>
                <w:color w:val="auto"/>
              </w:rPr>
            </w:pPr>
            <w:ins w:id="7815" w:author="MAILIER Maxime" w:date="2024-08-20T16:33:00Z">
              <w:r w:rsidRPr="00C14236">
                <w:rPr>
                  <w:i w:val="0"/>
                  <w:iCs w:val="0"/>
                  <w:color w:val="auto"/>
                </w:rPr>
                <w:t>Le Traffic Mgr doit permettre l’affichage des évènements dans une vue dédiée.</w:t>
              </w:r>
            </w:ins>
          </w:p>
          <w:p w14:paraId="7DA986EE" w14:textId="77777777" w:rsidR="00C14236" w:rsidRPr="00C14236" w:rsidRDefault="00C14236" w:rsidP="00C14236">
            <w:pPr>
              <w:pStyle w:val="ReqText"/>
              <w:jc w:val="both"/>
              <w:rPr>
                <w:i w:val="0"/>
                <w:iCs w:val="0"/>
                <w:color w:val="auto"/>
              </w:rPr>
            </w:pPr>
          </w:p>
          <w:p w14:paraId="1D9475FA" w14:textId="77D9E816" w:rsidR="00C14236" w:rsidRPr="00C14236" w:rsidRDefault="00C14236" w:rsidP="00C14236">
            <w:pPr>
              <w:pStyle w:val="ReqText"/>
              <w:jc w:val="both"/>
              <w:rPr>
                <w:ins w:id="7816" w:author="MAILIER Maxime" w:date="2024-08-20T16:36:00Z"/>
                <w:i w:val="0"/>
                <w:iCs w:val="0"/>
                <w:color w:val="auto"/>
              </w:rPr>
            </w:pPr>
            <w:ins w:id="7817" w:author="MAILIER Maxime" w:date="2024-08-20T16:36:00Z">
              <w:r w:rsidRPr="00C14236">
                <w:rPr>
                  <w:i w:val="0"/>
                  <w:iCs w:val="0"/>
                  <w:color w:val="auto"/>
                </w:rPr>
                <w:t>Le Traffic Mgr doit permettre le filtrage de la liste des évènements.</w:t>
              </w:r>
            </w:ins>
          </w:p>
          <w:p w14:paraId="3EF81AB9" w14:textId="77777777" w:rsidR="00C14236" w:rsidRPr="00C14236" w:rsidRDefault="00C14236" w:rsidP="00C14236">
            <w:pPr>
              <w:pStyle w:val="ReqText"/>
              <w:jc w:val="both"/>
              <w:rPr>
                <w:i w:val="0"/>
                <w:iCs w:val="0"/>
                <w:color w:val="auto"/>
              </w:rPr>
            </w:pPr>
          </w:p>
          <w:p w14:paraId="10417FF9" w14:textId="0E5DC916" w:rsidR="00C14236" w:rsidRPr="00C14236" w:rsidRDefault="00C14236" w:rsidP="00C14236">
            <w:pPr>
              <w:pStyle w:val="ReqText"/>
              <w:jc w:val="both"/>
              <w:rPr>
                <w:ins w:id="7818" w:author="MAILIER Maxime" w:date="2024-08-20T16:36:00Z"/>
                <w:i w:val="0"/>
                <w:iCs w:val="0"/>
                <w:color w:val="auto"/>
              </w:rPr>
            </w:pPr>
            <w:ins w:id="7819" w:author="MAILIER Maxime" w:date="2024-08-20T16:36:00Z">
              <w:r w:rsidRPr="00C14236">
                <w:rPr>
                  <w:i w:val="0"/>
                  <w:iCs w:val="0"/>
                  <w:color w:val="auto"/>
                </w:rPr>
                <w:t>Le Traffic Mgr doit permettre le tri de la liste des évènements.</w:t>
              </w:r>
            </w:ins>
          </w:p>
          <w:p w14:paraId="378D82CF" w14:textId="77777777" w:rsidR="00C14236" w:rsidRPr="00C14236" w:rsidRDefault="00C14236" w:rsidP="00C14236">
            <w:pPr>
              <w:pStyle w:val="ReqText"/>
              <w:jc w:val="both"/>
              <w:rPr>
                <w:i w:val="0"/>
                <w:iCs w:val="0"/>
                <w:color w:val="auto"/>
              </w:rPr>
            </w:pPr>
          </w:p>
          <w:p w14:paraId="47AA143F" w14:textId="67C2CF09" w:rsidR="00C14236" w:rsidRPr="00C14236" w:rsidRDefault="00C14236" w:rsidP="00C14236">
            <w:pPr>
              <w:pStyle w:val="ReqText"/>
              <w:jc w:val="both"/>
              <w:rPr>
                <w:ins w:id="7820" w:author="MAILIER Maxime" w:date="2024-08-20T16:38:00Z"/>
                <w:i w:val="0"/>
                <w:iCs w:val="0"/>
                <w:color w:val="auto"/>
              </w:rPr>
            </w:pPr>
            <w:ins w:id="7821" w:author="MAILIER Maxime" w:date="2024-08-20T15:16:00Z">
              <w:r w:rsidRPr="00C14236">
                <w:rPr>
                  <w:i w:val="0"/>
                  <w:iCs w:val="0"/>
                  <w:color w:val="auto"/>
                </w:rPr>
                <w:t xml:space="preserve">Le Traffic Mgr doit permettre </w:t>
              </w:r>
            </w:ins>
            <w:ins w:id="7822" w:author="MAILIER Maxime" w:date="2024-08-20T15:17:00Z">
              <w:r w:rsidRPr="00C14236">
                <w:rPr>
                  <w:i w:val="0"/>
                  <w:iCs w:val="0"/>
                  <w:color w:val="auto"/>
                </w:rPr>
                <w:t>l’affichage des alertes dans une vue dédiée</w:t>
              </w:r>
            </w:ins>
            <w:ins w:id="7823" w:author="MAILIER Maxime" w:date="2024-08-20T15:16:00Z">
              <w:r w:rsidRPr="00C14236">
                <w:rPr>
                  <w:i w:val="0"/>
                  <w:iCs w:val="0"/>
                  <w:color w:val="auto"/>
                </w:rPr>
                <w:t>.</w:t>
              </w:r>
            </w:ins>
          </w:p>
          <w:p w14:paraId="7FA243BD" w14:textId="77777777" w:rsidR="00C14236" w:rsidRPr="00C14236" w:rsidRDefault="00C14236" w:rsidP="00C14236">
            <w:pPr>
              <w:pStyle w:val="ReqText"/>
              <w:jc w:val="both"/>
              <w:rPr>
                <w:i w:val="0"/>
                <w:iCs w:val="0"/>
                <w:color w:val="auto"/>
              </w:rPr>
            </w:pPr>
          </w:p>
          <w:p w14:paraId="0323A064" w14:textId="27443B43" w:rsidR="00C14236" w:rsidRPr="00C14236" w:rsidRDefault="00C14236" w:rsidP="00C14236">
            <w:pPr>
              <w:pStyle w:val="ReqText"/>
              <w:jc w:val="both"/>
              <w:rPr>
                <w:ins w:id="7824" w:author="MAILIER Maxime" w:date="2024-08-20T16:39:00Z"/>
                <w:i w:val="0"/>
                <w:iCs w:val="0"/>
                <w:color w:val="auto"/>
              </w:rPr>
            </w:pPr>
            <w:ins w:id="7825" w:author="MAILIER Maxime" w:date="2024-08-20T16:38:00Z">
              <w:r w:rsidRPr="00C14236">
                <w:rPr>
                  <w:i w:val="0"/>
                  <w:iCs w:val="0"/>
                  <w:color w:val="auto"/>
                </w:rPr>
                <w:t>L’affichage des alertes par le Traffic Mgr doit permettre de distingue</w:t>
              </w:r>
            </w:ins>
            <w:ins w:id="7826" w:author="MAILIER Maxime" w:date="2024-08-20T16:39:00Z">
              <w:r w:rsidRPr="00C14236">
                <w:rPr>
                  <w:i w:val="0"/>
                  <w:iCs w:val="0"/>
                  <w:color w:val="auto"/>
                </w:rPr>
                <w:t xml:space="preserve">r les alertes </w:t>
              </w:r>
            </w:ins>
            <w:ins w:id="7827" w:author="MAILIER Maxime" w:date="2024-08-20T16:40:00Z">
              <w:r w:rsidRPr="00C14236">
                <w:rPr>
                  <w:i w:val="0"/>
                  <w:iCs w:val="0"/>
                  <w:color w:val="auto"/>
                </w:rPr>
                <w:t>selon les</w:t>
              </w:r>
            </w:ins>
            <w:ins w:id="7828" w:author="MAILIER Maxime" w:date="2024-08-20T16:39:00Z">
              <w:r w:rsidRPr="00C14236">
                <w:rPr>
                  <w:i w:val="0"/>
                  <w:iCs w:val="0"/>
                  <w:color w:val="auto"/>
                </w:rPr>
                <w:t xml:space="preserve"> états et caractéristiques suivants (a minima) :</w:t>
              </w:r>
            </w:ins>
          </w:p>
          <w:p w14:paraId="08CCDB1F" w14:textId="77777777" w:rsidR="00C14236" w:rsidRPr="00C14236" w:rsidRDefault="00C14236" w:rsidP="00C14236">
            <w:pPr>
              <w:pStyle w:val="ReqText"/>
              <w:numPr>
                <w:ilvl w:val="0"/>
                <w:numId w:val="40"/>
              </w:numPr>
              <w:jc w:val="both"/>
              <w:rPr>
                <w:ins w:id="7829" w:author="MAILIER Maxime" w:date="2024-08-20T16:39:00Z"/>
                <w:i w:val="0"/>
                <w:iCs w:val="0"/>
                <w:color w:val="auto"/>
              </w:rPr>
            </w:pPr>
            <w:ins w:id="7830" w:author="MAILIER Maxime" w:date="2024-08-20T16:39:00Z">
              <w:r w:rsidRPr="00C14236">
                <w:rPr>
                  <w:i w:val="0"/>
                  <w:iCs w:val="0"/>
                  <w:color w:val="auto"/>
                </w:rPr>
                <w:t>Etat d’activation</w:t>
              </w:r>
            </w:ins>
          </w:p>
          <w:p w14:paraId="35FEEFFC" w14:textId="77777777" w:rsidR="00C14236" w:rsidRPr="00C14236" w:rsidRDefault="00C14236" w:rsidP="00C14236">
            <w:pPr>
              <w:pStyle w:val="ReqText"/>
              <w:numPr>
                <w:ilvl w:val="0"/>
                <w:numId w:val="40"/>
              </w:numPr>
              <w:jc w:val="both"/>
              <w:rPr>
                <w:ins w:id="7831" w:author="MAILIER Maxime" w:date="2024-08-20T16:40:00Z"/>
                <w:i w:val="0"/>
                <w:iCs w:val="0"/>
                <w:color w:val="auto"/>
              </w:rPr>
            </w:pPr>
            <w:ins w:id="7832" w:author="MAILIER Maxime" w:date="2024-08-20T16:39:00Z">
              <w:r w:rsidRPr="00C14236">
                <w:rPr>
                  <w:i w:val="0"/>
                  <w:iCs w:val="0"/>
                  <w:color w:val="auto"/>
                </w:rPr>
                <w:t>Etat d</w:t>
              </w:r>
            </w:ins>
            <w:ins w:id="7833" w:author="MAILIER Maxime" w:date="2024-08-20T16:40:00Z">
              <w:r w:rsidRPr="00C14236">
                <w:rPr>
                  <w:i w:val="0"/>
                  <w:iCs w:val="0"/>
                  <w:color w:val="auto"/>
                </w:rPr>
                <w:t>’acquittement</w:t>
              </w:r>
            </w:ins>
          </w:p>
          <w:p w14:paraId="1049581A" w14:textId="77777777" w:rsidR="00C14236" w:rsidRPr="00C14236" w:rsidRDefault="00C14236" w:rsidP="00C14236">
            <w:pPr>
              <w:pStyle w:val="ReqText"/>
              <w:numPr>
                <w:ilvl w:val="0"/>
                <w:numId w:val="40"/>
              </w:numPr>
              <w:jc w:val="both"/>
              <w:rPr>
                <w:ins w:id="7834" w:author="MAILIER Maxime" w:date="2024-08-20T16:39:00Z"/>
                <w:i w:val="0"/>
                <w:iCs w:val="0"/>
                <w:color w:val="auto"/>
              </w:rPr>
            </w:pPr>
            <w:ins w:id="7835" w:author="MAILIER Maxime" w:date="2024-08-20T16:40:00Z">
              <w:r w:rsidRPr="00C14236">
                <w:rPr>
                  <w:i w:val="0"/>
                  <w:iCs w:val="0"/>
                  <w:color w:val="auto"/>
                </w:rPr>
                <w:t>Niveau de gravité</w:t>
              </w:r>
            </w:ins>
          </w:p>
          <w:p w14:paraId="01D2314D" w14:textId="77777777" w:rsidR="00C14236" w:rsidRPr="00C14236" w:rsidRDefault="00C14236" w:rsidP="00C14236">
            <w:pPr>
              <w:pStyle w:val="ReqText"/>
              <w:jc w:val="both"/>
              <w:rPr>
                <w:i w:val="0"/>
                <w:iCs w:val="0"/>
                <w:color w:val="auto"/>
              </w:rPr>
            </w:pPr>
          </w:p>
          <w:p w14:paraId="016BFBD9" w14:textId="121D1C45" w:rsidR="00C14236" w:rsidRPr="00C14236" w:rsidRDefault="00C14236" w:rsidP="00C14236">
            <w:pPr>
              <w:pStyle w:val="ReqText"/>
              <w:jc w:val="both"/>
              <w:rPr>
                <w:ins w:id="7836" w:author="MAILIER Maxime" w:date="2024-08-20T16:36:00Z"/>
                <w:i w:val="0"/>
                <w:iCs w:val="0"/>
                <w:color w:val="auto"/>
              </w:rPr>
            </w:pPr>
            <w:ins w:id="7837" w:author="MAILIER Maxime" w:date="2024-08-20T16:36:00Z">
              <w:r w:rsidRPr="00C14236">
                <w:rPr>
                  <w:i w:val="0"/>
                  <w:iCs w:val="0"/>
                  <w:color w:val="auto"/>
                </w:rPr>
                <w:t>Le Traffic Mgr doit permettre le filtrage de la liste des alertes.</w:t>
              </w:r>
            </w:ins>
          </w:p>
          <w:p w14:paraId="1E4C5A78" w14:textId="77777777" w:rsidR="00C14236" w:rsidRPr="00C14236" w:rsidRDefault="00C14236" w:rsidP="00C14236">
            <w:pPr>
              <w:pStyle w:val="ReqText"/>
              <w:jc w:val="both"/>
              <w:rPr>
                <w:i w:val="0"/>
                <w:iCs w:val="0"/>
                <w:color w:val="auto"/>
              </w:rPr>
            </w:pPr>
          </w:p>
          <w:p w14:paraId="154EC8AE" w14:textId="25128BE0" w:rsidR="00C14236" w:rsidRPr="00C14236" w:rsidRDefault="00C14236" w:rsidP="00C14236">
            <w:pPr>
              <w:pStyle w:val="ReqText"/>
              <w:jc w:val="both"/>
              <w:rPr>
                <w:ins w:id="7838" w:author="TRIANO José" w:date="2024-09-19T08:12:00Z"/>
                <w:i w:val="0"/>
                <w:iCs w:val="0"/>
                <w:color w:val="auto"/>
              </w:rPr>
            </w:pPr>
            <w:ins w:id="7839" w:author="MAILIER Maxime" w:date="2024-08-20T16:36:00Z">
              <w:r w:rsidRPr="00C14236">
                <w:rPr>
                  <w:i w:val="0"/>
                  <w:iCs w:val="0"/>
                  <w:color w:val="auto"/>
                </w:rPr>
                <w:t>Le Traffic Mgr doit permettre le tri de la liste des alertes.</w:t>
              </w:r>
            </w:ins>
          </w:p>
        </w:tc>
      </w:tr>
      <w:tr w:rsidR="00C14236" w14:paraId="408A5C2C" w14:textId="77777777" w:rsidTr="001F040F">
        <w:trPr>
          <w:ins w:id="7840" w:author="TRIANO José" w:date="2024-09-19T08:12:00Z"/>
        </w:trPr>
        <w:tc>
          <w:tcPr>
            <w:tcW w:w="1842" w:type="dxa"/>
          </w:tcPr>
          <w:p w14:paraId="584EEEA6" w14:textId="77777777" w:rsidR="00C14236" w:rsidRDefault="00C14236" w:rsidP="001F040F">
            <w:pPr>
              <w:rPr>
                <w:ins w:id="7841" w:author="TRIANO José" w:date="2024-09-19T08:12:00Z"/>
              </w:rPr>
            </w:pPr>
            <w:r>
              <w:t xml:space="preserve">Paramètres </w:t>
            </w:r>
          </w:p>
        </w:tc>
        <w:tc>
          <w:tcPr>
            <w:tcW w:w="7446" w:type="dxa"/>
          </w:tcPr>
          <w:p w14:paraId="672639F5" w14:textId="77777777" w:rsidR="00C14236" w:rsidRPr="003D256D" w:rsidRDefault="00C14236" w:rsidP="001F040F">
            <w:pPr>
              <w:pStyle w:val="ReqText"/>
              <w:jc w:val="both"/>
              <w:rPr>
                <w:ins w:id="7842" w:author="TRIANO José" w:date="2024-09-19T08:12:00Z"/>
              </w:rPr>
            </w:pPr>
          </w:p>
        </w:tc>
      </w:tr>
    </w:tbl>
    <w:p w14:paraId="2CD84263" w14:textId="77777777" w:rsidR="00482DEC" w:rsidRPr="00015739" w:rsidRDefault="00482DEC" w:rsidP="00C82597">
      <w:pPr>
        <w:jc w:val="both"/>
        <w:rPr>
          <w:ins w:id="7843" w:author="MAILIER Maxime" w:date="2024-08-20T16:30:00Z"/>
          <w:u w:val="single"/>
        </w:rPr>
      </w:pPr>
    </w:p>
    <w:p w14:paraId="106E5506" w14:textId="654C7C58" w:rsidR="00073DF6" w:rsidRPr="00073DF6" w:rsidDel="00B910CB" w:rsidRDefault="00073DF6" w:rsidP="00F67835">
      <w:pPr>
        <w:numPr>
          <w:ilvl w:val="0"/>
          <w:numId w:val="121"/>
        </w:numPr>
        <w:jc w:val="both"/>
        <w:rPr>
          <w:del w:id="7844" w:author="MAILIER Maxime" w:date="2024-08-20T16:37:00Z"/>
        </w:rPr>
      </w:pPr>
      <w:bookmarkStart w:id="7845" w:name="_Toc175148291"/>
      <w:bookmarkStart w:id="7846" w:name="_Toc175154447"/>
      <w:bookmarkStart w:id="7847" w:name="_Toc175326496"/>
      <w:bookmarkStart w:id="7848" w:name="_Toc175928006"/>
      <w:bookmarkStart w:id="7849" w:name="_Toc175930308"/>
      <w:bookmarkStart w:id="7850" w:name="_Toc177652534"/>
      <w:bookmarkStart w:id="7851" w:name="_Toc177656154"/>
      <w:bookmarkStart w:id="7852" w:name="_Toc178859935"/>
      <w:bookmarkStart w:id="7853" w:name="_Toc178860143"/>
      <w:bookmarkStart w:id="7854" w:name="_Toc185856703"/>
      <w:bookmarkStart w:id="7855" w:name="_Toc185861595"/>
      <w:bookmarkStart w:id="7856" w:name="_Toc185862528"/>
      <w:bookmarkStart w:id="7857" w:name="_Toc185862736"/>
      <w:bookmarkStart w:id="7858" w:name="_Toc185863742"/>
      <w:bookmarkStart w:id="7859" w:name="_Toc185863954"/>
      <w:bookmarkStart w:id="7860" w:name="_Toc185864166"/>
      <w:bookmarkStart w:id="7861" w:name="_Toc185865005"/>
      <w:bookmarkStart w:id="7862" w:name="_Toc185865198"/>
      <w:bookmarkStart w:id="7863" w:name="_Toc185867328"/>
      <w:bookmarkStart w:id="7864" w:name="_Toc185867520"/>
      <w:bookmarkStart w:id="7865" w:name="_Toc185867753"/>
      <w:bookmarkStart w:id="7866" w:name="_Toc185867946"/>
      <w:bookmarkStart w:id="7867" w:name="_Toc185868139"/>
      <w:bookmarkStart w:id="7868" w:name="_Toc185868331"/>
      <w:bookmarkStart w:id="7869" w:name="_Toc185868524"/>
      <w:bookmarkStart w:id="7870" w:name="_Toc185869109"/>
      <w:bookmarkStart w:id="7871" w:name="_Toc185920910"/>
      <w:bookmarkStart w:id="7872" w:name="_Toc185921101"/>
      <w:bookmarkStart w:id="7873" w:name="_Toc185921385"/>
      <w:bookmarkStart w:id="7874" w:name="_Toc196744605"/>
      <w:bookmarkStart w:id="7875" w:name="_Toc196744798"/>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p>
    <w:p w14:paraId="1955DE3F" w14:textId="1FB0E6D8" w:rsidR="00E45DDA" w:rsidRDefault="00295F35" w:rsidP="00F67835">
      <w:pPr>
        <w:pStyle w:val="Titre3"/>
        <w:keepNext w:val="0"/>
        <w:numPr>
          <w:ilvl w:val="2"/>
          <w:numId w:val="121"/>
        </w:numPr>
      </w:pPr>
      <w:bookmarkStart w:id="7876" w:name="_Toc174367378"/>
      <w:bookmarkStart w:id="7877" w:name="_Toc196744799"/>
      <w:r>
        <w:t>TM_TR_1</w:t>
      </w:r>
      <w:r w:rsidR="00E45DDA">
        <w:t>2 : Gérer les mains courantes</w:t>
      </w:r>
      <w:bookmarkEnd w:id="7876"/>
      <w:bookmarkEnd w:id="7877"/>
    </w:p>
    <w:tbl>
      <w:tblPr>
        <w:tblStyle w:val="Grilledutableau"/>
        <w:tblW w:w="0" w:type="auto"/>
        <w:tblLook w:val="04A0" w:firstRow="1" w:lastRow="0" w:firstColumn="1" w:lastColumn="0" w:noHBand="0" w:noVBand="1"/>
      </w:tblPr>
      <w:tblGrid>
        <w:gridCol w:w="1842"/>
        <w:gridCol w:w="7446"/>
      </w:tblGrid>
      <w:tr w:rsidR="00C71D81" w14:paraId="7C5B2826" w14:textId="77777777" w:rsidTr="001F040F">
        <w:trPr>
          <w:ins w:id="7878" w:author="TRIANO José" w:date="2024-09-19T08:12:00Z"/>
        </w:trPr>
        <w:tc>
          <w:tcPr>
            <w:tcW w:w="1842" w:type="dxa"/>
          </w:tcPr>
          <w:p w14:paraId="066C79A8" w14:textId="77777777" w:rsidR="00C71D81" w:rsidRDefault="00C71D81" w:rsidP="001F040F">
            <w:pPr>
              <w:rPr>
                <w:ins w:id="7879" w:author="TRIANO José" w:date="2024-09-19T08:12:00Z"/>
              </w:rPr>
            </w:pPr>
            <w:ins w:id="7880" w:author="TRIANO José" w:date="2024-09-19T08:12:00Z">
              <w:r>
                <w:t>Résultat attendu</w:t>
              </w:r>
            </w:ins>
          </w:p>
        </w:tc>
        <w:tc>
          <w:tcPr>
            <w:tcW w:w="7446" w:type="dxa"/>
          </w:tcPr>
          <w:p w14:paraId="3AC4972F" w14:textId="77777777" w:rsidR="00C71D81" w:rsidRPr="00C71D81" w:rsidRDefault="00C71D81" w:rsidP="00C71D81">
            <w:pPr>
              <w:pStyle w:val="ReqText"/>
              <w:jc w:val="both"/>
              <w:rPr>
                <w:ins w:id="7881" w:author="MAILIER Maxime" w:date="2024-08-13T17:45:00Z"/>
                <w:i w:val="0"/>
                <w:iCs w:val="0"/>
                <w:color w:val="auto"/>
              </w:rPr>
            </w:pPr>
            <w:ins w:id="7882" w:author="MAILIER Maxime" w:date="2024-08-13T17:45:00Z">
              <w:r w:rsidRPr="00C71D81">
                <w:rPr>
                  <w:i w:val="0"/>
                  <w:iCs w:val="0"/>
                  <w:color w:val="auto"/>
                </w:rPr>
                <w:t xml:space="preserve">Le Traffic Mgr doit permettre à un </w:t>
              </w:r>
            </w:ins>
            <w:ins w:id="7883" w:author="MAILIER Maxime" w:date="2024-08-20T14:46:00Z">
              <w:r w:rsidRPr="00C71D81">
                <w:rPr>
                  <w:i w:val="0"/>
                  <w:iCs w:val="0"/>
                  <w:color w:val="auto"/>
                </w:rPr>
                <w:t xml:space="preserve">utilisateur </w:t>
              </w:r>
            </w:ins>
            <w:ins w:id="7884" w:author="MAILIER Maxime" w:date="2024-08-13T17:45:00Z">
              <w:r w:rsidRPr="00C71D81">
                <w:rPr>
                  <w:i w:val="0"/>
                  <w:iCs w:val="0"/>
                  <w:color w:val="auto"/>
                </w:rPr>
                <w:t>de saisir puis valider une main courante avec les caractéristiques suivantes :</w:t>
              </w:r>
            </w:ins>
          </w:p>
          <w:p w14:paraId="22E8BECB" w14:textId="77777777" w:rsidR="00C71D81" w:rsidRPr="00C71D81" w:rsidRDefault="00C71D81" w:rsidP="00C71D81">
            <w:pPr>
              <w:pStyle w:val="ReqText"/>
              <w:numPr>
                <w:ilvl w:val="0"/>
                <w:numId w:val="40"/>
              </w:numPr>
              <w:jc w:val="both"/>
              <w:rPr>
                <w:ins w:id="7885" w:author="MAILIER Maxime" w:date="2024-08-13T17:45:00Z"/>
                <w:i w:val="0"/>
                <w:iCs w:val="0"/>
                <w:color w:val="auto"/>
              </w:rPr>
            </w:pPr>
            <w:ins w:id="7886" w:author="MAILIER Maxime" w:date="2024-08-13T17:45:00Z">
              <w:r w:rsidRPr="00C71D81">
                <w:rPr>
                  <w:i w:val="0"/>
                  <w:iCs w:val="0"/>
                  <w:color w:val="auto"/>
                </w:rPr>
                <w:t>Type (« Sécurité » / « Maintenance » / « Autre »)</w:t>
              </w:r>
            </w:ins>
          </w:p>
          <w:p w14:paraId="55EC279E" w14:textId="77777777" w:rsidR="00C71D81" w:rsidRPr="00C71D81" w:rsidRDefault="00C71D81" w:rsidP="00C71D81">
            <w:pPr>
              <w:pStyle w:val="ReqText"/>
              <w:numPr>
                <w:ilvl w:val="0"/>
                <w:numId w:val="40"/>
              </w:numPr>
              <w:jc w:val="both"/>
              <w:rPr>
                <w:ins w:id="7887" w:author="MAILIER Maxime" w:date="2024-08-13T17:45:00Z"/>
                <w:i w:val="0"/>
                <w:iCs w:val="0"/>
                <w:color w:val="auto"/>
              </w:rPr>
            </w:pPr>
            <w:ins w:id="7888" w:author="MAILIER Maxime" w:date="2024-08-13T17:45:00Z">
              <w:r w:rsidRPr="00C71D81">
                <w:rPr>
                  <w:i w:val="0"/>
                  <w:iCs w:val="0"/>
                  <w:color w:val="auto"/>
                </w:rPr>
                <w:t>Identifiant de hub (Optionnel)</w:t>
              </w:r>
            </w:ins>
          </w:p>
          <w:p w14:paraId="5FB8C93D" w14:textId="77777777" w:rsidR="00C71D81" w:rsidRPr="00C71D81" w:rsidRDefault="00C71D81" w:rsidP="00C71D81">
            <w:pPr>
              <w:pStyle w:val="ReqText"/>
              <w:numPr>
                <w:ilvl w:val="0"/>
                <w:numId w:val="40"/>
              </w:numPr>
              <w:jc w:val="both"/>
              <w:rPr>
                <w:ins w:id="7889" w:author="MAILIER Maxime" w:date="2024-08-13T17:45:00Z"/>
                <w:i w:val="0"/>
                <w:iCs w:val="0"/>
                <w:color w:val="auto"/>
              </w:rPr>
            </w:pPr>
            <w:ins w:id="7890" w:author="MAILIER Maxime" w:date="2024-08-13T17:45:00Z">
              <w:r w:rsidRPr="00C71D81">
                <w:rPr>
                  <w:i w:val="0"/>
                  <w:iCs w:val="0"/>
                  <w:color w:val="auto"/>
                </w:rPr>
                <w:t>Identifiant de véhicule (Optionnel)</w:t>
              </w:r>
            </w:ins>
          </w:p>
          <w:p w14:paraId="4F0D1821" w14:textId="77777777" w:rsidR="00C71D81" w:rsidRPr="00C71D81" w:rsidRDefault="00C71D81" w:rsidP="00C71D81">
            <w:pPr>
              <w:pStyle w:val="ReqText"/>
              <w:numPr>
                <w:ilvl w:val="0"/>
                <w:numId w:val="40"/>
              </w:numPr>
              <w:jc w:val="both"/>
              <w:rPr>
                <w:ins w:id="7891" w:author="MAILIER Maxime" w:date="2024-08-13T17:45:00Z"/>
                <w:i w:val="0"/>
                <w:iCs w:val="0"/>
                <w:color w:val="auto"/>
              </w:rPr>
            </w:pPr>
            <w:ins w:id="7892" w:author="MAILIER Maxime" w:date="2024-08-13T17:45:00Z">
              <w:r w:rsidRPr="00C71D81">
                <w:rPr>
                  <w:i w:val="0"/>
                  <w:iCs w:val="0"/>
                  <w:color w:val="auto"/>
                </w:rPr>
                <w:t>Texte libre</w:t>
              </w:r>
            </w:ins>
          </w:p>
          <w:p w14:paraId="3AB992F4" w14:textId="77777777" w:rsidR="00C71D81" w:rsidRPr="00C71D81" w:rsidRDefault="00C71D81" w:rsidP="00C71D81">
            <w:pPr>
              <w:pStyle w:val="ReqText"/>
              <w:jc w:val="both"/>
              <w:rPr>
                <w:i w:val="0"/>
                <w:iCs w:val="0"/>
                <w:color w:val="auto"/>
              </w:rPr>
            </w:pPr>
          </w:p>
          <w:p w14:paraId="38D38D0B" w14:textId="01587CD4" w:rsidR="00C71D81" w:rsidRPr="00C71D81" w:rsidRDefault="00C71D81" w:rsidP="00C71D81">
            <w:pPr>
              <w:pStyle w:val="ReqText"/>
              <w:jc w:val="both"/>
              <w:rPr>
                <w:ins w:id="7893" w:author="MAILIER Maxime" w:date="2024-08-20T15:09:00Z"/>
                <w:i w:val="0"/>
                <w:iCs w:val="0"/>
                <w:color w:val="auto"/>
              </w:rPr>
            </w:pPr>
            <w:ins w:id="7894" w:author="MAILIER Maxime" w:date="2024-08-20T14:41:00Z">
              <w:r w:rsidRPr="00C71D81">
                <w:rPr>
                  <w:i w:val="0"/>
                  <w:iCs w:val="0"/>
                  <w:color w:val="auto"/>
                </w:rPr>
                <w:t xml:space="preserve">Le Traffic Mgr doit permettre à un </w:t>
              </w:r>
            </w:ins>
            <w:ins w:id="7895" w:author="MAILIER Maxime" w:date="2024-08-20T14:46:00Z">
              <w:r w:rsidRPr="00C71D81">
                <w:rPr>
                  <w:i w:val="0"/>
                  <w:iCs w:val="0"/>
                  <w:color w:val="auto"/>
                </w:rPr>
                <w:t>utilisateur</w:t>
              </w:r>
            </w:ins>
            <w:ins w:id="7896" w:author="MAILIER Maxime" w:date="2024-08-20T14:41:00Z">
              <w:r w:rsidRPr="00C71D81">
                <w:rPr>
                  <w:i w:val="0"/>
                  <w:iCs w:val="0"/>
                  <w:color w:val="auto"/>
                </w:rPr>
                <w:t xml:space="preserve"> de saisir puis valider une main courante </w:t>
              </w:r>
            </w:ins>
            <w:ins w:id="7897" w:author="MAILIER Maxime" w:date="2024-08-20T14:42:00Z">
              <w:r w:rsidRPr="00C71D81">
                <w:rPr>
                  <w:i w:val="0"/>
                  <w:iCs w:val="0"/>
                  <w:color w:val="auto"/>
                </w:rPr>
                <w:t>à partir de la sélection d’une alerte.</w:t>
              </w:r>
            </w:ins>
          </w:p>
          <w:p w14:paraId="37ED5CE4" w14:textId="77777777" w:rsidR="00C71D81" w:rsidRPr="00C71D81" w:rsidRDefault="00C71D81" w:rsidP="00C71D81">
            <w:pPr>
              <w:pStyle w:val="ReqText"/>
              <w:jc w:val="both"/>
              <w:rPr>
                <w:i w:val="0"/>
                <w:iCs w:val="0"/>
                <w:color w:val="auto"/>
              </w:rPr>
            </w:pPr>
          </w:p>
          <w:p w14:paraId="1355FFC2" w14:textId="631857CE" w:rsidR="00C71D81" w:rsidRPr="00C71D81" w:rsidRDefault="00C71D81" w:rsidP="00C71D81">
            <w:pPr>
              <w:pStyle w:val="ReqText"/>
              <w:jc w:val="both"/>
              <w:rPr>
                <w:ins w:id="7898" w:author="MAILIER Maxime" w:date="2024-08-20T14:42:00Z"/>
                <w:i w:val="0"/>
                <w:iCs w:val="0"/>
                <w:color w:val="auto"/>
              </w:rPr>
            </w:pPr>
            <w:ins w:id="7899" w:author="MAILIER Maxime" w:date="2024-08-20T14:42:00Z">
              <w:r w:rsidRPr="00C71D81">
                <w:rPr>
                  <w:i w:val="0"/>
                  <w:iCs w:val="0"/>
                  <w:color w:val="auto"/>
                </w:rPr>
                <w:t>Lorsque l’utilisateur initie une main cou</w:t>
              </w:r>
            </w:ins>
            <w:ins w:id="7900" w:author="MAILIER Maxime" w:date="2024-08-20T14:43:00Z">
              <w:r w:rsidRPr="00C71D81">
                <w:rPr>
                  <w:i w:val="0"/>
                  <w:iCs w:val="0"/>
                  <w:color w:val="auto"/>
                </w:rPr>
                <w:t>rante à partir d’une alerte, l</w:t>
              </w:r>
            </w:ins>
            <w:ins w:id="7901" w:author="MAILIER Maxime" w:date="2024-08-20T14:42:00Z">
              <w:r w:rsidRPr="00C71D81">
                <w:rPr>
                  <w:i w:val="0"/>
                  <w:iCs w:val="0"/>
                  <w:color w:val="auto"/>
                </w:rPr>
                <w:t xml:space="preserve">e Traffic Mgr doit </w:t>
              </w:r>
            </w:ins>
            <w:ins w:id="7902" w:author="MAILIER Maxime" w:date="2024-08-20T14:43:00Z">
              <w:r w:rsidRPr="00C71D81">
                <w:rPr>
                  <w:i w:val="0"/>
                  <w:iCs w:val="0"/>
                  <w:color w:val="auto"/>
                </w:rPr>
                <w:t xml:space="preserve">remplir automatiquement les champs </w:t>
              </w:r>
            </w:ins>
            <w:ins w:id="7903" w:author="MAILIER Maxime" w:date="2024-08-20T15:09:00Z">
              <w:r w:rsidRPr="00C71D81">
                <w:rPr>
                  <w:i w:val="0"/>
                  <w:iCs w:val="0"/>
                  <w:color w:val="auto"/>
                </w:rPr>
                <w:t>connus du Traffic Mgr</w:t>
              </w:r>
            </w:ins>
            <w:ins w:id="7904" w:author="MAILIER Maxime" w:date="2024-08-20T14:44:00Z">
              <w:r w:rsidRPr="00C71D81">
                <w:rPr>
                  <w:i w:val="0"/>
                  <w:iCs w:val="0"/>
                  <w:color w:val="auto"/>
                </w:rPr>
                <w:t xml:space="preserve"> à partir des attributs de l’alerte sélectionnée</w:t>
              </w:r>
            </w:ins>
            <w:ins w:id="7905" w:author="MAILIER Maxime" w:date="2024-08-20T14:42:00Z">
              <w:r w:rsidRPr="00C71D81">
                <w:rPr>
                  <w:i w:val="0"/>
                  <w:iCs w:val="0"/>
                  <w:color w:val="auto"/>
                </w:rPr>
                <w:t>.</w:t>
              </w:r>
            </w:ins>
          </w:p>
          <w:p w14:paraId="1B72E94C" w14:textId="77777777" w:rsidR="00C71D81" w:rsidRPr="00C71D81" w:rsidRDefault="00C71D81" w:rsidP="00C71D81">
            <w:pPr>
              <w:pStyle w:val="ReqText"/>
              <w:jc w:val="both"/>
              <w:rPr>
                <w:i w:val="0"/>
                <w:iCs w:val="0"/>
                <w:color w:val="auto"/>
              </w:rPr>
            </w:pPr>
          </w:p>
          <w:p w14:paraId="1A63FECE" w14:textId="2AB5CC7F" w:rsidR="00C71D81" w:rsidRPr="00C71D81" w:rsidRDefault="00C71D81" w:rsidP="00C71D81">
            <w:pPr>
              <w:pStyle w:val="ReqText"/>
              <w:jc w:val="both"/>
              <w:rPr>
                <w:ins w:id="7906" w:author="MAILIER Maxime" w:date="2024-08-13T17:45:00Z"/>
                <w:i w:val="0"/>
                <w:iCs w:val="0"/>
                <w:color w:val="auto"/>
              </w:rPr>
            </w:pPr>
            <w:ins w:id="7907" w:author="MAILIER Maxime" w:date="2024-08-13T17:45:00Z">
              <w:r w:rsidRPr="00C71D81">
                <w:rPr>
                  <w:i w:val="0"/>
                  <w:iCs w:val="0"/>
                  <w:color w:val="auto"/>
                </w:rPr>
                <w:t xml:space="preserve">A l’issue de la validation d’une main courante par un </w:t>
              </w:r>
            </w:ins>
            <w:ins w:id="7908" w:author="MAILIER Maxime" w:date="2024-08-20T14:45:00Z">
              <w:r w:rsidRPr="00C71D81">
                <w:rPr>
                  <w:i w:val="0"/>
                  <w:iCs w:val="0"/>
                  <w:color w:val="auto"/>
                </w:rPr>
                <w:t>utilisa</w:t>
              </w:r>
            </w:ins>
            <w:ins w:id="7909" w:author="MAILIER Maxime" w:date="2024-08-13T17:45:00Z">
              <w:r w:rsidRPr="00C71D81">
                <w:rPr>
                  <w:i w:val="0"/>
                  <w:iCs w:val="0"/>
                  <w:color w:val="auto"/>
                </w:rPr>
                <w:t>teur, le Traffic Mgr doit :</w:t>
              </w:r>
            </w:ins>
          </w:p>
          <w:p w14:paraId="0932E8BA" w14:textId="77777777" w:rsidR="00C71D81" w:rsidRPr="00C71D81" w:rsidRDefault="00C71D81" w:rsidP="00C71D81">
            <w:pPr>
              <w:pStyle w:val="ReqText"/>
              <w:numPr>
                <w:ilvl w:val="0"/>
                <w:numId w:val="40"/>
              </w:numPr>
              <w:jc w:val="both"/>
              <w:rPr>
                <w:ins w:id="7910" w:author="MAILIER Maxime" w:date="2024-08-13T17:45:00Z"/>
                <w:i w:val="0"/>
                <w:iCs w:val="0"/>
                <w:color w:val="auto"/>
              </w:rPr>
            </w:pPr>
            <w:ins w:id="7911" w:author="MAILIER Maxime" w:date="2024-08-13T17:45:00Z">
              <w:r w:rsidRPr="00C71D81">
                <w:rPr>
                  <w:i w:val="0"/>
                  <w:iCs w:val="0"/>
                  <w:color w:val="auto"/>
                </w:rPr>
                <w:t>Mémoriser les caractéristiques de la main courante,</w:t>
              </w:r>
            </w:ins>
          </w:p>
          <w:p w14:paraId="0116CA6B" w14:textId="77777777" w:rsidR="00C71D81" w:rsidRPr="00C71D81" w:rsidRDefault="00C71D81" w:rsidP="00C71D81">
            <w:pPr>
              <w:pStyle w:val="ReqText"/>
              <w:numPr>
                <w:ilvl w:val="0"/>
                <w:numId w:val="40"/>
              </w:numPr>
              <w:jc w:val="both"/>
              <w:rPr>
                <w:ins w:id="7912" w:author="MAILIER Maxime" w:date="2024-08-13T17:45:00Z"/>
                <w:i w:val="0"/>
                <w:iCs w:val="0"/>
                <w:color w:val="auto"/>
              </w:rPr>
            </w:pPr>
            <w:ins w:id="7913" w:author="MAILIER Maxime" w:date="2024-08-13T17:45:00Z">
              <w:r w:rsidRPr="00C71D81">
                <w:rPr>
                  <w:i w:val="0"/>
                  <w:iCs w:val="0"/>
                  <w:color w:val="auto"/>
                </w:rPr>
                <w:t>Horodater la main courante</w:t>
              </w:r>
            </w:ins>
            <w:ins w:id="7914" w:author="MAILIER Maxime" w:date="2024-08-20T14:19:00Z">
              <w:r w:rsidRPr="00C71D81">
                <w:rPr>
                  <w:i w:val="0"/>
                  <w:iCs w:val="0"/>
                  <w:color w:val="auto"/>
                </w:rPr>
                <w:t>.</w:t>
              </w:r>
            </w:ins>
          </w:p>
          <w:p w14:paraId="29E7CAE5" w14:textId="77777777" w:rsidR="00C71D81" w:rsidRPr="00C71D81" w:rsidRDefault="00C71D81" w:rsidP="00C71D81">
            <w:pPr>
              <w:pStyle w:val="ReqText"/>
              <w:jc w:val="both"/>
              <w:rPr>
                <w:i w:val="0"/>
                <w:iCs w:val="0"/>
                <w:color w:val="auto"/>
              </w:rPr>
            </w:pPr>
          </w:p>
          <w:p w14:paraId="19629193" w14:textId="6743AA43" w:rsidR="00C71D81" w:rsidRPr="00C71D81" w:rsidRDefault="00C71D81" w:rsidP="00C71D81">
            <w:pPr>
              <w:pStyle w:val="ReqText"/>
              <w:jc w:val="both"/>
              <w:rPr>
                <w:ins w:id="7915" w:author="MAILIER Maxime" w:date="2024-08-13T17:45:00Z"/>
                <w:i w:val="0"/>
                <w:iCs w:val="0"/>
                <w:color w:val="auto"/>
              </w:rPr>
            </w:pPr>
            <w:ins w:id="7916" w:author="MAILIER Maxime" w:date="2024-08-13T17:45:00Z">
              <w:r w:rsidRPr="00C71D81">
                <w:rPr>
                  <w:i w:val="0"/>
                  <w:iCs w:val="0"/>
                  <w:color w:val="auto"/>
                </w:rPr>
                <w:t>Le Traffic Mgr doit permettre l’affichage de la liste des mains courantes.</w:t>
              </w:r>
            </w:ins>
          </w:p>
          <w:p w14:paraId="79E6A694" w14:textId="77777777" w:rsidR="00C71D81" w:rsidRPr="00C71D81" w:rsidRDefault="00C71D81" w:rsidP="00C71D81">
            <w:pPr>
              <w:pStyle w:val="ReqText"/>
              <w:jc w:val="both"/>
              <w:rPr>
                <w:i w:val="0"/>
                <w:iCs w:val="0"/>
                <w:color w:val="auto"/>
              </w:rPr>
            </w:pPr>
          </w:p>
          <w:p w14:paraId="7FDBFFCA" w14:textId="741F9010" w:rsidR="00C71D81" w:rsidRPr="00C71D81" w:rsidRDefault="00C71D81" w:rsidP="00C71D81">
            <w:pPr>
              <w:pStyle w:val="ReqText"/>
              <w:jc w:val="both"/>
              <w:rPr>
                <w:ins w:id="7917" w:author="MAILIER Maxime" w:date="2024-08-13T17:45:00Z"/>
                <w:i w:val="0"/>
                <w:iCs w:val="0"/>
                <w:color w:val="auto"/>
              </w:rPr>
            </w:pPr>
            <w:ins w:id="7918" w:author="MAILIER Maxime" w:date="2024-08-13T17:45:00Z">
              <w:r w:rsidRPr="00C71D81">
                <w:rPr>
                  <w:i w:val="0"/>
                  <w:iCs w:val="0"/>
                  <w:color w:val="auto"/>
                </w:rPr>
                <w:t>Le Traffic Mgr doit permettre le filtrage de la liste des mains courantes selon les caractéristiques suivantes :</w:t>
              </w:r>
            </w:ins>
          </w:p>
          <w:p w14:paraId="35F0D34E" w14:textId="77777777" w:rsidR="00C71D81" w:rsidRPr="00C71D81" w:rsidRDefault="00C71D81" w:rsidP="00C71D81">
            <w:pPr>
              <w:pStyle w:val="ReqText"/>
              <w:numPr>
                <w:ilvl w:val="0"/>
                <w:numId w:val="40"/>
              </w:numPr>
              <w:jc w:val="both"/>
              <w:rPr>
                <w:ins w:id="7919" w:author="MAILIER Maxime" w:date="2024-08-13T17:45:00Z"/>
                <w:i w:val="0"/>
                <w:iCs w:val="0"/>
                <w:color w:val="auto"/>
              </w:rPr>
            </w:pPr>
            <w:ins w:id="7920" w:author="MAILIER Maxime" w:date="2024-08-13T17:45:00Z">
              <w:r w:rsidRPr="00C71D81">
                <w:rPr>
                  <w:i w:val="0"/>
                  <w:iCs w:val="0"/>
                  <w:color w:val="auto"/>
                </w:rPr>
                <w:t>Type</w:t>
              </w:r>
            </w:ins>
          </w:p>
          <w:p w14:paraId="72E738F7" w14:textId="77777777" w:rsidR="00C71D81" w:rsidRPr="00C71D81" w:rsidRDefault="00C71D81" w:rsidP="00C71D81">
            <w:pPr>
              <w:pStyle w:val="ReqText"/>
              <w:numPr>
                <w:ilvl w:val="0"/>
                <w:numId w:val="40"/>
              </w:numPr>
              <w:jc w:val="both"/>
              <w:rPr>
                <w:ins w:id="7921" w:author="MAILIER Maxime" w:date="2024-08-13T17:45:00Z"/>
                <w:i w:val="0"/>
                <w:iCs w:val="0"/>
                <w:color w:val="auto"/>
              </w:rPr>
            </w:pPr>
            <w:ins w:id="7922" w:author="MAILIER Maxime" w:date="2024-08-13T17:45:00Z">
              <w:r w:rsidRPr="00C71D81">
                <w:rPr>
                  <w:i w:val="0"/>
                  <w:iCs w:val="0"/>
                  <w:color w:val="auto"/>
                </w:rPr>
                <w:t>Identifiant de hub</w:t>
              </w:r>
            </w:ins>
          </w:p>
          <w:p w14:paraId="2B814F92" w14:textId="77777777" w:rsidR="00C71D81" w:rsidRPr="00C71D81" w:rsidRDefault="00C71D81" w:rsidP="00C71D81">
            <w:pPr>
              <w:pStyle w:val="ReqText"/>
              <w:numPr>
                <w:ilvl w:val="0"/>
                <w:numId w:val="40"/>
              </w:numPr>
              <w:jc w:val="both"/>
              <w:rPr>
                <w:ins w:id="7923" w:author="MAILIER Maxime" w:date="2024-08-13T17:45:00Z"/>
                <w:i w:val="0"/>
                <w:iCs w:val="0"/>
                <w:color w:val="auto"/>
              </w:rPr>
            </w:pPr>
            <w:ins w:id="7924" w:author="MAILIER Maxime" w:date="2024-08-13T17:45:00Z">
              <w:r w:rsidRPr="00C71D81">
                <w:rPr>
                  <w:i w:val="0"/>
                  <w:iCs w:val="0"/>
                  <w:color w:val="auto"/>
                </w:rPr>
                <w:t>Identifiant de véhicule</w:t>
              </w:r>
            </w:ins>
          </w:p>
          <w:p w14:paraId="1AD666FD" w14:textId="77777777" w:rsidR="00C71D81" w:rsidRPr="00C71D81" w:rsidRDefault="00C71D81" w:rsidP="00C71D81">
            <w:pPr>
              <w:pStyle w:val="ReqText"/>
              <w:numPr>
                <w:ilvl w:val="0"/>
                <w:numId w:val="40"/>
              </w:numPr>
              <w:jc w:val="both"/>
              <w:rPr>
                <w:ins w:id="7925" w:author="MAILIER Maxime" w:date="2024-08-13T17:45:00Z"/>
                <w:i w:val="0"/>
                <w:iCs w:val="0"/>
                <w:color w:val="auto"/>
              </w:rPr>
            </w:pPr>
            <w:ins w:id="7926" w:author="MAILIER Maxime" w:date="2024-08-13T17:45:00Z">
              <w:r w:rsidRPr="00C71D81">
                <w:rPr>
                  <w:i w:val="0"/>
                  <w:iCs w:val="0"/>
                  <w:color w:val="auto"/>
                </w:rPr>
                <w:t>Mot clé contenu dans le texte libre</w:t>
              </w:r>
            </w:ins>
          </w:p>
          <w:p w14:paraId="2E39AE4F" w14:textId="77777777" w:rsidR="00C71D81" w:rsidRPr="00C71D81" w:rsidRDefault="00C71D81" w:rsidP="00C71D81">
            <w:pPr>
              <w:pStyle w:val="ReqText"/>
              <w:numPr>
                <w:ilvl w:val="0"/>
                <w:numId w:val="40"/>
              </w:numPr>
              <w:jc w:val="both"/>
              <w:rPr>
                <w:ins w:id="7927" w:author="MAILIER Maxime" w:date="2024-08-13T17:45:00Z"/>
                <w:i w:val="0"/>
                <w:iCs w:val="0"/>
                <w:color w:val="auto"/>
              </w:rPr>
            </w:pPr>
            <w:ins w:id="7928" w:author="MAILIER Maxime" w:date="2024-08-13T17:45:00Z">
              <w:r w:rsidRPr="00C71D81">
                <w:rPr>
                  <w:i w:val="0"/>
                  <w:iCs w:val="0"/>
                  <w:color w:val="auto"/>
                </w:rPr>
                <w:t>Plage d’horodates de saisie</w:t>
              </w:r>
            </w:ins>
          </w:p>
          <w:p w14:paraId="30D45BD3" w14:textId="77777777" w:rsidR="00C71D81" w:rsidRPr="00C71D81" w:rsidRDefault="00C71D81" w:rsidP="00C71D81">
            <w:pPr>
              <w:pStyle w:val="ReqText"/>
              <w:jc w:val="both"/>
              <w:rPr>
                <w:i w:val="0"/>
                <w:iCs w:val="0"/>
                <w:color w:val="auto"/>
              </w:rPr>
            </w:pPr>
          </w:p>
          <w:p w14:paraId="4F3B5657" w14:textId="2CDCE1EF" w:rsidR="00C71D81" w:rsidRPr="00C71D81" w:rsidRDefault="00C71D81" w:rsidP="00C71D81">
            <w:pPr>
              <w:pStyle w:val="ReqText"/>
              <w:jc w:val="both"/>
              <w:rPr>
                <w:ins w:id="7929" w:author="MAILIER Maxime" w:date="2024-08-13T17:45:00Z"/>
                <w:i w:val="0"/>
                <w:iCs w:val="0"/>
                <w:color w:val="auto"/>
              </w:rPr>
            </w:pPr>
            <w:ins w:id="7930" w:author="MAILIER Maxime" w:date="2024-08-13T17:45:00Z">
              <w:r w:rsidRPr="00C71D81">
                <w:rPr>
                  <w:i w:val="0"/>
                  <w:iCs w:val="0"/>
                  <w:color w:val="auto"/>
                </w:rPr>
                <w:t>Le Traffic Mgr doit permettre le tri de la liste des mains courantes selon les caractéristiques suivantes :</w:t>
              </w:r>
            </w:ins>
          </w:p>
          <w:p w14:paraId="0A83C64D" w14:textId="087272EF" w:rsidR="00C71D81" w:rsidRPr="00C71D81" w:rsidRDefault="00C71D81" w:rsidP="001F040F">
            <w:pPr>
              <w:pStyle w:val="ReqText"/>
              <w:numPr>
                <w:ilvl w:val="0"/>
                <w:numId w:val="40"/>
              </w:numPr>
              <w:jc w:val="both"/>
              <w:rPr>
                <w:ins w:id="7931" w:author="TRIANO José" w:date="2024-09-19T08:12:00Z"/>
                <w:i w:val="0"/>
                <w:iCs w:val="0"/>
                <w:color w:val="auto"/>
              </w:rPr>
            </w:pPr>
            <w:ins w:id="7932" w:author="MAILIER Maxime" w:date="2024-08-13T17:45:00Z">
              <w:r w:rsidRPr="00C71D81">
                <w:rPr>
                  <w:i w:val="0"/>
                  <w:iCs w:val="0"/>
                  <w:color w:val="auto"/>
                </w:rPr>
                <w:t>Horodate de saisie</w:t>
              </w:r>
            </w:ins>
          </w:p>
        </w:tc>
      </w:tr>
      <w:tr w:rsidR="00C71D81" w14:paraId="2097E3AB" w14:textId="77777777" w:rsidTr="001F040F">
        <w:trPr>
          <w:ins w:id="7933" w:author="TRIANO José" w:date="2024-09-19T08:12:00Z"/>
        </w:trPr>
        <w:tc>
          <w:tcPr>
            <w:tcW w:w="1842" w:type="dxa"/>
          </w:tcPr>
          <w:p w14:paraId="50203224" w14:textId="77777777" w:rsidR="00C71D81" w:rsidRDefault="00C71D81" w:rsidP="001F040F">
            <w:pPr>
              <w:rPr>
                <w:ins w:id="7934" w:author="TRIANO José" w:date="2024-09-19T08:12:00Z"/>
              </w:rPr>
            </w:pPr>
            <w:r>
              <w:t xml:space="preserve">Paramètres </w:t>
            </w:r>
          </w:p>
        </w:tc>
        <w:tc>
          <w:tcPr>
            <w:tcW w:w="7446" w:type="dxa"/>
          </w:tcPr>
          <w:p w14:paraId="7E305E20" w14:textId="77777777" w:rsidR="00C71D81" w:rsidRPr="003D256D" w:rsidRDefault="00C71D81" w:rsidP="001F040F">
            <w:pPr>
              <w:pStyle w:val="ReqText"/>
              <w:jc w:val="both"/>
              <w:rPr>
                <w:ins w:id="7935" w:author="TRIANO José" w:date="2024-09-19T08:12:00Z"/>
              </w:rPr>
            </w:pPr>
          </w:p>
        </w:tc>
      </w:tr>
    </w:tbl>
    <w:p w14:paraId="60C1D924" w14:textId="77777777" w:rsidR="00C14236" w:rsidRPr="00C14236" w:rsidRDefault="00C14236" w:rsidP="00C14236"/>
    <w:p w14:paraId="1D6AB798" w14:textId="01B6AE62" w:rsidR="00B72490" w:rsidRDefault="00B72490" w:rsidP="00F67835">
      <w:pPr>
        <w:pStyle w:val="Titre3"/>
        <w:keepNext w:val="0"/>
        <w:numPr>
          <w:ilvl w:val="2"/>
          <w:numId w:val="121"/>
        </w:numPr>
        <w:rPr>
          <w:ins w:id="7936" w:author="MAILIER Maxime" w:date="2024-08-13T17:45:00Z"/>
        </w:rPr>
      </w:pPr>
      <w:bookmarkStart w:id="7937" w:name="_Toc196744800"/>
      <w:ins w:id="7938" w:author="MAILIER Maxime" w:date="2024-08-13T17:45:00Z">
        <w:r>
          <w:t>TM_TR_1</w:t>
        </w:r>
        <w:r w:rsidR="002456E6">
          <w:t>3</w:t>
        </w:r>
        <w:r>
          <w:t> : Gérer la synchronisation horaire</w:t>
        </w:r>
        <w:bookmarkEnd w:id="7937"/>
      </w:ins>
    </w:p>
    <w:tbl>
      <w:tblPr>
        <w:tblStyle w:val="Grilledutableau"/>
        <w:tblW w:w="0" w:type="auto"/>
        <w:tblLook w:val="04A0" w:firstRow="1" w:lastRow="0" w:firstColumn="1" w:lastColumn="0" w:noHBand="0" w:noVBand="1"/>
      </w:tblPr>
      <w:tblGrid>
        <w:gridCol w:w="1842"/>
        <w:gridCol w:w="7446"/>
      </w:tblGrid>
      <w:tr w:rsidR="00526C48" w14:paraId="7EBE2EF0" w14:textId="77777777" w:rsidTr="001F040F">
        <w:trPr>
          <w:ins w:id="7939" w:author="TRIANO José" w:date="2024-09-19T08:12:00Z"/>
        </w:trPr>
        <w:tc>
          <w:tcPr>
            <w:tcW w:w="1842" w:type="dxa"/>
          </w:tcPr>
          <w:p w14:paraId="3C55784A" w14:textId="77777777" w:rsidR="00526C48" w:rsidRDefault="00526C48" w:rsidP="001F040F">
            <w:pPr>
              <w:rPr>
                <w:ins w:id="7940" w:author="TRIANO José" w:date="2024-09-19T08:12:00Z"/>
              </w:rPr>
            </w:pPr>
            <w:ins w:id="7941" w:author="TRIANO José" w:date="2024-09-19T08:12:00Z">
              <w:r>
                <w:t>Résultat attendu</w:t>
              </w:r>
            </w:ins>
          </w:p>
        </w:tc>
        <w:tc>
          <w:tcPr>
            <w:tcW w:w="7446" w:type="dxa"/>
          </w:tcPr>
          <w:p w14:paraId="2E4946C2" w14:textId="77777777" w:rsidR="00526C48" w:rsidRPr="00526C48" w:rsidRDefault="00526C48" w:rsidP="00526C48">
            <w:pPr>
              <w:pStyle w:val="ReqText"/>
              <w:jc w:val="both"/>
              <w:rPr>
                <w:ins w:id="7942" w:author="MAILIER Maxime" w:date="2024-08-13T17:45:00Z"/>
                <w:i w:val="0"/>
                <w:iCs w:val="0"/>
                <w:color w:val="auto"/>
              </w:rPr>
            </w:pPr>
            <w:ins w:id="7943" w:author="MAILIER Maxime" w:date="2024-08-13T17:45:00Z">
              <w:r w:rsidRPr="00526C48">
                <w:rPr>
                  <w:i w:val="0"/>
                  <w:iCs w:val="0"/>
                  <w:color w:val="auto"/>
                </w:rPr>
                <w:t xml:space="preserve">Le Traffic Mgr doit acquérir périodiquement </w:t>
              </w:r>
            </w:ins>
            <w:ins w:id="7944" w:author="MAILIER Maxime" w:date="2024-08-29T10:14:00Z">
              <w:r w:rsidRPr="00526C48">
                <w:rPr>
                  <w:i w:val="0"/>
                  <w:iCs w:val="0"/>
                  <w:color w:val="auto"/>
                </w:rPr>
                <w:t>(</w:t>
              </w:r>
            </w:ins>
            <w:ins w:id="7945" w:author="MAILIER Maxime" w:date="2024-08-30T18:06:00Z">
              <w:r w:rsidRPr="00526C48">
                <w:rPr>
                  <w:i w:val="0"/>
                  <w:iCs w:val="0"/>
                  <w:color w:val="auto"/>
                </w:rPr>
                <w:t xml:space="preserve">Tous les </w:t>
              </w:r>
            </w:ins>
            <w:ins w:id="7946" w:author="MAILIER Maxime" w:date="2024-08-29T10:14:00Z">
              <w:r w:rsidRPr="00526C48">
                <w:rPr>
                  <w:i w:val="0"/>
                  <w:iCs w:val="0"/>
                  <w:color w:val="auto"/>
                </w:rPr>
                <w:t xml:space="preserve">[Param_TM_TR_13_0001]) </w:t>
              </w:r>
            </w:ins>
            <w:ins w:id="7947" w:author="MAILIER Maxime" w:date="2024-08-13T17:45:00Z">
              <w:r w:rsidRPr="00526C48">
                <w:rPr>
                  <w:i w:val="0"/>
                  <w:iCs w:val="0"/>
                  <w:color w:val="auto"/>
                </w:rPr>
                <w:t>l'heure de référence fournie par le serveur gérant la référence horaire externe.</w:t>
              </w:r>
            </w:ins>
          </w:p>
          <w:p w14:paraId="3189CE1B" w14:textId="77777777" w:rsidR="00526C48" w:rsidRPr="00526C48" w:rsidRDefault="00526C48" w:rsidP="00526C48">
            <w:pPr>
              <w:pStyle w:val="ReqText"/>
              <w:jc w:val="both"/>
              <w:rPr>
                <w:i w:val="0"/>
                <w:iCs w:val="0"/>
                <w:color w:val="auto"/>
              </w:rPr>
            </w:pPr>
          </w:p>
          <w:p w14:paraId="5C86279D" w14:textId="1F0C2F93" w:rsidR="00526C48" w:rsidRPr="00526C48" w:rsidRDefault="00526C48" w:rsidP="00526C48">
            <w:pPr>
              <w:pStyle w:val="ReqText"/>
              <w:jc w:val="both"/>
              <w:rPr>
                <w:ins w:id="7948" w:author="MAILIER Maxime" w:date="2024-08-13T17:45:00Z"/>
                <w:i w:val="0"/>
                <w:iCs w:val="0"/>
                <w:color w:val="auto"/>
              </w:rPr>
            </w:pPr>
            <w:ins w:id="7949" w:author="MAILIER Maxime" w:date="2024-08-13T17:45:00Z">
              <w:r w:rsidRPr="00526C48">
                <w:rPr>
                  <w:i w:val="0"/>
                  <w:iCs w:val="0"/>
                  <w:color w:val="auto"/>
                </w:rPr>
                <w:t>Tant que la communication avec le serveur gérant la référence horaire externe est établie, le Traffic Mgr doit synchroniser son heure de référence interne sur l'heure de référence externe.</w:t>
              </w:r>
            </w:ins>
          </w:p>
          <w:p w14:paraId="79154498" w14:textId="77777777" w:rsidR="00526C48" w:rsidRPr="00526C48" w:rsidRDefault="00526C48" w:rsidP="00526C48">
            <w:pPr>
              <w:pStyle w:val="ReqText"/>
              <w:jc w:val="both"/>
              <w:rPr>
                <w:i w:val="0"/>
                <w:iCs w:val="0"/>
                <w:color w:val="auto"/>
              </w:rPr>
            </w:pPr>
          </w:p>
          <w:p w14:paraId="292C065F" w14:textId="5C5D0EFF" w:rsidR="00526C48" w:rsidRPr="00526C48" w:rsidRDefault="00526C48" w:rsidP="00526C48">
            <w:pPr>
              <w:pStyle w:val="ReqText"/>
              <w:jc w:val="both"/>
              <w:rPr>
                <w:ins w:id="7950" w:author="MAILIER Maxime" w:date="2024-08-13T17:45:00Z"/>
                <w:i w:val="0"/>
                <w:iCs w:val="0"/>
                <w:color w:val="auto"/>
              </w:rPr>
            </w:pPr>
            <w:ins w:id="7951" w:author="MAILIER Maxime" w:date="2024-08-13T17:45:00Z">
              <w:r w:rsidRPr="00526C48">
                <w:rPr>
                  <w:i w:val="0"/>
                  <w:iCs w:val="0"/>
                  <w:color w:val="auto"/>
                </w:rPr>
                <w:t>Lorsque le Traffic Mgr perd la communication avec le serveur gérant la référence horaire externe, alors le Traffic Mgr doit considérer comme heure de référence interne l'heure de sa propre horloge jusqu'au rétablissement de la communication avec le serveur gérant la référence horaire externe.</w:t>
              </w:r>
            </w:ins>
          </w:p>
          <w:p w14:paraId="3F4B26C7" w14:textId="77777777" w:rsidR="00526C48" w:rsidRPr="00526C48" w:rsidRDefault="00526C48" w:rsidP="00526C48">
            <w:pPr>
              <w:pStyle w:val="ReqText"/>
              <w:jc w:val="both"/>
              <w:rPr>
                <w:i w:val="0"/>
                <w:iCs w:val="0"/>
                <w:color w:val="auto"/>
              </w:rPr>
            </w:pPr>
          </w:p>
          <w:p w14:paraId="4734025E" w14:textId="6DC1CFBB" w:rsidR="00526C48" w:rsidRPr="00526C48" w:rsidRDefault="00526C48" w:rsidP="00526C48">
            <w:pPr>
              <w:pStyle w:val="ReqText"/>
              <w:jc w:val="both"/>
              <w:rPr>
                <w:ins w:id="7952" w:author="MAILIER Maxime" w:date="2024-08-13T17:45:00Z"/>
                <w:i w:val="0"/>
                <w:iCs w:val="0"/>
                <w:color w:val="auto"/>
              </w:rPr>
            </w:pPr>
            <w:ins w:id="7953" w:author="MAILIER Maxime" w:date="2024-08-13T17:45:00Z">
              <w:r w:rsidRPr="00526C48">
                <w:rPr>
                  <w:i w:val="0"/>
                  <w:iCs w:val="0"/>
                  <w:color w:val="auto"/>
                </w:rPr>
                <w:t>Lorsque la communication entre le Traffic Mgr et le serveur gérant la référence horaire externe est rétablie, alors le Traffic Mgr doit resynchroniser son heure de référence interne sur l'heure de référence externe.</w:t>
              </w:r>
            </w:ins>
          </w:p>
          <w:p w14:paraId="7165E7DB" w14:textId="77777777" w:rsidR="00526C48" w:rsidRPr="00526C48" w:rsidRDefault="00526C48" w:rsidP="00526C48">
            <w:pPr>
              <w:pStyle w:val="ReqText"/>
              <w:jc w:val="both"/>
              <w:rPr>
                <w:i w:val="0"/>
                <w:iCs w:val="0"/>
                <w:color w:val="auto"/>
              </w:rPr>
            </w:pPr>
          </w:p>
          <w:p w14:paraId="49BC7082" w14:textId="77777777" w:rsidR="00526C48" w:rsidRPr="00526C48" w:rsidRDefault="00526C48" w:rsidP="00526C48">
            <w:pPr>
              <w:pStyle w:val="ReqText"/>
              <w:jc w:val="both"/>
              <w:rPr>
                <w:i w:val="0"/>
                <w:iCs w:val="0"/>
                <w:color w:val="auto"/>
              </w:rPr>
            </w:pPr>
            <w:ins w:id="7954" w:author="MAILIER Maxime" w:date="2024-08-13T17:45:00Z">
              <w:r w:rsidRPr="00526C48">
                <w:rPr>
                  <w:i w:val="0"/>
                  <w:iCs w:val="0"/>
                  <w:color w:val="auto"/>
                </w:rPr>
                <w:t>Le Traffic Mgr doit utiliser son heure de référence interne pour tous ses besoins d'horodatage.</w:t>
              </w:r>
            </w:ins>
          </w:p>
          <w:p w14:paraId="47210959" w14:textId="77777777" w:rsidR="00526C48" w:rsidRDefault="00526C48" w:rsidP="00526C48">
            <w:pPr>
              <w:pStyle w:val="ReqText"/>
              <w:jc w:val="both"/>
            </w:pPr>
          </w:p>
          <w:p w14:paraId="35F47877" w14:textId="5930FB2E" w:rsidR="00526C48" w:rsidRDefault="00526C48" w:rsidP="00526C48">
            <w:pPr>
              <w:pStyle w:val="ReqText"/>
              <w:jc w:val="both"/>
              <w:rPr>
                <w:ins w:id="7955" w:author="TRIANO José" w:date="2024-09-19T08:12:00Z"/>
              </w:rPr>
            </w:pPr>
          </w:p>
        </w:tc>
      </w:tr>
      <w:tr w:rsidR="00526C48" w14:paraId="3D43CDA9" w14:textId="77777777" w:rsidTr="001F040F">
        <w:trPr>
          <w:ins w:id="7956" w:author="TRIANO José" w:date="2024-09-19T08:12:00Z"/>
        </w:trPr>
        <w:tc>
          <w:tcPr>
            <w:tcW w:w="1842" w:type="dxa"/>
          </w:tcPr>
          <w:p w14:paraId="611BB8DA" w14:textId="77777777" w:rsidR="00526C48" w:rsidRDefault="00526C48" w:rsidP="001F040F">
            <w:pPr>
              <w:rPr>
                <w:ins w:id="7957" w:author="TRIANO José" w:date="2024-09-19T08:12:00Z"/>
              </w:rPr>
            </w:pPr>
            <w:r>
              <w:t xml:space="preserve">Paramètres </w:t>
            </w:r>
          </w:p>
        </w:tc>
        <w:tc>
          <w:tcPr>
            <w:tcW w:w="7446" w:type="dxa"/>
          </w:tcPr>
          <w:p w14:paraId="3DBE7DAF" w14:textId="77777777" w:rsidR="00526C48" w:rsidRPr="00C1751B" w:rsidRDefault="00526C48" w:rsidP="00526C48">
            <w:pPr>
              <w:pStyle w:val="ReqID"/>
              <w:rPr>
                <w:ins w:id="7958" w:author="MAILIER Maxime" w:date="2024-08-13T17:45:00Z"/>
              </w:rPr>
            </w:pPr>
            <w:ins w:id="7959" w:author="MAILIER Maxime" w:date="2024-08-13T17:45:00Z">
              <w:r w:rsidRPr="00C1751B">
                <w:t>[Param_</w:t>
              </w:r>
              <w:r>
                <w:t>TM_TR_13</w:t>
              </w:r>
              <w:r w:rsidRPr="00C1751B">
                <w:t>_</w:t>
              </w:r>
            </w:ins>
            <w:ins w:id="7960" w:author="MAILIER Maxime" w:date="2024-08-29T10:13:00Z">
              <w:r>
                <w:t>0001</w:t>
              </w:r>
            </w:ins>
            <w:ins w:id="7961" w:author="MAILIER Maxime" w:date="2024-08-13T17:45:00Z">
              <w:r w:rsidRPr="00C1751B">
                <w:t xml:space="preserve">] </w:t>
              </w:r>
            </w:ins>
          </w:p>
          <w:p w14:paraId="7F8F7336" w14:textId="71005F93" w:rsidR="00526C48" w:rsidRPr="00526C48" w:rsidRDefault="00526C48" w:rsidP="00526C48">
            <w:pPr>
              <w:jc w:val="both"/>
              <w:rPr>
                <w:ins w:id="7962" w:author="TRIANO José" w:date="2024-09-19T08:12:00Z"/>
                <w:i/>
                <w:iCs/>
                <w:color w:val="00B050"/>
              </w:rPr>
            </w:pPr>
            <w:ins w:id="7963" w:author="MAILIER Maxime" w:date="2024-08-13T17:45:00Z">
              <w:r>
                <w:rPr>
                  <w:i/>
                  <w:iCs/>
                  <w:color w:val="00B050"/>
                </w:rPr>
                <w:t>Période d’acquisition de la référence horaire externe par le Traffic Mgr exprimée en secondes</w:t>
              </w:r>
              <w:r w:rsidRPr="00807788">
                <w:rPr>
                  <w:i/>
                  <w:iCs/>
                  <w:color w:val="00B050"/>
                </w:rPr>
                <w:t>.</w:t>
              </w:r>
            </w:ins>
          </w:p>
        </w:tc>
      </w:tr>
    </w:tbl>
    <w:p w14:paraId="714B262C" w14:textId="77777777" w:rsidR="00C71D81" w:rsidRPr="00526C48" w:rsidRDefault="00C71D81" w:rsidP="00C82597">
      <w:pPr>
        <w:pStyle w:val="ReqID"/>
      </w:pPr>
    </w:p>
    <w:p w14:paraId="31F771FC" w14:textId="77777777" w:rsidR="00C71D81" w:rsidRPr="00526C48" w:rsidRDefault="00C71D81" w:rsidP="00C82597">
      <w:pPr>
        <w:pStyle w:val="ReqID"/>
      </w:pPr>
    </w:p>
    <w:p w14:paraId="704513CB" w14:textId="3031866C" w:rsidR="008B2EB0" w:rsidRDefault="008B2EB0" w:rsidP="00F67835">
      <w:pPr>
        <w:pStyle w:val="Titre2"/>
        <w:numPr>
          <w:ilvl w:val="1"/>
          <w:numId w:val="121"/>
        </w:numPr>
      </w:pPr>
      <w:bookmarkStart w:id="7964" w:name="_Toc174367379"/>
      <w:bookmarkStart w:id="7965" w:name="_Toc196744801"/>
      <w:r w:rsidRPr="00845D71">
        <w:t xml:space="preserve">Fonctionnalités du temps </w:t>
      </w:r>
      <w:r>
        <w:t>différé</w:t>
      </w:r>
      <w:bookmarkEnd w:id="7964"/>
      <w:bookmarkEnd w:id="7965"/>
    </w:p>
    <w:p w14:paraId="258D4338" w14:textId="7BC60B4B" w:rsidR="0031278F" w:rsidRPr="001A2E6E" w:rsidRDefault="00295F35" w:rsidP="00F67835">
      <w:pPr>
        <w:pStyle w:val="Titre3"/>
        <w:numPr>
          <w:ilvl w:val="2"/>
          <w:numId w:val="121"/>
        </w:numPr>
      </w:pPr>
      <w:bookmarkStart w:id="7966" w:name="_Toc174367380"/>
      <w:bookmarkStart w:id="7967" w:name="_Toc196744802"/>
      <w:r>
        <w:t>TM_TD_0</w:t>
      </w:r>
      <w:r w:rsidR="0031278F">
        <w:t xml:space="preserve">1 : </w:t>
      </w:r>
      <w:r w:rsidR="0031278F" w:rsidRPr="001A2E6E">
        <w:t>Gérer l</w:t>
      </w:r>
      <w:r w:rsidR="0031278F">
        <w:t>’archivage, la sauvegarde et la purge des données d’exploitation</w:t>
      </w:r>
      <w:bookmarkEnd w:id="7966"/>
      <w:bookmarkEnd w:id="7967"/>
    </w:p>
    <w:p w14:paraId="375879AF" w14:textId="3EBD2E25" w:rsidR="0031278F" w:rsidRDefault="00295F35" w:rsidP="00F67835">
      <w:pPr>
        <w:pStyle w:val="Titre4"/>
        <w:numPr>
          <w:ilvl w:val="3"/>
          <w:numId w:val="121"/>
        </w:numPr>
        <w:rPr>
          <w:ins w:id="7968" w:author="MAILIER Maxime" w:date="2024-08-23T15:05:00Z"/>
        </w:rPr>
      </w:pPr>
      <w:bookmarkStart w:id="7969" w:name="_Toc174367381"/>
      <w:bookmarkStart w:id="7970" w:name="_Toc196744803"/>
      <w:r>
        <w:t>TM_TD_0</w:t>
      </w:r>
      <w:r w:rsidR="0031278F">
        <w:t>1</w:t>
      </w:r>
      <w:r w:rsidR="0031278F" w:rsidRPr="001A2E6E">
        <w:t>_</w:t>
      </w:r>
      <w:r w:rsidR="0031278F">
        <w:t>01 :</w:t>
      </w:r>
      <w:r w:rsidR="0031278F" w:rsidRPr="001A2E6E">
        <w:t xml:space="preserve"> </w:t>
      </w:r>
      <w:r w:rsidR="0031278F">
        <w:t xml:space="preserve">Archiver </w:t>
      </w:r>
      <w:del w:id="7971" w:author="MAILIER Maxime" w:date="2024-08-23T15:21:00Z">
        <w:r w:rsidR="0031278F" w:rsidDel="0009352A">
          <w:delText>une alerte ou un évènement</w:delText>
        </w:r>
      </w:del>
      <w:bookmarkEnd w:id="7969"/>
      <w:ins w:id="7972" w:author="MAILIER Maxime" w:date="2024-08-23T15:21:00Z">
        <w:r w:rsidR="0009352A">
          <w:t>les données d’exploitation</w:t>
        </w:r>
      </w:ins>
      <w:bookmarkEnd w:id="7970"/>
    </w:p>
    <w:p w14:paraId="4D544221" w14:textId="77777777" w:rsidR="00526C48" w:rsidRPr="00B12704" w:rsidRDefault="00526C48" w:rsidP="00C82597">
      <w:pPr>
        <w:pStyle w:val="ReqID"/>
      </w:pPr>
    </w:p>
    <w:tbl>
      <w:tblPr>
        <w:tblStyle w:val="Grilledutableau"/>
        <w:tblW w:w="0" w:type="auto"/>
        <w:tblLook w:val="04A0" w:firstRow="1" w:lastRow="0" w:firstColumn="1" w:lastColumn="0" w:noHBand="0" w:noVBand="1"/>
      </w:tblPr>
      <w:tblGrid>
        <w:gridCol w:w="1842"/>
        <w:gridCol w:w="7446"/>
      </w:tblGrid>
      <w:tr w:rsidR="009A487A" w14:paraId="2B4D4AAC" w14:textId="77777777" w:rsidTr="001F040F">
        <w:trPr>
          <w:ins w:id="7973" w:author="TRIANO José" w:date="2024-09-19T08:12:00Z"/>
        </w:trPr>
        <w:tc>
          <w:tcPr>
            <w:tcW w:w="1842" w:type="dxa"/>
          </w:tcPr>
          <w:p w14:paraId="45977CD7" w14:textId="77777777" w:rsidR="009A487A" w:rsidRDefault="009A487A" w:rsidP="001F040F">
            <w:pPr>
              <w:rPr>
                <w:ins w:id="7974" w:author="TRIANO José" w:date="2024-09-19T08:12:00Z"/>
              </w:rPr>
            </w:pPr>
            <w:ins w:id="7975" w:author="TRIANO José" w:date="2024-09-19T08:12:00Z">
              <w:r>
                <w:t>Résultat attendu</w:t>
              </w:r>
            </w:ins>
          </w:p>
        </w:tc>
        <w:tc>
          <w:tcPr>
            <w:tcW w:w="7446" w:type="dxa"/>
          </w:tcPr>
          <w:p w14:paraId="0275D206" w14:textId="77777777" w:rsidR="009A487A" w:rsidRDefault="009A487A" w:rsidP="009A487A">
            <w:pPr>
              <w:pStyle w:val="ReqText"/>
              <w:jc w:val="both"/>
              <w:rPr>
                <w:ins w:id="7976" w:author="MAILIER Maxime" w:date="2024-08-23T15:09:00Z"/>
              </w:rPr>
            </w:pPr>
            <w:ins w:id="7977" w:author="MAILIER Maxime" w:date="2024-08-23T15:08:00Z">
              <w:r>
                <w:t xml:space="preserve">Le Traffic Mgr doit archiver les changements de valeurs </w:t>
              </w:r>
            </w:ins>
            <w:ins w:id="7978" w:author="MAILIER Maxime" w:date="2024-08-23T15:09:00Z">
              <w:r>
                <w:t>de données</w:t>
              </w:r>
            </w:ins>
            <w:ins w:id="7979" w:author="MAILIER Maxime" w:date="2024-08-23T15:08:00Z">
              <w:r>
                <w:t xml:space="preserve"> donnant lieu à une </w:t>
              </w:r>
            </w:ins>
            <w:ins w:id="7980" w:author="MAILIER Maxime" w:date="2024-08-30T18:05:00Z">
              <w:r>
                <w:t>alerte</w:t>
              </w:r>
            </w:ins>
            <w:ins w:id="7981" w:author="MAILIER Maxime" w:date="2024-08-23T15:08:00Z">
              <w:r>
                <w:t>.</w:t>
              </w:r>
            </w:ins>
          </w:p>
          <w:p w14:paraId="25361B15" w14:textId="553102CB" w:rsidR="009A487A" w:rsidRDefault="006E7637" w:rsidP="006E7637">
            <w:pPr>
              <w:spacing w:after="160" w:line="278" w:lineRule="auto"/>
            </w:pPr>
            <w:r w:rsidRPr="00873D2F">
              <w:t>Cela inclut l'identifiant de l’alerte, la nature de la donnée modifiée</w:t>
            </w:r>
            <w:r>
              <w:t xml:space="preserve">, </w:t>
            </w:r>
            <w:r w:rsidRPr="00873D2F">
              <w:t>les valeurs avant/après, la date et l’heure de l’événement, la gravité de l’alerte et le contexte (ligne, véhicule, source). Ces données sont stockées automatiquement à la détection de l’anomalie.</w:t>
            </w:r>
          </w:p>
          <w:p w14:paraId="0981366E" w14:textId="0C188F17" w:rsidR="009A487A" w:rsidRDefault="009A487A" w:rsidP="009A487A">
            <w:pPr>
              <w:pStyle w:val="ReqText"/>
              <w:jc w:val="both"/>
              <w:rPr>
                <w:ins w:id="7982" w:author="MAILIER Maxime" w:date="2024-08-23T15:09:00Z"/>
              </w:rPr>
            </w:pPr>
            <w:ins w:id="7983" w:author="MAILIER Maxime" w:date="2024-08-23T15:09:00Z">
              <w:r>
                <w:t>Le Traffic Mgr doit archiver l</w:t>
              </w:r>
            </w:ins>
            <w:ins w:id="7984" w:author="MAILIER Maxime" w:date="2024-08-23T15:10:00Z">
              <w:r>
                <w:t xml:space="preserve">’acquittement </w:t>
              </w:r>
            </w:ins>
            <w:ins w:id="7985" w:author="MAILIER Maxime" w:date="2024-08-23T15:20:00Z">
              <w:r>
                <w:t xml:space="preserve">d’une </w:t>
              </w:r>
            </w:ins>
            <w:ins w:id="7986" w:author="MAILIER Maxime" w:date="2024-08-30T18:05:00Z">
              <w:r>
                <w:t>alerte</w:t>
              </w:r>
            </w:ins>
            <w:ins w:id="7987" w:author="MAILIER Maxime" w:date="2024-08-23T15:20:00Z">
              <w:r>
                <w:t xml:space="preserve"> </w:t>
              </w:r>
            </w:ins>
            <w:ins w:id="7988" w:author="MAILIER Maxime" w:date="2024-08-23T15:10:00Z">
              <w:r>
                <w:t>par un utilisateur</w:t>
              </w:r>
            </w:ins>
            <w:ins w:id="7989" w:author="MAILIER Maxime" w:date="2024-08-23T15:09:00Z">
              <w:r>
                <w:t>.</w:t>
              </w:r>
            </w:ins>
          </w:p>
          <w:p w14:paraId="650AB477" w14:textId="2C89D7C6" w:rsidR="009A487A" w:rsidRDefault="006E7637" w:rsidP="006E7637">
            <w:pPr>
              <w:spacing w:after="160" w:line="278" w:lineRule="auto"/>
            </w:pPr>
            <w:r w:rsidRPr="00873D2F">
              <w:t>Chaque acquittement est enregistré avec l’identifiant de l’alerte, l’utilisateur concerné, la date et heure de l’action, et le canal utilisé</w:t>
            </w:r>
            <w:r>
              <w:t>.</w:t>
            </w:r>
            <w:r w:rsidRPr="00873D2F">
              <w:t xml:space="preserve"> Cela permet une traçabilité complète des actions utilisateur sur les alertes.</w:t>
            </w:r>
          </w:p>
          <w:p w14:paraId="6DAA22E0" w14:textId="01BA5991" w:rsidR="009A487A" w:rsidRDefault="009A487A" w:rsidP="009A487A">
            <w:pPr>
              <w:pStyle w:val="ReqText"/>
              <w:jc w:val="both"/>
              <w:rPr>
                <w:ins w:id="7990" w:author="MAILIER Maxime" w:date="2024-08-23T15:09:00Z"/>
              </w:rPr>
            </w:pPr>
            <w:ins w:id="7991" w:author="MAILIER Maxime" w:date="2024-08-23T15:09:00Z">
              <w:r>
                <w:t>Le Traffic Mgr doit archiver les changements de valeurs de données donnant lieu à un évènement.</w:t>
              </w:r>
            </w:ins>
          </w:p>
          <w:p w14:paraId="2EE1563C" w14:textId="05E25A95" w:rsidR="009A487A" w:rsidRDefault="006E7637" w:rsidP="006E7637">
            <w:r w:rsidRPr="00873D2F">
              <w:t>Lorsqu’un événement est déclenché par un changement d’état, celui-ci est horodaté, catégorisé et archivé avec les valeurs déclenchantes, les entités impactées et l’utilisateur associé, le cas échéant</w:t>
            </w:r>
            <w:r>
              <w:t>.</w:t>
            </w:r>
          </w:p>
          <w:p w14:paraId="77902687" w14:textId="0A71128D" w:rsidR="009A487A" w:rsidRDefault="009A487A" w:rsidP="009A487A">
            <w:pPr>
              <w:pStyle w:val="ReqText"/>
              <w:jc w:val="both"/>
              <w:rPr>
                <w:ins w:id="7992" w:author="MAILIER Maxime" w:date="2024-08-23T15:22:00Z"/>
              </w:rPr>
            </w:pPr>
            <w:ins w:id="7993" w:author="MAILIER Maxime" w:date="2024-08-23T15:18:00Z">
              <w:r>
                <w:t>Le Traffic Mgr doit archiver les changements de valeurs des états calculés.</w:t>
              </w:r>
            </w:ins>
          </w:p>
          <w:p w14:paraId="58B70F10" w14:textId="03F1A51B" w:rsidR="006E7637" w:rsidRPr="00873D2F" w:rsidRDefault="006E7637" w:rsidP="006E7637">
            <w:pPr>
              <w:spacing w:after="160" w:line="278" w:lineRule="auto"/>
            </w:pPr>
            <w:r w:rsidRPr="00873D2F">
              <w:t>Les valeurs issues de traitements automatiques sont archivées avec l’indication de l’algorithme ou la règle appliquée, les entrées de calcul, le résultat obtenu et l’heure de génération.</w:t>
            </w:r>
          </w:p>
          <w:p w14:paraId="6CD3C090" w14:textId="77777777" w:rsidR="009A487A" w:rsidRDefault="009A487A" w:rsidP="009A487A">
            <w:pPr>
              <w:pStyle w:val="ReqText"/>
              <w:jc w:val="both"/>
            </w:pPr>
          </w:p>
          <w:p w14:paraId="0A2C72D0" w14:textId="68826118" w:rsidR="009A487A" w:rsidRDefault="009A487A" w:rsidP="009A487A">
            <w:pPr>
              <w:pStyle w:val="ReqText"/>
              <w:jc w:val="both"/>
              <w:rPr>
                <w:ins w:id="7994" w:author="MAILIER Maxime" w:date="2024-08-23T15:22:00Z"/>
              </w:rPr>
            </w:pPr>
            <w:ins w:id="7995" w:author="MAILIER Maxime" w:date="2024-08-23T15:22:00Z">
              <w:r>
                <w:t>Le Traffic Mgr doit archiver les changements de valeurs des états reçus des systèmes en interface.</w:t>
              </w:r>
            </w:ins>
          </w:p>
          <w:p w14:paraId="18D98796" w14:textId="6119937E" w:rsidR="009A487A" w:rsidRDefault="006E7637" w:rsidP="006E7637">
            <w:pPr>
              <w:spacing w:after="160" w:line="278" w:lineRule="auto"/>
            </w:pPr>
            <w:r w:rsidRPr="00873D2F">
              <w:t>Chaque information issue d’un système tiers (temps réel, supervision, équipements de voie) est historisée avec son origine système, son horodatage, le message reçu, son statut de traitement et les données associées.</w:t>
            </w:r>
          </w:p>
          <w:p w14:paraId="5A16400F" w14:textId="7E2CD44D" w:rsidR="009A487A" w:rsidRDefault="009A487A" w:rsidP="009A487A">
            <w:pPr>
              <w:pStyle w:val="ReqText"/>
              <w:jc w:val="both"/>
              <w:rPr>
                <w:ins w:id="7996" w:author="MAILIER Maxime" w:date="2024-08-23T15:11:00Z"/>
              </w:rPr>
            </w:pPr>
            <w:ins w:id="7997" w:author="MAILIER Maxime" w:date="2024-08-23T15:11:00Z">
              <w:r>
                <w:t>Le Traffic Mgr doit archiver les changements de valeurs de</w:t>
              </w:r>
            </w:ins>
            <w:ins w:id="7998" w:author="MAILIER Maxime" w:date="2024-08-23T15:12:00Z">
              <w:r>
                <w:t>s états affichés à l’utilisateur</w:t>
              </w:r>
            </w:ins>
            <w:ins w:id="7999" w:author="MAILIER Maxime" w:date="2024-08-23T15:11:00Z">
              <w:r>
                <w:t>.</w:t>
              </w:r>
            </w:ins>
          </w:p>
          <w:p w14:paraId="0895F7A4" w14:textId="60CE3023" w:rsidR="009A487A" w:rsidRDefault="006E7637" w:rsidP="006E7637">
            <w:pPr>
              <w:spacing w:after="160" w:line="278" w:lineRule="auto"/>
            </w:pPr>
            <w:r w:rsidRPr="00873D2F">
              <w:t>Lorsque les états affichés changent sur les interfaces, ces changements sont archivés avec l’heure d’affichage, la source du changement, et l’identifiant de l’utilisateur connecté.</w:t>
            </w:r>
          </w:p>
          <w:p w14:paraId="18F35BAD" w14:textId="3F7863B5" w:rsidR="009A487A" w:rsidRDefault="009A487A" w:rsidP="009A487A">
            <w:pPr>
              <w:pStyle w:val="ReqText"/>
              <w:jc w:val="both"/>
              <w:rPr>
                <w:ins w:id="8000" w:author="MAILIER Maxime" w:date="2024-08-23T15:14:00Z"/>
              </w:rPr>
            </w:pPr>
            <w:ins w:id="8001" w:author="MAILIER Maxime" w:date="2024-08-23T15:12:00Z">
              <w:r>
                <w:t>Le Traffic Mgr doit archiver les commandes</w:t>
              </w:r>
            </w:ins>
            <w:ins w:id="8002" w:author="MAILIER Maxime" w:date="2024-08-23T15:13:00Z">
              <w:r>
                <w:t>, avec les données permettant d’identifier les utilisateurs qui les ont passées</w:t>
              </w:r>
            </w:ins>
            <w:ins w:id="8003" w:author="MAILIER Maxime" w:date="2024-08-23T15:12:00Z">
              <w:r>
                <w:t>.</w:t>
              </w:r>
            </w:ins>
          </w:p>
          <w:p w14:paraId="32395270" w14:textId="2D1A30C8" w:rsidR="009A487A" w:rsidRDefault="006E7637" w:rsidP="006E7637">
            <w:pPr>
              <w:spacing w:after="160" w:line="278" w:lineRule="auto"/>
            </w:pPr>
            <w:r w:rsidRPr="00873D2F">
              <w:t>Toute commande (interruption, validation, reroutage...) est enregistrée avec le détail de la commande, son contexte, les objets ciblés, l’interface utilisée, la date et l’heure d’exécution, ainsi que l’utilisateur (identité, rôle, terminal).</w:t>
            </w:r>
          </w:p>
          <w:p w14:paraId="593CDF2B" w14:textId="2132BAE9" w:rsidR="009A487A" w:rsidRDefault="009A487A" w:rsidP="009A487A">
            <w:pPr>
              <w:pStyle w:val="ReqText"/>
              <w:jc w:val="both"/>
              <w:rPr>
                <w:ins w:id="8004" w:author="MAILIER Maxime" w:date="2024-08-23T15:14:00Z"/>
              </w:rPr>
            </w:pPr>
            <w:ins w:id="8005" w:author="MAILIER Maxime" w:date="2024-08-23T15:14:00Z">
              <w:r>
                <w:t>Le Traffic Mgr doit archiver les mains courantes, avec les données permettant d’identifier les utilisateurs qui les ont saisies.</w:t>
              </w:r>
            </w:ins>
          </w:p>
          <w:p w14:paraId="265CD0CB" w14:textId="295B42B0" w:rsidR="009A487A" w:rsidRDefault="006E7637" w:rsidP="006E7637">
            <w:pPr>
              <w:spacing w:after="160" w:line="278" w:lineRule="auto"/>
            </w:pPr>
            <w:r w:rsidRPr="00873D2F">
              <w:t>Les saisies textuelles (mains courantes) sont conservées avec leur contenu exact, le contexte associé (mission, alerte, intervention), l’identité de l’auteur, la date/heure de saisie, et tout lien avec des événements techniques.</w:t>
            </w:r>
          </w:p>
          <w:p w14:paraId="44EB93FA" w14:textId="77777777" w:rsidR="009A487A" w:rsidRDefault="009A487A" w:rsidP="009A487A">
            <w:pPr>
              <w:pStyle w:val="ReqText"/>
              <w:jc w:val="both"/>
            </w:pPr>
            <w:ins w:id="8006" w:author="MAILIER Maxime" w:date="2024-08-23T15:28:00Z">
              <w:r>
                <w:t xml:space="preserve">Le Traffic Mgr doit permettre la consultation immédiate des données d’exploitation pendant </w:t>
              </w:r>
            </w:ins>
            <w:ins w:id="8007" w:author="MAILIER Maxime" w:date="2024-08-29T10:14:00Z">
              <w:r w:rsidRPr="00C1751B">
                <w:t>[Param_</w:t>
              </w:r>
              <w:r>
                <w:t>TM_TD_0</w:t>
              </w:r>
            </w:ins>
            <w:ins w:id="8008" w:author="MAILIER Maxime" w:date="2024-08-29T10:15:00Z">
              <w:r>
                <w:t>1</w:t>
              </w:r>
            </w:ins>
            <w:ins w:id="8009" w:author="MAILIER Maxime" w:date="2024-08-29T10:14:00Z">
              <w:r>
                <w:t>_0</w:t>
              </w:r>
            </w:ins>
            <w:ins w:id="8010" w:author="MAILIER Maxime" w:date="2024-08-29T10:15:00Z">
              <w:r>
                <w:t>1</w:t>
              </w:r>
            </w:ins>
            <w:ins w:id="8011" w:author="MAILIER Maxime" w:date="2024-08-29T10:14:00Z">
              <w:r w:rsidRPr="00C1751B">
                <w:t>_</w:t>
              </w:r>
              <w:r>
                <w:t>0001</w:t>
              </w:r>
              <w:r w:rsidRPr="00C1751B">
                <w:t>]</w:t>
              </w:r>
            </w:ins>
            <w:ins w:id="8012" w:author="MAILIER Maxime" w:date="2024-08-23T15:26:00Z">
              <w:r>
                <w:t>.</w:t>
              </w:r>
            </w:ins>
          </w:p>
          <w:p w14:paraId="5F9D297B" w14:textId="386481EF" w:rsidR="006E7637" w:rsidRDefault="006E7637" w:rsidP="006E7637">
            <w:pPr>
              <w:spacing w:after="160" w:line="278" w:lineRule="auto"/>
              <w:rPr>
                <w:ins w:id="8013" w:author="TRIANO José" w:date="2024-09-19T08:12:00Z"/>
              </w:rPr>
            </w:pPr>
            <w:r w:rsidRPr="00873D2F">
              <w:t>Les données archivées restent immédiatement accessibles via l’interface de consultation pendant une durée paramétrable, sans décalage de traitement. Passé ce délai, elles basculent en archive longue durée, toujours consultables mais via un moteur de recherche dédié.</w:t>
            </w:r>
          </w:p>
        </w:tc>
      </w:tr>
      <w:tr w:rsidR="009A487A" w14:paraId="4AA7AE18" w14:textId="77777777" w:rsidTr="001F040F">
        <w:trPr>
          <w:ins w:id="8014" w:author="TRIANO José" w:date="2024-09-19T08:12:00Z"/>
        </w:trPr>
        <w:tc>
          <w:tcPr>
            <w:tcW w:w="1842" w:type="dxa"/>
          </w:tcPr>
          <w:p w14:paraId="4F366D0B" w14:textId="77777777" w:rsidR="009A487A" w:rsidRDefault="009A487A" w:rsidP="001F040F">
            <w:pPr>
              <w:rPr>
                <w:ins w:id="8015" w:author="TRIANO José" w:date="2024-09-19T08:12:00Z"/>
              </w:rPr>
            </w:pPr>
            <w:r>
              <w:t xml:space="preserve">Paramètres </w:t>
            </w:r>
          </w:p>
        </w:tc>
        <w:tc>
          <w:tcPr>
            <w:tcW w:w="7446" w:type="dxa"/>
          </w:tcPr>
          <w:p w14:paraId="2515679A" w14:textId="77777777" w:rsidR="009A487A" w:rsidRPr="00C1751B" w:rsidRDefault="009A487A" w:rsidP="009A487A">
            <w:pPr>
              <w:pStyle w:val="ReqID"/>
              <w:rPr>
                <w:ins w:id="8016" w:author="MAILIER Maxime" w:date="2024-08-23T15:29:00Z"/>
              </w:rPr>
            </w:pPr>
            <w:ins w:id="8017" w:author="MAILIER Maxime" w:date="2024-08-23T15:29:00Z">
              <w:r w:rsidRPr="00C1751B">
                <w:t>[Param_</w:t>
              </w:r>
              <w:r>
                <w:t>TM_T</w:t>
              </w:r>
            </w:ins>
            <w:ins w:id="8018" w:author="MAILIER Maxime" w:date="2024-08-23T15:30:00Z">
              <w:r>
                <w:t>D</w:t>
              </w:r>
            </w:ins>
            <w:ins w:id="8019" w:author="MAILIER Maxime" w:date="2024-08-23T15:29:00Z">
              <w:r>
                <w:t>_0</w:t>
              </w:r>
            </w:ins>
            <w:ins w:id="8020" w:author="MAILIER Maxime" w:date="2024-08-23T15:30:00Z">
              <w:r>
                <w:t>1</w:t>
              </w:r>
            </w:ins>
            <w:ins w:id="8021" w:author="MAILIER Maxime" w:date="2024-08-23T15:29:00Z">
              <w:r>
                <w:t>_0</w:t>
              </w:r>
            </w:ins>
            <w:ins w:id="8022" w:author="MAILIER Maxime" w:date="2024-08-23T15:30:00Z">
              <w:r>
                <w:t>1</w:t>
              </w:r>
            </w:ins>
            <w:ins w:id="8023" w:author="MAILIER Maxime" w:date="2024-08-23T15:29:00Z">
              <w:r w:rsidRPr="00C1751B">
                <w:t>_</w:t>
              </w:r>
            </w:ins>
            <w:ins w:id="8024" w:author="MAILIER Maxime" w:date="2024-08-29T10:15:00Z">
              <w:r>
                <w:t>0001</w:t>
              </w:r>
            </w:ins>
            <w:ins w:id="8025" w:author="MAILIER Maxime" w:date="2024-08-23T15:29:00Z">
              <w:r w:rsidRPr="00C1751B">
                <w:t xml:space="preserve">] </w:t>
              </w:r>
            </w:ins>
          </w:p>
          <w:p w14:paraId="7602208D" w14:textId="124630EB" w:rsidR="009A487A" w:rsidRPr="009A487A" w:rsidRDefault="009A487A" w:rsidP="009A487A">
            <w:pPr>
              <w:jc w:val="both"/>
              <w:rPr>
                <w:ins w:id="8026" w:author="TRIANO José" w:date="2024-09-19T08:12:00Z"/>
                <w:i/>
                <w:iCs/>
                <w:color w:val="00B050"/>
              </w:rPr>
            </w:pPr>
            <w:ins w:id="8027" w:author="MAILIER Maxime" w:date="2024-08-23T15:29:00Z">
              <w:r>
                <w:rPr>
                  <w:i/>
                  <w:iCs/>
                  <w:color w:val="00B050"/>
                </w:rPr>
                <w:t>Durée (en jours) pendant laquelle les données archivées par le Traffic Mgr sont consultables</w:t>
              </w:r>
            </w:ins>
            <w:ins w:id="8028" w:author="MAILIER Maxime" w:date="2024-08-23T15:30:00Z">
              <w:r>
                <w:rPr>
                  <w:i/>
                  <w:iCs/>
                  <w:color w:val="00B050"/>
                </w:rPr>
                <w:t xml:space="preserve"> immédiatement</w:t>
              </w:r>
            </w:ins>
            <w:ins w:id="8029" w:author="MAILIER Maxime" w:date="2024-08-23T15:29:00Z">
              <w:r w:rsidRPr="00807788">
                <w:rPr>
                  <w:i/>
                  <w:iCs/>
                  <w:color w:val="00B050"/>
                </w:rPr>
                <w:t>.</w:t>
              </w:r>
            </w:ins>
          </w:p>
        </w:tc>
      </w:tr>
      <w:tr w:rsidR="00D605BB" w:rsidRPr="009A487A" w14:paraId="3E7152E7" w14:textId="77777777" w:rsidTr="00D605BB">
        <w:tc>
          <w:tcPr>
            <w:tcW w:w="1842" w:type="dxa"/>
          </w:tcPr>
          <w:p w14:paraId="0EEEFB21" w14:textId="4134670A" w:rsidR="00D605BB" w:rsidRDefault="00D605BB" w:rsidP="00680CCF">
            <w:r>
              <w:t>Diagramme de cas d’utilisation (use case)</w:t>
            </w:r>
          </w:p>
        </w:tc>
        <w:tc>
          <w:tcPr>
            <w:tcW w:w="7446" w:type="dxa"/>
          </w:tcPr>
          <w:p w14:paraId="7D36E80E" w14:textId="6A84C179" w:rsidR="00D605BB" w:rsidRPr="009A487A" w:rsidRDefault="00D605BB" w:rsidP="00680CCF">
            <w:pPr>
              <w:jc w:val="both"/>
              <w:rPr>
                <w:i/>
                <w:iCs/>
                <w:color w:val="00B050"/>
              </w:rPr>
            </w:pPr>
            <w:r w:rsidRPr="00617F8B">
              <w:rPr>
                <w:noProof/>
              </w:rPr>
              <w:drawing>
                <wp:inline distT="0" distB="0" distL="0" distR="0" wp14:anchorId="01FF3460" wp14:editId="09D2E662">
                  <wp:extent cx="2910840" cy="2779682"/>
                  <wp:effectExtent l="0" t="0" r="3810" b="1905"/>
                  <wp:docPr id="744020503" name="Image 744020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26248" cy="2794396"/>
                          </a:xfrm>
                          <a:prstGeom prst="rect">
                            <a:avLst/>
                          </a:prstGeom>
                        </pic:spPr>
                      </pic:pic>
                    </a:graphicData>
                  </a:graphic>
                </wp:inline>
              </w:drawing>
            </w:r>
          </w:p>
        </w:tc>
      </w:tr>
      <w:tr w:rsidR="00A17501" w:rsidRPr="009A487A" w14:paraId="3E5600CB" w14:textId="77777777" w:rsidTr="00A17501">
        <w:tc>
          <w:tcPr>
            <w:tcW w:w="1842" w:type="dxa"/>
          </w:tcPr>
          <w:p w14:paraId="15DC75D1" w14:textId="30FBB9B7" w:rsidR="00A17501" w:rsidRDefault="00A17501" w:rsidP="00680CCF">
            <w:r>
              <w:t>Diagramme de séquence (archivage automatique d’un évènement)</w:t>
            </w:r>
          </w:p>
        </w:tc>
        <w:tc>
          <w:tcPr>
            <w:tcW w:w="7446" w:type="dxa"/>
          </w:tcPr>
          <w:p w14:paraId="45A0A13A" w14:textId="453EC69E" w:rsidR="00A17501" w:rsidRPr="009A487A" w:rsidRDefault="00A17501" w:rsidP="00680CCF">
            <w:pPr>
              <w:jc w:val="both"/>
              <w:rPr>
                <w:i/>
                <w:iCs/>
                <w:color w:val="00B050"/>
              </w:rPr>
            </w:pPr>
            <w:r w:rsidRPr="00617F8B">
              <w:rPr>
                <w:noProof/>
              </w:rPr>
              <w:drawing>
                <wp:inline distT="0" distB="0" distL="0" distR="0" wp14:anchorId="14567D42" wp14:editId="693F5388">
                  <wp:extent cx="3939431" cy="2322412"/>
                  <wp:effectExtent l="0" t="0" r="4445" b="1905"/>
                  <wp:docPr id="1710622223" name="Image 171062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76277" cy="2344134"/>
                          </a:xfrm>
                          <a:prstGeom prst="rect">
                            <a:avLst/>
                          </a:prstGeom>
                        </pic:spPr>
                      </pic:pic>
                    </a:graphicData>
                  </a:graphic>
                </wp:inline>
              </w:drawing>
            </w:r>
          </w:p>
        </w:tc>
      </w:tr>
    </w:tbl>
    <w:p w14:paraId="3422EA5A" w14:textId="77777777" w:rsidR="00526C48" w:rsidRPr="009A487A" w:rsidRDefault="00526C48" w:rsidP="00C82597">
      <w:pPr>
        <w:pStyle w:val="ReqID"/>
      </w:pPr>
    </w:p>
    <w:p w14:paraId="3D9CDCF8" w14:textId="6A637711" w:rsidR="009B4BDE" w:rsidRPr="009B4BDE" w:rsidDel="003436AF" w:rsidRDefault="009B4BDE" w:rsidP="00F67835">
      <w:pPr>
        <w:numPr>
          <w:ilvl w:val="0"/>
          <w:numId w:val="121"/>
        </w:numPr>
        <w:jc w:val="both"/>
        <w:rPr>
          <w:del w:id="8030" w:author="MAILIER Maxime" w:date="2024-08-23T15:38:00Z"/>
        </w:rPr>
      </w:pPr>
      <w:bookmarkStart w:id="8031" w:name="_Toc175326502"/>
      <w:bookmarkStart w:id="8032" w:name="_Toc175928012"/>
      <w:bookmarkStart w:id="8033" w:name="_Toc175930314"/>
      <w:bookmarkStart w:id="8034" w:name="_Toc177652540"/>
      <w:bookmarkStart w:id="8035" w:name="_Toc177656160"/>
      <w:bookmarkStart w:id="8036" w:name="_Toc178859941"/>
      <w:bookmarkStart w:id="8037" w:name="_Toc178860149"/>
      <w:bookmarkStart w:id="8038" w:name="_Toc185856709"/>
      <w:bookmarkStart w:id="8039" w:name="_Toc185861601"/>
      <w:bookmarkStart w:id="8040" w:name="_Toc185862534"/>
      <w:bookmarkStart w:id="8041" w:name="_Toc185862742"/>
      <w:bookmarkStart w:id="8042" w:name="_Toc185863748"/>
      <w:bookmarkStart w:id="8043" w:name="_Toc185863960"/>
      <w:bookmarkStart w:id="8044" w:name="_Toc185864172"/>
      <w:bookmarkStart w:id="8045" w:name="_Toc185865011"/>
      <w:bookmarkStart w:id="8046" w:name="_Toc185865204"/>
      <w:bookmarkStart w:id="8047" w:name="_Toc185867334"/>
      <w:bookmarkStart w:id="8048" w:name="_Toc185867526"/>
      <w:bookmarkStart w:id="8049" w:name="_Toc185867759"/>
      <w:bookmarkStart w:id="8050" w:name="_Toc185867952"/>
      <w:bookmarkStart w:id="8051" w:name="_Toc185868145"/>
      <w:bookmarkStart w:id="8052" w:name="_Toc185868337"/>
      <w:bookmarkStart w:id="8053" w:name="_Toc185868530"/>
      <w:bookmarkStart w:id="8054" w:name="_Toc185869115"/>
      <w:bookmarkStart w:id="8055" w:name="_Toc185920916"/>
      <w:bookmarkStart w:id="8056" w:name="_Toc185921107"/>
      <w:bookmarkStart w:id="8057" w:name="_Toc185921391"/>
      <w:bookmarkStart w:id="8058" w:name="_Toc196744611"/>
      <w:bookmarkStart w:id="8059" w:name="_Toc196744804"/>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p>
    <w:p w14:paraId="58410D35" w14:textId="39B3EB40" w:rsidR="0031278F" w:rsidRPr="001A2E6E" w:rsidDel="0009352A" w:rsidRDefault="00295F35" w:rsidP="00F67835">
      <w:pPr>
        <w:pStyle w:val="Titre4"/>
        <w:numPr>
          <w:ilvl w:val="3"/>
          <w:numId w:val="121"/>
        </w:numPr>
        <w:rPr>
          <w:del w:id="8060" w:author="MAILIER Maxime" w:date="2024-08-23T15:20:00Z"/>
        </w:rPr>
      </w:pPr>
      <w:bookmarkStart w:id="8061" w:name="_Toc174367382"/>
      <w:bookmarkStart w:id="8062" w:name="_Toc175824084"/>
      <w:bookmarkStart w:id="8063" w:name="_Toc175930218"/>
      <w:del w:id="8064" w:author="MAILIER Maxime" w:date="2024-08-23T15:20:00Z">
        <w:r w:rsidDel="0009352A">
          <w:delText>TM_TD_0</w:delText>
        </w:r>
        <w:r w:rsidR="0031278F" w:rsidDel="0009352A">
          <w:delText>1</w:delText>
        </w:r>
        <w:r w:rsidR="0031278F" w:rsidRPr="001A2E6E" w:rsidDel="0009352A">
          <w:delText>_</w:delText>
        </w:r>
        <w:r w:rsidR="0031278F" w:rsidDel="0009352A">
          <w:delText>02 :</w:delText>
        </w:r>
        <w:r w:rsidR="0031278F" w:rsidRPr="001A2E6E" w:rsidDel="0009352A">
          <w:delText xml:space="preserve"> </w:delText>
        </w:r>
        <w:r w:rsidR="0031278F" w:rsidDel="0009352A">
          <w:delText>Archiver une commande</w:delText>
        </w:r>
        <w:bookmarkStart w:id="8065" w:name="_Toc175326503"/>
        <w:bookmarkStart w:id="8066" w:name="_Toc175928013"/>
        <w:bookmarkStart w:id="8067" w:name="_Toc175930315"/>
        <w:bookmarkStart w:id="8068" w:name="_Toc177652541"/>
        <w:bookmarkStart w:id="8069" w:name="_Toc177656161"/>
        <w:bookmarkStart w:id="8070" w:name="_Toc178859942"/>
        <w:bookmarkStart w:id="8071" w:name="_Toc178860150"/>
        <w:bookmarkStart w:id="8072" w:name="_Toc185856710"/>
        <w:bookmarkStart w:id="8073" w:name="_Toc185861602"/>
        <w:bookmarkStart w:id="8074" w:name="_Toc185862535"/>
        <w:bookmarkStart w:id="8075" w:name="_Toc185862743"/>
        <w:bookmarkStart w:id="8076" w:name="_Toc185863749"/>
        <w:bookmarkStart w:id="8077" w:name="_Toc185863961"/>
        <w:bookmarkStart w:id="8078" w:name="_Toc185864173"/>
        <w:bookmarkStart w:id="8079" w:name="_Toc185865012"/>
        <w:bookmarkStart w:id="8080" w:name="_Toc185865205"/>
        <w:bookmarkStart w:id="8081" w:name="_Toc185867335"/>
        <w:bookmarkStart w:id="8082" w:name="_Toc185867527"/>
        <w:bookmarkStart w:id="8083" w:name="_Toc185867760"/>
        <w:bookmarkStart w:id="8084" w:name="_Toc185867953"/>
        <w:bookmarkStart w:id="8085" w:name="_Toc185868146"/>
        <w:bookmarkStart w:id="8086" w:name="_Toc185868338"/>
        <w:bookmarkStart w:id="8087" w:name="_Toc185868531"/>
        <w:bookmarkStart w:id="8088" w:name="_Toc185869116"/>
        <w:bookmarkStart w:id="8089" w:name="_Toc185920917"/>
        <w:bookmarkStart w:id="8090" w:name="_Toc185921108"/>
        <w:bookmarkStart w:id="8091" w:name="_Toc185921392"/>
        <w:bookmarkStart w:id="8092" w:name="_Toc196744612"/>
        <w:bookmarkStart w:id="8093" w:name="_Toc196744805"/>
        <w:bookmarkEnd w:id="8061"/>
        <w:bookmarkEnd w:id="8062"/>
        <w:bookmarkEnd w:id="8063"/>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del>
    </w:p>
    <w:p w14:paraId="52A493E7" w14:textId="6BE51C43" w:rsidR="0031278F" w:rsidRPr="001A2E6E" w:rsidDel="0009352A" w:rsidRDefault="00295F35" w:rsidP="00F67835">
      <w:pPr>
        <w:pStyle w:val="Titre4"/>
        <w:numPr>
          <w:ilvl w:val="3"/>
          <w:numId w:val="121"/>
        </w:numPr>
        <w:rPr>
          <w:del w:id="8094" w:author="MAILIER Maxime" w:date="2024-08-23T15:20:00Z"/>
        </w:rPr>
      </w:pPr>
      <w:bookmarkStart w:id="8095" w:name="_Toc174367383"/>
      <w:bookmarkStart w:id="8096" w:name="_Toc175824085"/>
      <w:bookmarkStart w:id="8097" w:name="_Toc175930219"/>
      <w:del w:id="8098" w:author="MAILIER Maxime" w:date="2024-08-23T15:20:00Z">
        <w:r w:rsidDel="0009352A">
          <w:delText>TM_TD_0</w:delText>
        </w:r>
        <w:r w:rsidR="0031278F" w:rsidDel="0009352A">
          <w:delText>1</w:delText>
        </w:r>
        <w:r w:rsidR="0031278F" w:rsidRPr="001A2E6E" w:rsidDel="0009352A">
          <w:delText>_</w:delText>
        </w:r>
        <w:r w:rsidR="0031278F" w:rsidDel="0009352A">
          <w:delText>03 :</w:delText>
        </w:r>
        <w:r w:rsidR="0031278F" w:rsidRPr="001A2E6E" w:rsidDel="0009352A">
          <w:delText xml:space="preserve"> </w:delText>
        </w:r>
        <w:r w:rsidR="0031278F" w:rsidDel="0009352A">
          <w:delText xml:space="preserve">Archiver une action </w:delText>
        </w:r>
      </w:del>
      <w:del w:id="8099" w:author="MAILIER Maxime" w:date="2024-08-20T14:45:00Z">
        <w:r w:rsidR="0031278F" w:rsidDel="00736469">
          <w:delText>opérateur</w:delText>
        </w:r>
      </w:del>
      <w:bookmarkStart w:id="8100" w:name="_Toc175326504"/>
      <w:bookmarkStart w:id="8101" w:name="_Toc175928014"/>
      <w:bookmarkStart w:id="8102" w:name="_Toc175930316"/>
      <w:bookmarkStart w:id="8103" w:name="_Toc177652542"/>
      <w:bookmarkStart w:id="8104" w:name="_Toc177656162"/>
      <w:bookmarkStart w:id="8105" w:name="_Toc178859943"/>
      <w:bookmarkStart w:id="8106" w:name="_Toc178860151"/>
      <w:bookmarkStart w:id="8107" w:name="_Toc185856711"/>
      <w:bookmarkStart w:id="8108" w:name="_Toc185861603"/>
      <w:bookmarkStart w:id="8109" w:name="_Toc185862536"/>
      <w:bookmarkStart w:id="8110" w:name="_Toc185862744"/>
      <w:bookmarkStart w:id="8111" w:name="_Toc185863750"/>
      <w:bookmarkStart w:id="8112" w:name="_Toc185863962"/>
      <w:bookmarkStart w:id="8113" w:name="_Toc185864174"/>
      <w:bookmarkStart w:id="8114" w:name="_Toc185865013"/>
      <w:bookmarkStart w:id="8115" w:name="_Toc185865206"/>
      <w:bookmarkStart w:id="8116" w:name="_Toc185867336"/>
      <w:bookmarkStart w:id="8117" w:name="_Toc185867528"/>
      <w:bookmarkStart w:id="8118" w:name="_Toc185867761"/>
      <w:bookmarkStart w:id="8119" w:name="_Toc185867954"/>
      <w:bookmarkStart w:id="8120" w:name="_Toc185868147"/>
      <w:bookmarkStart w:id="8121" w:name="_Toc185868339"/>
      <w:bookmarkStart w:id="8122" w:name="_Toc185868532"/>
      <w:bookmarkStart w:id="8123" w:name="_Toc185869117"/>
      <w:bookmarkStart w:id="8124" w:name="_Toc185920918"/>
      <w:bookmarkStart w:id="8125" w:name="_Toc185921109"/>
      <w:bookmarkStart w:id="8126" w:name="_Toc185921393"/>
      <w:bookmarkStart w:id="8127" w:name="_Toc196744613"/>
      <w:bookmarkStart w:id="8128" w:name="_Toc196744806"/>
      <w:bookmarkEnd w:id="8095"/>
      <w:bookmarkEnd w:id="8096"/>
      <w:bookmarkEnd w:id="8097"/>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p>
    <w:p w14:paraId="2527B6DB" w14:textId="28D2A3F4" w:rsidR="0031278F" w:rsidRDefault="00295F35" w:rsidP="00F67835">
      <w:pPr>
        <w:pStyle w:val="Titre4"/>
        <w:numPr>
          <w:ilvl w:val="3"/>
          <w:numId w:val="121"/>
        </w:numPr>
        <w:rPr>
          <w:ins w:id="8129" w:author="MAILIER Maxime" w:date="2024-08-23T15:53:00Z"/>
        </w:rPr>
      </w:pPr>
      <w:bookmarkStart w:id="8130" w:name="_Toc174367384"/>
      <w:bookmarkStart w:id="8131" w:name="_Toc196744807"/>
      <w:r>
        <w:t>TM_TD_0</w:t>
      </w:r>
      <w:r w:rsidR="0031278F">
        <w:t>1</w:t>
      </w:r>
      <w:r w:rsidR="0031278F" w:rsidRPr="001A2E6E">
        <w:t>_</w:t>
      </w:r>
      <w:del w:id="8132" w:author="MAILIER Maxime" w:date="2024-08-23T15:53:00Z">
        <w:r w:rsidR="0031278F" w:rsidDel="005F2FD3">
          <w:delText>04 </w:delText>
        </w:r>
      </w:del>
      <w:ins w:id="8133" w:author="MAILIER Maxime" w:date="2024-08-23T15:53:00Z">
        <w:r w:rsidR="005F2FD3">
          <w:t>02 </w:t>
        </w:r>
      </w:ins>
      <w:r w:rsidR="0031278F">
        <w:t>:</w:t>
      </w:r>
      <w:r w:rsidR="0031278F" w:rsidRPr="001A2E6E">
        <w:t xml:space="preserve"> </w:t>
      </w:r>
      <w:r w:rsidR="0031278F">
        <w:t>Horodater les données archivées</w:t>
      </w:r>
      <w:bookmarkEnd w:id="8130"/>
      <w:bookmarkEnd w:id="8131"/>
    </w:p>
    <w:tbl>
      <w:tblPr>
        <w:tblStyle w:val="Grilledutableau"/>
        <w:tblW w:w="0" w:type="auto"/>
        <w:tblLook w:val="04A0" w:firstRow="1" w:lastRow="0" w:firstColumn="1" w:lastColumn="0" w:noHBand="0" w:noVBand="1"/>
      </w:tblPr>
      <w:tblGrid>
        <w:gridCol w:w="1842"/>
        <w:gridCol w:w="7446"/>
      </w:tblGrid>
      <w:tr w:rsidR="0038701C" w14:paraId="1AEA99B8" w14:textId="77777777" w:rsidTr="001F040F">
        <w:trPr>
          <w:ins w:id="8134" w:author="TRIANO José" w:date="2024-09-19T08:12:00Z"/>
        </w:trPr>
        <w:tc>
          <w:tcPr>
            <w:tcW w:w="1842" w:type="dxa"/>
          </w:tcPr>
          <w:p w14:paraId="21ED3D6E" w14:textId="77777777" w:rsidR="0038701C" w:rsidRDefault="0038701C" w:rsidP="001F040F">
            <w:pPr>
              <w:rPr>
                <w:ins w:id="8135" w:author="TRIANO José" w:date="2024-09-19T08:12:00Z"/>
              </w:rPr>
            </w:pPr>
            <w:ins w:id="8136" w:author="TRIANO José" w:date="2024-09-19T08:12:00Z">
              <w:r>
                <w:t>Résultat attendu</w:t>
              </w:r>
            </w:ins>
          </w:p>
        </w:tc>
        <w:tc>
          <w:tcPr>
            <w:tcW w:w="7446" w:type="dxa"/>
          </w:tcPr>
          <w:p w14:paraId="4F4E15E2" w14:textId="77777777" w:rsidR="0038701C" w:rsidRDefault="0038701C" w:rsidP="0038701C">
            <w:pPr>
              <w:pStyle w:val="ReqText"/>
              <w:jc w:val="both"/>
              <w:rPr>
                <w:ins w:id="8137" w:author="MAILIER Maxime" w:date="2024-08-23T15:53:00Z"/>
              </w:rPr>
            </w:pPr>
            <w:ins w:id="8138" w:author="MAILIER Maxime" w:date="2024-08-23T15:53:00Z">
              <w:r>
                <w:t xml:space="preserve">Le Traffic Mgr doit horodater des données d’exploitation </w:t>
              </w:r>
            </w:ins>
            <w:ins w:id="8139" w:author="MAILIER Maxime" w:date="2024-08-23T15:54:00Z">
              <w:r>
                <w:t>archivées</w:t>
              </w:r>
            </w:ins>
            <w:ins w:id="8140" w:author="MAILIER Maxime" w:date="2024-08-23T15:53:00Z">
              <w:r>
                <w:t>.</w:t>
              </w:r>
            </w:ins>
          </w:p>
          <w:p w14:paraId="6B22FD5E" w14:textId="0E80E386" w:rsidR="0038701C" w:rsidRDefault="006E7637" w:rsidP="006E7637">
            <w:pPr>
              <w:spacing w:after="160" w:line="278" w:lineRule="auto"/>
            </w:pPr>
            <w:r w:rsidRPr="00873D2F">
              <w:t>Chaque donnée archivée doit être associée à une horodate précise correspondant au moment exact de l’occurrence de l’événement ou du changement observé (et non seulement au moment de l’archivage). Cela garantit la cohérence temporelle pour l’analyse postérieure, les corrélations entre événements, et le respect des exigences de traçabilité métier.</w:t>
            </w:r>
          </w:p>
          <w:p w14:paraId="61160976" w14:textId="77777777" w:rsidR="0038701C" w:rsidRDefault="0038701C" w:rsidP="0038701C">
            <w:pPr>
              <w:pStyle w:val="ReqText"/>
              <w:jc w:val="both"/>
            </w:pPr>
            <w:ins w:id="8141" w:author="MAILIER Maxime" w:date="2024-08-23T15:55:00Z">
              <w:r>
                <w:t>Le Traffic Mgr doit également archiver</w:t>
              </w:r>
            </w:ins>
            <w:ins w:id="8142" w:author="MAILIER Maxime" w:date="2024-08-23T15:57:00Z">
              <w:r>
                <w:t>, le cas échéant,</w:t>
              </w:r>
            </w:ins>
            <w:ins w:id="8143" w:author="MAILIER Maxime" w:date="2024-08-23T15:55:00Z">
              <w:r>
                <w:t xml:space="preserve"> les horodates des changements d’état</w:t>
              </w:r>
            </w:ins>
            <w:ins w:id="8144" w:author="MAILIER Maxime" w:date="2024-08-23T15:56:00Z">
              <w:r>
                <w:t>s</w:t>
              </w:r>
            </w:ins>
            <w:ins w:id="8145" w:author="MAILIER Maxime" w:date="2024-08-23T15:55:00Z">
              <w:r>
                <w:t xml:space="preserve"> </w:t>
              </w:r>
            </w:ins>
            <w:ins w:id="8146" w:author="MAILIER Maxime" w:date="2024-08-23T15:56:00Z">
              <w:r>
                <w:t>reçus des systèmes en interface.</w:t>
              </w:r>
            </w:ins>
          </w:p>
          <w:p w14:paraId="255A7942" w14:textId="1AF05A89" w:rsidR="006E7637" w:rsidRDefault="006E7637" w:rsidP="006E7637">
            <w:pPr>
              <w:rPr>
                <w:ins w:id="8147" w:author="TRIANO José" w:date="2024-09-19T08:12:00Z"/>
              </w:rPr>
            </w:pPr>
            <w:r w:rsidRPr="00873D2F">
              <w:t>Pour chaque changement d’état transmis par un système en interface</w:t>
            </w:r>
            <w:r>
              <w:t xml:space="preserve">, </w:t>
            </w:r>
            <w:r w:rsidRPr="00873D2F">
              <w:t>l’horodate d’émission du message ainsi que celle de réception par le Traffic Manager doivent être conservées. Cela permet de mesurer les délais de propagation, de diagnostiquer les écarts de synchronisation, et d'assurer l’intégrité des flux inter-systèmes</w:t>
            </w:r>
          </w:p>
        </w:tc>
      </w:tr>
      <w:tr w:rsidR="0038701C" w14:paraId="15DC0DC2" w14:textId="77777777" w:rsidTr="001F040F">
        <w:trPr>
          <w:ins w:id="8148" w:author="TRIANO José" w:date="2024-09-19T08:12:00Z"/>
        </w:trPr>
        <w:tc>
          <w:tcPr>
            <w:tcW w:w="1842" w:type="dxa"/>
          </w:tcPr>
          <w:p w14:paraId="3517D8EC" w14:textId="77777777" w:rsidR="0038701C" w:rsidRDefault="0038701C" w:rsidP="001F040F">
            <w:pPr>
              <w:rPr>
                <w:ins w:id="8149" w:author="TRIANO José" w:date="2024-09-19T08:12:00Z"/>
              </w:rPr>
            </w:pPr>
            <w:r>
              <w:t xml:space="preserve">Paramètres </w:t>
            </w:r>
          </w:p>
        </w:tc>
        <w:tc>
          <w:tcPr>
            <w:tcW w:w="7446" w:type="dxa"/>
          </w:tcPr>
          <w:p w14:paraId="6EE9AE99" w14:textId="77777777" w:rsidR="0038701C" w:rsidRPr="003D256D" w:rsidRDefault="0038701C" w:rsidP="001F040F">
            <w:pPr>
              <w:pStyle w:val="ReqText"/>
              <w:jc w:val="both"/>
              <w:rPr>
                <w:ins w:id="8150" w:author="TRIANO José" w:date="2024-09-19T08:12:00Z"/>
              </w:rPr>
            </w:pPr>
          </w:p>
        </w:tc>
      </w:tr>
    </w:tbl>
    <w:p w14:paraId="310F77A7" w14:textId="77777777" w:rsidR="0038701C" w:rsidRDefault="0038701C" w:rsidP="00C82597">
      <w:pPr>
        <w:pStyle w:val="ReqID"/>
        <w:rPr>
          <w:lang w:val="en-GB"/>
        </w:rPr>
      </w:pPr>
    </w:p>
    <w:p w14:paraId="541DCA93" w14:textId="77777777" w:rsidR="0038701C" w:rsidRDefault="0038701C" w:rsidP="00C82597">
      <w:pPr>
        <w:pStyle w:val="ReqID"/>
        <w:rPr>
          <w:lang w:val="en-GB"/>
        </w:rPr>
      </w:pPr>
    </w:p>
    <w:p w14:paraId="508137FC" w14:textId="25A4958D" w:rsidR="0031278F" w:rsidRDefault="00295F35" w:rsidP="00F67835">
      <w:pPr>
        <w:pStyle w:val="Titre4"/>
        <w:numPr>
          <w:ilvl w:val="3"/>
          <w:numId w:val="121"/>
        </w:numPr>
        <w:rPr>
          <w:ins w:id="8151" w:author="MAILIER Maxime" w:date="2024-08-23T15:36:00Z"/>
        </w:rPr>
      </w:pPr>
      <w:bookmarkStart w:id="8152" w:name="_Toc174367385"/>
      <w:bookmarkStart w:id="8153" w:name="_Toc196744808"/>
      <w:r>
        <w:t>TM_TD_0</w:t>
      </w:r>
      <w:r w:rsidR="0031278F">
        <w:t>1</w:t>
      </w:r>
      <w:r w:rsidR="0031278F" w:rsidRPr="001A2E6E">
        <w:t>_</w:t>
      </w:r>
      <w:del w:id="8154" w:author="MAILIER Maxime" w:date="2024-08-23T15:53:00Z">
        <w:r w:rsidR="0031278F" w:rsidDel="005F2FD3">
          <w:delText>05 </w:delText>
        </w:r>
      </w:del>
      <w:ins w:id="8155" w:author="MAILIER Maxime" w:date="2024-08-23T15:53:00Z">
        <w:r w:rsidR="005F2FD3">
          <w:t>03 </w:t>
        </w:r>
      </w:ins>
      <w:r w:rsidR="0031278F">
        <w:t>:</w:t>
      </w:r>
      <w:r w:rsidR="0031278F" w:rsidRPr="001A2E6E">
        <w:t xml:space="preserve"> </w:t>
      </w:r>
      <w:r w:rsidR="0031278F">
        <w:t xml:space="preserve">Sauvegarder </w:t>
      </w:r>
      <w:ins w:id="8156" w:author="MAILIER Maxime" w:date="2024-08-23T15:41:00Z">
        <w:r w:rsidR="003436AF">
          <w:t xml:space="preserve">et purger </w:t>
        </w:r>
      </w:ins>
      <w:r w:rsidR="0031278F">
        <w:t>les données archivées</w:t>
      </w:r>
      <w:bookmarkEnd w:id="8152"/>
      <w:bookmarkEnd w:id="8153"/>
    </w:p>
    <w:tbl>
      <w:tblPr>
        <w:tblStyle w:val="Grilledutableau"/>
        <w:tblW w:w="0" w:type="auto"/>
        <w:tblLook w:val="04A0" w:firstRow="1" w:lastRow="0" w:firstColumn="1" w:lastColumn="0" w:noHBand="0" w:noVBand="1"/>
      </w:tblPr>
      <w:tblGrid>
        <w:gridCol w:w="1842"/>
        <w:gridCol w:w="7446"/>
      </w:tblGrid>
      <w:tr w:rsidR="003854CF" w14:paraId="1E145834" w14:textId="77777777" w:rsidTr="001F040F">
        <w:trPr>
          <w:ins w:id="8157" w:author="TRIANO José" w:date="2024-09-19T08:12:00Z"/>
        </w:trPr>
        <w:tc>
          <w:tcPr>
            <w:tcW w:w="1842" w:type="dxa"/>
          </w:tcPr>
          <w:p w14:paraId="61927DEA" w14:textId="77777777" w:rsidR="003854CF" w:rsidRDefault="003854CF" w:rsidP="001F040F">
            <w:pPr>
              <w:rPr>
                <w:ins w:id="8158" w:author="TRIANO José" w:date="2024-09-19T08:12:00Z"/>
              </w:rPr>
            </w:pPr>
            <w:ins w:id="8159" w:author="TRIANO José" w:date="2024-09-19T08:12:00Z">
              <w:r>
                <w:t>Résultat attendu</w:t>
              </w:r>
            </w:ins>
          </w:p>
        </w:tc>
        <w:tc>
          <w:tcPr>
            <w:tcW w:w="7446" w:type="dxa"/>
          </w:tcPr>
          <w:p w14:paraId="408D1726" w14:textId="77777777" w:rsidR="003854CF" w:rsidRDefault="003854CF" w:rsidP="003854CF">
            <w:pPr>
              <w:pStyle w:val="ReqText"/>
              <w:jc w:val="both"/>
              <w:rPr>
                <w:ins w:id="8160" w:author="MAILIER Maxime" w:date="2024-08-23T15:36:00Z"/>
              </w:rPr>
            </w:pPr>
            <w:ins w:id="8161" w:author="MAILIER Maxime" w:date="2024-08-23T15:36:00Z">
              <w:r>
                <w:t xml:space="preserve">Au-delà de </w:t>
              </w:r>
            </w:ins>
            <w:ins w:id="8162" w:author="MAILIER Maxime" w:date="2024-08-29T10:22:00Z">
              <w:r w:rsidRPr="00C1751B">
                <w:t>[Param_</w:t>
              </w:r>
              <w:r>
                <w:t>TM_TD_01_01</w:t>
              </w:r>
              <w:r w:rsidRPr="00C1751B">
                <w:t>_</w:t>
              </w:r>
              <w:r>
                <w:t>0001</w:t>
              </w:r>
              <w:r w:rsidRPr="00C1751B">
                <w:t>]</w:t>
              </w:r>
            </w:ins>
            <w:ins w:id="8163" w:author="MAILIER Maxime" w:date="2024-08-23T15:36:00Z">
              <w:r>
                <w:t xml:space="preserve">, le Traffic Mgr doit </w:t>
              </w:r>
            </w:ins>
            <w:ins w:id="8164" w:author="MAILIER Maxime" w:date="2024-08-23T15:45:00Z">
              <w:r>
                <w:t>s</w:t>
              </w:r>
            </w:ins>
            <w:ins w:id="8165" w:author="MAILIER Maxime" w:date="2024-08-23T15:36:00Z">
              <w:r>
                <w:t>auvegard</w:t>
              </w:r>
            </w:ins>
            <w:ins w:id="8166" w:author="MAILIER Maxime" w:date="2024-08-23T15:37:00Z">
              <w:r>
                <w:t>e</w:t>
              </w:r>
            </w:ins>
            <w:ins w:id="8167" w:author="MAILIER Maxime" w:date="2024-08-23T15:45:00Z">
              <w:r>
                <w:t>r</w:t>
              </w:r>
            </w:ins>
            <w:ins w:id="8168" w:author="MAILIER Maxime" w:date="2024-08-23T15:37:00Z">
              <w:r>
                <w:t xml:space="preserve"> automatique</w:t>
              </w:r>
            </w:ins>
            <w:ins w:id="8169" w:author="MAILIER Maxime" w:date="2024-08-23T15:45:00Z">
              <w:r>
                <w:t>ment</w:t>
              </w:r>
            </w:ins>
            <w:ins w:id="8170" w:author="MAILIER Maxime" w:date="2024-08-23T15:37:00Z">
              <w:r>
                <w:t xml:space="preserve"> </w:t>
              </w:r>
            </w:ins>
            <w:ins w:id="8171" w:author="MAILIER Maxime" w:date="2024-08-23T15:45:00Z">
              <w:r>
                <w:t>l</w:t>
              </w:r>
            </w:ins>
            <w:ins w:id="8172" w:author="MAILIER Maxime" w:date="2024-08-23T15:37:00Z">
              <w:r>
                <w:t>es données archivées sur un support externe</w:t>
              </w:r>
            </w:ins>
            <w:ins w:id="8173" w:author="MAILIER Maxime" w:date="2024-08-23T15:36:00Z">
              <w:r>
                <w:t>.</w:t>
              </w:r>
            </w:ins>
          </w:p>
          <w:p w14:paraId="6179BDC7" w14:textId="778A2EBB" w:rsidR="003854CF" w:rsidRDefault="006E7637" w:rsidP="006E7637">
            <w:r w:rsidRPr="00873D2F">
              <w:t>Le système doit permettre la sauvegarde automatique des données d’exploitation archivées, une fois qu’elles dépassent la période de consultation immédiate</w:t>
            </w:r>
            <w:r>
              <w:t xml:space="preserve">. </w:t>
            </w:r>
            <w:r w:rsidRPr="00873D2F">
              <w:t>Cette sauvegarde doit s’effectuer sur un support externe sécurisé (disque dédié, stockage cloud, serveur NAS), sous un format structuré, lisible, et horodaté. Elle doit pouvoir être planifiée, journalisée, et générer un accusé de réception ou un log confirmant son bon déroulement.</w:t>
            </w:r>
          </w:p>
          <w:p w14:paraId="10008B65" w14:textId="77777777" w:rsidR="003854CF" w:rsidRDefault="003854CF" w:rsidP="003854CF">
            <w:pPr>
              <w:pStyle w:val="ReqText"/>
              <w:jc w:val="both"/>
            </w:pPr>
            <w:ins w:id="8174" w:author="MAILIER Maxime" w:date="2024-08-23T15:43:00Z">
              <w:r w:rsidRPr="003436AF">
                <w:t xml:space="preserve">A </w:t>
              </w:r>
              <w:r>
                <w:t xml:space="preserve">réception du succès de la procédure de sauvegarde, le Traffic Mgr doit purger </w:t>
              </w:r>
            </w:ins>
            <w:ins w:id="8175" w:author="MAILIER Maxime" w:date="2024-08-23T15:46:00Z">
              <w:r>
                <w:t>l</w:t>
              </w:r>
            </w:ins>
            <w:ins w:id="8176" w:author="MAILIER Maxime" w:date="2024-08-23T15:43:00Z">
              <w:r>
                <w:t xml:space="preserve">es données </w:t>
              </w:r>
            </w:ins>
            <w:ins w:id="8177" w:author="MAILIER Maxime" w:date="2024-08-23T15:44:00Z">
              <w:r>
                <w:t>archivées</w:t>
              </w:r>
            </w:ins>
            <w:ins w:id="8178" w:author="MAILIER Maxime" w:date="2024-08-23T15:45:00Z">
              <w:r>
                <w:t xml:space="preserve">, </w:t>
              </w:r>
            </w:ins>
            <w:ins w:id="8179" w:author="MAILIER Maxime" w:date="2024-08-23T15:46:00Z">
              <w:r>
                <w:t xml:space="preserve">en supprimant automatiquement </w:t>
              </w:r>
            </w:ins>
            <w:ins w:id="8180" w:author="MAILIER Maxime" w:date="2024-08-23T16:21:00Z">
              <w:r>
                <w:t xml:space="preserve">des données archivées </w:t>
              </w:r>
            </w:ins>
            <w:ins w:id="8181" w:author="MAILIER Maxime" w:date="2024-08-23T15:46:00Z">
              <w:r>
                <w:t xml:space="preserve">les données </w:t>
              </w:r>
            </w:ins>
            <w:ins w:id="8182" w:author="MAILIER Maxime" w:date="2024-08-23T15:47:00Z">
              <w:r>
                <w:t>précédemment sauvegardées</w:t>
              </w:r>
            </w:ins>
            <w:ins w:id="8183" w:author="MAILIER Maxime" w:date="2024-08-23T15:42:00Z">
              <w:r>
                <w:t>.</w:t>
              </w:r>
            </w:ins>
          </w:p>
          <w:p w14:paraId="4BF556EB" w14:textId="0E09F157" w:rsidR="006E7637" w:rsidRDefault="006E7637" w:rsidP="006E7637">
            <w:pPr>
              <w:spacing w:after="160" w:line="278" w:lineRule="auto"/>
              <w:rPr>
                <w:ins w:id="8184" w:author="TRIANO José" w:date="2024-09-19T08:12:00Z"/>
              </w:rPr>
            </w:pPr>
            <w:r w:rsidRPr="00873D2F">
              <w:t>Une fois la sauvegarde confirmée comme réussie, le système doit initier automatiquement la purge des données archivées correspondantes. Cette suppression doit être définitive, enregistrée dans un journal d’audit (date, volume supprimé, déclencheur) et respecter les règles de conservation métier. Un mécanisme de dérogation ou validation manuelle peut être prévu selon le niveau de criticité.</w:t>
            </w:r>
          </w:p>
        </w:tc>
      </w:tr>
      <w:tr w:rsidR="003854CF" w14:paraId="27BC8FFD" w14:textId="77777777" w:rsidTr="001F040F">
        <w:trPr>
          <w:ins w:id="8185" w:author="TRIANO José" w:date="2024-09-19T08:12:00Z"/>
        </w:trPr>
        <w:tc>
          <w:tcPr>
            <w:tcW w:w="1842" w:type="dxa"/>
          </w:tcPr>
          <w:p w14:paraId="0D888CC6" w14:textId="77777777" w:rsidR="003854CF" w:rsidRDefault="003854CF" w:rsidP="001F040F">
            <w:pPr>
              <w:rPr>
                <w:ins w:id="8186" w:author="TRIANO José" w:date="2024-09-19T08:12:00Z"/>
              </w:rPr>
            </w:pPr>
            <w:r>
              <w:t xml:space="preserve">Paramètres </w:t>
            </w:r>
          </w:p>
        </w:tc>
        <w:tc>
          <w:tcPr>
            <w:tcW w:w="7446" w:type="dxa"/>
          </w:tcPr>
          <w:p w14:paraId="4A8D3F27" w14:textId="77777777" w:rsidR="003854CF" w:rsidRPr="003D256D" w:rsidRDefault="003854CF" w:rsidP="001F040F">
            <w:pPr>
              <w:pStyle w:val="ReqText"/>
              <w:jc w:val="both"/>
              <w:rPr>
                <w:ins w:id="8187" w:author="TRIANO José" w:date="2024-09-19T08:12:00Z"/>
              </w:rPr>
            </w:pPr>
          </w:p>
        </w:tc>
      </w:tr>
    </w:tbl>
    <w:p w14:paraId="3B7FE250" w14:textId="77777777" w:rsidR="0038701C" w:rsidRDefault="0038701C" w:rsidP="00C82597">
      <w:pPr>
        <w:pStyle w:val="ReqID"/>
      </w:pPr>
    </w:p>
    <w:p w14:paraId="453AC2B4" w14:textId="104DAA19" w:rsidR="0031278F" w:rsidRPr="001A2E6E" w:rsidDel="003436AF" w:rsidRDefault="00295F35" w:rsidP="00F67835">
      <w:pPr>
        <w:pStyle w:val="Titre4"/>
        <w:numPr>
          <w:ilvl w:val="3"/>
          <w:numId w:val="121"/>
        </w:numPr>
        <w:rPr>
          <w:del w:id="8188" w:author="MAILIER Maxime" w:date="2024-08-23T15:41:00Z"/>
        </w:rPr>
      </w:pPr>
      <w:bookmarkStart w:id="8189" w:name="_Toc174367386"/>
      <w:bookmarkStart w:id="8190" w:name="_Toc175824088"/>
      <w:bookmarkStart w:id="8191" w:name="_Toc175930222"/>
      <w:del w:id="8192" w:author="MAILIER Maxime" w:date="2024-08-23T15:41:00Z">
        <w:r w:rsidDel="003436AF">
          <w:delText>TM_TD_0</w:delText>
        </w:r>
        <w:r w:rsidR="0031278F" w:rsidDel="003436AF">
          <w:delText>1</w:delText>
        </w:r>
        <w:r w:rsidR="0031278F" w:rsidRPr="001A2E6E" w:rsidDel="003436AF">
          <w:delText>_</w:delText>
        </w:r>
        <w:r w:rsidR="0031278F" w:rsidDel="003436AF">
          <w:delText>06 :</w:delText>
        </w:r>
        <w:r w:rsidR="0031278F" w:rsidRPr="001A2E6E" w:rsidDel="003436AF">
          <w:delText xml:space="preserve"> </w:delText>
        </w:r>
        <w:r w:rsidR="0031278F" w:rsidDel="003436AF">
          <w:delText>Purger les données archivées</w:delText>
        </w:r>
        <w:bookmarkStart w:id="8193" w:name="_Toc175326507"/>
        <w:bookmarkStart w:id="8194" w:name="_Toc175928017"/>
        <w:bookmarkStart w:id="8195" w:name="_Toc175930319"/>
        <w:bookmarkStart w:id="8196" w:name="_Toc177652545"/>
        <w:bookmarkStart w:id="8197" w:name="_Toc177656165"/>
        <w:bookmarkStart w:id="8198" w:name="_Toc178859946"/>
        <w:bookmarkStart w:id="8199" w:name="_Toc178860154"/>
        <w:bookmarkStart w:id="8200" w:name="_Toc185856714"/>
        <w:bookmarkStart w:id="8201" w:name="_Toc185861606"/>
        <w:bookmarkStart w:id="8202" w:name="_Toc185862539"/>
        <w:bookmarkStart w:id="8203" w:name="_Toc185862747"/>
        <w:bookmarkStart w:id="8204" w:name="_Toc185863753"/>
        <w:bookmarkStart w:id="8205" w:name="_Toc185863965"/>
        <w:bookmarkStart w:id="8206" w:name="_Toc185864177"/>
        <w:bookmarkStart w:id="8207" w:name="_Toc185865016"/>
        <w:bookmarkStart w:id="8208" w:name="_Toc185865209"/>
        <w:bookmarkStart w:id="8209" w:name="_Toc185867339"/>
        <w:bookmarkStart w:id="8210" w:name="_Toc185867531"/>
        <w:bookmarkStart w:id="8211" w:name="_Toc185867764"/>
        <w:bookmarkStart w:id="8212" w:name="_Toc185867957"/>
        <w:bookmarkStart w:id="8213" w:name="_Toc185868150"/>
        <w:bookmarkStart w:id="8214" w:name="_Toc185868342"/>
        <w:bookmarkStart w:id="8215" w:name="_Toc185868535"/>
        <w:bookmarkStart w:id="8216" w:name="_Toc185869120"/>
        <w:bookmarkStart w:id="8217" w:name="_Toc185920921"/>
        <w:bookmarkStart w:id="8218" w:name="_Toc185921112"/>
        <w:bookmarkStart w:id="8219" w:name="_Toc185921396"/>
        <w:bookmarkStart w:id="8220" w:name="_Toc196744616"/>
        <w:bookmarkStart w:id="8221" w:name="_Toc196744809"/>
        <w:bookmarkEnd w:id="8189"/>
        <w:bookmarkEnd w:id="8190"/>
        <w:bookmarkEnd w:id="8191"/>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del>
    </w:p>
    <w:p w14:paraId="5BF8ABC6" w14:textId="2BD74C6C" w:rsidR="0055404E" w:rsidRPr="009B6B0F" w:rsidDel="003436AF" w:rsidRDefault="00295F35" w:rsidP="00F67835">
      <w:pPr>
        <w:pStyle w:val="Titre4"/>
        <w:numPr>
          <w:ilvl w:val="3"/>
          <w:numId w:val="121"/>
        </w:numPr>
        <w:rPr>
          <w:del w:id="8222" w:author="MAILIER Maxime" w:date="2024-08-23T15:41:00Z"/>
        </w:rPr>
      </w:pPr>
      <w:bookmarkStart w:id="8223" w:name="_Toc174367387"/>
      <w:bookmarkStart w:id="8224" w:name="_Toc175824089"/>
      <w:bookmarkStart w:id="8225" w:name="_Toc175930223"/>
      <w:del w:id="8226" w:author="MAILIER Maxime" w:date="2024-08-23T15:41:00Z">
        <w:r w:rsidDel="003436AF">
          <w:delText>TM_TD_0</w:delText>
        </w:r>
        <w:r w:rsidR="0031278F" w:rsidDel="003436AF">
          <w:delText>1</w:delText>
        </w:r>
        <w:r w:rsidR="0031278F" w:rsidRPr="0031278F" w:rsidDel="003436AF">
          <w:delText>_</w:delText>
        </w:r>
        <w:r w:rsidR="0031278F" w:rsidDel="003436AF">
          <w:delText>07 :</w:delText>
        </w:r>
        <w:r w:rsidR="0031278F" w:rsidRPr="0031278F" w:rsidDel="003436AF">
          <w:delText xml:space="preserve"> </w:delText>
        </w:r>
        <w:r w:rsidR="0031278F" w:rsidDel="003436AF">
          <w:delText>Gérer les cas dégradés</w:delText>
        </w:r>
        <w:bookmarkStart w:id="8227" w:name="_Toc175326508"/>
        <w:bookmarkStart w:id="8228" w:name="_Toc175928018"/>
        <w:bookmarkStart w:id="8229" w:name="_Toc175930320"/>
        <w:bookmarkStart w:id="8230" w:name="_Toc177652546"/>
        <w:bookmarkStart w:id="8231" w:name="_Toc177656166"/>
        <w:bookmarkStart w:id="8232" w:name="_Toc178859947"/>
        <w:bookmarkStart w:id="8233" w:name="_Toc178860155"/>
        <w:bookmarkStart w:id="8234" w:name="_Toc185856715"/>
        <w:bookmarkStart w:id="8235" w:name="_Toc185861607"/>
        <w:bookmarkStart w:id="8236" w:name="_Toc185862540"/>
        <w:bookmarkStart w:id="8237" w:name="_Toc185862748"/>
        <w:bookmarkStart w:id="8238" w:name="_Toc185863754"/>
        <w:bookmarkStart w:id="8239" w:name="_Toc185863966"/>
        <w:bookmarkStart w:id="8240" w:name="_Toc185864178"/>
        <w:bookmarkStart w:id="8241" w:name="_Toc185865017"/>
        <w:bookmarkStart w:id="8242" w:name="_Toc185865210"/>
        <w:bookmarkStart w:id="8243" w:name="_Toc185867340"/>
        <w:bookmarkStart w:id="8244" w:name="_Toc185867532"/>
        <w:bookmarkStart w:id="8245" w:name="_Toc185867765"/>
        <w:bookmarkStart w:id="8246" w:name="_Toc185867958"/>
        <w:bookmarkStart w:id="8247" w:name="_Toc185868151"/>
        <w:bookmarkStart w:id="8248" w:name="_Toc185868343"/>
        <w:bookmarkStart w:id="8249" w:name="_Toc185868536"/>
        <w:bookmarkStart w:id="8250" w:name="_Toc185869121"/>
        <w:bookmarkStart w:id="8251" w:name="_Toc185920922"/>
        <w:bookmarkStart w:id="8252" w:name="_Toc185921113"/>
        <w:bookmarkStart w:id="8253" w:name="_Toc185921397"/>
        <w:bookmarkStart w:id="8254" w:name="_Toc196744617"/>
        <w:bookmarkStart w:id="8255" w:name="_Toc196744810"/>
        <w:bookmarkEnd w:id="8223"/>
        <w:bookmarkEnd w:id="8224"/>
        <w:bookmarkEnd w:id="8225"/>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del>
    </w:p>
    <w:p w14:paraId="2667C84D" w14:textId="01D2C4A6" w:rsidR="0031278F" w:rsidRPr="001A2E6E" w:rsidRDefault="00295F35" w:rsidP="00F67835">
      <w:pPr>
        <w:pStyle w:val="Titre3"/>
        <w:numPr>
          <w:ilvl w:val="2"/>
          <w:numId w:val="121"/>
        </w:numPr>
      </w:pPr>
      <w:bookmarkStart w:id="8256" w:name="_Toc174367388"/>
      <w:bookmarkStart w:id="8257" w:name="_Toc196744811"/>
      <w:r>
        <w:t>TM_TD_0</w:t>
      </w:r>
      <w:r w:rsidR="0031278F">
        <w:t>2 : Analyser les données d’exploitation</w:t>
      </w:r>
      <w:bookmarkEnd w:id="8256"/>
      <w:bookmarkEnd w:id="8257"/>
    </w:p>
    <w:p w14:paraId="767C09DC" w14:textId="2D8301E9" w:rsidR="0031278F" w:rsidRDefault="00295F35" w:rsidP="00F67835">
      <w:pPr>
        <w:pStyle w:val="Titre4"/>
        <w:numPr>
          <w:ilvl w:val="3"/>
          <w:numId w:val="121"/>
        </w:numPr>
        <w:rPr>
          <w:ins w:id="8258" w:author="MAILIER Maxime" w:date="2024-08-23T16:21:00Z"/>
        </w:rPr>
      </w:pPr>
      <w:bookmarkStart w:id="8259" w:name="_Toc174367389"/>
      <w:bookmarkStart w:id="8260" w:name="_Toc196744812"/>
      <w:r>
        <w:t>TM_TD_0</w:t>
      </w:r>
      <w:r w:rsidR="0031278F">
        <w:t>2</w:t>
      </w:r>
      <w:r w:rsidR="0031278F" w:rsidRPr="001A2E6E">
        <w:t>_</w:t>
      </w:r>
      <w:r w:rsidR="0031278F">
        <w:t>01 :</w:t>
      </w:r>
      <w:r w:rsidR="0031278F" w:rsidRPr="001A2E6E">
        <w:t xml:space="preserve"> </w:t>
      </w:r>
      <w:del w:id="8261" w:author="MAILIER Maxime" w:date="2024-08-23T16:22:00Z">
        <w:r w:rsidR="0031278F" w:rsidDel="00BD5E0E">
          <w:delText xml:space="preserve">Extraire </w:delText>
        </w:r>
      </w:del>
      <w:ins w:id="8262" w:author="MAILIER Maxime" w:date="2024-08-23T16:22:00Z">
        <w:r w:rsidR="00BD5E0E">
          <w:t xml:space="preserve">Consulter </w:t>
        </w:r>
      </w:ins>
      <w:r w:rsidR="0031278F">
        <w:t>les données archivées</w:t>
      </w:r>
      <w:bookmarkEnd w:id="8259"/>
      <w:bookmarkEnd w:id="8260"/>
    </w:p>
    <w:tbl>
      <w:tblPr>
        <w:tblStyle w:val="Grilledutableau"/>
        <w:tblW w:w="0" w:type="auto"/>
        <w:tblLook w:val="04A0" w:firstRow="1" w:lastRow="0" w:firstColumn="1" w:lastColumn="0" w:noHBand="0" w:noVBand="1"/>
      </w:tblPr>
      <w:tblGrid>
        <w:gridCol w:w="1842"/>
        <w:gridCol w:w="7446"/>
      </w:tblGrid>
      <w:tr w:rsidR="00D24F0F" w14:paraId="51A26C32" w14:textId="77777777" w:rsidTr="001F040F">
        <w:trPr>
          <w:ins w:id="8263" w:author="TRIANO José" w:date="2024-09-19T08:12:00Z"/>
        </w:trPr>
        <w:tc>
          <w:tcPr>
            <w:tcW w:w="1842" w:type="dxa"/>
          </w:tcPr>
          <w:p w14:paraId="41BA9D57" w14:textId="77777777" w:rsidR="00D24F0F" w:rsidRDefault="00D24F0F" w:rsidP="001F040F">
            <w:pPr>
              <w:rPr>
                <w:ins w:id="8264" w:author="TRIANO José" w:date="2024-09-19T08:12:00Z"/>
              </w:rPr>
            </w:pPr>
            <w:ins w:id="8265" w:author="TRIANO José" w:date="2024-09-19T08:12:00Z">
              <w:r>
                <w:t>Résultat attendu</w:t>
              </w:r>
            </w:ins>
          </w:p>
        </w:tc>
        <w:tc>
          <w:tcPr>
            <w:tcW w:w="7446" w:type="dxa"/>
          </w:tcPr>
          <w:p w14:paraId="1C660589" w14:textId="26E6B483" w:rsidR="00D24F0F" w:rsidRDefault="00D24F0F" w:rsidP="00D24F0F">
            <w:pPr>
              <w:pStyle w:val="ReqText"/>
              <w:jc w:val="both"/>
            </w:pPr>
            <w:ins w:id="8266" w:author="MAILIER Maxime" w:date="2024-08-23T16:21:00Z">
              <w:r>
                <w:t xml:space="preserve">Le Traffic Mgr doit </w:t>
              </w:r>
            </w:ins>
            <w:ins w:id="8267" w:author="MAILIER Maxime" w:date="2024-08-23T16:22:00Z">
              <w:r>
                <w:t xml:space="preserve">permettre à un utilisateur de consulter </w:t>
              </w:r>
            </w:ins>
            <w:ins w:id="8268" w:author="MAILIER Maxime" w:date="2024-08-23T16:26:00Z">
              <w:r>
                <w:t xml:space="preserve">et analyser </w:t>
              </w:r>
            </w:ins>
            <w:ins w:id="8269" w:author="MAILIER Maxime" w:date="2024-08-23T16:22:00Z">
              <w:r>
                <w:t>les</w:t>
              </w:r>
            </w:ins>
            <w:ins w:id="8270" w:author="MAILIER Maxime" w:date="2024-08-23T16:23:00Z">
              <w:r>
                <w:t xml:space="preserve"> données archivées</w:t>
              </w:r>
            </w:ins>
            <w:ins w:id="8271" w:author="MAILIER Maxime" w:date="2024-08-23T16:25:00Z">
              <w:r>
                <w:t xml:space="preserve"> en fonction de requêtes préétablies</w:t>
              </w:r>
            </w:ins>
            <w:ins w:id="8272" w:author="MAILIER Maxime" w:date="2024-08-23T16:21:00Z">
              <w:r>
                <w:t>.</w:t>
              </w:r>
            </w:ins>
          </w:p>
          <w:p w14:paraId="7B2C8B1F" w14:textId="572D8CB3" w:rsidR="00D24F0F" w:rsidRDefault="00D605BB" w:rsidP="00D605BB">
            <w:pPr>
              <w:spacing w:after="160" w:line="278" w:lineRule="auto"/>
            </w:pPr>
            <w:r w:rsidRPr="00873D2F">
              <w:t>L’utilisateur doit disposer d’une interface de consultation lui permettant d’effectuer des recherches à partir de requêtes types (ex : incidents du jour, alertes critiques sur une ligne, historiques d’acquittement). Ces requêtes peuvent être fournies en standard et enrichies selon les rôles. L’affichage doit être lisible et structuré, avec accès rapide aux détails de chaque enregistrement.</w:t>
            </w:r>
          </w:p>
          <w:p w14:paraId="4216AC1F" w14:textId="42EC37FC" w:rsidR="00D24F0F" w:rsidRPr="005F2FD3" w:rsidRDefault="00D24F0F" w:rsidP="00D24F0F">
            <w:pPr>
              <w:pStyle w:val="ReqText"/>
              <w:jc w:val="both"/>
              <w:rPr>
                <w:ins w:id="8273" w:author="MAILIER Maxime" w:date="2024-08-23T16:23:00Z"/>
              </w:rPr>
            </w:pPr>
            <w:ins w:id="8274" w:author="MAILIER Maxime" w:date="2024-08-23T16:23:00Z">
              <w:r>
                <w:t>Le Traffic Mgr doit permettre à un utilisateur de filtrer les données archivées.</w:t>
              </w:r>
            </w:ins>
          </w:p>
          <w:p w14:paraId="6ABB9882" w14:textId="318C4D40" w:rsidR="00D24F0F" w:rsidRDefault="00D605BB" w:rsidP="00D605BB">
            <w:pPr>
              <w:spacing w:after="160" w:line="278" w:lineRule="auto"/>
            </w:pPr>
            <w:r w:rsidRPr="00873D2F">
              <w:t>Des filtres dynamiques doivent être disponibles sur plusieurs critères (date, type d’événement, utilisateur, véhicule, ligne, statut, etc.). Les filtres doivent être combinables pour affiner les recherches et permettre une exploration ciblée des archives.</w:t>
            </w:r>
          </w:p>
          <w:p w14:paraId="7E98DFE8" w14:textId="79166207" w:rsidR="00D24F0F" w:rsidRDefault="00D24F0F" w:rsidP="00D24F0F">
            <w:pPr>
              <w:pStyle w:val="ReqText"/>
              <w:jc w:val="both"/>
              <w:rPr>
                <w:ins w:id="8275" w:author="MAILIER Maxime" w:date="2024-08-23T16:32:00Z"/>
              </w:rPr>
            </w:pPr>
            <w:ins w:id="8276" w:author="MAILIER Maxime" w:date="2024-08-23T16:23:00Z">
              <w:r>
                <w:t>Le Traffic Mgr doit permettre à un utilisateur de trier les données archivées.</w:t>
              </w:r>
            </w:ins>
          </w:p>
          <w:p w14:paraId="6D65AD81" w14:textId="020B8700" w:rsidR="00D24F0F" w:rsidRDefault="00D605BB" w:rsidP="00D605BB">
            <w:pPr>
              <w:spacing w:after="160" w:line="278" w:lineRule="auto"/>
            </w:pPr>
            <w:r w:rsidRPr="00873D2F">
              <w:t>Les résultats affichés doivent pouvoir être triés selon différents attributs (chronologie, entité concernée, utilisateur, etc.), en ordre croissant ou décroissant. Ce tri doit être applicable à chaque colonne ou critère visible dans l’interface de consultation.</w:t>
            </w:r>
          </w:p>
          <w:p w14:paraId="0DA8EC59" w14:textId="77777777" w:rsidR="00D24F0F" w:rsidRDefault="00D24F0F" w:rsidP="00D24F0F">
            <w:pPr>
              <w:pStyle w:val="ReqText"/>
              <w:jc w:val="both"/>
            </w:pPr>
            <w:ins w:id="8277" w:author="MAILIER Maxime" w:date="2024-08-23T16:32:00Z">
              <w:r>
                <w:t xml:space="preserve">Le Traffic Mgr doit permettre l’export </w:t>
              </w:r>
            </w:ins>
            <w:ins w:id="8278" w:author="MAILIER Maxime" w:date="2024-08-23T16:45:00Z">
              <w:r>
                <w:t xml:space="preserve">dans différents formats </w:t>
              </w:r>
            </w:ins>
            <w:ins w:id="8279" w:author="MAILIER Maxime" w:date="2024-08-23T16:32:00Z">
              <w:r>
                <w:t>des données archivées.</w:t>
              </w:r>
            </w:ins>
          </w:p>
          <w:p w14:paraId="2F32F9B5" w14:textId="4989D6F6" w:rsidR="00D605BB" w:rsidRDefault="00D605BB" w:rsidP="00D605BB">
            <w:pPr>
              <w:spacing w:after="160" w:line="278" w:lineRule="auto"/>
              <w:rPr>
                <w:ins w:id="8280" w:author="TRIANO José" w:date="2024-09-19T08:12:00Z"/>
              </w:rPr>
            </w:pPr>
            <w:r w:rsidRPr="00873D2F">
              <w:t>Les utilisateurs autorisés doivent pouvoir exporter les résultats d’une recherche au format CSV, JSON ou XML. L’export doit permettre la sélection des colonnes à inclure, l’aperçu avant génération et, éventuellement, l’envoi par email ou la génération d’un lien de téléchargement sécurisé.</w:t>
            </w:r>
          </w:p>
        </w:tc>
      </w:tr>
      <w:tr w:rsidR="00D24F0F" w14:paraId="327E1E15" w14:textId="77777777" w:rsidTr="001F040F">
        <w:trPr>
          <w:ins w:id="8281" w:author="TRIANO José" w:date="2024-09-19T08:12:00Z"/>
        </w:trPr>
        <w:tc>
          <w:tcPr>
            <w:tcW w:w="1842" w:type="dxa"/>
          </w:tcPr>
          <w:p w14:paraId="5F1D9307" w14:textId="77777777" w:rsidR="00D24F0F" w:rsidRDefault="00D24F0F" w:rsidP="001F040F">
            <w:pPr>
              <w:rPr>
                <w:ins w:id="8282" w:author="TRIANO José" w:date="2024-09-19T08:12:00Z"/>
              </w:rPr>
            </w:pPr>
            <w:r>
              <w:t xml:space="preserve">Paramètres </w:t>
            </w:r>
          </w:p>
        </w:tc>
        <w:tc>
          <w:tcPr>
            <w:tcW w:w="7446" w:type="dxa"/>
          </w:tcPr>
          <w:p w14:paraId="0C9E5DB8" w14:textId="77777777" w:rsidR="00D24F0F" w:rsidRPr="003D256D" w:rsidRDefault="00D24F0F" w:rsidP="001F040F">
            <w:pPr>
              <w:pStyle w:val="ReqText"/>
              <w:jc w:val="both"/>
              <w:rPr>
                <w:ins w:id="8283" w:author="TRIANO José" w:date="2024-09-19T08:12:00Z"/>
              </w:rPr>
            </w:pPr>
          </w:p>
        </w:tc>
      </w:tr>
    </w:tbl>
    <w:p w14:paraId="33B067FE" w14:textId="77777777" w:rsidR="003854CF" w:rsidRDefault="003854CF" w:rsidP="00C82597">
      <w:pPr>
        <w:pStyle w:val="ReqID"/>
      </w:pPr>
    </w:p>
    <w:p w14:paraId="4E64FC05" w14:textId="77777777" w:rsidR="003854CF" w:rsidRDefault="003854CF" w:rsidP="00C82597">
      <w:pPr>
        <w:pStyle w:val="ReqID"/>
      </w:pPr>
    </w:p>
    <w:p w14:paraId="143FF155" w14:textId="479DE2DB" w:rsidR="00BD5E0E" w:rsidRPr="00BD5E0E" w:rsidDel="00BD5E0E" w:rsidRDefault="00BD5E0E" w:rsidP="00F67835">
      <w:pPr>
        <w:numPr>
          <w:ilvl w:val="0"/>
          <w:numId w:val="121"/>
        </w:numPr>
        <w:jc w:val="both"/>
        <w:rPr>
          <w:del w:id="8284" w:author="MAILIER Maxime" w:date="2024-08-23T16:28:00Z"/>
        </w:rPr>
      </w:pPr>
      <w:bookmarkStart w:id="8285" w:name="_Toc175326511"/>
      <w:bookmarkStart w:id="8286" w:name="_Toc175928021"/>
      <w:bookmarkStart w:id="8287" w:name="_Toc175930323"/>
      <w:bookmarkStart w:id="8288" w:name="_Toc177652549"/>
      <w:bookmarkStart w:id="8289" w:name="_Toc177656169"/>
      <w:bookmarkStart w:id="8290" w:name="_Toc178859950"/>
      <w:bookmarkStart w:id="8291" w:name="_Toc178860158"/>
      <w:bookmarkStart w:id="8292" w:name="_Toc185856718"/>
      <w:bookmarkStart w:id="8293" w:name="_Toc185861610"/>
      <w:bookmarkStart w:id="8294" w:name="_Toc185862543"/>
      <w:bookmarkStart w:id="8295" w:name="_Toc185862751"/>
      <w:bookmarkStart w:id="8296" w:name="_Toc185863757"/>
      <w:bookmarkStart w:id="8297" w:name="_Toc185863969"/>
      <w:bookmarkStart w:id="8298" w:name="_Toc185864181"/>
      <w:bookmarkStart w:id="8299" w:name="_Toc185865020"/>
      <w:bookmarkStart w:id="8300" w:name="_Toc185865213"/>
      <w:bookmarkStart w:id="8301" w:name="_Toc185867343"/>
      <w:bookmarkStart w:id="8302" w:name="_Toc185867535"/>
      <w:bookmarkStart w:id="8303" w:name="_Toc185867768"/>
      <w:bookmarkStart w:id="8304" w:name="_Toc185867961"/>
      <w:bookmarkStart w:id="8305" w:name="_Toc185868154"/>
      <w:bookmarkStart w:id="8306" w:name="_Toc185868346"/>
      <w:bookmarkStart w:id="8307" w:name="_Toc185868539"/>
      <w:bookmarkStart w:id="8308" w:name="_Toc185869124"/>
      <w:bookmarkStart w:id="8309" w:name="_Toc185920925"/>
      <w:bookmarkStart w:id="8310" w:name="_Toc185921116"/>
      <w:bookmarkStart w:id="8311" w:name="_Toc185921400"/>
      <w:bookmarkStart w:id="8312" w:name="_Toc196744620"/>
      <w:bookmarkStart w:id="8313" w:name="_Toc196744813"/>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p>
    <w:p w14:paraId="6BED54C9" w14:textId="6B13DC3F" w:rsidR="0031278F" w:rsidRDefault="00295F35" w:rsidP="00F67835">
      <w:pPr>
        <w:pStyle w:val="Titre4"/>
        <w:numPr>
          <w:ilvl w:val="3"/>
          <w:numId w:val="121"/>
        </w:numPr>
        <w:rPr>
          <w:ins w:id="8314" w:author="MAILIER Maxime" w:date="2024-08-23T16:29:00Z"/>
        </w:rPr>
      </w:pPr>
      <w:bookmarkStart w:id="8315" w:name="_Toc174367390"/>
      <w:bookmarkStart w:id="8316" w:name="_Toc196744814"/>
      <w:r>
        <w:t>TM_TD_0</w:t>
      </w:r>
      <w:r w:rsidR="0031278F">
        <w:t>2</w:t>
      </w:r>
      <w:r w:rsidR="0031278F" w:rsidRPr="001A2E6E">
        <w:t>_</w:t>
      </w:r>
      <w:r w:rsidR="0031278F">
        <w:t>02 :</w:t>
      </w:r>
      <w:r w:rsidR="0031278F" w:rsidRPr="001A2E6E">
        <w:t xml:space="preserve"> </w:t>
      </w:r>
      <w:ins w:id="8317" w:author="MAILIER Maxime" w:date="2024-08-23T16:29:00Z">
        <w:r w:rsidR="00BD5E0E">
          <w:t>Extraire et consulter les données sauvegardées</w:t>
        </w:r>
      </w:ins>
      <w:bookmarkEnd w:id="8316"/>
      <w:del w:id="8318" w:author="MAILIER Maxime" w:date="2024-08-23T16:29:00Z">
        <w:r w:rsidR="0031278F" w:rsidDel="00BD5E0E">
          <w:delText>Mettre en forme les données extraites</w:delText>
        </w:r>
      </w:del>
      <w:bookmarkEnd w:id="8315"/>
    </w:p>
    <w:tbl>
      <w:tblPr>
        <w:tblStyle w:val="Grilledutableau"/>
        <w:tblW w:w="0" w:type="auto"/>
        <w:tblLook w:val="04A0" w:firstRow="1" w:lastRow="0" w:firstColumn="1" w:lastColumn="0" w:noHBand="0" w:noVBand="1"/>
      </w:tblPr>
      <w:tblGrid>
        <w:gridCol w:w="1842"/>
        <w:gridCol w:w="7446"/>
      </w:tblGrid>
      <w:tr w:rsidR="002B3C56" w14:paraId="250D043A" w14:textId="77777777" w:rsidTr="001F040F">
        <w:trPr>
          <w:ins w:id="8319" w:author="TRIANO José" w:date="2024-09-19T08:12:00Z"/>
        </w:trPr>
        <w:tc>
          <w:tcPr>
            <w:tcW w:w="1842" w:type="dxa"/>
          </w:tcPr>
          <w:p w14:paraId="01867094" w14:textId="77777777" w:rsidR="002B3C56" w:rsidRDefault="002B3C56" w:rsidP="001F040F">
            <w:pPr>
              <w:rPr>
                <w:ins w:id="8320" w:author="TRIANO José" w:date="2024-09-19T08:12:00Z"/>
              </w:rPr>
            </w:pPr>
            <w:ins w:id="8321" w:author="TRIANO José" w:date="2024-09-19T08:12:00Z">
              <w:r>
                <w:t>Résultat attendu</w:t>
              </w:r>
            </w:ins>
          </w:p>
        </w:tc>
        <w:tc>
          <w:tcPr>
            <w:tcW w:w="7446" w:type="dxa"/>
          </w:tcPr>
          <w:p w14:paraId="1075DABA" w14:textId="77777777" w:rsidR="002B3C56" w:rsidRPr="005F2FD3" w:rsidRDefault="002B3C56" w:rsidP="002B3C56">
            <w:pPr>
              <w:pStyle w:val="ReqText"/>
              <w:jc w:val="both"/>
              <w:rPr>
                <w:ins w:id="8322" w:author="MAILIER Maxime" w:date="2024-08-23T16:30:00Z"/>
              </w:rPr>
            </w:pPr>
            <w:ins w:id="8323" w:author="MAILIER Maxime" w:date="2024-08-23T16:30:00Z">
              <w:r>
                <w:t xml:space="preserve">Le Traffic Mgr doit permettre à un utilisateur </w:t>
              </w:r>
            </w:ins>
            <w:ins w:id="8324" w:author="MAILIER Maxime" w:date="2024-08-23T16:31:00Z">
              <w:r>
                <w:t>d’importer</w:t>
              </w:r>
            </w:ins>
            <w:ins w:id="8325" w:author="MAILIER Maxime" w:date="2024-08-23T16:30:00Z">
              <w:r>
                <w:t xml:space="preserve"> les données sauvegardées pour consultation et analyse.</w:t>
              </w:r>
            </w:ins>
          </w:p>
          <w:p w14:paraId="7DA4FF0E" w14:textId="09B7FC59" w:rsidR="002B3C56" w:rsidRDefault="00D605BB" w:rsidP="00D605BB">
            <w:pPr>
              <w:spacing w:after="160" w:line="278" w:lineRule="auto"/>
            </w:pPr>
            <w:r w:rsidRPr="00873D2F">
              <w:t>L’utilisateur doit pouvoir sélectionner un fichier de sauvegarde (CSV, JSON, XML ou format propriétaire) à réintégrer temporairement dans l’interface de consultation. Ce processus doit être sécurisé, validé par un contrôle d’intégrité du fichier, et ne pas perturber les données actives. Les fichiers peuvent provenir d’un support externe ou d’un système d’archivage distant.</w:t>
            </w:r>
          </w:p>
          <w:p w14:paraId="16D843D7" w14:textId="741FA90B" w:rsidR="002B3C56" w:rsidRPr="005F2FD3" w:rsidRDefault="002B3C56" w:rsidP="002B3C56">
            <w:pPr>
              <w:pStyle w:val="ReqText"/>
              <w:jc w:val="both"/>
              <w:rPr>
                <w:ins w:id="8326" w:author="MAILIER Maxime" w:date="2024-08-23T16:41:00Z"/>
              </w:rPr>
            </w:pPr>
            <w:ins w:id="8327" w:author="MAILIER Maxime" w:date="2024-08-23T16:41:00Z">
              <w:r>
                <w:t xml:space="preserve">Le Traffic Mgr doit permettre à un utilisateur de consulter et analyser les données sauvegardées </w:t>
              </w:r>
            </w:ins>
            <w:ins w:id="8328" w:author="MAILIER Maxime" w:date="2024-08-23T16:42:00Z">
              <w:r>
                <w:t xml:space="preserve">importées </w:t>
              </w:r>
            </w:ins>
            <w:ins w:id="8329" w:author="MAILIER Maxime" w:date="2024-08-23T16:41:00Z">
              <w:r>
                <w:t>en fonction de requêtes préétablies.</w:t>
              </w:r>
            </w:ins>
          </w:p>
          <w:p w14:paraId="10EB03D9" w14:textId="0C4D75CE" w:rsidR="002B3C56" w:rsidRDefault="00D605BB" w:rsidP="00D605BB">
            <w:pPr>
              <w:spacing w:after="160" w:line="278" w:lineRule="auto"/>
            </w:pPr>
            <w:r w:rsidRPr="00873D2F">
              <w:t>Une fois importées, les données doivent être lisibles via les mêmes vues et requêtes que les données archivées récentes. L’utilisateur doit pouvoir utiliser les requêtes types disponibles (ex : “Événements critiques sur les 3 derniers mois”) et les appliquer aux fichiers restaurés, sans limitation fonctionnelle.</w:t>
            </w:r>
          </w:p>
          <w:p w14:paraId="3C3B188F" w14:textId="637EC225" w:rsidR="002B3C56" w:rsidRPr="005F2FD3" w:rsidRDefault="002B3C56" w:rsidP="002B3C56">
            <w:pPr>
              <w:pStyle w:val="ReqText"/>
              <w:jc w:val="both"/>
              <w:rPr>
                <w:ins w:id="8330" w:author="MAILIER Maxime" w:date="2024-08-23T16:42:00Z"/>
              </w:rPr>
            </w:pPr>
            <w:ins w:id="8331" w:author="MAILIER Maxime" w:date="2024-08-23T16:42:00Z">
              <w:r>
                <w:t>Le Traffic Mgr doit permettre à un utilisateur de filtrer les données sauvegardées importées.</w:t>
              </w:r>
            </w:ins>
          </w:p>
          <w:p w14:paraId="2452C362" w14:textId="0209BC62" w:rsidR="002B3C56" w:rsidRDefault="00D605BB" w:rsidP="00D605BB">
            <w:pPr>
              <w:spacing w:after="160" w:line="278" w:lineRule="auto"/>
            </w:pPr>
            <w:r w:rsidRPr="00873D2F">
              <w:t>Les fonctionnalités de filtre (par type, date, utilisateur, entité concernée...) doivent également être disponibles sur les données restaurées, permettant une analyse ciblée de l’historique à long terme.</w:t>
            </w:r>
          </w:p>
          <w:p w14:paraId="601E92DE" w14:textId="1479EBAB" w:rsidR="002B3C56" w:rsidRDefault="002B3C56" w:rsidP="002B3C56">
            <w:pPr>
              <w:pStyle w:val="ReqText"/>
              <w:jc w:val="both"/>
              <w:rPr>
                <w:ins w:id="8332" w:author="MAILIER Maxime" w:date="2024-08-23T16:42:00Z"/>
              </w:rPr>
            </w:pPr>
            <w:ins w:id="8333" w:author="MAILIER Maxime" w:date="2024-08-23T16:42:00Z">
              <w:r>
                <w:t>Le Traffic Mgr doit permettre à un utilisateur de trier les données sauvegardées importées.</w:t>
              </w:r>
            </w:ins>
          </w:p>
          <w:p w14:paraId="5B9BA013" w14:textId="6D8F2BA0" w:rsidR="002B3C56" w:rsidRDefault="00D605BB" w:rsidP="00D605BB">
            <w:pPr>
              <w:spacing w:after="160" w:line="278" w:lineRule="auto"/>
            </w:pPr>
            <w:r w:rsidRPr="00873D2F">
              <w:t>Les colonnes ou critères affichés doivent être triables, comme pour les données actives. Cela permet une navigation fluide dans les archives anciennes.</w:t>
            </w:r>
          </w:p>
          <w:p w14:paraId="0C9A29CC" w14:textId="77777777" w:rsidR="002B3C56" w:rsidRDefault="002B3C56" w:rsidP="002B3C56">
            <w:pPr>
              <w:pStyle w:val="ReqText"/>
              <w:jc w:val="both"/>
            </w:pPr>
            <w:ins w:id="8334" w:author="MAILIER Maxime" w:date="2024-08-23T16:42:00Z">
              <w:r>
                <w:t xml:space="preserve">Le Traffic Mgr doit permettre l’export </w:t>
              </w:r>
            </w:ins>
            <w:ins w:id="8335" w:author="MAILIER Maxime" w:date="2024-08-23T16:45:00Z">
              <w:r>
                <w:t xml:space="preserve">dans différents formats </w:t>
              </w:r>
            </w:ins>
            <w:ins w:id="8336" w:author="MAILIER Maxime" w:date="2024-08-23T16:42:00Z">
              <w:r>
                <w:t>des données sauvegardées importées.</w:t>
              </w:r>
            </w:ins>
          </w:p>
          <w:p w14:paraId="1D998195" w14:textId="1A7849F3" w:rsidR="00D605BB" w:rsidRDefault="00D605BB" w:rsidP="00D605BB">
            <w:pPr>
              <w:spacing w:after="160" w:line="278" w:lineRule="auto"/>
              <w:rPr>
                <w:ins w:id="8337" w:author="TRIANO José" w:date="2024-09-19T08:12:00Z"/>
              </w:rPr>
            </w:pPr>
            <w:r w:rsidRPr="00873D2F">
              <w:t>Après consultation, les données restaurées doivent pouvoir être exportées à nouveau dans les formats standards (CSV, JSON, XML), avec sélection des champs, filtre de périmètre et horodatage du nouvel export. Cette fonction est utile pour partage, analyse ou archivage complémentaire.</w:t>
            </w:r>
          </w:p>
        </w:tc>
      </w:tr>
      <w:tr w:rsidR="002B3C56" w14:paraId="60CC7E86" w14:textId="77777777" w:rsidTr="001F040F">
        <w:trPr>
          <w:ins w:id="8338" w:author="TRIANO José" w:date="2024-09-19T08:12:00Z"/>
        </w:trPr>
        <w:tc>
          <w:tcPr>
            <w:tcW w:w="1842" w:type="dxa"/>
          </w:tcPr>
          <w:p w14:paraId="7F67F4E7" w14:textId="77777777" w:rsidR="002B3C56" w:rsidRDefault="002B3C56" w:rsidP="001F040F">
            <w:pPr>
              <w:rPr>
                <w:ins w:id="8339" w:author="TRIANO José" w:date="2024-09-19T08:12:00Z"/>
              </w:rPr>
            </w:pPr>
            <w:r>
              <w:t xml:space="preserve">Paramètres </w:t>
            </w:r>
          </w:p>
        </w:tc>
        <w:tc>
          <w:tcPr>
            <w:tcW w:w="7446" w:type="dxa"/>
          </w:tcPr>
          <w:p w14:paraId="522B4395" w14:textId="77777777" w:rsidR="002B3C56" w:rsidRPr="003D256D" w:rsidRDefault="002B3C56" w:rsidP="001F040F">
            <w:pPr>
              <w:pStyle w:val="ReqText"/>
              <w:jc w:val="both"/>
              <w:rPr>
                <w:ins w:id="8340" w:author="TRIANO José" w:date="2024-09-19T08:12:00Z"/>
              </w:rPr>
            </w:pPr>
          </w:p>
        </w:tc>
      </w:tr>
      <w:tr w:rsidR="00A17501" w:rsidRPr="009A487A" w14:paraId="2E340F9A" w14:textId="77777777" w:rsidTr="00A17501">
        <w:tc>
          <w:tcPr>
            <w:tcW w:w="1842" w:type="dxa"/>
          </w:tcPr>
          <w:p w14:paraId="007F4DB4" w14:textId="34778E30" w:rsidR="00A17501" w:rsidRDefault="00A17501" w:rsidP="00680CCF">
            <w:r>
              <w:t>Diagramme de séquence (consultation des archives)</w:t>
            </w:r>
          </w:p>
        </w:tc>
        <w:tc>
          <w:tcPr>
            <w:tcW w:w="7446" w:type="dxa"/>
          </w:tcPr>
          <w:p w14:paraId="2ED4A113" w14:textId="2F844FCB" w:rsidR="00A17501" w:rsidRPr="009A487A" w:rsidRDefault="00A17501" w:rsidP="00680CCF">
            <w:pPr>
              <w:jc w:val="both"/>
              <w:rPr>
                <w:i/>
                <w:iCs/>
                <w:color w:val="00B050"/>
              </w:rPr>
            </w:pPr>
            <w:r w:rsidRPr="000F7C58">
              <w:rPr>
                <w:noProof/>
              </w:rPr>
              <w:drawing>
                <wp:inline distT="0" distB="0" distL="0" distR="0" wp14:anchorId="01F5D8D2" wp14:editId="33A0904F">
                  <wp:extent cx="3977640" cy="3274329"/>
                  <wp:effectExtent l="0" t="0" r="3810" b="2540"/>
                  <wp:docPr id="659107834" name="Image 659107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81496" cy="3277503"/>
                          </a:xfrm>
                          <a:prstGeom prst="rect">
                            <a:avLst/>
                          </a:prstGeom>
                        </pic:spPr>
                      </pic:pic>
                    </a:graphicData>
                  </a:graphic>
                </wp:inline>
              </w:drawing>
            </w:r>
          </w:p>
        </w:tc>
      </w:tr>
    </w:tbl>
    <w:p w14:paraId="70D6BD28" w14:textId="77777777" w:rsidR="00D24F0F" w:rsidRDefault="00D24F0F" w:rsidP="00C82597">
      <w:pPr>
        <w:pStyle w:val="ReqID"/>
      </w:pPr>
    </w:p>
    <w:p w14:paraId="58B91A1D" w14:textId="77777777" w:rsidR="00D24F0F" w:rsidRDefault="00D24F0F" w:rsidP="00C82597">
      <w:pPr>
        <w:pStyle w:val="ReqID"/>
      </w:pPr>
    </w:p>
    <w:p w14:paraId="7F379BF8" w14:textId="713D0843" w:rsidR="0031278F" w:rsidRDefault="00295F35" w:rsidP="00F67835">
      <w:pPr>
        <w:pStyle w:val="Titre4"/>
        <w:numPr>
          <w:ilvl w:val="3"/>
          <w:numId w:val="121"/>
        </w:numPr>
      </w:pPr>
      <w:bookmarkStart w:id="8341" w:name="_Toc174367391"/>
      <w:bookmarkStart w:id="8342" w:name="_Toc196744815"/>
      <w:r>
        <w:t>TM_TD_0</w:t>
      </w:r>
      <w:r w:rsidR="0031278F">
        <w:t>2</w:t>
      </w:r>
      <w:r w:rsidR="0031278F" w:rsidRPr="001A2E6E">
        <w:t>_</w:t>
      </w:r>
      <w:r w:rsidR="0031278F">
        <w:t>03 :</w:t>
      </w:r>
      <w:r w:rsidR="0031278F" w:rsidRPr="001A2E6E">
        <w:t xml:space="preserve"> </w:t>
      </w:r>
      <w:r w:rsidR="0031278F">
        <w:t>Etablir les indicateurs de qualité du système de transport</w:t>
      </w:r>
      <w:bookmarkEnd w:id="8341"/>
      <w:bookmarkEnd w:id="8342"/>
    </w:p>
    <w:p w14:paraId="086DF661" w14:textId="77777777" w:rsidR="002B6767" w:rsidRPr="00B12704" w:rsidRDefault="002B6767" w:rsidP="00C82597">
      <w:pPr>
        <w:pStyle w:val="ReqID"/>
      </w:pPr>
      <w:bookmarkStart w:id="8343" w:name="_Toc174367392"/>
    </w:p>
    <w:tbl>
      <w:tblPr>
        <w:tblStyle w:val="Grilledutableau"/>
        <w:tblW w:w="0" w:type="auto"/>
        <w:tblLook w:val="04A0" w:firstRow="1" w:lastRow="0" w:firstColumn="1" w:lastColumn="0" w:noHBand="0" w:noVBand="1"/>
      </w:tblPr>
      <w:tblGrid>
        <w:gridCol w:w="1842"/>
        <w:gridCol w:w="7446"/>
      </w:tblGrid>
      <w:tr w:rsidR="002B6767" w14:paraId="34F15D43" w14:textId="77777777" w:rsidTr="001F040F">
        <w:trPr>
          <w:ins w:id="8344" w:author="TRIANO José" w:date="2024-09-19T08:12:00Z"/>
        </w:trPr>
        <w:tc>
          <w:tcPr>
            <w:tcW w:w="1842" w:type="dxa"/>
          </w:tcPr>
          <w:p w14:paraId="46C85958" w14:textId="77777777" w:rsidR="002B6767" w:rsidRDefault="002B6767" w:rsidP="001F040F">
            <w:pPr>
              <w:rPr>
                <w:ins w:id="8345" w:author="TRIANO José" w:date="2024-09-19T08:12:00Z"/>
              </w:rPr>
            </w:pPr>
            <w:ins w:id="8346" w:author="TRIANO José" w:date="2024-09-19T08:12:00Z">
              <w:r>
                <w:t>Résultat attendu</w:t>
              </w:r>
            </w:ins>
          </w:p>
        </w:tc>
        <w:tc>
          <w:tcPr>
            <w:tcW w:w="7446" w:type="dxa"/>
          </w:tcPr>
          <w:p w14:paraId="48639A14" w14:textId="77777777" w:rsidR="002B6767" w:rsidRDefault="002B6767" w:rsidP="002B6767">
            <w:pPr>
              <w:pStyle w:val="ReqText"/>
              <w:jc w:val="both"/>
              <w:rPr>
                <w:ins w:id="8347" w:author="MAILIER Maxime" w:date="2024-08-23T16:47:00Z"/>
              </w:rPr>
            </w:pPr>
            <w:ins w:id="8348" w:author="MAILIER Maxime" w:date="2024-08-23T16:46:00Z">
              <w:r>
                <w:t xml:space="preserve">Chaque jour calendaire à </w:t>
              </w:r>
            </w:ins>
            <w:ins w:id="8349" w:author="MAILIER Maxime" w:date="2024-08-29T10:15:00Z">
              <w:r w:rsidRPr="00C1751B">
                <w:t>[Param_</w:t>
              </w:r>
              <w:r>
                <w:t>TM_TD_02_03</w:t>
              </w:r>
              <w:r w:rsidRPr="00C1751B">
                <w:t>_</w:t>
              </w:r>
              <w:r>
                <w:t>0001</w:t>
              </w:r>
              <w:r w:rsidRPr="00C1751B">
                <w:t>]</w:t>
              </w:r>
            </w:ins>
            <w:ins w:id="8350" w:author="MAILIER Maxime" w:date="2024-08-23T16:46:00Z">
              <w:r>
                <w:t>, le Tr</w:t>
              </w:r>
            </w:ins>
            <w:ins w:id="8351" w:author="MAILIER Maxime" w:date="2024-08-23T16:47:00Z">
              <w:r>
                <w:t xml:space="preserve">affic Mgr doit générer un rapport d’exploitation </w:t>
              </w:r>
            </w:ins>
            <w:ins w:id="8352" w:author="MAILIER Maxime" w:date="2024-08-23T17:22:00Z">
              <w:r>
                <w:t xml:space="preserve">quotidien </w:t>
              </w:r>
            </w:ins>
            <w:ins w:id="8353" w:author="MAILIER Maxime" w:date="2024-08-23T17:20:00Z">
              <w:r>
                <w:t>détaillé</w:t>
              </w:r>
            </w:ins>
            <w:ins w:id="8354" w:author="MAILIER Maxime" w:date="2024-08-23T16:47:00Z">
              <w:r>
                <w:t xml:space="preserve"> avec :</w:t>
              </w:r>
            </w:ins>
          </w:p>
          <w:p w14:paraId="301ABD9E" w14:textId="77777777" w:rsidR="002B6767" w:rsidRDefault="002B6767" w:rsidP="002B6767">
            <w:pPr>
              <w:pStyle w:val="ReqText"/>
              <w:numPr>
                <w:ilvl w:val="0"/>
                <w:numId w:val="40"/>
              </w:numPr>
              <w:jc w:val="both"/>
              <w:rPr>
                <w:ins w:id="8355" w:author="MAILIER Maxime" w:date="2024-08-23T16:47:00Z"/>
              </w:rPr>
            </w:pPr>
            <w:ins w:id="8356" w:author="MAILIER Maxime" w:date="2024-08-23T16:49:00Z">
              <w:r>
                <w:t xml:space="preserve">La liste des </w:t>
              </w:r>
            </w:ins>
            <w:r>
              <w:t>missions</w:t>
            </w:r>
            <w:ins w:id="8357" w:author="MAILIER Maxime" w:date="2024-08-23T16:49:00Z">
              <w:r>
                <w:t xml:space="preserve"> avec voyageurs prévues pour la dernière journée d'exploitation avec les informations suivantes pour chaque </w:t>
              </w:r>
            </w:ins>
            <w:r>
              <w:t>mission</w:t>
            </w:r>
            <w:ins w:id="8358" w:author="MAILIER Maxime" w:date="2024-08-23T17:06:00Z">
              <w:r>
                <w:t> :</w:t>
              </w:r>
            </w:ins>
          </w:p>
          <w:p w14:paraId="0CE933C3" w14:textId="77777777" w:rsidR="002B6767" w:rsidRDefault="002B6767" w:rsidP="002B6767">
            <w:pPr>
              <w:pStyle w:val="ReqText"/>
              <w:numPr>
                <w:ilvl w:val="0"/>
                <w:numId w:val="21"/>
              </w:numPr>
              <w:jc w:val="both"/>
              <w:rPr>
                <w:ins w:id="8359" w:author="MAILIER Maxime" w:date="2024-08-23T16:49:00Z"/>
              </w:rPr>
            </w:pPr>
            <w:ins w:id="8360" w:author="MAILIER Maxime" w:date="2024-08-23T16:49:00Z">
              <w:r>
                <w:t xml:space="preserve">Numéro de la </w:t>
              </w:r>
            </w:ins>
            <w:r>
              <w:t>mission</w:t>
            </w:r>
          </w:p>
          <w:p w14:paraId="69737FC0" w14:textId="77777777" w:rsidR="002B6767" w:rsidRDefault="002B6767" w:rsidP="002B6767">
            <w:pPr>
              <w:pStyle w:val="ReqText"/>
              <w:numPr>
                <w:ilvl w:val="0"/>
                <w:numId w:val="21"/>
              </w:numPr>
              <w:jc w:val="both"/>
              <w:rPr>
                <w:ins w:id="8361" w:author="MAILIER Maxime" w:date="2024-08-23T16:50:00Z"/>
              </w:rPr>
            </w:pPr>
            <w:ins w:id="8362" w:author="MAILIER Maxime" w:date="2024-08-23T16:49:00Z">
              <w:r>
                <w:t xml:space="preserve">Identifiant du service matériel auquel appartient la </w:t>
              </w:r>
            </w:ins>
            <w:r>
              <w:t>mission</w:t>
            </w:r>
          </w:p>
          <w:p w14:paraId="0EF8E6A2" w14:textId="77777777" w:rsidR="002B6767" w:rsidRDefault="002B6767" w:rsidP="002B6767">
            <w:pPr>
              <w:pStyle w:val="ReqText"/>
              <w:numPr>
                <w:ilvl w:val="0"/>
                <w:numId w:val="21"/>
              </w:numPr>
              <w:jc w:val="both"/>
              <w:rPr>
                <w:ins w:id="8363" w:author="MAILIER Maxime" w:date="2024-08-23T16:50:00Z"/>
              </w:rPr>
            </w:pPr>
            <w:ins w:id="8364" w:author="MAILIER Maxime" w:date="2024-08-23T16:50:00Z">
              <w:r>
                <w:t xml:space="preserve">Liste des points d’arrêt commerciaux par lesquels la </w:t>
              </w:r>
            </w:ins>
            <w:r>
              <w:t>mission</w:t>
            </w:r>
            <w:ins w:id="8365" w:author="MAILIER Maxime" w:date="2024-08-23T16:50:00Z">
              <w:r>
                <w:t xml:space="preserve"> doit passer, entre son origine et sa destination, avec :</w:t>
              </w:r>
            </w:ins>
          </w:p>
          <w:p w14:paraId="7DB48E51" w14:textId="77777777" w:rsidR="002B6767" w:rsidRDefault="002B6767" w:rsidP="002B6767">
            <w:pPr>
              <w:pStyle w:val="ReqText"/>
              <w:numPr>
                <w:ilvl w:val="2"/>
                <w:numId w:val="54"/>
              </w:numPr>
              <w:jc w:val="both"/>
              <w:rPr>
                <w:ins w:id="8366" w:author="MAILIER Maxime" w:date="2024-08-23T16:51:00Z"/>
              </w:rPr>
            </w:pPr>
            <w:ins w:id="8367" w:author="MAILIER Maxime" w:date="2024-08-23T16:52:00Z">
              <w:r>
                <w:t>H</w:t>
              </w:r>
            </w:ins>
            <w:ins w:id="8368" w:author="MAILIER Maxime" w:date="2024-08-23T16:51:00Z">
              <w:r>
                <w:t xml:space="preserve">eure de départ prévue de chaque point d’arrêt commercial où la </w:t>
              </w:r>
            </w:ins>
            <w:r>
              <w:t>mission</w:t>
            </w:r>
            <w:ins w:id="8369" w:author="MAILIER Maxime" w:date="2024-08-23T16:51:00Z">
              <w:r>
                <w:t xml:space="preserve"> doit s'arrêter</w:t>
              </w:r>
            </w:ins>
          </w:p>
          <w:p w14:paraId="12C4C5D8" w14:textId="77777777" w:rsidR="002B6767" w:rsidRDefault="002B6767" w:rsidP="002B6767">
            <w:pPr>
              <w:pStyle w:val="ReqText"/>
              <w:numPr>
                <w:ilvl w:val="2"/>
                <w:numId w:val="54"/>
              </w:numPr>
              <w:jc w:val="both"/>
              <w:rPr>
                <w:ins w:id="8370" w:author="MAILIER Maxime" w:date="2024-08-23T16:48:00Z"/>
              </w:rPr>
            </w:pPr>
            <w:ins w:id="8371" w:author="MAILIER Maxime" w:date="2024-08-23T16:52:00Z">
              <w:r>
                <w:t>H</w:t>
              </w:r>
            </w:ins>
            <w:ins w:id="8372" w:author="MAILIER Maxime" w:date="2024-08-23T16:51:00Z">
              <w:r>
                <w:t xml:space="preserve">eure de passage prévue à chaque point d’arrêt commercial que la </w:t>
              </w:r>
            </w:ins>
            <w:r>
              <w:t>mission</w:t>
            </w:r>
            <w:ins w:id="8373" w:author="MAILIER Maxime" w:date="2024-08-23T16:51:00Z">
              <w:r>
                <w:t xml:space="preserve"> doit sauter</w:t>
              </w:r>
            </w:ins>
          </w:p>
          <w:p w14:paraId="21E6B23B" w14:textId="77777777" w:rsidR="002B6767" w:rsidRDefault="002B6767" w:rsidP="002B6767">
            <w:pPr>
              <w:pStyle w:val="ReqText"/>
              <w:numPr>
                <w:ilvl w:val="0"/>
                <w:numId w:val="54"/>
              </w:numPr>
              <w:jc w:val="both"/>
              <w:rPr>
                <w:ins w:id="8374" w:author="MAILIER Maxime" w:date="2024-08-23T16:58:00Z"/>
              </w:rPr>
            </w:pPr>
            <w:ins w:id="8375" w:author="MAILIER Maxime" w:date="2024-08-23T16:52:00Z">
              <w:r>
                <w:t xml:space="preserve">Distance entre </w:t>
              </w:r>
            </w:ins>
            <w:ins w:id="8376" w:author="MAILIER Maxime" w:date="2024-08-23T16:59:00Z">
              <w:r>
                <w:t>chaque couple de points d’arrêt commerciaux successivement desservis</w:t>
              </w:r>
            </w:ins>
            <w:ins w:id="8377" w:author="MAILIER Maxime" w:date="2024-08-23T17:00:00Z">
              <w:r>
                <w:t xml:space="preserve"> par la </w:t>
              </w:r>
            </w:ins>
            <w:r>
              <w:t>mission</w:t>
            </w:r>
          </w:p>
          <w:p w14:paraId="2A505534" w14:textId="77777777" w:rsidR="002B6767" w:rsidRDefault="002B6767" w:rsidP="002B6767">
            <w:pPr>
              <w:pStyle w:val="ReqText"/>
              <w:numPr>
                <w:ilvl w:val="0"/>
                <w:numId w:val="54"/>
              </w:numPr>
              <w:jc w:val="both"/>
              <w:rPr>
                <w:ins w:id="8378" w:author="MAILIER Maxime" w:date="2024-08-23T17:06:00Z"/>
              </w:rPr>
            </w:pPr>
            <w:ins w:id="8379" w:author="MAILIER Maxime" w:date="2024-08-23T16:58:00Z">
              <w:r>
                <w:t xml:space="preserve">Nombre de places du véhicule </w:t>
              </w:r>
            </w:ins>
            <w:ins w:id="8380" w:author="MAILIER Maxime" w:date="2024-08-23T17:00:00Z">
              <w:r>
                <w:t>prévu</w:t>
              </w:r>
            </w:ins>
            <w:ins w:id="8381" w:author="MAILIER Maxime" w:date="2024-08-23T16:58:00Z">
              <w:r>
                <w:t xml:space="preserve"> pour la réalisation de la </w:t>
              </w:r>
            </w:ins>
            <w:r>
              <w:t>mission</w:t>
            </w:r>
          </w:p>
          <w:p w14:paraId="66E18893" w14:textId="77777777" w:rsidR="002B6767" w:rsidRDefault="002B6767" w:rsidP="002B6767">
            <w:pPr>
              <w:pStyle w:val="ReqText"/>
              <w:numPr>
                <w:ilvl w:val="0"/>
                <w:numId w:val="40"/>
              </w:numPr>
              <w:jc w:val="both"/>
              <w:rPr>
                <w:ins w:id="8382" w:author="MAILIER Maxime" w:date="2024-08-23T17:06:00Z"/>
              </w:rPr>
            </w:pPr>
            <w:ins w:id="8383" w:author="MAILIER Maxime" w:date="2024-08-23T17:06:00Z">
              <w:r>
                <w:t xml:space="preserve">La liste des </w:t>
              </w:r>
            </w:ins>
            <w:r>
              <w:t>missions</w:t>
            </w:r>
            <w:ins w:id="8384" w:author="MAILIER Maxime" w:date="2024-08-23T17:06:00Z">
              <w:r>
                <w:t xml:space="preserve"> réalisées au cours de la dernière journée d'exploitation avec les informations suivantes pour chaque </w:t>
              </w:r>
            </w:ins>
            <w:r>
              <w:t>mission</w:t>
            </w:r>
            <w:ins w:id="8385" w:author="MAILIER Maxime" w:date="2024-08-23T17:06:00Z">
              <w:r>
                <w:t> :</w:t>
              </w:r>
            </w:ins>
          </w:p>
          <w:p w14:paraId="754163B0" w14:textId="77777777" w:rsidR="002B6767" w:rsidRDefault="002B6767" w:rsidP="002B6767">
            <w:pPr>
              <w:pStyle w:val="ReqText"/>
              <w:numPr>
                <w:ilvl w:val="0"/>
                <w:numId w:val="21"/>
              </w:numPr>
              <w:jc w:val="both"/>
              <w:rPr>
                <w:ins w:id="8386" w:author="MAILIER Maxime" w:date="2024-08-23T17:07:00Z"/>
              </w:rPr>
            </w:pPr>
            <w:ins w:id="8387" w:author="MAILIER Maxime" w:date="2024-08-23T17:08:00Z">
              <w:r>
                <w:t>N</w:t>
              </w:r>
            </w:ins>
            <w:ins w:id="8388" w:author="MAILIER Maxime" w:date="2024-08-23T17:07:00Z">
              <w:r>
                <w:t xml:space="preserve">uméro de la </w:t>
              </w:r>
            </w:ins>
            <w:r>
              <w:t>mission</w:t>
            </w:r>
          </w:p>
          <w:p w14:paraId="689A538B" w14:textId="77777777" w:rsidR="002B6767" w:rsidRDefault="002B6767" w:rsidP="002B6767">
            <w:pPr>
              <w:pStyle w:val="ReqText"/>
              <w:numPr>
                <w:ilvl w:val="0"/>
                <w:numId w:val="21"/>
              </w:numPr>
              <w:jc w:val="both"/>
              <w:rPr>
                <w:ins w:id="8389" w:author="MAILIER Maxime" w:date="2024-08-23T17:07:00Z"/>
              </w:rPr>
            </w:pPr>
            <w:ins w:id="8390" w:author="MAILIER Maxime" w:date="2024-08-23T17:08:00Z">
              <w:r>
                <w:t xml:space="preserve">Identifiant du service matériel auquel appartient la </w:t>
              </w:r>
            </w:ins>
            <w:r>
              <w:t>mission</w:t>
            </w:r>
          </w:p>
          <w:p w14:paraId="0383D809" w14:textId="77777777" w:rsidR="002B6767" w:rsidRDefault="002B6767" w:rsidP="002B6767">
            <w:pPr>
              <w:pStyle w:val="ReqText"/>
              <w:numPr>
                <w:ilvl w:val="0"/>
                <w:numId w:val="21"/>
              </w:numPr>
              <w:jc w:val="both"/>
              <w:rPr>
                <w:ins w:id="8391" w:author="MAILIER Maxime" w:date="2024-08-23T17:07:00Z"/>
              </w:rPr>
            </w:pPr>
            <w:ins w:id="8392" w:author="MAILIER Maxime" w:date="2024-08-23T17:08:00Z">
              <w:r>
                <w:t>T</w:t>
              </w:r>
            </w:ins>
            <w:ins w:id="8393" w:author="MAILIER Maxime" w:date="2024-08-23T17:07:00Z">
              <w:r>
                <w:t xml:space="preserve">ype de la </w:t>
              </w:r>
            </w:ins>
            <w:r>
              <w:t>mission</w:t>
            </w:r>
            <w:ins w:id="8394" w:author="MAILIER Maxime" w:date="2024-08-23T17:07:00Z">
              <w:r>
                <w:t xml:space="preserve"> (avec voyageurs, de manœuvre, d</w:t>
              </w:r>
            </w:ins>
            <w:ins w:id="8395" w:author="MAILIER Maxime" w:date="2024-08-23T17:08:00Z">
              <w:r>
                <w:t>’ouverture de ligne, de test</w:t>
              </w:r>
            </w:ins>
            <w:ins w:id="8396" w:author="MAILIER Maxime" w:date="2024-08-23T17:07:00Z">
              <w:r>
                <w:t>)</w:t>
              </w:r>
            </w:ins>
          </w:p>
          <w:p w14:paraId="74039141" w14:textId="77777777" w:rsidR="002B6767" w:rsidRDefault="002B6767" w:rsidP="002B6767">
            <w:pPr>
              <w:pStyle w:val="ReqText"/>
              <w:numPr>
                <w:ilvl w:val="0"/>
                <w:numId w:val="21"/>
              </w:numPr>
              <w:jc w:val="both"/>
              <w:rPr>
                <w:ins w:id="8397" w:author="MAILIER Maxime" w:date="2024-08-23T17:06:00Z"/>
              </w:rPr>
            </w:pPr>
            <w:ins w:id="8398" w:author="MAILIER Maxime" w:date="2024-08-23T17:08:00Z">
              <w:r>
                <w:t>Id</w:t>
              </w:r>
            </w:ins>
            <w:ins w:id="8399" w:author="MAILIER Maxime" w:date="2024-08-23T17:09:00Z">
              <w:r>
                <w:t>entifiant physique du véhicule</w:t>
              </w:r>
            </w:ins>
            <w:ins w:id="8400" w:author="MAILIER Maxime" w:date="2024-08-23T17:07:00Z">
              <w:r>
                <w:t xml:space="preserve"> (resp. des </w:t>
              </w:r>
            </w:ins>
            <w:ins w:id="8401" w:author="MAILIER Maxime" w:date="2024-08-23T17:09:00Z">
              <w:r>
                <w:t>véhicules</w:t>
              </w:r>
            </w:ins>
            <w:ins w:id="8402" w:author="MAILIER Maxime" w:date="2024-08-23T17:07:00Z">
              <w:r>
                <w:t xml:space="preserve">) ayant réalisé(s) la </w:t>
              </w:r>
            </w:ins>
            <w:r>
              <w:t>mission</w:t>
            </w:r>
          </w:p>
          <w:p w14:paraId="47E86F76" w14:textId="77777777" w:rsidR="002B6767" w:rsidRDefault="002B6767" w:rsidP="002B6767">
            <w:pPr>
              <w:pStyle w:val="ReqText"/>
              <w:numPr>
                <w:ilvl w:val="0"/>
                <w:numId w:val="21"/>
              </w:numPr>
              <w:jc w:val="both"/>
              <w:rPr>
                <w:ins w:id="8403" w:author="MAILIER Maxime" w:date="2024-08-23T17:06:00Z"/>
              </w:rPr>
            </w:pPr>
            <w:ins w:id="8404" w:author="MAILIER Maxime" w:date="2024-08-23T17:10:00Z">
              <w:r>
                <w:t xml:space="preserve">Liste des points d’arrêt commerciaux par lesquels la </w:t>
              </w:r>
            </w:ins>
            <w:r>
              <w:t>mission</w:t>
            </w:r>
            <w:ins w:id="8405" w:author="MAILIER Maxime" w:date="2024-08-23T17:10:00Z">
              <w:r>
                <w:t xml:space="preserve"> est passée, avec</w:t>
              </w:r>
            </w:ins>
            <w:ins w:id="8406" w:author="MAILIER Maxime" w:date="2024-08-23T17:06:00Z">
              <w:r>
                <w:t> :</w:t>
              </w:r>
            </w:ins>
          </w:p>
          <w:p w14:paraId="3B08DDA8" w14:textId="77777777" w:rsidR="002B6767" w:rsidRDefault="002B6767" w:rsidP="002B6767">
            <w:pPr>
              <w:pStyle w:val="ReqText"/>
              <w:numPr>
                <w:ilvl w:val="2"/>
                <w:numId w:val="54"/>
              </w:numPr>
              <w:jc w:val="both"/>
              <w:rPr>
                <w:ins w:id="8407" w:author="MAILIER Maxime" w:date="2024-08-23T17:11:00Z"/>
              </w:rPr>
            </w:pPr>
            <w:ins w:id="8408" w:author="MAILIER Maxime" w:date="2024-08-23T17:10:00Z">
              <w:r>
                <w:t xml:space="preserve">heure(s) de départ et/ou d'arrivée (si applicable) à chaque point d’arrêt commercial </w:t>
              </w:r>
            </w:ins>
            <w:ins w:id="8409" w:author="MAILIER Maxime" w:date="2024-08-23T17:15:00Z">
              <w:r>
                <w:t>desservi</w:t>
              </w:r>
            </w:ins>
          </w:p>
          <w:p w14:paraId="5E2C3D10" w14:textId="77777777" w:rsidR="002B6767" w:rsidRDefault="002B6767" w:rsidP="002B6767">
            <w:pPr>
              <w:pStyle w:val="ReqText"/>
              <w:numPr>
                <w:ilvl w:val="2"/>
                <w:numId w:val="54"/>
              </w:numPr>
              <w:jc w:val="both"/>
              <w:rPr>
                <w:ins w:id="8410" w:author="MAILIER Maxime" w:date="2024-08-23T16:58:00Z"/>
              </w:rPr>
            </w:pPr>
            <w:ins w:id="8411" w:author="MAILIER Maxime" w:date="2024-08-23T17:11:00Z">
              <w:r>
                <w:t>heure de passage à chaque point d’arrêt commercial que le véhicule a sauté</w:t>
              </w:r>
            </w:ins>
          </w:p>
          <w:p w14:paraId="622F7025" w14:textId="77777777" w:rsidR="002B6767" w:rsidRDefault="002B6767" w:rsidP="002B6767">
            <w:pPr>
              <w:pStyle w:val="ReqText"/>
              <w:numPr>
                <w:ilvl w:val="0"/>
                <w:numId w:val="54"/>
              </w:numPr>
              <w:jc w:val="both"/>
              <w:rPr>
                <w:ins w:id="8412" w:author="MAILIER Maxime" w:date="2024-08-23T17:11:00Z"/>
              </w:rPr>
            </w:pPr>
            <w:ins w:id="8413" w:author="MAILIER Maxime" w:date="2024-08-23T17:11:00Z">
              <w:r>
                <w:t xml:space="preserve">Distance effectivement parcourue par le(s) véhicule(s) dans le cadre de cette </w:t>
              </w:r>
            </w:ins>
            <w:r>
              <w:t>mission</w:t>
            </w:r>
          </w:p>
          <w:p w14:paraId="50EE1368" w14:textId="77777777" w:rsidR="002B6767" w:rsidRDefault="002B6767" w:rsidP="002B6767">
            <w:pPr>
              <w:pStyle w:val="ReqText"/>
              <w:numPr>
                <w:ilvl w:val="0"/>
                <w:numId w:val="54"/>
              </w:numPr>
              <w:jc w:val="both"/>
              <w:rPr>
                <w:ins w:id="8414" w:author="MAILIER Maxime" w:date="2024-08-23T16:52:00Z"/>
              </w:rPr>
            </w:pPr>
            <w:ins w:id="8415" w:author="MAILIER Maxime" w:date="2024-08-23T16:58:00Z">
              <w:r>
                <w:t>Nombre de places occupé</w:t>
              </w:r>
            </w:ins>
            <w:ins w:id="8416" w:author="MAILIER Maxime" w:date="2024-08-23T17:13:00Z">
              <w:r>
                <w:t>es dans le</w:t>
              </w:r>
            </w:ins>
            <w:ins w:id="8417" w:author="MAILIER Maxime" w:date="2024-08-23T17:14:00Z">
              <w:r>
                <w:t>(s)</w:t>
              </w:r>
            </w:ins>
            <w:ins w:id="8418" w:author="MAILIER Maxime" w:date="2024-08-23T17:13:00Z">
              <w:r>
                <w:t xml:space="preserve"> véhicule</w:t>
              </w:r>
            </w:ins>
            <w:ins w:id="8419" w:author="MAILIER Maxime" w:date="2024-08-23T17:14:00Z">
              <w:r>
                <w:t>(</w:t>
              </w:r>
            </w:ins>
            <w:ins w:id="8420" w:author="MAILIER Maxime" w:date="2024-08-23T17:13:00Z">
              <w:r>
                <w:t>s</w:t>
              </w:r>
            </w:ins>
            <w:ins w:id="8421" w:author="MAILIER Maxime" w:date="2024-08-23T17:14:00Z">
              <w:r>
                <w:t>)</w:t>
              </w:r>
            </w:ins>
            <w:ins w:id="8422" w:author="MAILIER Maxime" w:date="2024-08-23T16:58:00Z">
              <w:r>
                <w:t xml:space="preserve"> entre chaque </w:t>
              </w:r>
            </w:ins>
            <w:ins w:id="8423" w:author="MAILIER Maxime" w:date="2024-08-23T17:12:00Z">
              <w:r>
                <w:t xml:space="preserve">couple de points d’arrêt commerciaux </w:t>
              </w:r>
            </w:ins>
            <w:ins w:id="8424" w:author="MAILIER Maxime" w:date="2024-08-23T17:13:00Z">
              <w:r>
                <w:t>successi</w:t>
              </w:r>
            </w:ins>
            <w:ins w:id="8425" w:author="MAILIER Maxime" w:date="2024-08-23T17:15:00Z">
              <w:r>
                <w:t>vement desservis</w:t>
              </w:r>
            </w:ins>
            <w:ins w:id="8426" w:author="MAILIER Maxime" w:date="2024-08-23T17:12:00Z">
              <w:r>
                <w:t xml:space="preserve"> </w:t>
              </w:r>
            </w:ins>
            <w:ins w:id="8427" w:author="MAILIER Maxime" w:date="2024-08-23T16:59:00Z">
              <w:r>
                <w:t xml:space="preserve"> </w:t>
              </w:r>
            </w:ins>
          </w:p>
          <w:p w14:paraId="5B8F5638" w14:textId="77777777" w:rsidR="002B6767" w:rsidRDefault="002B6767" w:rsidP="002B6767">
            <w:pPr>
              <w:pStyle w:val="ReqText"/>
              <w:jc w:val="both"/>
            </w:pPr>
          </w:p>
          <w:p w14:paraId="648E9E41" w14:textId="687E97B8" w:rsidR="002B6767" w:rsidRDefault="002B6767" w:rsidP="002B6767">
            <w:pPr>
              <w:pStyle w:val="ReqText"/>
              <w:jc w:val="both"/>
              <w:rPr>
                <w:ins w:id="8428" w:author="MAILIER Maxime" w:date="2024-08-23T17:16:00Z"/>
              </w:rPr>
            </w:pPr>
            <w:ins w:id="8429" w:author="MAILIER Maxime" w:date="2024-08-23T17:16:00Z">
              <w:r>
                <w:t xml:space="preserve">Chaque jour calendaire à </w:t>
              </w:r>
            </w:ins>
            <w:ins w:id="8430" w:author="MAILIER Maxime" w:date="2024-08-29T10:15:00Z">
              <w:r w:rsidRPr="00C1751B">
                <w:t>[Param_</w:t>
              </w:r>
              <w:r>
                <w:t>TM_TD_02_03</w:t>
              </w:r>
              <w:r w:rsidRPr="00C1751B">
                <w:t>_</w:t>
              </w:r>
              <w:r>
                <w:t>000</w:t>
              </w:r>
            </w:ins>
            <w:ins w:id="8431" w:author="MAILIER Maxime" w:date="2024-08-29T10:16:00Z">
              <w:r>
                <w:t>2</w:t>
              </w:r>
            </w:ins>
            <w:ins w:id="8432" w:author="MAILIER Maxime" w:date="2024-08-29T10:15:00Z">
              <w:r w:rsidRPr="00C1751B">
                <w:t>]</w:t>
              </w:r>
            </w:ins>
            <w:ins w:id="8433" w:author="MAILIER Maxime" w:date="2024-08-23T17:16:00Z">
              <w:r>
                <w:t xml:space="preserve">, le Traffic Mgr doit générer un rapport d’exploitation </w:t>
              </w:r>
            </w:ins>
            <w:ins w:id="8434" w:author="MAILIER Maxime" w:date="2024-08-23T17:22:00Z">
              <w:r>
                <w:t xml:space="preserve">quotidien </w:t>
              </w:r>
            </w:ins>
            <w:ins w:id="8435" w:author="MAILIER Maxime" w:date="2024-08-23T17:21:00Z">
              <w:r>
                <w:t>de synthèse</w:t>
              </w:r>
            </w:ins>
            <w:ins w:id="8436" w:author="MAILIER Maxime" w:date="2024-08-23T17:16:00Z">
              <w:r>
                <w:t xml:space="preserve"> avec :</w:t>
              </w:r>
            </w:ins>
          </w:p>
          <w:p w14:paraId="4E5A0000" w14:textId="77777777" w:rsidR="002B6767" w:rsidRDefault="002B6767" w:rsidP="002B6767">
            <w:pPr>
              <w:pStyle w:val="ReqText"/>
              <w:numPr>
                <w:ilvl w:val="0"/>
                <w:numId w:val="40"/>
              </w:numPr>
              <w:jc w:val="both"/>
              <w:rPr>
                <w:ins w:id="8437" w:author="MAILIER Maxime" w:date="2024-08-23T17:18:00Z"/>
              </w:rPr>
            </w:pPr>
            <w:ins w:id="8438" w:author="MAILIER Maxime" w:date="2024-08-23T17:16:00Z">
              <w:r>
                <w:t xml:space="preserve">La </w:t>
              </w:r>
            </w:ins>
            <w:ins w:id="8439" w:author="MAILIER Maxime" w:date="2024-08-23T17:17:00Z">
              <w:r>
                <w:t>quantité de places.km prévue</w:t>
              </w:r>
            </w:ins>
            <w:ins w:id="8440" w:author="MAILIER Maxime" w:date="2024-08-23T17:19:00Z">
              <w:r>
                <w:t>,</w:t>
              </w:r>
            </w:ins>
          </w:p>
          <w:p w14:paraId="6DBED86A" w14:textId="77777777" w:rsidR="002B6767" w:rsidRDefault="002B6767" w:rsidP="002B6767">
            <w:pPr>
              <w:pStyle w:val="ReqText"/>
              <w:numPr>
                <w:ilvl w:val="0"/>
                <w:numId w:val="40"/>
              </w:numPr>
              <w:jc w:val="both"/>
              <w:rPr>
                <w:ins w:id="8441" w:author="MAILIER Maxime" w:date="2024-08-23T17:18:00Z"/>
              </w:rPr>
            </w:pPr>
            <w:ins w:id="8442" w:author="MAILIER Maxime" w:date="2024-08-23T17:18:00Z">
              <w:r>
                <w:t>La quantité de places.kmavecvoyageurs prévue</w:t>
              </w:r>
            </w:ins>
            <w:ins w:id="8443" w:author="MAILIER Maxime" w:date="2024-08-23T17:19:00Z">
              <w:r>
                <w:t>,</w:t>
              </w:r>
            </w:ins>
          </w:p>
          <w:p w14:paraId="4D81413C" w14:textId="77777777" w:rsidR="002B6767" w:rsidRDefault="002B6767" w:rsidP="002B6767">
            <w:pPr>
              <w:pStyle w:val="ReqText"/>
              <w:numPr>
                <w:ilvl w:val="0"/>
                <w:numId w:val="40"/>
              </w:numPr>
              <w:jc w:val="both"/>
              <w:rPr>
                <w:ins w:id="8444" w:author="MAILIER Maxime" w:date="2024-08-23T17:18:00Z"/>
              </w:rPr>
            </w:pPr>
            <w:ins w:id="8445" w:author="MAILIER Maxime" w:date="2024-08-23T17:17:00Z">
              <w:r>
                <w:t>La quantité de places.km effectivement produite</w:t>
              </w:r>
            </w:ins>
            <w:ins w:id="8446" w:author="MAILIER Maxime" w:date="2024-08-23T17:19:00Z">
              <w:r>
                <w:t>,</w:t>
              </w:r>
            </w:ins>
          </w:p>
          <w:p w14:paraId="72B075D5" w14:textId="77777777" w:rsidR="002B6767" w:rsidRDefault="002B6767" w:rsidP="002B6767">
            <w:pPr>
              <w:pStyle w:val="ReqText"/>
              <w:numPr>
                <w:ilvl w:val="0"/>
                <w:numId w:val="40"/>
              </w:numPr>
              <w:jc w:val="both"/>
              <w:rPr>
                <w:ins w:id="8447" w:author="MAILIER Maxime" w:date="2024-08-23T17:18:00Z"/>
              </w:rPr>
            </w:pPr>
            <w:ins w:id="8448" w:author="MAILIER Maxime" w:date="2024-08-23T17:18:00Z">
              <w:r>
                <w:t>La quantité de places.kmavecvoyageurs effectivement produite</w:t>
              </w:r>
            </w:ins>
            <w:ins w:id="8449" w:author="MAILIER Maxime" w:date="2024-08-23T17:19:00Z">
              <w:r>
                <w:t>,</w:t>
              </w:r>
            </w:ins>
          </w:p>
          <w:p w14:paraId="6F49A730" w14:textId="77777777" w:rsidR="002B6767" w:rsidRDefault="002B6767" w:rsidP="002B6767">
            <w:pPr>
              <w:pStyle w:val="ReqText"/>
              <w:numPr>
                <w:ilvl w:val="0"/>
                <w:numId w:val="40"/>
              </w:numPr>
              <w:jc w:val="both"/>
            </w:pPr>
            <w:ins w:id="8450" w:author="MAILIER Maxime" w:date="2024-08-23T17:19:00Z">
              <w:r>
                <w:t>Le nombre de km parcourus par la flotte de véhicule sans transporter de voyageurs.</w:t>
              </w:r>
            </w:ins>
          </w:p>
          <w:p w14:paraId="255BE38F" w14:textId="456ED717" w:rsidR="00D605BB" w:rsidRDefault="00D605BB" w:rsidP="00D605BB">
            <w:pPr>
              <w:spacing w:after="160" w:line="278" w:lineRule="auto"/>
            </w:pPr>
            <w:r w:rsidRPr="00873D2F">
              <w:t>Le système doit exploiter les données archivées (retards, suppressions, incidents, régularité...) pour produire des indicateurs clés tels que : taux de ponctualité, fréquence des incidents, temps moyen de régulation, taux d’acquittement, etc. Ces indicateurs doivent pouvoir être affichés sous forme de graphiques ou de tableaux de bord, filtrés par période, ligne, type de véhicule ou plage horaire.</w:t>
            </w:r>
          </w:p>
          <w:p w14:paraId="068E5D62" w14:textId="25E034F2" w:rsidR="00D605BB" w:rsidRPr="00873D2F" w:rsidRDefault="00D605BB" w:rsidP="00D605BB">
            <w:pPr>
              <w:spacing w:after="160" w:line="278" w:lineRule="auto"/>
            </w:pPr>
            <w:r w:rsidRPr="00873D2F">
              <w:t>Les utilisateurs doivent pouvoir générer des rapports automatiques ou manuels à partir des archives, avec des options de périodicité (jour, semaine, mois), de périmètre (ligne, zone, type d’incident) et de format (PDF, Excel, CSV). Les rapports peuvent inclure des comparatifs, des tendances, et être exportés ou partagés.</w:t>
            </w:r>
          </w:p>
          <w:p w14:paraId="0F185E96" w14:textId="483E6EC3" w:rsidR="00D605BB" w:rsidRPr="002B6767" w:rsidRDefault="00D605BB" w:rsidP="00D605BB">
            <w:pPr>
              <w:spacing w:after="160" w:line="278" w:lineRule="auto"/>
              <w:rPr>
                <w:ins w:id="8451" w:author="TRIANO José" w:date="2024-09-19T08:12:00Z"/>
              </w:rPr>
            </w:pPr>
            <w:r w:rsidRPr="00873D2F">
              <w:t>Un tableau de bord intégré doit permettre de suivre en temps réel ou différé les principaux indicateurs de performance. Ces KPIs doivent être personnalisables selon le rôle (analyste, superviseur), et s’appuyer sur les données archivées pour générer des vues synthétiques, des alertes sur seuils critiques et des analyses historiques.</w:t>
            </w:r>
          </w:p>
        </w:tc>
      </w:tr>
      <w:tr w:rsidR="002B6767" w14:paraId="56DC7896" w14:textId="77777777" w:rsidTr="001F040F">
        <w:trPr>
          <w:ins w:id="8452" w:author="TRIANO José" w:date="2024-09-19T08:12:00Z"/>
        </w:trPr>
        <w:tc>
          <w:tcPr>
            <w:tcW w:w="1842" w:type="dxa"/>
          </w:tcPr>
          <w:p w14:paraId="2A9392BB" w14:textId="77777777" w:rsidR="002B6767" w:rsidRDefault="002B6767" w:rsidP="001F040F">
            <w:pPr>
              <w:rPr>
                <w:ins w:id="8453" w:author="TRIANO José" w:date="2024-09-19T08:12:00Z"/>
              </w:rPr>
            </w:pPr>
            <w:r>
              <w:t xml:space="preserve">Paramètres </w:t>
            </w:r>
          </w:p>
        </w:tc>
        <w:tc>
          <w:tcPr>
            <w:tcW w:w="7446" w:type="dxa"/>
          </w:tcPr>
          <w:p w14:paraId="7AFA6203" w14:textId="77777777" w:rsidR="002B6767" w:rsidRPr="00C1751B" w:rsidRDefault="002B6767" w:rsidP="002B6767">
            <w:pPr>
              <w:pStyle w:val="ReqID"/>
              <w:rPr>
                <w:ins w:id="8454" w:author="MAILIER Maxime" w:date="2024-08-23T17:22:00Z"/>
              </w:rPr>
            </w:pPr>
            <w:ins w:id="8455" w:author="MAILIER Maxime" w:date="2024-08-23T17:22:00Z">
              <w:r w:rsidRPr="00C1751B">
                <w:t>[Param_</w:t>
              </w:r>
              <w:r>
                <w:t>TM_TD_02_03</w:t>
              </w:r>
              <w:r w:rsidRPr="00C1751B">
                <w:t>_</w:t>
              </w:r>
            </w:ins>
            <w:ins w:id="8456" w:author="MAILIER Maxime" w:date="2024-08-29T10:15:00Z">
              <w:r>
                <w:t>0001</w:t>
              </w:r>
            </w:ins>
            <w:ins w:id="8457" w:author="MAILIER Maxime" w:date="2024-08-23T17:22:00Z">
              <w:r w:rsidRPr="00C1751B">
                <w:t xml:space="preserve">] </w:t>
              </w:r>
            </w:ins>
          </w:p>
          <w:p w14:paraId="728F0E57" w14:textId="77777777" w:rsidR="002B6767" w:rsidRPr="00460441" w:rsidRDefault="002B6767" w:rsidP="002B6767">
            <w:pPr>
              <w:jc w:val="both"/>
              <w:rPr>
                <w:ins w:id="8458" w:author="MAILIER Maxime" w:date="2024-08-23T17:22:00Z"/>
                <w:i/>
                <w:iCs/>
                <w:color w:val="00B050"/>
              </w:rPr>
            </w:pPr>
            <w:ins w:id="8459" w:author="MAILIER Maxime" w:date="2024-08-23T17:22:00Z">
              <w:r w:rsidRPr="00460441">
                <w:rPr>
                  <w:i/>
                  <w:iCs/>
                  <w:color w:val="00B050"/>
                </w:rPr>
                <w:t>Heure (hh:mm) à laquelle le Traffic Mgr doit générer automatiquement le rapport d’exploitation quotidien d</w:t>
              </w:r>
              <w:r>
                <w:rPr>
                  <w:i/>
                  <w:iCs/>
                  <w:color w:val="00B050"/>
                </w:rPr>
                <w:t>étaillé</w:t>
              </w:r>
              <w:r w:rsidRPr="00460441">
                <w:rPr>
                  <w:i/>
                  <w:iCs/>
                  <w:color w:val="00B050"/>
                </w:rPr>
                <w:t>.</w:t>
              </w:r>
            </w:ins>
          </w:p>
          <w:p w14:paraId="214C33A6" w14:textId="77777777" w:rsidR="002B6767" w:rsidRDefault="002B6767" w:rsidP="001F040F">
            <w:pPr>
              <w:pStyle w:val="ReqText"/>
              <w:jc w:val="both"/>
            </w:pPr>
          </w:p>
          <w:p w14:paraId="0F2C6DD2" w14:textId="77777777" w:rsidR="002B6767" w:rsidRPr="00C1751B" w:rsidRDefault="002B6767" w:rsidP="002B6767">
            <w:pPr>
              <w:pStyle w:val="ReqID"/>
              <w:rPr>
                <w:ins w:id="8460" w:author="MAILIER Maxime" w:date="2024-08-23T17:20:00Z"/>
              </w:rPr>
            </w:pPr>
            <w:ins w:id="8461" w:author="MAILIER Maxime" w:date="2024-08-23T17:20:00Z">
              <w:r w:rsidRPr="00C1751B">
                <w:t>[Param_</w:t>
              </w:r>
              <w:r>
                <w:t>TM_TD_0</w:t>
              </w:r>
            </w:ins>
            <w:ins w:id="8462" w:author="MAILIER Maxime" w:date="2024-08-23T17:22:00Z">
              <w:r>
                <w:t>2</w:t>
              </w:r>
            </w:ins>
            <w:ins w:id="8463" w:author="MAILIER Maxime" w:date="2024-08-23T17:20:00Z">
              <w:r>
                <w:t>_0</w:t>
              </w:r>
            </w:ins>
            <w:ins w:id="8464" w:author="MAILIER Maxime" w:date="2024-08-23T17:22:00Z">
              <w:r>
                <w:t>3</w:t>
              </w:r>
            </w:ins>
            <w:ins w:id="8465" w:author="MAILIER Maxime" w:date="2024-08-23T17:20:00Z">
              <w:r w:rsidRPr="00C1751B">
                <w:t>_</w:t>
              </w:r>
            </w:ins>
            <w:ins w:id="8466" w:author="MAILIER Maxime" w:date="2024-08-29T10:15:00Z">
              <w:r>
                <w:t>0002</w:t>
              </w:r>
            </w:ins>
            <w:ins w:id="8467" w:author="MAILIER Maxime" w:date="2024-08-23T17:20:00Z">
              <w:r w:rsidRPr="00C1751B">
                <w:t xml:space="preserve">] </w:t>
              </w:r>
            </w:ins>
          </w:p>
          <w:p w14:paraId="7A70DD08" w14:textId="0B3411B3" w:rsidR="002B6767" w:rsidRPr="002B6767" w:rsidRDefault="002B6767" w:rsidP="002B6767">
            <w:pPr>
              <w:jc w:val="both"/>
              <w:rPr>
                <w:ins w:id="8468" w:author="TRIANO José" w:date="2024-09-19T08:12:00Z"/>
                <w:i/>
                <w:iCs/>
                <w:color w:val="00B050"/>
              </w:rPr>
            </w:pPr>
            <w:ins w:id="8469" w:author="MAILIER Maxime" w:date="2024-08-23T17:20:00Z">
              <w:r>
                <w:rPr>
                  <w:i/>
                  <w:iCs/>
                  <w:color w:val="00B050"/>
                </w:rPr>
                <w:t>Heure</w:t>
              </w:r>
              <w:r w:rsidRPr="00460441">
                <w:rPr>
                  <w:i/>
                  <w:iCs/>
                  <w:color w:val="00B050"/>
                </w:rPr>
                <w:t xml:space="preserve"> (</w:t>
              </w:r>
              <w:r>
                <w:rPr>
                  <w:i/>
                  <w:iCs/>
                  <w:color w:val="00B050"/>
                </w:rPr>
                <w:t>hh:mm</w:t>
              </w:r>
              <w:r w:rsidRPr="00460441">
                <w:rPr>
                  <w:i/>
                  <w:iCs/>
                  <w:color w:val="00B050"/>
                </w:rPr>
                <w:t xml:space="preserve">) </w:t>
              </w:r>
              <w:r>
                <w:rPr>
                  <w:i/>
                  <w:iCs/>
                  <w:color w:val="00B050"/>
                </w:rPr>
                <w:t>à</w:t>
              </w:r>
              <w:r w:rsidRPr="00460441">
                <w:rPr>
                  <w:i/>
                  <w:iCs/>
                  <w:color w:val="00B050"/>
                </w:rPr>
                <w:t xml:space="preserve"> laquelle </w:t>
              </w:r>
            </w:ins>
            <w:ins w:id="8470" w:author="MAILIER Maxime" w:date="2024-08-23T17:21:00Z">
              <w:r>
                <w:rPr>
                  <w:i/>
                  <w:iCs/>
                  <w:color w:val="00B050"/>
                </w:rPr>
                <w:t>le Traffic Mgr doit générer automatiquement le rapport d’exploitation quo</w:t>
              </w:r>
            </w:ins>
            <w:ins w:id="8471" w:author="MAILIER Maxime" w:date="2024-08-23T17:22:00Z">
              <w:r>
                <w:rPr>
                  <w:i/>
                  <w:iCs/>
                  <w:color w:val="00B050"/>
                </w:rPr>
                <w:t xml:space="preserve">tidien </w:t>
              </w:r>
            </w:ins>
            <w:ins w:id="8472" w:author="MAILIER Maxime" w:date="2024-08-23T17:21:00Z">
              <w:r>
                <w:rPr>
                  <w:i/>
                  <w:iCs/>
                  <w:color w:val="00B050"/>
                </w:rPr>
                <w:t>de synthèse.</w:t>
              </w:r>
            </w:ins>
          </w:p>
        </w:tc>
      </w:tr>
    </w:tbl>
    <w:p w14:paraId="1CC8123B" w14:textId="77777777" w:rsidR="002B6767" w:rsidRPr="002B6767" w:rsidRDefault="002B6767" w:rsidP="00C82597">
      <w:pPr>
        <w:pStyle w:val="ReqID"/>
      </w:pPr>
    </w:p>
    <w:p w14:paraId="72BBFCDE" w14:textId="1DB2BE15" w:rsidR="000447F1" w:rsidRPr="00526C48" w:rsidRDefault="00B61CA9" w:rsidP="00526C48">
      <w:pPr>
        <w:spacing w:after="160"/>
        <w:jc w:val="both"/>
        <w:rPr>
          <w:b/>
          <w:bCs/>
          <w:color w:val="E4173F"/>
          <w:kern w:val="0"/>
          <w:sz w:val="32"/>
          <w:szCs w:val="32"/>
          <w14:ligatures w14:val="none"/>
        </w:rPr>
      </w:pPr>
      <w:ins w:id="8473" w:author="MAILIER Maxime" w:date="2024-08-21T17:35:00Z">
        <w:r>
          <w:br w:type="page"/>
        </w:r>
      </w:ins>
      <w:bookmarkEnd w:id="8343"/>
    </w:p>
    <w:sectPr w:rsidR="000447F1" w:rsidRPr="00526C48" w:rsidSect="002458B1">
      <w:pgSz w:w="11906" w:h="16838"/>
      <w:pgMar w:top="1701" w:right="1304" w:bottom="1418" w:left="130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1" w:author="TRIANO José" w:date="2024-08-13T11:44:00Z" w:initials="TJ">
    <w:p w14:paraId="61325F41" w14:textId="738BA613" w:rsidR="005D3B0F" w:rsidRDefault="005D3B0F" w:rsidP="005D3B0F">
      <w:pPr>
        <w:pStyle w:val="Commentaire"/>
      </w:pPr>
      <w:r>
        <w:rPr>
          <w:rStyle w:val="Marquedecommentaire"/>
        </w:rPr>
        <w:annotationRef/>
      </w:r>
      <w:r>
        <w:t xml:space="preserve">…ou pas. Les </w:t>
      </w:r>
      <w:r w:rsidR="00372D26">
        <w:t>missions</w:t>
      </w:r>
      <w:r>
        <w:t xml:space="preserve"> HLP dans un hub n’empruntent pas des sillons</w:t>
      </w:r>
    </w:p>
  </w:comment>
  <w:comment w:id="162" w:author="MAILIER Maxime" w:date="2024-08-14T10:18:00Z" w:initials="MM">
    <w:p w14:paraId="647D36B3" w14:textId="77777777" w:rsidR="005D3B0F" w:rsidRDefault="005D3B0F" w:rsidP="005D3B0F">
      <w:pPr>
        <w:pStyle w:val="Commentaire"/>
      </w:pPr>
      <w:r>
        <w:rPr>
          <w:rStyle w:val="Marquedecommentaire"/>
        </w:rPr>
        <w:annotationRef/>
      </w:r>
      <w:r>
        <w:t>Je suis d’accord. Faut-il préciser la définition de sillon? «… d'un point d’arrêt commercial à un autre … »</w:t>
      </w:r>
    </w:p>
    <w:p w14:paraId="32A8550F" w14:textId="74BAE56C" w:rsidR="005D3B0F" w:rsidRDefault="005D3B0F" w:rsidP="005D3B0F">
      <w:pPr>
        <w:pStyle w:val="Commentaire"/>
      </w:pPr>
      <w:r>
        <w:t xml:space="preserve">Par ailleurs pour prendre en compte les </w:t>
      </w:r>
      <w:r w:rsidR="00372D26">
        <w:t>missions</w:t>
      </w:r>
      <w:r>
        <w:t xml:space="preserve"> HLP dans les hubs, je propose de préciser que les points d’arrêt commercial/origine sont également optionnels.</w:t>
      </w:r>
    </w:p>
  </w:comment>
  <w:comment w:id="163" w:author="MAILIER Maxime" w:date="2024-08-14T14:53:00Z" w:initials="MM">
    <w:p w14:paraId="7ED3E6BA" w14:textId="77777777" w:rsidR="005D3B0F" w:rsidRDefault="005D3B0F" w:rsidP="005D3B0F">
      <w:pPr>
        <w:pStyle w:val="Commentaire"/>
      </w:pPr>
      <w:r>
        <w:rPr>
          <w:rStyle w:val="Marquedecommentaire"/>
        </w:rPr>
        <w:annotationRef/>
      </w:r>
      <w:r>
        <w:t>Traité le 14-08. Modifications effectuées.</w:t>
      </w:r>
    </w:p>
  </w:comment>
  <w:comment w:id="164" w:author="MAILIER Maxime" w:date="2024-08-20T17:12:00Z" w:initials="MM">
    <w:p w14:paraId="22477C50" w14:textId="77777777" w:rsidR="005D3B0F" w:rsidRDefault="005D3B0F" w:rsidP="005D3B0F">
      <w:pPr>
        <w:pStyle w:val="Commentaire"/>
      </w:pPr>
      <w:r>
        <w:rPr>
          <w:rStyle w:val="Marquedecommentaire"/>
        </w:rPr>
        <w:annotationRef/>
      </w:r>
      <w:r>
        <w:t xml:space="preserve">21-08-2024 : </w:t>
      </w:r>
    </w:p>
    <w:p w14:paraId="2B78BD97" w14:textId="7CB567B1" w:rsidR="005D3B0F" w:rsidRDefault="005D3B0F" w:rsidP="005D3B0F">
      <w:pPr>
        <w:pStyle w:val="Commentaire"/>
      </w:pPr>
      <w:r>
        <w:t xml:space="preserve">Ajout des précisions suivantes sur la définition d’une </w:t>
      </w:r>
      <w:r w:rsidR="001F6EE4">
        <w:t>mission</w:t>
      </w:r>
      <w:r>
        <w:t xml:space="preserve"> :</w:t>
      </w:r>
    </w:p>
    <w:p w14:paraId="520E09FE" w14:textId="77777777" w:rsidR="005D3B0F" w:rsidRDefault="005D3B0F" w:rsidP="005D3B0F">
      <w:pPr>
        <w:pStyle w:val="Commentaire"/>
        <w:ind w:left="300"/>
      </w:pPr>
      <w:r>
        <w:t>Au moins un des attributs point d’arrêt technique initial/point d’arrêt commercial origine doit être défini</w:t>
      </w:r>
    </w:p>
    <w:p w14:paraId="7FA241B1" w14:textId="77777777" w:rsidR="005D3B0F" w:rsidRDefault="005D3B0F" w:rsidP="005D3B0F">
      <w:pPr>
        <w:pStyle w:val="Commentaire"/>
        <w:ind w:left="300"/>
      </w:pPr>
      <w:r>
        <w:t>Au moins un des attributs point d’arrêt technique final/point d’arrêt commercial destination doit être défini</w:t>
      </w:r>
    </w:p>
  </w:comment>
  <w:comment w:id="235" w:author="TRIANO José" w:date="2024-08-13T16:30:00Z" w:initials="TJ">
    <w:p w14:paraId="0EBF1D23" w14:textId="77777777" w:rsidR="005D3B0F" w:rsidRDefault="005D3B0F" w:rsidP="005D3B0F">
      <w:pPr>
        <w:pStyle w:val="Commentaire"/>
      </w:pPr>
      <w:r>
        <w:rPr>
          <w:rStyle w:val="Marquedecommentaire"/>
        </w:rPr>
        <w:annotationRef/>
      </w:r>
      <w:r>
        <w:t>J’ai ajouté ça.</w:t>
      </w:r>
    </w:p>
  </w:comment>
  <w:comment w:id="236" w:author="MAILIER Maxime" w:date="2024-08-14T10:48:00Z" w:initials="MM">
    <w:p w14:paraId="54CD88AD" w14:textId="6132DC77" w:rsidR="005D3B0F" w:rsidRDefault="005D3B0F" w:rsidP="005D3B0F">
      <w:pPr>
        <w:pStyle w:val="Commentaire"/>
      </w:pPr>
      <w:r>
        <w:rPr>
          <w:rStyle w:val="Marquedecommentaire"/>
        </w:rPr>
        <w:annotationRef/>
      </w:r>
      <w:r>
        <w:t>Je comprends le concept tout en souhaitant privilégier d’autres termes que «</w:t>
      </w:r>
      <w:r w:rsidR="001F6EE4">
        <w:t>mission</w:t>
      </w:r>
      <w:r>
        <w:t xml:space="preserve"> partielle» ou «compléter une </w:t>
      </w:r>
      <w:r w:rsidR="001F6EE4">
        <w:t>mission</w:t>
      </w:r>
      <w:r>
        <w:t xml:space="preserve">» car une </w:t>
      </w:r>
      <w:r w:rsidR="001F6EE4">
        <w:t>mission</w:t>
      </w:r>
      <w:r>
        <w:t xml:space="preserve"> est définie dans le système de son origine à sa destination. Peut-on parler de </w:t>
      </w:r>
      <w:r w:rsidR="00372B5F">
        <w:t>mission</w:t>
      </w:r>
      <w:r>
        <w:t xml:space="preserve"> ? Chaque </w:t>
      </w:r>
      <w:r w:rsidR="00372B5F">
        <w:t>mission</w:t>
      </w:r>
      <w:r>
        <w:t xml:space="preserve"> étant envoyé au véhicule au fil de sa progression sur les voies en prenant en compte la table de compatibilités de </w:t>
      </w:r>
      <w:r w:rsidR="00372B5F">
        <w:t>mission</w:t>
      </w:r>
      <w:r>
        <w:t>s. Cette logique sera développée dans la fonction «Gérer les croisements»</w:t>
      </w:r>
    </w:p>
  </w:comment>
  <w:comment w:id="237" w:author="MAILIER Maxime" w:date="2024-08-14T15:01:00Z" w:initials="MM">
    <w:p w14:paraId="6C014131" w14:textId="77777777" w:rsidR="005D3B0F" w:rsidRDefault="005D3B0F" w:rsidP="005D3B0F">
      <w:pPr>
        <w:pStyle w:val="Commentaire"/>
      </w:pPr>
      <w:r>
        <w:rPr>
          <w:rStyle w:val="Marquedecommentaire"/>
        </w:rPr>
        <w:annotationRef/>
      </w:r>
      <w:r>
        <w:t>Traité le 14-08-2024. Modifications effectuées.</w:t>
      </w:r>
    </w:p>
  </w:comment>
  <w:comment w:id="251" w:author="TRIANO José" w:date="2024-08-13T15:49:00Z" w:initials="TJ">
    <w:p w14:paraId="072EE7AB" w14:textId="77777777" w:rsidR="005D3B0F" w:rsidRPr="000855A2" w:rsidRDefault="005D3B0F" w:rsidP="005D3B0F">
      <w:pPr>
        <w:pStyle w:val="Commentaire"/>
      </w:pPr>
      <w:r>
        <w:rPr>
          <w:rStyle w:val="Marquedecommentaire"/>
        </w:rPr>
        <w:annotationRef/>
      </w:r>
      <w:r>
        <w:t>Nous on appele ça “Mission”, vérifier si maintenir ce mot qui a une notion “d’envoi d’un ordre à un véhicule”</w:t>
      </w:r>
    </w:p>
  </w:comment>
  <w:comment w:id="252" w:author="MAILIER Maxime" w:date="2024-08-14T10:50:00Z" w:initials="MM">
    <w:p w14:paraId="2D7A5022" w14:textId="77777777" w:rsidR="005D3B0F" w:rsidRDefault="005D3B0F" w:rsidP="005D3B0F">
      <w:pPr>
        <w:pStyle w:val="Commentaire"/>
      </w:pPr>
      <w:r>
        <w:rPr>
          <w:rStyle w:val="Marquedecommentaire"/>
        </w:rPr>
        <w:annotationRef/>
      </w:r>
      <w:r>
        <w:t>A discuter</w:t>
      </w:r>
    </w:p>
  </w:comment>
  <w:comment w:id="253" w:author="MAILIER Maxime" w:date="2024-08-14T15:03:00Z" w:initials="MM">
    <w:p w14:paraId="4860E6FE" w14:textId="77777777" w:rsidR="005D3B0F" w:rsidRDefault="005D3B0F" w:rsidP="005D3B0F">
      <w:pPr>
        <w:pStyle w:val="Commentaire"/>
      </w:pPr>
      <w:r>
        <w:rPr>
          <w:rStyle w:val="Marquedecommentaire"/>
        </w:rPr>
        <w:annotationRef/>
      </w:r>
      <w:r>
        <w:t>Traité le 14-08-2024: On n’utilise pas le terme «mission»</w:t>
      </w:r>
    </w:p>
  </w:comment>
  <w:comment w:id="257" w:author="TRIANO José" w:date="2024-08-13T16:02:00Z" w:initials="TJ">
    <w:p w14:paraId="488A726B" w14:textId="04FCCE0B" w:rsidR="005D3B0F" w:rsidRDefault="005D3B0F" w:rsidP="005D3B0F">
      <w:pPr>
        <w:pStyle w:val="Commentaire"/>
      </w:pPr>
      <w:r>
        <w:rPr>
          <w:rStyle w:val="Marquedecommentaire"/>
        </w:rPr>
        <w:annotationRef/>
      </w:r>
      <w:r>
        <w:t xml:space="preserve">Je propose de les appeler « Prévues », car appeler « future » à une </w:t>
      </w:r>
      <w:r w:rsidR="001F6EE4">
        <w:t>mission</w:t>
      </w:r>
      <w:r>
        <w:t xml:space="preserve"> en retard qui n’a pas démarrée… ce n’est pas bizarre ? </w:t>
      </w:r>
    </w:p>
  </w:comment>
  <w:comment w:id="258" w:author="MAILIER Maxime" w:date="2024-08-14T10:50:00Z" w:initials="MM">
    <w:p w14:paraId="02544C0A" w14:textId="77777777" w:rsidR="005D3B0F" w:rsidRDefault="005D3B0F" w:rsidP="005D3B0F">
      <w:pPr>
        <w:pStyle w:val="Commentaire"/>
      </w:pPr>
      <w:r>
        <w:rPr>
          <w:rStyle w:val="Marquedecommentaire"/>
        </w:rPr>
        <w:annotationRef/>
      </w:r>
      <w:r>
        <w:t>Oui je suis d’accord.</w:t>
      </w:r>
    </w:p>
  </w:comment>
  <w:comment w:id="259" w:author="MAILIER Maxime" w:date="2024-08-14T15:03:00Z" w:initials="MM">
    <w:p w14:paraId="76F5D4F3" w14:textId="77777777" w:rsidR="005D3B0F" w:rsidRDefault="005D3B0F" w:rsidP="005D3B0F">
      <w:pPr>
        <w:pStyle w:val="Commentaire"/>
      </w:pPr>
      <w:r>
        <w:rPr>
          <w:rStyle w:val="Marquedecommentaire"/>
        </w:rPr>
        <w:annotationRef/>
      </w:r>
      <w:r>
        <w:t>14-08-2024</w:t>
      </w:r>
    </w:p>
    <w:p w14:paraId="4FF76CC2" w14:textId="77777777" w:rsidR="005D3B0F" w:rsidRDefault="005D3B0F" w:rsidP="005D3B0F">
      <w:pPr>
        <w:pStyle w:val="Commentaire"/>
      </w:pPr>
      <w:r>
        <w:t>«Future» à remplacer par «Prévue». Modifications effectuées.</w:t>
      </w:r>
    </w:p>
  </w:comment>
  <w:comment w:id="274" w:author="TRIANO José" w:date="2024-08-13T13:55:00Z" w:initials="TJ">
    <w:p w14:paraId="62143068" w14:textId="4F5E9ACE" w:rsidR="005D3B0F" w:rsidRDefault="005D3B0F" w:rsidP="005D3B0F">
      <w:pPr>
        <w:pStyle w:val="Commentaire"/>
      </w:pPr>
      <w:r>
        <w:rPr>
          <w:rStyle w:val="Marquedecommentaire"/>
        </w:rPr>
        <w:annotationRef/>
      </w:r>
      <w:r>
        <w:t xml:space="preserve">On peut supprimer/éditer un service matériel mais aussi une </w:t>
      </w:r>
      <w:r w:rsidR="001F6EE4">
        <w:t>mission</w:t>
      </w:r>
    </w:p>
  </w:comment>
  <w:comment w:id="275" w:author="MAILIER Maxime" w:date="2024-08-14T10:54:00Z" w:initials="MM">
    <w:p w14:paraId="3B91EF22" w14:textId="77777777" w:rsidR="005D3B0F" w:rsidRDefault="005D3B0F" w:rsidP="005D3B0F">
      <w:pPr>
        <w:pStyle w:val="Commentaire"/>
      </w:pPr>
      <w:r>
        <w:rPr>
          <w:rStyle w:val="Marquedecommentaire"/>
        </w:rPr>
        <w:annotationRef/>
      </w:r>
      <w:r>
        <w:t>Oui je suis d’accord</w:t>
      </w:r>
    </w:p>
  </w:comment>
  <w:comment w:id="276" w:author="MAILIER Maxime" w:date="2024-08-14T15:30:00Z" w:initials="MM">
    <w:p w14:paraId="688FADA9" w14:textId="77777777" w:rsidR="005D3B0F" w:rsidRDefault="005D3B0F" w:rsidP="005D3B0F">
      <w:pPr>
        <w:pStyle w:val="Commentaire"/>
      </w:pPr>
      <w:r>
        <w:rPr>
          <w:rStyle w:val="Marquedecommentaire"/>
        </w:rPr>
        <w:annotationRef/>
      </w:r>
      <w:r>
        <w:t>Traité 14-08-2024. Modification effectuée.</w:t>
      </w:r>
    </w:p>
  </w:comment>
  <w:comment w:id="277" w:author="MAILIER Maxime" w:date="2024-08-20T17:15:00Z" w:initials="MM">
    <w:p w14:paraId="6B062314" w14:textId="43D73929" w:rsidR="005D3B0F" w:rsidRDefault="005D3B0F" w:rsidP="005D3B0F">
      <w:pPr>
        <w:pStyle w:val="Commentaire"/>
      </w:pPr>
      <w:r>
        <w:rPr>
          <w:rStyle w:val="Marquedecommentaire"/>
        </w:rPr>
        <w:annotationRef/>
      </w:r>
      <w:r>
        <w:t xml:space="preserve">21_08-2024: Ajout de la précision suivante sur la suppression de </w:t>
      </w:r>
      <w:r w:rsidR="00372D26">
        <w:t>missions</w:t>
      </w:r>
      <w:r>
        <w:t>*:</w:t>
      </w:r>
    </w:p>
    <w:p w14:paraId="657CABAD" w14:textId="04E19114" w:rsidR="005D3B0F" w:rsidRDefault="005D3B0F" w:rsidP="005D3B0F">
      <w:pPr>
        <w:pStyle w:val="Commentaire"/>
        <w:ind w:left="300"/>
      </w:pPr>
      <w:r>
        <w:t xml:space="preserve">Le Traffic Mgr peut également supprimer une </w:t>
      </w:r>
      <w:r w:rsidR="001F6EE4">
        <w:t>mission</w:t>
      </w:r>
      <w:r>
        <w:t xml:space="preserve"> (dans le cadre d’une replanification)</w:t>
      </w:r>
    </w:p>
  </w:comment>
  <w:comment w:id="291" w:author="TRIANO José" w:date="2024-08-13T13:56:00Z" w:initials="TJ">
    <w:p w14:paraId="7AD2FDF6" w14:textId="05DF2F8D" w:rsidR="005D3B0F" w:rsidRDefault="005D3B0F" w:rsidP="005D3B0F">
      <w:pPr>
        <w:pStyle w:val="Commentaire"/>
      </w:pPr>
      <w:r>
        <w:rPr>
          <w:rStyle w:val="Marquedecommentaire"/>
        </w:rPr>
        <w:annotationRef/>
      </w:r>
      <w:r>
        <w:t xml:space="preserve">Non : si on alloue un autre véhicule, la </w:t>
      </w:r>
      <w:r w:rsidR="001F6EE4">
        <w:t>mission</w:t>
      </w:r>
      <w:r>
        <w:t xml:space="preserve"> n’est pas perdue. Si on n’alloue pas un autre véhicule c’est une </w:t>
      </w:r>
      <w:r w:rsidR="001F6EE4">
        <w:t>mission</w:t>
      </w:r>
      <w:r>
        <w:t xml:space="preserve"> « perdue partiellement »</w:t>
      </w:r>
    </w:p>
  </w:comment>
  <w:comment w:id="292" w:author="MAILIER Maxime" w:date="2024-08-14T10:57:00Z" w:initials="MM">
    <w:p w14:paraId="0B65B8B6" w14:textId="77777777" w:rsidR="005D3B0F" w:rsidRDefault="005D3B0F" w:rsidP="005D3B0F">
      <w:pPr>
        <w:pStyle w:val="Commentaire"/>
      </w:pPr>
      <w:r>
        <w:rPr>
          <w:rStyle w:val="Marquedecommentaire"/>
        </w:rPr>
        <w:annotationRef/>
      </w:r>
      <w:r>
        <w:t>Oui je suis d’accord. Il faut distinguer les deux cas exposés avec deux états : «Perdue partiellement» et «Perdue». Je propose «Interrompue» plutôt que «Perdue partiellement»</w:t>
      </w:r>
    </w:p>
  </w:comment>
  <w:comment w:id="293" w:author="MAILIER Maxime" w:date="2024-08-14T15:33:00Z" w:initials="MM">
    <w:p w14:paraId="586BD8C9" w14:textId="77777777" w:rsidR="005D3B0F" w:rsidRDefault="005D3B0F" w:rsidP="005D3B0F">
      <w:pPr>
        <w:pStyle w:val="Commentaire"/>
      </w:pPr>
      <w:r>
        <w:rPr>
          <w:rStyle w:val="Marquedecommentaire"/>
        </w:rPr>
        <w:annotationRef/>
      </w:r>
      <w:r>
        <w:t>Traité 14-08-2024. Etats «Interrompue» et «Inachevée» à documenter.</w:t>
      </w:r>
    </w:p>
  </w:comment>
  <w:comment w:id="294" w:author="MAILIER Maxime" w:date="2024-08-20T17:21:00Z" w:initials="MM">
    <w:p w14:paraId="3C68797A" w14:textId="6D68A040" w:rsidR="005D3B0F" w:rsidRDefault="005D3B0F" w:rsidP="005D3B0F">
      <w:pPr>
        <w:pStyle w:val="Commentaire"/>
      </w:pPr>
      <w:r>
        <w:rPr>
          <w:rStyle w:val="Marquedecommentaire"/>
        </w:rPr>
        <w:annotationRef/>
      </w:r>
      <w:r>
        <w:t xml:space="preserve">21-08-2024 : Proposition sur les états d’une </w:t>
      </w:r>
      <w:r w:rsidR="001F6EE4">
        <w:t>mission</w:t>
      </w:r>
      <w:r>
        <w:t xml:space="preserve"> reçue le 20-08 à analyser</w:t>
      </w:r>
    </w:p>
  </w:comment>
  <w:comment w:id="365" w:author="TRIANO José" w:date="2024-08-13T11:44:00Z" w:initials="TJ">
    <w:p w14:paraId="00D81810" w14:textId="71BD3183" w:rsidR="003C27FB" w:rsidRDefault="003C27FB">
      <w:pPr>
        <w:pStyle w:val="Commentaire"/>
      </w:pPr>
      <w:r>
        <w:rPr>
          <w:rStyle w:val="Marquedecommentaire"/>
        </w:rPr>
        <w:annotationRef/>
      </w:r>
      <w:r>
        <w:t xml:space="preserve">…ou pas. Les </w:t>
      </w:r>
      <w:r w:rsidR="00372D26">
        <w:t>missions</w:t>
      </w:r>
      <w:r>
        <w:t xml:space="preserve"> HLP dans un hub</w:t>
      </w:r>
      <w:r w:rsidR="00CE52A2">
        <w:t xml:space="preserve"> n’empruntent pas des sillons</w:t>
      </w:r>
    </w:p>
  </w:comment>
  <w:comment w:id="366" w:author="MAILIER Maxime" w:date="2024-08-14T10:18:00Z" w:initials="MM">
    <w:p w14:paraId="6435A4CD" w14:textId="77777777" w:rsidR="005931B8" w:rsidRDefault="003F36BE" w:rsidP="005931B8">
      <w:pPr>
        <w:pStyle w:val="Commentaire"/>
      </w:pPr>
      <w:r>
        <w:rPr>
          <w:rStyle w:val="Marquedecommentaire"/>
        </w:rPr>
        <w:annotationRef/>
      </w:r>
      <w:r w:rsidR="005931B8">
        <w:t>Je suis d’accord. Faut-il préciser la définition de sillon? «… d'un point d’arrêt commercial à un autre … »</w:t>
      </w:r>
    </w:p>
    <w:p w14:paraId="39A4865D" w14:textId="543D3A9A" w:rsidR="005931B8" w:rsidRDefault="005931B8" w:rsidP="005931B8">
      <w:pPr>
        <w:pStyle w:val="Commentaire"/>
      </w:pPr>
      <w:r>
        <w:t xml:space="preserve">Par ailleurs pour prendre en compte les </w:t>
      </w:r>
      <w:r w:rsidR="00372D26">
        <w:t>missions</w:t>
      </w:r>
      <w:r>
        <w:t xml:space="preserve"> HLP dans les hubs, je propose de préciser que les points d’arrêt commercial/origine sont également optionnels.</w:t>
      </w:r>
    </w:p>
  </w:comment>
  <w:comment w:id="367" w:author="MAILIER Maxime" w:date="2024-08-14T14:53:00Z" w:initials="MM">
    <w:p w14:paraId="376D1CFD" w14:textId="77777777" w:rsidR="00EA4AEB" w:rsidRDefault="006720B7" w:rsidP="00EA4AEB">
      <w:pPr>
        <w:pStyle w:val="Commentaire"/>
      </w:pPr>
      <w:r>
        <w:rPr>
          <w:rStyle w:val="Marquedecommentaire"/>
        </w:rPr>
        <w:annotationRef/>
      </w:r>
      <w:r w:rsidR="00EA4AEB">
        <w:t>Traité le 14-08. Modifications effectuées.</w:t>
      </w:r>
    </w:p>
  </w:comment>
  <w:comment w:id="368" w:author="MAILIER Maxime" w:date="2024-08-20T17:12:00Z" w:initials="MM">
    <w:p w14:paraId="3EC05D43" w14:textId="77777777" w:rsidR="00940899" w:rsidRDefault="00940899" w:rsidP="00940899">
      <w:pPr>
        <w:pStyle w:val="Commentaire"/>
      </w:pPr>
      <w:r>
        <w:rPr>
          <w:rStyle w:val="Marquedecommentaire"/>
        </w:rPr>
        <w:annotationRef/>
      </w:r>
      <w:r>
        <w:t xml:space="preserve">21-08-2024 : </w:t>
      </w:r>
    </w:p>
    <w:p w14:paraId="74C6A35C" w14:textId="50818037" w:rsidR="00940899" w:rsidRDefault="00940899" w:rsidP="00940899">
      <w:pPr>
        <w:pStyle w:val="Commentaire"/>
      </w:pPr>
      <w:r>
        <w:t xml:space="preserve">Ajout des précisions suivantes sur la définition d’une </w:t>
      </w:r>
      <w:r w:rsidR="001F6EE4">
        <w:t>mission</w:t>
      </w:r>
      <w:r>
        <w:t xml:space="preserve"> :</w:t>
      </w:r>
    </w:p>
    <w:p w14:paraId="03760054" w14:textId="77777777" w:rsidR="00940899" w:rsidRDefault="00940899" w:rsidP="00940899">
      <w:pPr>
        <w:pStyle w:val="Commentaire"/>
        <w:ind w:left="300"/>
      </w:pPr>
      <w:r>
        <w:t>Au moins un des attributs point d’arrêt technique initial/point d’arrêt commercial origine doit être défini</w:t>
      </w:r>
    </w:p>
    <w:p w14:paraId="3D68AC97" w14:textId="77777777" w:rsidR="00940899" w:rsidRDefault="00940899" w:rsidP="00940899">
      <w:pPr>
        <w:pStyle w:val="Commentaire"/>
        <w:ind w:left="300"/>
      </w:pPr>
      <w:r>
        <w:t>Au moins un des attributs point d’arrêt technique final/point d’arrêt commercial destination doit être défini</w:t>
      </w:r>
    </w:p>
  </w:comment>
  <w:comment w:id="462" w:author="TRIANO José" w:date="2024-08-13T13:49:00Z" w:initials="TJ">
    <w:p w14:paraId="4992CB36" w14:textId="67ABDF95" w:rsidR="006306B5" w:rsidRDefault="006306B5">
      <w:pPr>
        <w:pStyle w:val="Commentaire"/>
      </w:pPr>
      <w:r>
        <w:rPr>
          <w:rStyle w:val="Marquedecommentaire"/>
        </w:rPr>
        <w:annotationRef/>
      </w:r>
      <w:r>
        <w:t>Pourquoi est-il important différencier ces « </w:t>
      </w:r>
      <w:r w:rsidR="00372D26">
        <w:t>missions</w:t>
      </w:r>
      <w:r>
        <w:t xml:space="preserve"> d’amorce » du reste ?</w:t>
      </w:r>
      <w:r w:rsidR="001C3213">
        <w:t xml:space="preserve"> Pour prévoir s’il faut faire des </w:t>
      </w:r>
      <w:r w:rsidR="00372D26">
        <w:t>missions</w:t>
      </w:r>
      <w:r w:rsidR="001C3213">
        <w:t xml:space="preserve"> HLP avant la </w:t>
      </w:r>
      <w:r w:rsidR="001F6EE4">
        <w:t>mission</w:t>
      </w:r>
      <w:r w:rsidR="001C3213">
        <w:t xml:space="preserve"> d’amorce ?</w:t>
      </w:r>
    </w:p>
  </w:comment>
  <w:comment w:id="463" w:author="MAILIER Maxime" w:date="2024-08-14T10:35:00Z" w:initials="MM">
    <w:p w14:paraId="5B635436" w14:textId="4228A669" w:rsidR="004A4BA6" w:rsidRDefault="004A4BA6" w:rsidP="004A4BA6">
      <w:pPr>
        <w:pStyle w:val="Commentaire"/>
      </w:pPr>
      <w:r>
        <w:rPr>
          <w:rStyle w:val="Marquedecommentaire"/>
        </w:rPr>
        <w:annotationRef/>
      </w:r>
      <w:r>
        <w:t xml:space="preserve">La </w:t>
      </w:r>
      <w:r w:rsidR="001F6EE4">
        <w:t>mission</w:t>
      </w:r>
      <w:r>
        <w:t xml:space="preserve"> d’amorce est différente de la </w:t>
      </w:r>
      <w:r w:rsidR="001F6EE4">
        <w:t>mission</w:t>
      </w:r>
      <w:r>
        <w:t xml:space="preserve"> de tête lorsque le rmode «Exploitation Automatique» est sélectionné en cours de journée d’exploitation. Les </w:t>
      </w:r>
      <w:r w:rsidR="00372D26">
        <w:t>missions</w:t>
      </w:r>
      <w:r>
        <w:t xml:space="preserve"> du référentiel horaire théorique antérieures à l’heure de passage en mode «Exploitation Automatique» sont alors ignorées et effectivement dans ce cas  une </w:t>
      </w:r>
      <w:r w:rsidR="001F6EE4">
        <w:t>mission</w:t>
      </w:r>
      <w:r>
        <w:t xml:space="preserve"> HLP peut être nécessaire pour amener le véhicule au point commercial origine.</w:t>
      </w:r>
    </w:p>
  </w:comment>
  <w:comment w:id="464" w:author="MAILIER Maxime" w:date="2024-08-14T14:53:00Z" w:initials="MM">
    <w:p w14:paraId="264762D9" w14:textId="77777777" w:rsidR="002D077D" w:rsidRDefault="006720B7" w:rsidP="002D077D">
      <w:pPr>
        <w:pStyle w:val="Commentaire"/>
      </w:pPr>
      <w:r>
        <w:rPr>
          <w:rStyle w:val="Marquedecommentaire"/>
        </w:rPr>
        <w:annotationRef/>
      </w:r>
      <w:r w:rsidR="002D077D">
        <w:t>14-08-2024:</w:t>
      </w:r>
    </w:p>
    <w:p w14:paraId="2A9C1311" w14:textId="65FF8CA5" w:rsidR="002D077D" w:rsidRDefault="002D077D" w:rsidP="002D077D">
      <w:pPr>
        <w:pStyle w:val="Commentaire"/>
      </w:pPr>
      <w:r>
        <w:t xml:space="preserve">Problématique à analyser. Prendre en compte dans la réflexion que des </w:t>
      </w:r>
      <w:r w:rsidR="00372D26">
        <w:t>missions</w:t>
      </w:r>
      <w:r>
        <w:t xml:space="preserve"> HLP peuvent s’intercaler entre deux </w:t>
      </w:r>
      <w:r w:rsidR="00372D26">
        <w:t>missions</w:t>
      </w:r>
      <w:r>
        <w:t xml:space="preserve"> voyageurs successives d’un service matériel. Ex: Du point d’arrêt commercial à un point d’arrêt technique pour recharge, d’un point d’arrêt technique à un autre point d’arrêt technique pour attente, d’un point d’arrêt technique au point d’arrêt commercial</w:t>
      </w:r>
    </w:p>
  </w:comment>
  <w:comment w:id="465" w:author="MAILIER Maxime" w:date="2024-08-19T09:49:00Z" w:initials="MM">
    <w:p w14:paraId="0A6CE6A2" w14:textId="77777777" w:rsidR="008E5110" w:rsidRDefault="008E5110" w:rsidP="008E5110">
      <w:pPr>
        <w:pStyle w:val="Commentaire"/>
      </w:pPr>
      <w:r>
        <w:rPr>
          <w:rStyle w:val="Marquedecommentaire"/>
        </w:rPr>
        <w:annotationRef/>
      </w:r>
      <w:r>
        <w:t>21-08-2024:</w:t>
      </w:r>
    </w:p>
    <w:p w14:paraId="64A14673" w14:textId="521BCF37" w:rsidR="008E5110" w:rsidRDefault="008E5110" w:rsidP="008E5110">
      <w:pPr>
        <w:pStyle w:val="Commentaire"/>
      </w:pPr>
      <w:r>
        <w:t>Concepts de «</w:t>
      </w:r>
      <w:r w:rsidR="001F6EE4">
        <w:t>mission</w:t>
      </w:r>
      <w:r>
        <w:t xml:space="preserve"> de tête» et de «</w:t>
      </w:r>
      <w:r w:rsidR="001F6EE4">
        <w:t>mission</w:t>
      </w:r>
      <w:r>
        <w:t xml:space="preserve"> d’amorce» abandonnés. La fonction TM_TR_04_01_01 décrit désormais un unique mécanisme pour allouer une </w:t>
      </w:r>
      <w:r w:rsidR="001F6EE4">
        <w:t>mission</w:t>
      </w:r>
      <w:r>
        <w:t xml:space="preserve"> à un véhicule.</w:t>
      </w:r>
    </w:p>
  </w:comment>
  <w:comment w:id="479" w:author="TRIANO José" w:date="2024-08-13T16:30:00Z" w:initials="TJ">
    <w:p w14:paraId="24DFDE5A" w14:textId="27318AD0" w:rsidR="001C3213" w:rsidRDefault="001C3213">
      <w:pPr>
        <w:pStyle w:val="Commentaire"/>
      </w:pPr>
      <w:r>
        <w:rPr>
          <w:rStyle w:val="Marquedecommentaire"/>
        </w:rPr>
        <w:annotationRef/>
      </w:r>
      <w:r>
        <w:t>J’ai ajouté ça.</w:t>
      </w:r>
    </w:p>
  </w:comment>
  <w:comment w:id="480" w:author="MAILIER Maxime" w:date="2024-08-14T10:48:00Z" w:initials="MM">
    <w:p w14:paraId="355DB7B3" w14:textId="38B54804" w:rsidR="00B45AC2" w:rsidRDefault="00837F8E" w:rsidP="00B45AC2">
      <w:pPr>
        <w:pStyle w:val="Commentaire"/>
      </w:pPr>
      <w:r>
        <w:rPr>
          <w:rStyle w:val="Marquedecommentaire"/>
        </w:rPr>
        <w:annotationRef/>
      </w:r>
      <w:r w:rsidR="00B45AC2">
        <w:t>Je comprends le concept tout en souhaitant privilégier d’autres termes que «</w:t>
      </w:r>
      <w:r w:rsidR="001F6EE4">
        <w:t>mission</w:t>
      </w:r>
      <w:r w:rsidR="00B45AC2">
        <w:t xml:space="preserve"> partielle» ou «compléter une </w:t>
      </w:r>
      <w:r w:rsidR="001F6EE4">
        <w:t>mission</w:t>
      </w:r>
      <w:r w:rsidR="00B45AC2">
        <w:t xml:space="preserve">» car une </w:t>
      </w:r>
      <w:r w:rsidR="001F6EE4">
        <w:t>mission</w:t>
      </w:r>
      <w:r w:rsidR="00B45AC2">
        <w:t xml:space="preserve"> est définie dans le système de son origine à sa destination. Peut-on parler de </w:t>
      </w:r>
      <w:r w:rsidR="00372B5F">
        <w:t>mission</w:t>
      </w:r>
      <w:r w:rsidR="00B45AC2">
        <w:t xml:space="preserve"> ? Chaque </w:t>
      </w:r>
      <w:r w:rsidR="00372B5F">
        <w:t>mission</w:t>
      </w:r>
      <w:r w:rsidR="00B45AC2">
        <w:t xml:space="preserve"> étant envoyé au véhicule au fil de sa progression sur les voies en prenant en compte la table de compatibilités de </w:t>
      </w:r>
      <w:r w:rsidR="00372B5F">
        <w:t>mission</w:t>
      </w:r>
      <w:r w:rsidR="00B45AC2">
        <w:t>s. Cette logique sera développée dans la fonction «Gérer les croisements»</w:t>
      </w:r>
    </w:p>
  </w:comment>
  <w:comment w:id="481" w:author="MAILIER Maxime" w:date="2024-08-14T15:01:00Z" w:initials="MM">
    <w:p w14:paraId="6B951665" w14:textId="77777777" w:rsidR="006720B7" w:rsidRDefault="006720B7" w:rsidP="006720B7">
      <w:pPr>
        <w:pStyle w:val="Commentaire"/>
      </w:pPr>
      <w:r>
        <w:rPr>
          <w:rStyle w:val="Marquedecommentaire"/>
        </w:rPr>
        <w:annotationRef/>
      </w:r>
      <w:r>
        <w:t>Traité le 14-08-2024. Modifications effectuées.</w:t>
      </w:r>
    </w:p>
  </w:comment>
  <w:comment w:id="515" w:author="TRIANO José" w:date="2024-08-13T15:49:00Z" w:initials="TJ">
    <w:p w14:paraId="37AC3641" w14:textId="1B54D572" w:rsidR="000855A2" w:rsidRPr="000855A2" w:rsidRDefault="000855A2">
      <w:pPr>
        <w:pStyle w:val="Commentaire"/>
      </w:pPr>
      <w:r>
        <w:rPr>
          <w:rStyle w:val="Marquedecommentaire"/>
        </w:rPr>
        <w:annotationRef/>
      </w:r>
      <w:r>
        <w:t>Nous on appele ça “Mission”, vérifier si maintenir ce mot qui a une notion “d’envoi d’un ordre à un véhicule”</w:t>
      </w:r>
    </w:p>
  </w:comment>
  <w:comment w:id="516" w:author="MAILIER Maxime" w:date="2024-08-14T10:50:00Z" w:initials="MM">
    <w:p w14:paraId="4D15F1E6" w14:textId="77777777" w:rsidR="00837F8E" w:rsidRDefault="00837F8E" w:rsidP="00837F8E">
      <w:pPr>
        <w:pStyle w:val="Commentaire"/>
      </w:pPr>
      <w:r>
        <w:rPr>
          <w:rStyle w:val="Marquedecommentaire"/>
        </w:rPr>
        <w:annotationRef/>
      </w:r>
      <w:r>
        <w:t>A discuter</w:t>
      </w:r>
    </w:p>
  </w:comment>
  <w:comment w:id="517" w:author="MAILIER Maxime" w:date="2024-08-14T15:03:00Z" w:initials="MM">
    <w:p w14:paraId="7BFBE5A2" w14:textId="77777777" w:rsidR="00C87486" w:rsidRDefault="00C87486" w:rsidP="00C87486">
      <w:pPr>
        <w:pStyle w:val="Commentaire"/>
      </w:pPr>
      <w:r>
        <w:rPr>
          <w:rStyle w:val="Marquedecommentaire"/>
        </w:rPr>
        <w:annotationRef/>
      </w:r>
      <w:r>
        <w:t>Traité le 14-08-2024: On n’utilise pas le terme «mission»</w:t>
      </w:r>
    </w:p>
  </w:comment>
  <w:comment w:id="528" w:author="TRIANO José" w:date="2024-08-13T16:02:00Z" w:initials="TJ">
    <w:p w14:paraId="708C77EA" w14:textId="03DC1EC3" w:rsidR="008D23E2" w:rsidRDefault="008D23E2">
      <w:pPr>
        <w:pStyle w:val="Commentaire"/>
      </w:pPr>
      <w:r>
        <w:rPr>
          <w:rStyle w:val="Marquedecommentaire"/>
        </w:rPr>
        <w:annotationRef/>
      </w:r>
      <w:r>
        <w:t xml:space="preserve">Je propose de les appeler « Prévues », car appeler « future » à une </w:t>
      </w:r>
      <w:r w:rsidR="001F6EE4">
        <w:t>mission</w:t>
      </w:r>
      <w:r>
        <w:t xml:space="preserve"> en retard qui n’a pas démarrée… </w:t>
      </w:r>
      <w:r w:rsidR="001C3213">
        <w:t>ce n’est pas</w:t>
      </w:r>
      <w:r>
        <w:t xml:space="preserve"> bizarre ? </w:t>
      </w:r>
    </w:p>
  </w:comment>
  <w:comment w:id="529" w:author="MAILIER Maxime" w:date="2024-08-14T10:50:00Z" w:initials="MM">
    <w:p w14:paraId="4B59A37D" w14:textId="77777777" w:rsidR="00837F8E" w:rsidRDefault="00837F8E" w:rsidP="00837F8E">
      <w:pPr>
        <w:pStyle w:val="Commentaire"/>
      </w:pPr>
      <w:r>
        <w:rPr>
          <w:rStyle w:val="Marquedecommentaire"/>
        </w:rPr>
        <w:annotationRef/>
      </w:r>
      <w:r>
        <w:t>Oui je suis d’accord.</w:t>
      </w:r>
    </w:p>
  </w:comment>
  <w:comment w:id="530" w:author="MAILIER Maxime" w:date="2024-08-14T15:03:00Z" w:initials="MM">
    <w:p w14:paraId="00E331E0" w14:textId="77777777" w:rsidR="00F913FA" w:rsidRDefault="00C87486" w:rsidP="00F913FA">
      <w:pPr>
        <w:pStyle w:val="Commentaire"/>
      </w:pPr>
      <w:r>
        <w:rPr>
          <w:rStyle w:val="Marquedecommentaire"/>
        </w:rPr>
        <w:annotationRef/>
      </w:r>
      <w:r w:rsidR="00F913FA">
        <w:t>14-08-2024</w:t>
      </w:r>
    </w:p>
    <w:p w14:paraId="101EC9DB" w14:textId="77777777" w:rsidR="00F913FA" w:rsidRDefault="00F913FA" w:rsidP="00F913FA">
      <w:pPr>
        <w:pStyle w:val="Commentaire"/>
      </w:pPr>
      <w:r>
        <w:t>«Future» à remplacer par «Prévue». Modifications effectuées.</w:t>
      </w:r>
    </w:p>
  </w:comment>
  <w:comment w:id="532" w:author="TRIANO José" w:date="2024-08-13T15:58:00Z" w:initials="TJ">
    <w:p w14:paraId="76B76212" w14:textId="7D9BD95A" w:rsidR="008D23E2" w:rsidRDefault="008D23E2">
      <w:pPr>
        <w:pStyle w:val="Commentaire"/>
      </w:pPr>
      <w:r>
        <w:rPr>
          <w:rStyle w:val="Marquedecommentaire"/>
        </w:rPr>
        <w:annotationRef/>
      </w:r>
      <w:r>
        <w:rPr>
          <w:rStyle w:val="Marquedecommentaire"/>
        </w:rPr>
        <w:t>Le véhicule est alloué à un service matériel qui contient de</w:t>
      </w:r>
      <w:r w:rsidR="001C3213">
        <w:rPr>
          <w:rStyle w:val="Marquedecommentaire"/>
        </w:rPr>
        <w:t>s</w:t>
      </w:r>
      <w:r>
        <w:rPr>
          <w:rStyle w:val="Marquedecommentaire"/>
        </w:rPr>
        <w:t xml:space="preserve"> </w:t>
      </w:r>
      <w:r w:rsidR="00372D26">
        <w:rPr>
          <w:rStyle w:val="Marquedecommentaire"/>
        </w:rPr>
        <w:t>missions</w:t>
      </w:r>
      <w:r>
        <w:rPr>
          <w:rStyle w:val="Marquedecommentaire"/>
        </w:rPr>
        <w:t>, on envoi</w:t>
      </w:r>
      <w:r w:rsidR="001C3213">
        <w:rPr>
          <w:rStyle w:val="Marquedecommentaire"/>
        </w:rPr>
        <w:t>t</w:t>
      </w:r>
      <w:r>
        <w:rPr>
          <w:rStyle w:val="Marquedecommentaire"/>
        </w:rPr>
        <w:t xml:space="preserve"> des missions (</w:t>
      </w:r>
      <w:r w:rsidR="00372D26">
        <w:rPr>
          <w:rStyle w:val="Marquedecommentaire"/>
        </w:rPr>
        <w:t>missions</w:t>
      </w:r>
      <w:r>
        <w:rPr>
          <w:rStyle w:val="Marquedecommentaire"/>
        </w:rPr>
        <w:t xml:space="preserve">) aux véhicules à fur et mesure. Quand on alloue un véhicule à un service matériel, les </w:t>
      </w:r>
      <w:r w:rsidR="00372D26">
        <w:rPr>
          <w:rStyle w:val="Marquedecommentaire"/>
        </w:rPr>
        <w:t>missions</w:t>
      </w:r>
      <w:r>
        <w:rPr>
          <w:rStyle w:val="Marquedecommentaire"/>
        </w:rPr>
        <w:t xml:space="preserve"> « futures «  qu’on sait que le véhicule fera</w:t>
      </w:r>
      <w:r w:rsidR="001C3213">
        <w:rPr>
          <w:rStyle w:val="Marquedecommentaire"/>
        </w:rPr>
        <w:t xml:space="preserve"> car il a suffisant autonomie,</w:t>
      </w:r>
      <w:r>
        <w:rPr>
          <w:rStyle w:val="Marquedecommentaire"/>
        </w:rPr>
        <w:t xml:space="preserve"> sont « futures » o</w:t>
      </w:r>
      <w:r w:rsidR="001C3213">
        <w:rPr>
          <w:rStyle w:val="Marquedecommentaire"/>
        </w:rPr>
        <w:t xml:space="preserve">u </w:t>
      </w:r>
      <w:r>
        <w:rPr>
          <w:rStyle w:val="Marquedecommentaire"/>
        </w:rPr>
        <w:t xml:space="preserve">c’est un autre état ? </w:t>
      </w:r>
    </w:p>
  </w:comment>
  <w:comment w:id="533" w:author="MAILIER Maxime" w:date="2024-08-14T10:53:00Z" w:initials="MM">
    <w:p w14:paraId="7A3FDEB7" w14:textId="77C8B64C" w:rsidR="00837F8E" w:rsidRDefault="00837F8E" w:rsidP="00837F8E">
      <w:pPr>
        <w:pStyle w:val="Commentaire"/>
      </w:pPr>
      <w:r>
        <w:rPr>
          <w:rStyle w:val="Marquedecommentaire"/>
        </w:rPr>
        <w:annotationRef/>
      </w:r>
      <w:r>
        <w:t xml:space="preserve">Ces </w:t>
      </w:r>
      <w:r w:rsidR="00372D26">
        <w:t>missions</w:t>
      </w:r>
      <w:r>
        <w:t xml:space="preserve"> sont à l’état «Future» («Prévue»)</w:t>
      </w:r>
    </w:p>
  </w:comment>
  <w:comment w:id="534" w:author="MAILIER Maxime" w:date="2024-08-14T17:20:00Z" w:initials="MM">
    <w:p w14:paraId="47C91FC6" w14:textId="77777777" w:rsidR="00EA4AEB" w:rsidRDefault="00F913FA" w:rsidP="00EA4AEB">
      <w:pPr>
        <w:pStyle w:val="Commentaire"/>
      </w:pPr>
      <w:r>
        <w:rPr>
          <w:rStyle w:val="Marquedecommentaire"/>
        </w:rPr>
        <w:annotationRef/>
      </w:r>
      <w:r w:rsidR="00EA4AEB">
        <w:t>Traité 14-08-2024 : Réponse vue OK en séance.</w:t>
      </w:r>
    </w:p>
  </w:comment>
  <w:comment w:id="571" w:author="TRIANO José" w:date="2024-08-13T13:55:00Z" w:initials="TJ">
    <w:p w14:paraId="7BB8C587" w14:textId="20F5E0D6" w:rsidR="00B34B58" w:rsidRDefault="00B34B58">
      <w:pPr>
        <w:pStyle w:val="Commentaire"/>
      </w:pPr>
      <w:r>
        <w:rPr>
          <w:rStyle w:val="Marquedecommentaire"/>
        </w:rPr>
        <w:annotationRef/>
      </w:r>
      <w:r>
        <w:t xml:space="preserve">On peut supprimer/éditer un service matériel mais aussi une </w:t>
      </w:r>
      <w:r w:rsidR="001F6EE4">
        <w:t>mission</w:t>
      </w:r>
    </w:p>
  </w:comment>
  <w:comment w:id="572" w:author="MAILIER Maxime" w:date="2024-08-14T10:54:00Z" w:initials="MM">
    <w:p w14:paraId="4A2B0FCB" w14:textId="77777777" w:rsidR="00837F8E" w:rsidRDefault="00837F8E" w:rsidP="00837F8E">
      <w:pPr>
        <w:pStyle w:val="Commentaire"/>
      </w:pPr>
      <w:r>
        <w:rPr>
          <w:rStyle w:val="Marquedecommentaire"/>
        </w:rPr>
        <w:annotationRef/>
      </w:r>
      <w:r>
        <w:t>Oui je suis d’accord</w:t>
      </w:r>
    </w:p>
  </w:comment>
  <w:comment w:id="573" w:author="MAILIER Maxime" w:date="2024-08-14T15:30:00Z" w:initials="MM">
    <w:p w14:paraId="67AF7386" w14:textId="77777777" w:rsidR="00EA4AEB" w:rsidRDefault="00B92645" w:rsidP="00EA4AEB">
      <w:pPr>
        <w:pStyle w:val="Commentaire"/>
      </w:pPr>
      <w:r>
        <w:rPr>
          <w:rStyle w:val="Marquedecommentaire"/>
        </w:rPr>
        <w:annotationRef/>
      </w:r>
      <w:r w:rsidR="00EA4AEB">
        <w:t>Traité 14-08-2024. Modification effectuée.</w:t>
      </w:r>
    </w:p>
  </w:comment>
  <w:comment w:id="574" w:author="MAILIER Maxime" w:date="2024-08-20T17:15:00Z" w:initials="MM">
    <w:p w14:paraId="4C9A81FC" w14:textId="17A8EF23" w:rsidR="00940899" w:rsidRDefault="00940899" w:rsidP="00940899">
      <w:pPr>
        <w:pStyle w:val="Commentaire"/>
      </w:pPr>
      <w:r>
        <w:rPr>
          <w:rStyle w:val="Marquedecommentaire"/>
        </w:rPr>
        <w:annotationRef/>
      </w:r>
      <w:r>
        <w:t xml:space="preserve">21_08-2024: Ajout de la précision suivante sur la suppression de </w:t>
      </w:r>
      <w:r w:rsidR="00372D26">
        <w:t>missions</w:t>
      </w:r>
      <w:r>
        <w:t>*:</w:t>
      </w:r>
    </w:p>
    <w:p w14:paraId="0CE84CEB" w14:textId="2BE8EEA2" w:rsidR="00940899" w:rsidRDefault="00940899" w:rsidP="00940899">
      <w:pPr>
        <w:pStyle w:val="Commentaire"/>
        <w:ind w:left="300"/>
      </w:pPr>
      <w:r>
        <w:t xml:space="preserve">Le Traffic Mgr peut également supprimer une </w:t>
      </w:r>
      <w:r w:rsidR="001F6EE4">
        <w:t>mission</w:t>
      </w:r>
      <w:r>
        <w:t xml:space="preserve"> (dans le cadre d’une replanification)</w:t>
      </w:r>
    </w:p>
  </w:comment>
  <w:comment w:id="597" w:author="TRIANO José" w:date="2024-08-13T13:56:00Z" w:initials="TJ">
    <w:p w14:paraId="6D90DD14" w14:textId="56E07D21" w:rsidR="00B34B58" w:rsidRDefault="00B34B58">
      <w:pPr>
        <w:pStyle w:val="Commentaire"/>
      </w:pPr>
      <w:r>
        <w:rPr>
          <w:rStyle w:val="Marquedecommentaire"/>
        </w:rPr>
        <w:annotationRef/>
      </w:r>
      <w:r>
        <w:t xml:space="preserve">Non : si on alloue un autre véhicule, la </w:t>
      </w:r>
      <w:r w:rsidR="001F6EE4">
        <w:t>mission</w:t>
      </w:r>
      <w:r>
        <w:t xml:space="preserve"> n’est pas perdue. Si on n’alloue pas un autre véhicule c’est une </w:t>
      </w:r>
      <w:r w:rsidR="001F6EE4">
        <w:t>mission</w:t>
      </w:r>
      <w:r>
        <w:t xml:space="preserve"> « perdue partiellement »</w:t>
      </w:r>
    </w:p>
  </w:comment>
  <w:comment w:id="598" w:author="MAILIER Maxime" w:date="2024-08-14T10:57:00Z" w:initials="MM">
    <w:p w14:paraId="73DE453B" w14:textId="77777777" w:rsidR="00837F8E" w:rsidRDefault="00837F8E" w:rsidP="00837F8E">
      <w:pPr>
        <w:pStyle w:val="Commentaire"/>
      </w:pPr>
      <w:r>
        <w:rPr>
          <w:rStyle w:val="Marquedecommentaire"/>
        </w:rPr>
        <w:annotationRef/>
      </w:r>
      <w:r>
        <w:t>Oui je suis d’accord. Il faut distinguer les deux cas exposés avec deux états : «Perdue partiellement» et «Perdue». Je propose «Interrompue» plutôt que «Perdue partiellement»</w:t>
      </w:r>
    </w:p>
  </w:comment>
  <w:comment w:id="599" w:author="MAILIER Maxime" w:date="2024-08-14T15:33:00Z" w:initials="MM">
    <w:p w14:paraId="091B79D5" w14:textId="77777777" w:rsidR="000565AA" w:rsidRDefault="000565AA" w:rsidP="000565AA">
      <w:pPr>
        <w:pStyle w:val="Commentaire"/>
      </w:pPr>
      <w:r>
        <w:rPr>
          <w:rStyle w:val="Marquedecommentaire"/>
        </w:rPr>
        <w:annotationRef/>
      </w:r>
      <w:r>
        <w:t>Traité 14-08-2024. Etats «Interrompue» et «Inachevée» à documenter.</w:t>
      </w:r>
    </w:p>
  </w:comment>
  <w:comment w:id="600" w:author="MAILIER Maxime" w:date="2024-08-20T17:21:00Z" w:initials="MM">
    <w:p w14:paraId="50FA378A" w14:textId="4E164F3C" w:rsidR="00940899" w:rsidRDefault="00940899" w:rsidP="00940899">
      <w:pPr>
        <w:pStyle w:val="Commentaire"/>
      </w:pPr>
      <w:r>
        <w:rPr>
          <w:rStyle w:val="Marquedecommentaire"/>
        </w:rPr>
        <w:annotationRef/>
      </w:r>
      <w:r>
        <w:t xml:space="preserve">21-08-2024 : Proposition sur les états d’une </w:t>
      </w:r>
      <w:r w:rsidR="001F6EE4">
        <w:t>mission</w:t>
      </w:r>
      <w:r>
        <w:t xml:space="preserve"> reçue le 20-08 à analyser</w:t>
      </w:r>
    </w:p>
  </w:comment>
  <w:comment w:id="623" w:author="TRIANO José" w:date="2024-08-13T14:07:00Z" w:initials="TJ">
    <w:p w14:paraId="2C027D1A" w14:textId="4816BA06" w:rsidR="009E563A" w:rsidRDefault="009E563A">
      <w:pPr>
        <w:pStyle w:val="Commentaire"/>
      </w:pPr>
      <w:r>
        <w:rPr>
          <w:rStyle w:val="Marquedecommentaire"/>
        </w:rPr>
        <w:annotationRef/>
      </w:r>
      <w:r>
        <w:t>Plusieurs (si jamais on opère des périodes non-stop)</w:t>
      </w:r>
    </w:p>
  </w:comment>
  <w:comment w:id="624" w:author="MAILIER Maxime" w:date="2024-08-14T10:57:00Z" w:initials="MM">
    <w:p w14:paraId="2E112DF8" w14:textId="77777777" w:rsidR="00837F8E" w:rsidRDefault="00837F8E" w:rsidP="00837F8E">
      <w:pPr>
        <w:pStyle w:val="Commentaire"/>
      </w:pPr>
      <w:r>
        <w:rPr>
          <w:rStyle w:val="Marquedecommentaire"/>
        </w:rPr>
        <w:annotationRef/>
      </w:r>
      <w:r>
        <w:t>Oui je suis d’accord</w:t>
      </w:r>
    </w:p>
  </w:comment>
  <w:comment w:id="625" w:author="MAILIER Maxime" w:date="2024-08-14T15:34:00Z" w:initials="MM">
    <w:p w14:paraId="6FE39FD7" w14:textId="77777777" w:rsidR="000565AA" w:rsidRDefault="000565AA" w:rsidP="000565AA">
      <w:pPr>
        <w:pStyle w:val="Commentaire"/>
      </w:pPr>
      <w:r>
        <w:rPr>
          <w:rStyle w:val="Marquedecommentaire"/>
        </w:rPr>
        <w:annotationRef/>
      </w:r>
      <w:r>
        <w:t>Traité 14-08-2024. Modification effectuée.</w:t>
      </w:r>
    </w:p>
  </w:comment>
  <w:comment w:id="848" w:author="TRIANO José" w:date="2024-10-02T14:20:00Z" w:initials="TJ">
    <w:p w14:paraId="56B8BAEF" w14:textId="77777777" w:rsidR="00A52C81" w:rsidRDefault="00640BA0" w:rsidP="00A52C81">
      <w:pPr>
        <w:pStyle w:val="Commentaire"/>
        <w:numPr>
          <w:ilvl w:val="0"/>
          <w:numId w:val="72"/>
        </w:numPr>
      </w:pPr>
      <w:r>
        <w:rPr>
          <w:rStyle w:val="Marquedecommentaire"/>
        </w:rPr>
        <w:annotationRef/>
      </w:r>
      <w:r>
        <w:t>Si consommation</w:t>
      </w:r>
      <w:r w:rsidR="0025516E">
        <w:t xml:space="preserve"> : décider si au moment d’ouvrir le projet de Réf Horaire (graphique espace/temps) ou </w:t>
      </w:r>
      <w:r w:rsidR="00A52C81">
        <w:t xml:space="preserve">en temps réel (risque de modification du projet de Réf Topo en parallèle) </w:t>
      </w:r>
    </w:p>
    <w:p w14:paraId="536B3F2E" w14:textId="2127F5FF" w:rsidR="00640BA0" w:rsidRDefault="00A52C81" w:rsidP="00A52C81">
      <w:pPr>
        <w:pStyle w:val="Commentaire"/>
        <w:numPr>
          <w:ilvl w:val="0"/>
          <w:numId w:val="72"/>
        </w:numPr>
      </w:pPr>
      <w:r>
        <w:t xml:space="preserve">Si </w:t>
      </w:r>
      <w:r w:rsidR="00C83BD4">
        <w:t xml:space="preserve">import + stockage : </w:t>
      </w:r>
      <w:r w:rsidR="00253082">
        <w:t xml:space="preserve">problématique manque de synch avec les Réfs Topos. </w:t>
      </w:r>
    </w:p>
  </w:comment>
  <w:comment w:id="948" w:author="TRIANO José" w:date="2024-11-13T14:00:00Z" w:initials="TJ">
    <w:p w14:paraId="311AB7CC" w14:textId="538D7DFB" w:rsidR="00C05077" w:rsidRDefault="00C05077">
      <w:pPr>
        <w:pStyle w:val="Commentaire"/>
      </w:pPr>
      <w:r>
        <w:rPr>
          <w:rStyle w:val="Marquedecommentaire"/>
        </w:rPr>
        <w:annotationRef/>
      </w:r>
      <w:r>
        <w:rPr>
          <w:noProof/>
        </w:rPr>
        <w:t>de projets de Missions</w:t>
      </w:r>
    </w:p>
  </w:comment>
  <w:comment w:id="973" w:author="TRIANO José" w:date="2024-10-02T14:20:00Z" w:initials="TJ">
    <w:p w14:paraId="7BC247E6" w14:textId="77777777" w:rsidR="0000669A" w:rsidRDefault="0000669A" w:rsidP="0000669A">
      <w:pPr>
        <w:pStyle w:val="Commentaire"/>
        <w:numPr>
          <w:ilvl w:val="0"/>
          <w:numId w:val="72"/>
        </w:numPr>
      </w:pPr>
      <w:r>
        <w:rPr>
          <w:rStyle w:val="Marquedecommentaire"/>
        </w:rPr>
        <w:annotationRef/>
      </w:r>
      <w:r>
        <w:t>Si consommation : décider si ponctuellement (à quel moment) ou si en continu.</w:t>
      </w:r>
    </w:p>
    <w:p w14:paraId="674D2D53" w14:textId="77777777" w:rsidR="0000669A" w:rsidRDefault="0000669A" w:rsidP="0000669A">
      <w:pPr>
        <w:pStyle w:val="Commentaire"/>
        <w:numPr>
          <w:ilvl w:val="0"/>
          <w:numId w:val="72"/>
        </w:numPr>
      </w:pPr>
      <w:r>
        <w:t xml:space="preserve">Si import + stockage : problématique manque de synch avec le FM. </w:t>
      </w:r>
    </w:p>
  </w:comment>
  <w:comment w:id="1238" w:author="Mohamed-Ali MAHMOUD" w:date="2024-09-27T15:02:00Z" w:initials="MAM">
    <w:p w14:paraId="6B10CE91" w14:textId="77777777" w:rsidR="00F05410" w:rsidRDefault="00F05410" w:rsidP="00900091">
      <w:pPr>
        <w:pStyle w:val="Commentaire"/>
      </w:pPr>
      <w:r>
        <w:rPr>
          <w:rStyle w:val="Marquedecommentaire"/>
        </w:rPr>
        <w:annotationRef/>
      </w:r>
      <w:r>
        <w:rPr>
          <w:b/>
          <w:bCs/>
          <w:color w:val="FF0000"/>
          <w:u w:val="single"/>
        </w:rPr>
        <w:t xml:space="preserve">Commentaire Zero : </w:t>
      </w:r>
      <w:r>
        <w:rPr>
          <w:b/>
          <w:bCs/>
          <w:color w:val="FF0000"/>
          <w:u w:val="single"/>
        </w:rPr>
        <w:br/>
        <w:t xml:space="preserve">je vais mettre toutes les commentaires mêmes celles discutées pendant le review dernier </w:t>
      </w:r>
    </w:p>
  </w:comment>
  <w:comment w:id="1272" w:author="Mohamed-Ali MAHMOUD" w:date="2024-09-27T15:31:00Z" w:initials="MAM">
    <w:p w14:paraId="225436BF" w14:textId="77777777" w:rsidR="00CE75AA" w:rsidRDefault="00CE75AA" w:rsidP="00CE75AA">
      <w:pPr>
        <w:pStyle w:val="Commentaire"/>
      </w:pPr>
      <w:r>
        <w:rPr>
          <w:rStyle w:val="Marquedecommentaire"/>
        </w:rPr>
        <w:annotationRef/>
      </w:r>
      <w:r>
        <w:t>Ce diagramme est  plutôt un diagramme des composant, donc il faut nommer les blocs avec des noms de composants non des fonctions :</w:t>
      </w:r>
      <w:r>
        <w:br/>
        <w:t xml:space="preserve">Block principal : Backend TR </w:t>
      </w:r>
      <w:r>
        <w:br/>
        <w:t xml:space="preserve">Serveur Horaire </w:t>
      </w:r>
      <w:r>
        <w:br/>
        <w:t>BD(s) contenant les données enregistrés Ref H en Prod, profils users ….. FrontEnd (HMI + module d'interface )</w:t>
      </w:r>
    </w:p>
  </w:comment>
  <w:comment w:id="1292" w:author="Mohamed-Ali MAHMOUD" w:date="2024-09-27T15:39:00Z" w:initials="MAM">
    <w:p w14:paraId="13DE897E" w14:textId="77777777" w:rsidR="00F6516C" w:rsidRDefault="00F6516C" w:rsidP="008257A3">
      <w:pPr>
        <w:pStyle w:val="Commentaire"/>
      </w:pPr>
      <w:r>
        <w:rPr>
          <w:rStyle w:val="Marquedecommentaire"/>
        </w:rPr>
        <w:annotationRef/>
      </w:r>
      <w:r>
        <w:t>Avec un niveau fonctionnel appropriés aux droits de son profil ( admin, …)</w:t>
      </w:r>
    </w:p>
  </w:comment>
  <w:comment w:id="1297" w:author="Mohamed-Ali MAHMOUD" w:date="2024-09-27T15:53:00Z" w:initials="MAM">
    <w:p w14:paraId="73D071F8" w14:textId="77777777" w:rsidR="00EF7A1F" w:rsidRDefault="00EF7A1F" w:rsidP="00897CED">
      <w:pPr>
        <w:pStyle w:val="Commentaire"/>
      </w:pPr>
      <w:r>
        <w:rPr>
          <w:rStyle w:val="Marquedecommentaire"/>
        </w:rPr>
        <w:annotationRef/>
      </w:r>
      <w:r>
        <w:t xml:space="preserve">Le démarrage de backend se fait qu'on l'utilisateur arrive à se connecter au système </w:t>
      </w:r>
      <w:r>
        <w:br/>
        <w:t>il faut que la tentative de connexion  est acceptée par le système.</w:t>
      </w:r>
      <w:r>
        <w:br/>
        <w:t>Cette fonction peut avoir de sous fonctions :</w:t>
      </w:r>
      <w:r>
        <w:br/>
        <w:t xml:space="preserve">- Initialisation de frontEnd (rechargement de configuration, se connecter au BD) </w:t>
      </w:r>
      <w:r>
        <w:br/>
        <w:t xml:space="preserve">- vérifier/valider les informations de connexion de l'utilisateur </w:t>
      </w:r>
      <w:r>
        <w:br/>
        <w:t>- Appel au démarrage de Backend TR</w:t>
      </w:r>
      <w:r>
        <w:br/>
      </w:r>
    </w:p>
  </w:comment>
  <w:comment w:id="1301" w:author="Mohamed-Ali MAHMOUD" w:date="2024-09-27T15:56:00Z" w:initials="MAM">
    <w:p w14:paraId="0164AB17" w14:textId="77777777" w:rsidR="00EF7A1F" w:rsidRDefault="00EF7A1F" w:rsidP="0034170C">
      <w:pPr>
        <w:pStyle w:val="Commentaire"/>
      </w:pPr>
      <w:r>
        <w:rPr>
          <w:rStyle w:val="Marquedecommentaire"/>
        </w:rPr>
        <w:annotationRef/>
      </w:r>
      <w:r>
        <w:t>- Confs (@BD, paramètre pour lancer le Backend (nom de service, command …. Ça de pend de choix technique/architecture  pour le lancement de backend TR)</w:t>
      </w:r>
      <w:r>
        <w:br/>
        <w:t>- IHM( données user (login/pwd))</w:t>
      </w:r>
      <w:r>
        <w:br/>
      </w:r>
      <w:r>
        <w:br/>
        <w:t xml:space="preserve">Le backend lui-même n'est pas un input </w:t>
      </w:r>
      <w:r>
        <w:br/>
        <w:t xml:space="preserve">l'input est le paramètre à utiliser pour le faire lancer </w:t>
      </w:r>
      <w:r>
        <w:br/>
      </w:r>
    </w:p>
  </w:comment>
  <w:comment w:id="1308" w:author="Mohamed-Ali MAHMOUD" w:date="2024-09-27T16:59:00Z" w:initials="MAM">
    <w:p w14:paraId="30838A9C" w14:textId="77777777" w:rsidR="0084641D" w:rsidRDefault="0084641D" w:rsidP="005C3074">
      <w:pPr>
        <w:pStyle w:val="Commentaire"/>
      </w:pPr>
      <w:r>
        <w:rPr>
          <w:rStyle w:val="Marquedecommentaire"/>
        </w:rPr>
        <w:annotationRef/>
      </w:r>
      <w:r>
        <w:t xml:space="preserve">- Un affichage approprié au type de session sur l'ihm </w:t>
      </w:r>
      <w:r>
        <w:br/>
        <w:t>- un enregistrement dans le journal des événements indiquant l'heure de l'ouverture.</w:t>
      </w:r>
    </w:p>
  </w:comment>
  <w:comment w:id="1314" w:author="Mohamed-Ali MAHMOUD" w:date="2024-09-27T17:01:00Z" w:initials="MAM">
    <w:p w14:paraId="14279F56" w14:textId="77777777" w:rsidR="0084641D" w:rsidRDefault="0084641D" w:rsidP="00DC7E35">
      <w:pPr>
        <w:pStyle w:val="Commentaire"/>
      </w:pPr>
      <w:r>
        <w:rPr>
          <w:rStyle w:val="Marquedecommentaire"/>
        </w:rPr>
        <w:annotationRef/>
      </w:r>
      <w:r>
        <w:t>BD je pense</w:t>
      </w:r>
    </w:p>
  </w:comment>
  <w:comment w:id="1321" w:author="MAHMOUD Mohamed-Ali" w:date="2024-09-20T10:48:00Z" w:initials="MMA">
    <w:p w14:paraId="2D8CF7E5" w14:textId="77777777" w:rsidR="0084641D" w:rsidRDefault="005D1E45" w:rsidP="00D555FA">
      <w:pPr>
        <w:pStyle w:val="Commentaire"/>
      </w:pPr>
      <w:r>
        <w:rPr>
          <w:rStyle w:val="Marquedecommentaire"/>
        </w:rPr>
        <w:annotationRef/>
      </w:r>
      <w:r w:rsidR="0084641D">
        <w:t>Même remarque c'est un diagramme des composants pas des fonctions :</w:t>
      </w:r>
      <w:r w:rsidR="0084641D">
        <w:br/>
        <w:t>- Composant principal : programme de Frontend (exprès je fais différence entre IHM et programme frontEnd (intelligence) )</w:t>
      </w:r>
      <w:r w:rsidR="0084641D">
        <w:br/>
        <w:t xml:space="preserve">- IHM (input des données user) </w:t>
      </w:r>
      <w:r w:rsidR="0084641D">
        <w:br/>
        <w:t>- BD ( ça peut schématiser par un seul base des données et après ça dépend de l'architecture et le choix technique ça peut être dans la même BD ou différentes BD(s)</w:t>
      </w:r>
      <w:r w:rsidR="0084641D">
        <w:br/>
        <w:t>- Composant Backend TR</w:t>
      </w:r>
    </w:p>
  </w:comment>
  <w:comment w:id="1348" w:author="Mohamed-Ali MAHMOUD" w:date="2024-09-27T17:18:00Z" w:initials="MAM">
    <w:p w14:paraId="38A88039" w14:textId="77777777" w:rsidR="002656C7" w:rsidRDefault="002656C7" w:rsidP="002656C7">
      <w:pPr>
        <w:pStyle w:val="Commentaire"/>
      </w:pPr>
      <w:r>
        <w:rPr>
          <w:rStyle w:val="Marquedecommentaire"/>
        </w:rPr>
        <w:annotationRef/>
      </w:r>
      <w:r>
        <w:t xml:space="preserve">Sur l'IHM </w:t>
      </w:r>
    </w:p>
  </w:comment>
  <w:comment w:id="1357" w:author="Mohamed-Ali MAHMOUD" w:date="2024-09-29T18:47:00Z" w:initials="MAM">
    <w:p w14:paraId="0AFCC746" w14:textId="37A45A16" w:rsidR="000B64CF" w:rsidRDefault="000B64CF" w:rsidP="00A30AD9">
      <w:pPr>
        <w:pStyle w:val="Commentaire"/>
      </w:pPr>
      <w:r>
        <w:rPr>
          <w:rStyle w:val="Marquedecommentaire"/>
        </w:rPr>
        <w:annotationRef/>
      </w:r>
      <w:r>
        <w:t>Le FM récupère les infos de différents status de de véhicule ainsi que sa  localisation les états de disponibilités générés à partir des ces infos sont récupérées/transmises par/vers le trafic manager.</w:t>
      </w:r>
      <w:r>
        <w:br/>
        <w:t>Le frontend  assure l'affichage de ses véhicules avec leurs status de disponibilité et leurs localisation.</w:t>
      </w:r>
      <w:r>
        <w:br/>
        <w:t xml:space="preserve">Les véhicules qui sont disponibles peuvent être alloués à des </w:t>
      </w:r>
      <w:r w:rsidR="00372D26">
        <w:t>missions</w:t>
      </w:r>
      <w:r>
        <w:t xml:space="preserve"> manuellement et/ou automatiquement</w:t>
      </w:r>
    </w:p>
  </w:comment>
  <w:comment w:id="1367" w:author="Mohamed-Ali MAHMOUD" w:date="2024-09-27T17:19:00Z" w:initials="MAM">
    <w:p w14:paraId="73FAEEEC" w14:textId="112ED79F" w:rsidR="000F7A6E" w:rsidRDefault="000F7A6E" w:rsidP="00916284">
      <w:pPr>
        <w:pStyle w:val="Commentaire"/>
      </w:pPr>
      <w:r>
        <w:rPr>
          <w:rStyle w:val="Marquedecommentaire"/>
        </w:rPr>
        <w:annotationRef/>
      </w:r>
      <w:r>
        <w:t>IHM</w:t>
      </w:r>
    </w:p>
  </w:comment>
  <w:comment w:id="1387" w:author="MAHMOUD Mohamed-Ali" w:date="2024-09-20T10:50:00Z" w:initials="MMA">
    <w:p w14:paraId="04303DF3" w14:textId="77777777" w:rsidR="000B64CF" w:rsidRDefault="005D1E45" w:rsidP="00836D81">
      <w:pPr>
        <w:pStyle w:val="Commentaire"/>
      </w:pPr>
      <w:r>
        <w:rPr>
          <w:rStyle w:val="Marquedecommentaire"/>
        </w:rPr>
        <w:annotationRef/>
      </w:r>
      <w:r w:rsidR="000B64CF">
        <w:t>À mettre à jours</w:t>
      </w:r>
    </w:p>
  </w:comment>
  <w:comment w:id="1559" w:author="Mohamed-Ali MAHMOUD" w:date="2024-09-29T19:01:00Z" w:initials="MAM">
    <w:p w14:paraId="100CB5DD" w14:textId="77777777" w:rsidR="00BE64F1" w:rsidRDefault="00BE64F1" w:rsidP="00BE64F1">
      <w:pPr>
        <w:pStyle w:val="Commentaire"/>
      </w:pPr>
      <w:r>
        <w:rPr>
          <w:rStyle w:val="Marquedecommentaire"/>
        </w:rPr>
        <w:annotationRef/>
      </w:r>
      <w:r>
        <w:t xml:space="preserve">États + infos à partir de FM </w:t>
      </w:r>
    </w:p>
  </w:comment>
  <w:comment w:id="1574" w:author="Mohamed-Ali MAHMOUD" w:date="2024-09-29T19:02:00Z" w:initials="MAM">
    <w:p w14:paraId="52A99143" w14:textId="77777777" w:rsidR="00BE64F1" w:rsidRDefault="00BE64F1" w:rsidP="00BE64F1">
      <w:pPr>
        <w:pStyle w:val="Commentaire"/>
      </w:pPr>
      <w:r>
        <w:rPr>
          <w:rStyle w:val="Marquedecommentaire"/>
        </w:rPr>
        <w:annotationRef/>
      </w:r>
      <w:r>
        <w:t xml:space="preserve">À mettre à jours </w:t>
      </w:r>
    </w:p>
  </w:comment>
  <w:comment w:id="1581" w:author="TRIANO José" w:date="2024-10-03T11:43:00Z" w:initials="TJ">
    <w:p w14:paraId="4E369719" w14:textId="77777777" w:rsidR="00BE64F1" w:rsidRDefault="00BE64F1" w:rsidP="00BE64F1">
      <w:pPr>
        <w:pStyle w:val="Commentaire"/>
      </w:pPr>
      <w:r>
        <w:rPr>
          <w:rStyle w:val="Marquedecommentaire"/>
        </w:rPr>
        <w:annotationRef/>
      </w:r>
      <w:r>
        <w:t xml:space="preserve">Aide à la prise de décisions de l’opérateur. </w:t>
      </w:r>
    </w:p>
  </w:comment>
  <w:comment w:id="1814" w:author="Mohamed-Ali MAHMOUD" w:date="2024-09-29T19:10:00Z" w:initials="MAM">
    <w:p w14:paraId="0384B9CE" w14:textId="77777777" w:rsidR="00BA4732" w:rsidRDefault="00BA4732" w:rsidP="00C033AE">
      <w:pPr>
        <w:pStyle w:val="Commentaire"/>
      </w:pPr>
      <w:r>
        <w:rPr>
          <w:rStyle w:val="Marquedecommentaire"/>
        </w:rPr>
        <w:annotationRef/>
      </w:r>
      <w:r>
        <w:t xml:space="preserve">Numérotation !!!! Numéro répétés </w:t>
      </w:r>
    </w:p>
  </w:comment>
  <w:comment w:id="1833" w:author="Mohamed-Ali MAHMOUD" w:date="2024-09-29T19:16:00Z" w:initials="MAM">
    <w:p w14:paraId="7AE94086" w14:textId="77777777" w:rsidR="00BA4732" w:rsidRDefault="00BA4732" w:rsidP="004A2435">
      <w:pPr>
        <w:pStyle w:val="Commentaire"/>
      </w:pPr>
      <w:r>
        <w:rPr>
          <w:rStyle w:val="Marquedecommentaire"/>
        </w:rPr>
        <w:annotationRef/>
      </w:r>
      <w:r>
        <w:t xml:space="preserve">Via l'IHM (suite à une action sur l'IHM) </w:t>
      </w:r>
      <w:r>
        <w:br/>
        <w:t xml:space="preserve">(le titre seul n'est pas une description fonctionnel </w:t>
      </w:r>
      <w:r>
        <w:rPr>
          <w:color w:val="0000FF"/>
        </w:rPr>
        <w:t>xxxx-HMI</w:t>
      </w:r>
      <w:r>
        <w:t xml:space="preserve"> )</w:t>
      </w:r>
    </w:p>
  </w:comment>
  <w:comment w:id="1837" w:author="Mohamed-Ali MAHMOUD" w:date="2024-09-29T19:16:00Z" w:initials="MAM">
    <w:p w14:paraId="4A6FCC4A" w14:textId="214F3B3D" w:rsidR="00BA4732" w:rsidRDefault="00BA4732" w:rsidP="00295D53">
      <w:pPr>
        <w:pStyle w:val="Commentaire"/>
      </w:pPr>
      <w:r>
        <w:rPr>
          <w:rStyle w:val="Marquedecommentaire"/>
        </w:rPr>
        <w:annotationRef/>
      </w:r>
      <w:r>
        <w:t xml:space="preserve">Via IHM (action d'user sur l'IHM) </w:t>
      </w:r>
      <w:r>
        <w:br/>
        <w:t xml:space="preserve">(le titre seul n'est pas une description fonctionnel </w:t>
      </w:r>
      <w:r>
        <w:rPr>
          <w:color w:val="0000FF"/>
        </w:rPr>
        <w:t>xxxx-HMI</w:t>
      </w:r>
      <w:r>
        <w:t xml:space="preserve"> )</w:t>
      </w:r>
    </w:p>
  </w:comment>
  <w:comment w:id="1853" w:author="Mohamed-Ali MAHMOUD" w:date="2024-09-29T19:46:00Z" w:initials="MAM">
    <w:p w14:paraId="5C46F4B2" w14:textId="77777777" w:rsidR="0064229F" w:rsidRDefault="0064229F" w:rsidP="00465F6A">
      <w:pPr>
        <w:pStyle w:val="Commentaire"/>
      </w:pPr>
      <w:r>
        <w:rPr>
          <w:rStyle w:val="Marquedecommentaire"/>
        </w:rPr>
        <w:annotationRef/>
      </w:r>
      <w:r>
        <w:t xml:space="preserve">Lister les infos/paramètres provenant de Fleet Manager ! </w:t>
      </w:r>
    </w:p>
  </w:comment>
  <w:comment w:id="1862" w:author="Mohamed-Ali MAHMOUD" w:date="2024-09-29T19:50:00Z" w:initials="MAM">
    <w:p w14:paraId="19C61D3F" w14:textId="77777777" w:rsidR="0064229F" w:rsidRDefault="0064229F" w:rsidP="00A74610">
      <w:pPr>
        <w:pStyle w:val="Commentaire"/>
      </w:pPr>
      <w:r>
        <w:rPr>
          <w:rStyle w:val="Marquedecommentaire"/>
        </w:rPr>
        <w:annotationRef/>
      </w:r>
      <w:r>
        <w:t>IHM plus précis</w:t>
      </w:r>
    </w:p>
  </w:comment>
  <w:comment w:id="1970" w:author="Mohamed-Ali MAHMOUD" w:date="2024-09-29T20:08:00Z" w:initials="MAM">
    <w:p w14:paraId="57104F8C" w14:textId="77777777" w:rsidR="006C2485" w:rsidRDefault="006C2485" w:rsidP="005A6EE8">
      <w:pPr>
        <w:pStyle w:val="Commentaire"/>
      </w:pPr>
      <w:r>
        <w:rPr>
          <w:rStyle w:val="Marquedecommentaire"/>
        </w:rPr>
        <w:annotationRef/>
      </w:r>
      <w:r>
        <w:t xml:space="preserve">Besoin ? </w:t>
      </w:r>
    </w:p>
  </w:comment>
  <w:comment w:id="1975" w:author="Mohamed-Ali MAHMOUD" w:date="2024-09-29T20:09:00Z" w:initials="MAM">
    <w:p w14:paraId="3779A6F3" w14:textId="77777777" w:rsidR="006C2485" w:rsidRDefault="006C2485" w:rsidP="00887929">
      <w:pPr>
        <w:pStyle w:val="Commentaire"/>
      </w:pPr>
      <w:r>
        <w:rPr>
          <w:rStyle w:val="Marquedecommentaire"/>
        </w:rPr>
        <w:annotationRef/>
      </w:r>
      <w:r>
        <w:t>Lister les différents params/infos</w:t>
      </w:r>
    </w:p>
  </w:comment>
  <w:comment w:id="2023" w:author="Mohamed-Ali MAHMOUD" w:date="2024-09-29T20:18:00Z" w:initials="MAM">
    <w:p w14:paraId="60DCC796" w14:textId="77777777" w:rsidR="005C761A" w:rsidRDefault="005C761A" w:rsidP="001F6E19">
      <w:pPr>
        <w:pStyle w:val="Commentaire"/>
      </w:pPr>
      <w:r>
        <w:rPr>
          <w:rStyle w:val="Marquedecommentaire"/>
        </w:rPr>
        <w:annotationRef/>
      </w:r>
      <w:r>
        <w:t>Lister les paramètres/les infos ..</w:t>
      </w:r>
    </w:p>
  </w:comment>
  <w:comment w:id="2209" w:author="Mohamed-Ali MAHMOUD" w:date="2024-09-29T20:30:00Z" w:initials="MAM">
    <w:p w14:paraId="5376F951" w14:textId="77777777" w:rsidR="005C761A" w:rsidRDefault="005C761A" w:rsidP="009453A7">
      <w:pPr>
        <w:pStyle w:val="Commentaire"/>
      </w:pPr>
      <w:r>
        <w:rPr>
          <w:rStyle w:val="Marquedecommentaire"/>
        </w:rPr>
        <w:annotationRef/>
      </w:r>
      <w:r>
        <w:t xml:space="preserve">Remarque en haut </w:t>
      </w:r>
      <w:r>
        <w:br/>
      </w:r>
    </w:p>
  </w:comment>
  <w:comment w:id="2226" w:author="Mohamed-Ali MAHMOUD" w:date="2024-09-29T20:30:00Z" w:initials="MAM">
    <w:p w14:paraId="099DA06E" w14:textId="77777777" w:rsidR="005C761A" w:rsidRDefault="005C761A" w:rsidP="004726EF">
      <w:pPr>
        <w:pStyle w:val="Commentaire"/>
      </w:pPr>
      <w:r>
        <w:rPr>
          <w:rStyle w:val="Marquedecommentaire"/>
        </w:rPr>
        <w:annotationRef/>
      </w:r>
      <w:r>
        <w:t>Mettre à jour</w:t>
      </w:r>
    </w:p>
  </w:comment>
  <w:comment w:id="2906" w:author="TRIANO José" w:date="2024-08-13T14:54:00Z" w:initials="TJ">
    <w:p w14:paraId="0CB934F4" w14:textId="5BA90DEB" w:rsidR="009C70C0" w:rsidRDefault="009C70C0">
      <w:pPr>
        <w:pStyle w:val="Commentaire"/>
      </w:pPr>
      <w:r>
        <w:rPr>
          <w:rStyle w:val="Marquedecommentaire"/>
        </w:rPr>
        <w:annotationRef/>
      </w:r>
      <w:r>
        <w:t>Afin d’avoir les mêmes horaires dans tous les sous-systèmes, nous prévoyons avoir un serveur NTP ou PTP. Le Traffic Mger doit consommer de ce serveur</w:t>
      </w:r>
    </w:p>
  </w:comment>
  <w:comment w:id="2907" w:author="MAILIER Maxime" w:date="2024-08-14T10:59:00Z" w:initials="MM">
    <w:p w14:paraId="0327F23A" w14:textId="77777777" w:rsidR="0037750B" w:rsidRDefault="0037750B" w:rsidP="0037750B">
      <w:pPr>
        <w:pStyle w:val="Commentaire"/>
      </w:pPr>
      <w:r>
        <w:rPr>
          <w:rStyle w:val="Marquedecommentaire"/>
        </w:rPr>
        <w:annotationRef/>
      </w:r>
      <w:r>
        <w:t>C’est noté. J’ai ajouté la fonction TM_TR_13 Gérer la synchronisation horaire pour spécifier ce sujet.</w:t>
      </w:r>
    </w:p>
  </w:comment>
  <w:comment w:id="2908" w:author="MAILIER Maxime" w:date="2024-08-14T15:37:00Z" w:initials="MM">
    <w:p w14:paraId="66F28340" w14:textId="77777777" w:rsidR="00EA4AEB" w:rsidRDefault="000565AA" w:rsidP="00EA4AEB">
      <w:pPr>
        <w:pStyle w:val="Commentaire"/>
      </w:pPr>
      <w:r>
        <w:rPr>
          <w:rStyle w:val="Marquedecommentaire"/>
        </w:rPr>
        <w:annotationRef/>
      </w:r>
      <w:r w:rsidR="00EA4AEB">
        <w:t>Traité le 14-08-2024. Modifications effectuées dans TM_TR_13</w:t>
      </w:r>
    </w:p>
  </w:comment>
  <w:comment w:id="2924" w:author="Mohamed-Ali MAHMOUD" w:date="2024-09-29T20:36:00Z" w:initials="MAM">
    <w:p w14:paraId="5E97447D" w14:textId="77777777" w:rsidR="00084CFD" w:rsidRDefault="00084CFD" w:rsidP="00084CFD">
      <w:pPr>
        <w:pStyle w:val="Commentaire"/>
      </w:pPr>
      <w:r>
        <w:rPr>
          <w:rStyle w:val="Marquedecommentaire"/>
        </w:rPr>
        <w:annotationRef/>
      </w:r>
      <w:r>
        <w:t>À partir de BDD</w:t>
      </w:r>
    </w:p>
  </w:comment>
  <w:comment w:id="2928" w:author="Mohamed-Ali MAHMOUD" w:date="2024-09-29T20:37:00Z" w:initials="MAM">
    <w:p w14:paraId="6C2B6B30" w14:textId="77777777" w:rsidR="00084CFD" w:rsidRDefault="00084CFD" w:rsidP="00084CFD">
      <w:pPr>
        <w:pStyle w:val="Commentaire"/>
      </w:pPr>
      <w:r>
        <w:rPr>
          <w:rStyle w:val="Marquedecommentaire"/>
        </w:rPr>
        <w:annotationRef/>
      </w:r>
      <w:r>
        <w:t xml:space="preserve">Via un ihm si ses droits les permet </w:t>
      </w:r>
    </w:p>
  </w:comment>
  <w:comment w:id="2967" w:author="Mohamed-Ali MAHMOUD" w:date="2024-09-29T20:48:00Z" w:initials="MAM">
    <w:p w14:paraId="71AFF5EE" w14:textId="77777777" w:rsidR="005D135D" w:rsidRDefault="005D135D" w:rsidP="005D135D">
      <w:pPr>
        <w:pStyle w:val="Commentaire"/>
      </w:pPr>
      <w:r>
        <w:rPr>
          <w:rStyle w:val="Marquedecommentaire"/>
        </w:rPr>
        <w:annotationRef/>
      </w:r>
      <w:r>
        <w:t xml:space="preserve">Par des actions sur l'ihm </w:t>
      </w:r>
    </w:p>
  </w:comment>
  <w:comment w:id="3270" w:author="Mohamed-Ali MAHMOUD" w:date="2024-09-29T21:02:00Z" w:initials="MAM">
    <w:p w14:paraId="14BD5B1F" w14:textId="77777777" w:rsidR="005F6F9A" w:rsidRDefault="005F6F9A" w:rsidP="005F6F9A">
      <w:pPr>
        <w:pStyle w:val="Commentaire"/>
      </w:pPr>
      <w:r>
        <w:rPr>
          <w:rStyle w:val="Marquedecommentaire"/>
        </w:rPr>
        <w:annotationRef/>
      </w:r>
      <w:r>
        <w:t xml:space="preserve">On a bien parlé de mot modèle !! </w:t>
      </w:r>
    </w:p>
  </w:comment>
  <w:comment w:id="3399" w:author="TRIANO José" w:date="2024-08-13T15:05:00Z" w:initials="TJ">
    <w:p w14:paraId="3E6076EC" w14:textId="77777777" w:rsidR="005F6F9A" w:rsidRDefault="005F6F9A" w:rsidP="005F6F9A">
      <w:pPr>
        <w:pStyle w:val="Titre4"/>
      </w:pPr>
      <w:r>
        <w:rPr>
          <w:rStyle w:val="Marquedecommentaire"/>
        </w:rPr>
        <w:annotationRef/>
      </w:r>
      <w:r>
        <w:t>Ce n’est pas une fonction du TA ? TM_TA_0</w:t>
      </w:r>
      <w:r w:rsidRPr="00862A68">
        <w:t xml:space="preserve">1_01 : </w:t>
      </w:r>
      <w:r w:rsidRPr="001808C4">
        <w:t>Intégrer les caractéristiques topologiques de la ligne</w:t>
      </w:r>
    </w:p>
    <w:p w14:paraId="15BF131B" w14:textId="77777777" w:rsidR="005F6F9A" w:rsidRDefault="005F6F9A" w:rsidP="005F6F9A">
      <w:pPr>
        <w:pStyle w:val="Commentaire"/>
      </w:pPr>
      <w:r>
        <w:t>Les arrêts commerciaux ont un attribut « temps d’arrêt »</w:t>
      </w:r>
    </w:p>
  </w:comment>
  <w:comment w:id="3400" w:author="MAILIER Maxime" w:date="2024-08-14T11:15:00Z" w:initials="MM">
    <w:p w14:paraId="5E4C9E57" w14:textId="77777777" w:rsidR="005F6F9A" w:rsidRDefault="005F6F9A" w:rsidP="005F6F9A">
      <w:pPr>
        <w:pStyle w:val="Commentaire"/>
      </w:pPr>
      <w:r>
        <w:rPr>
          <w:rStyle w:val="Marquedecommentaire"/>
        </w:rPr>
        <w:annotationRef/>
      </w:r>
      <w:r>
        <w:t>A discuter. Si les missions du Service Matériel utilisent des sillons élaborés en TA, l’intervalle n’est pas à vérifier car garanti lors de la construction du référentiel horaire théorique en TA (Même réflexion à avoir sur la commande d’ajout d’une mission).</w:t>
      </w:r>
    </w:p>
    <w:p w14:paraId="3C635DE7" w14:textId="77777777" w:rsidR="005F6F9A" w:rsidRDefault="005F6F9A" w:rsidP="005F6F9A">
      <w:pPr>
        <w:pStyle w:val="Commentaire"/>
      </w:pPr>
      <w:r>
        <w:t>Voir également la pertinence du concept de «décalage horaire» à indiquer par l’utilisateur.</w:t>
      </w:r>
    </w:p>
  </w:comment>
  <w:comment w:id="3401" w:author="MAILIER Maxime" w:date="2024-08-14T15:50:00Z" w:initials="MM">
    <w:p w14:paraId="4B1628C8" w14:textId="77777777" w:rsidR="005F6F9A" w:rsidRDefault="005F6F9A" w:rsidP="005F6F9A">
      <w:pPr>
        <w:pStyle w:val="Commentaire"/>
      </w:pPr>
      <w:r>
        <w:rPr>
          <w:rStyle w:val="Marquedecommentaire"/>
        </w:rPr>
        <w:annotationRef/>
      </w:r>
      <w:r>
        <w:t>Traité 14-08-2024: A analyser en prenant en compte les éléments suivants:</w:t>
      </w:r>
    </w:p>
    <w:p w14:paraId="2C274D89" w14:textId="77777777" w:rsidR="005F6F9A" w:rsidRDefault="005F6F9A" w:rsidP="005F6F9A">
      <w:pPr>
        <w:pStyle w:val="Commentaire"/>
        <w:ind w:left="300"/>
      </w:pPr>
      <w:r>
        <w:t>Gestion en convoi</w:t>
      </w:r>
    </w:p>
    <w:p w14:paraId="7AD6422E" w14:textId="77777777" w:rsidR="005F6F9A" w:rsidRDefault="005F6F9A" w:rsidP="005F6F9A">
      <w:pPr>
        <w:pStyle w:val="Commentaire"/>
        <w:ind w:left="300"/>
      </w:pPr>
      <w:r>
        <w:t>Ajouter une exigence pour Création d’un Service Matériel à partir de rien</w:t>
      </w:r>
    </w:p>
    <w:p w14:paraId="08B5CE82" w14:textId="77777777" w:rsidR="005F6F9A" w:rsidRDefault="005F6F9A" w:rsidP="005F6F9A">
      <w:pPr>
        <w:pStyle w:val="Commentaire"/>
        <w:ind w:left="300"/>
      </w:pPr>
      <w:r>
        <w:t>Vérifier uniquement l’intervalle au départ dans le hub origine?</w:t>
      </w:r>
    </w:p>
  </w:comment>
  <w:comment w:id="3472" w:author="TRIANO José" w:date="2024-08-13T15:07:00Z" w:initials="TJ">
    <w:p w14:paraId="0CF82E45" w14:textId="5C081820" w:rsidR="006342FD" w:rsidRDefault="006342FD">
      <w:pPr>
        <w:pStyle w:val="Commentaire"/>
      </w:pPr>
      <w:r>
        <w:rPr>
          <w:rStyle w:val="Marquedecommentaire"/>
        </w:rPr>
        <w:annotationRef/>
      </w:r>
      <w:r>
        <w:t>?</w:t>
      </w:r>
    </w:p>
  </w:comment>
  <w:comment w:id="3473" w:author="MAILIER Maxime" w:date="2024-08-14T11:08:00Z" w:initials="MM">
    <w:p w14:paraId="4DF497C9" w14:textId="77777777" w:rsidR="0037750B" w:rsidRDefault="0037750B" w:rsidP="0037750B">
      <w:pPr>
        <w:pStyle w:val="Commentaire"/>
      </w:pPr>
      <w:r>
        <w:rPr>
          <w:rStyle w:val="Marquedecommentaire"/>
        </w:rPr>
        <w:annotationRef/>
      </w:r>
      <w:r>
        <w:t>La description de ce paramètre n’a en effet rien à faire ici. A supprimer.</w:t>
      </w:r>
    </w:p>
  </w:comment>
  <w:comment w:id="3474" w:author="MAILIER Maxime" w:date="2024-08-14T15:51:00Z" w:initials="MM">
    <w:p w14:paraId="770DE78F" w14:textId="77777777" w:rsidR="00EA4AEB" w:rsidRDefault="0062580E" w:rsidP="00EA4AEB">
      <w:pPr>
        <w:pStyle w:val="Commentaire"/>
      </w:pPr>
      <w:r>
        <w:rPr>
          <w:rStyle w:val="Marquedecommentaire"/>
        </w:rPr>
        <w:annotationRef/>
      </w:r>
      <w:r w:rsidR="00EA4AEB">
        <w:t>Traité 14-08-2024: Supprimé</w:t>
      </w:r>
    </w:p>
  </w:comment>
  <w:comment w:id="3905" w:author="TRIANO José" w:date="2024-09-18T17:16:00Z" w:initials="TJ">
    <w:p w14:paraId="3173AF49" w14:textId="0D7C22A5" w:rsidR="00BD34D7" w:rsidRDefault="00BD34D7">
      <w:pPr>
        <w:pStyle w:val="Commentaire"/>
      </w:pPr>
      <w:r>
        <w:rPr>
          <w:rStyle w:val="Marquedecommentaire"/>
        </w:rPr>
        <w:annotationRef/>
      </w:r>
      <w:r>
        <w:rPr>
          <w:noProof/>
        </w:rPr>
        <w:t>input pour la mise en route des automatismes du backend</w:t>
      </w:r>
    </w:p>
  </w:comment>
  <w:comment w:id="4250" w:author="TRIANO José" w:date="2024-08-13T15:24:00Z" w:initials="TJ">
    <w:p w14:paraId="100902E4" w14:textId="703B09CC" w:rsidR="00DA784D" w:rsidRDefault="00DA784D">
      <w:pPr>
        <w:pStyle w:val="Commentaire"/>
      </w:pPr>
      <w:r>
        <w:rPr>
          <w:rStyle w:val="Marquedecommentaire"/>
        </w:rPr>
        <w:annotationRef/>
      </w:r>
      <w:r>
        <w:t>Pourquoi ces limitations en caractères ?</w:t>
      </w:r>
    </w:p>
  </w:comment>
  <w:comment w:id="4251" w:author="MAILIER Maxime" w:date="2024-08-14T11:26:00Z" w:initials="MM">
    <w:p w14:paraId="3107B5C4" w14:textId="77777777" w:rsidR="007F613F" w:rsidRDefault="007F613F" w:rsidP="007F613F">
      <w:pPr>
        <w:pStyle w:val="Commentaire"/>
      </w:pPr>
      <w:r>
        <w:rPr>
          <w:rStyle w:val="Marquedecommentaire"/>
        </w:rPr>
        <w:annotationRef/>
      </w:r>
      <w:r>
        <w:t>A ce stade ces limitations sont arbitraires. Garder néanmoins à l’esprit que ces identifiants sont généralement affichés sur les IHMs et ne doivent pas être trop longs.</w:t>
      </w:r>
    </w:p>
  </w:comment>
  <w:comment w:id="4252" w:author="MAILIER Maxime" w:date="2024-08-14T15:55:00Z" w:initials="MM">
    <w:p w14:paraId="0143D7C1" w14:textId="77777777" w:rsidR="006130BE" w:rsidRDefault="00615960" w:rsidP="006130BE">
      <w:pPr>
        <w:pStyle w:val="Commentaire"/>
      </w:pPr>
      <w:r>
        <w:rPr>
          <w:rStyle w:val="Marquedecommentaire"/>
        </w:rPr>
        <w:annotationRef/>
      </w:r>
      <w:r w:rsidR="006130BE">
        <w:t>Traité 14-08-2024: On ne documente pas de restrictions. Sera défini plus précisément ultérieurement (UX/UI).</w:t>
      </w:r>
    </w:p>
  </w:comment>
  <w:comment w:id="4260" w:author="TRIANO José" w:date="2024-08-13T15:27:00Z" w:initials="TJ">
    <w:p w14:paraId="2B4F3DA1" w14:textId="282ACB32" w:rsidR="00DA784D" w:rsidRDefault="00DA784D">
      <w:pPr>
        <w:pStyle w:val="Commentaire"/>
      </w:pPr>
      <w:r>
        <w:rPr>
          <w:rStyle w:val="Marquedecommentaire"/>
        </w:rPr>
        <w:annotationRef/>
      </w:r>
      <w:r>
        <w:t>?</w:t>
      </w:r>
    </w:p>
  </w:comment>
  <w:comment w:id="4261" w:author="MAILIER Maxime" w:date="2024-08-14T11:29:00Z" w:initials="MM">
    <w:p w14:paraId="0E18A46B" w14:textId="3BE9FE3E" w:rsidR="007F613F" w:rsidRDefault="007F613F" w:rsidP="007F613F">
      <w:pPr>
        <w:pStyle w:val="Commentaire"/>
      </w:pPr>
      <w:r>
        <w:rPr>
          <w:rStyle w:val="Marquedecommentaire"/>
        </w:rPr>
        <w:annotationRef/>
      </w:r>
      <w:r>
        <w:t>A discuter à propos des liens Véhicule/Service Matériel/</w:t>
      </w:r>
      <w:r w:rsidR="001F6EE4">
        <w:t>Mission</w:t>
      </w:r>
      <w:r>
        <w:t>.</w:t>
      </w:r>
    </w:p>
    <w:p w14:paraId="41A23C3A" w14:textId="77777777" w:rsidR="007F613F" w:rsidRDefault="007F613F" w:rsidP="007F613F">
      <w:pPr>
        <w:pStyle w:val="Commentaire"/>
      </w:pPr>
      <w:r>
        <w:t>Un véhicule doit-il toujours avoir un Id de Service Matériel?</w:t>
      </w:r>
    </w:p>
  </w:comment>
  <w:comment w:id="4262" w:author="MAILIER Maxime" w:date="2024-08-14T17:41:00Z" w:initials="MM">
    <w:p w14:paraId="12475973" w14:textId="77777777" w:rsidR="00CD4F0A" w:rsidRDefault="00CD4F0A" w:rsidP="00CD4F0A">
      <w:pPr>
        <w:pStyle w:val="Commentaire"/>
      </w:pPr>
      <w:r>
        <w:rPr>
          <w:rStyle w:val="Marquedecommentaire"/>
        </w:rPr>
        <w:annotationRef/>
      </w:r>
      <w:r>
        <w:t>Traité 14-08-2024:</w:t>
      </w:r>
    </w:p>
    <w:p w14:paraId="7ABEFC9B" w14:textId="3F054817" w:rsidR="00CD4F0A" w:rsidRDefault="00CD4F0A" w:rsidP="00CD4F0A">
      <w:pPr>
        <w:pStyle w:val="Commentaire"/>
      </w:pPr>
      <w:r>
        <w:t xml:space="preserve">Lorsqu’un véhicule n’est pas utilisé pour assurer une ou plusieurs </w:t>
      </w:r>
      <w:r w:rsidR="00372D26">
        <w:t>missions</w:t>
      </w:r>
      <w:r>
        <w:t xml:space="preserve"> d’un service matériel. L’attribut Service Matériel de ce véhicule n’est pas renseigné. Modifications effectuées.</w:t>
      </w:r>
    </w:p>
  </w:comment>
  <w:comment w:id="4290" w:author="TRIANO José" w:date="2024-08-13T15:30:00Z" w:initials="TJ">
    <w:p w14:paraId="78DE5F71" w14:textId="55D96FE3" w:rsidR="00DA784D" w:rsidRDefault="00DA784D">
      <w:pPr>
        <w:pStyle w:val="Commentaire"/>
      </w:pPr>
      <w:r>
        <w:rPr>
          <w:rStyle w:val="Marquedecommentaire"/>
        </w:rPr>
        <w:annotationRef/>
      </w:r>
      <w:r>
        <w:t>« Définies » ou « utilisées » ??</w:t>
      </w:r>
    </w:p>
    <w:p w14:paraId="06007A0D" w14:textId="77777777" w:rsidR="00DA784D" w:rsidRDefault="00DA784D">
      <w:pPr>
        <w:pStyle w:val="Commentaire"/>
      </w:pPr>
    </w:p>
    <w:p w14:paraId="5B56EBE9" w14:textId="3E851FEF" w:rsidR="00DA784D" w:rsidRPr="0075475F" w:rsidRDefault="00DA784D" w:rsidP="00E50EEE">
      <w:pPr>
        <w:pStyle w:val="Titre4"/>
        <w:numPr>
          <w:ilvl w:val="0"/>
          <w:numId w:val="0"/>
        </w:numPr>
        <w:rPr>
          <w:rFonts w:eastAsiaTheme="minorHAnsi"/>
        </w:rPr>
      </w:pPr>
      <w:r w:rsidRPr="0075475F">
        <w:rPr>
          <w:rFonts w:eastAsiaTheme="minorHAnsi"/>
        </w:rPr>
        <w:t>Un référentiel horaire est associé à un référentiel topologique</w:t>
      </w:r>
      <w:r w:rsidR="0075475F">
        <w:t xml:space="preserve"> (TM_TA_0</w:t>
      </w:r>
      <w:r w:rsidR="0075475F" w:rsidRPr="00862A68">
        <w:t xml:space="preserve">1_01 : </w:t>
      </w:r>
      <w:r w:rsidR="0075475F" w:rsidRPr="001808C4">
        <w:t>Intégrer les caractéristiques topologiques de la ligne</w:t>
      </w:r>
      <w:r w:rsidR="0075475F">
        <w:t>)</w:t>
      </w:r>
      <w:r>
        <w:t xml:space="preserve">, </w:t>
      </w:r>
      <w:r w:rsidRPr="0075475F">
        <w:rPr>
          <w:rFonts w:eastAsiaTheme="minorHAnsi"/>
        </w:rPr>
        <w:t xml:space="preserve">puis on définit la liste de </w:t>
      </w:r>
      <w:r w:rsidR="00372D26">
        <w:rPr>
          <w:rFonts w:eastAsiaTheme="minorHAnsi"/>
        </w:rPr>
        <w:t>missions</w:t>
      </w:r>
      <w:r w:rsidRPr="0075475F">
        <w:rPr>
          <w:rFonts w:eastAsiaTheme="minorHAnsi"/>
        </w:rPr>
        <w:t xml:space="preserve"> possibles. Il ne doit pas y avoir « des </w:t>
      </w:r>
      <w:r w:rsidR="00372D26">
        <w:rPr>
          <w:rFonts w:eastAsiaTheme="minorHAnsi"/>
        </w:rPr>
        <w:t>missions</w:t>
      </w:r>
      <w:r w:rsidRPr="0075475F">
        <w:rPr>
          <w:rFonts w:eastAsiaTheme="minorHAnsi"/>
        </w:rPr>
        <w:t xml:space="preserve"> non définies dans le référentiel horaire théorique</w:t>
      </w:r>
      <w:r w:rsidRPr="0075475F">
        <w:rPr>
          <w:rFonts w:eastAsiaTheme="minorHAnsi"/>
        </w:rPr>
        <w:annotationRef/>
      </w:r>
      <w:r w:rsidRPr="0075475F">
        <w:rPr>
          <w:rFonts w:eastAsiaTheme="minorHAnsi"/>
        </w:rPr>
        <w:t xml:space="preserve"> » </w:t>
      </w:r>
    </w:p>
    <w:p w14:paraId="30A52369" w14:textId="77777777" w:rsidR="00DA784D" w:rsidRDefault="00DA784D">
      <w:pPr>
        <w:pStyle w:val="Commentaire"/>
      </w:pPr>
    </w:p>
  </w:comment>
  <w:comment w:id="4291" w:author="MAILIER Maxime" w:date="2024-08-14T11:33:00Z" w:initials="MM">
    <w:p w14:paraId="39FB4DC1" w14:textId="4BE835CA" w:rsidR="006C1B41" w:rsidRDefault="006C1B41" w:rsidP="006C1B41">
      <w:pPr>
        <w:pStyle w:val="Commentaire"/>
      </w:pPr>
      <w:r>
        <w:rPr>
          <w:rStyle w:val="Marquedecommentaire"/>
        </w:rPr>
        <w:annotationRef/>
      </w:r>
      <w:r>
        <w:t>A discuter à propos des liens sillons/</w:t>
      </w:r>
      <w:r w:rsidR="00372D26">
        <w:t>missions</w:t>
      </w:r>
      <w:r>
        <w:t xml:space="preserve">. Hormis, les </w:t>
      </w:r>
      <w:r w:rsidR="00372D26">
        <w:t>missions</w:t>
      </w:r>
      <w:r>
        <w:t xml:space="preserve"> d’un Service Matériel défini en TA, est-il utile de définir des objets «</w:t>
      </w:r>
      <w:r w:rsidR="00372D26">
        <w:t>missions</w:t>
      </w:r>
      <w:r>
        <w:t xml:space="preserve">» pour le mode Horaire A la Demande dès le TA. Ne pourrait-on pas, suite à une réservation confirmée, créer les </w:t>
      </w:r>
      <w:r w:rsidR="00372D26">
        <w:t>missions</w:t>
      </w:r>
      <w:r>
        <w:t xml:space="preserve"> en TR par le Traffic Mgr? </w:t>
      </w:r>
      <w:r w:rsidR="00372D26">
        <w:t>Missions</w:t>
      </w:r>
      <w:r>
        <w:t xml:space="preserve"> qui utiliseraient tout ou partie d’un sillon non encore utilisé en fonction des caractéristiques de la réservation confirmée.</w:t>
      </w:r>
    </w:p>
  </w:comment>
  <w:comment w:id="4292" w:author="MAILIER Maxime" w:date="2024-08-14T17:49:00Z" w:initials="MM">
    <w:p w14:paraId="08E4B0CA" w14:textId="77777777" w:rsidR="00190FA1" w:rsidRDefault="00190FA1" w:rsidP="00190FA1">
      <w:pPr>
        <w:pStyle w:val="Commentaire"/>
      </w:pPr>
      <w:r>
        <w:rPr>
          <w:rStyle w:val="Marquedecommentaire"/>
        </w:rPr>
        <w:annotationRef/>
      </w:r>
      <w:r>
        <w:t>Traité 14-08-2024.</w:t>
      </w:r>
    </w:p>
    <w:p w14:paraId="3C2EC276" w14:textId="6346B9C6" w:rsidR="00190FA1" w:rsidRDefault="00190FA1" w:rsidP="00190FA1">
      <w:pPr>
        <w:pStyle w:val="Commentaire"/>
      </w:pPr>
      <w:r>
        <w:t xml:space="preserve">A analyser. Les </w:t>
      </w:r>
      <w:r w:rsidR="00372D26">
        <w:t>missions</w:t>
      </w:r>
      <w:r>
        <w:t xml:space="preserve"> doivent être définies en TA. L’identification d’une </w:t>
      </w:r>
      <w:r w:rsidR="001F6EE4">
        <w:t>mission</w:t>
      </w:r>
      <w:r>
        <w:t xml:space="preserve"> est assurée par le numéro de </w:t>
      </w:r>
      <w:r w:rsidR="001F6EE4">
        <w:t>mission</w:t>
      </w:r>
      <w:r>
        <w:t>-modèle + la date/heure de départ.</w:t>
      </w:r>
    </w:p>
  </w:comment>
  <w:comment w:id="4339" w:author="TRIANO José" w:date="2024-08-13T15:42:00Z" w:initials="TJ">
    <w:p w14:paraId="11A3E131" w14:textId="77777777" w:rsidR="00014478" w:rsidRDefault="00014478" w:rsidP="00014478">
      <w:pPr>
        <w:pStyle w:val="Commentaire"/>
      </w:pPr>
      <w:r>
        <w:rPr>
          <w:rStyle w:val="Marquedecommentaire"/>
        </w:rPr>
        <w:annotationRef/>
      </w:r>
      <w:r>
        <w:t>?</w:t>
      </w:r>
    </w:p>
  </w:comment>
  <w:comment w:id="4340" w:author="MAILIER Maxime" w:date="2024-08-14T11:36:00Z" w:initials="MM">
    <w:p w14:paraId="5702D2FD" w14:textId="77777777" w:rsidR="00014478" w:rsidRDefault="00014478" w:rsidP="00014478">
      <w:pPr>
        <w:pStyle w:val="Commentaire"/>
      </w:pPr>
      <w:r>
        <w:rPr>
          <w:rStyle w:val="Marquedecommentaire"/>
        </w:rPr>
        <w:annotationRef/>
      </w:r>
      <w:r>
        <w:t>L’idée est de vérifier que la mission prévue dans le cadre du Service Matériel SMx va bien être allouée au véhicule prévu pour assurer le Service Matériel SMx.</w:t>
      </w:r>
    </w:p>
  </w:comment>
  <w:comment w:id="4341" w:author="MAILIER Maxime" w:date="2024-08-14T16:29:00Z" w:initials="MM">
    <w:p w14:paraId="22652AF9" w14:textId="77777777" w:rsidR="00014478" w:rsidRDefault="00014478" w:rsidP="00014478">
      <w:pPr>
        <w:pStyle w:val="Commentaire"/>
      </w:pPr>
      <w:r>
        <w:rPr>
          <w:rStyle w:val="Marquedecommentaire"/>
        </w:rPr>
        <w:annotationRef/>
      </w:r>
      <w:r>
        <w:t>Traité 14-08-2024:</w:t>
      </w:r>
    </w:p>
    <w:p w14:paraId="1E2E5DFD" w14:textId="77777777" w:rsidR="00014478" w:rsidRDefault="00014478" w:rsidP="00014478">
      <w:pPr>
        <w:pStyle w:val="Commentaire"/>
      </w:pPr>
      <w:r>
        <w:t>Commentaire Ok. Modification effectuée.</w:t>
      </w:r>
    </w:p>
  </w:comment>
  <w:comment w:id="4614" w:author="TRIANO José" w:date="2024-08-13T15:42:00Z" w:initials="TJ">
    <w:p w14:paraId="7943BB46" w14:textId="7DA4BFBE" w:rsidR="0075475F" w:rsidRDefault="0075475F">
      <w:pPr>
        <w:pStyle w:val="Commentaire"/>
      </w:pPr>
      <w:r>
        <w:rPr>
          <w:rStyle w:val="Marquedecommentaire"/>
        </w:rPr>
        <w:annotationRef/>
      </w:r>
      <w:r>
        <w:t>?</w:t>
      </w:r>
    </w:p>
  </w:comment>
  <w:comment w:id="4615" w:author="MAILIER Maxime" w:date="2024-08-14T11:36:00Z" w:initials="MM">
    <w:p w14:paraId="0360F9A2" w14:textId="4355417D" w:rsidR="006C1B41" w:rsidRDefault="006C1B41" w:rsidP="006C1B41">
      <w:pPr>
        <w:pStyle w:val="Commentaire"/>
      </w:pPr>
      <w:r>
        <w:rPr>
          <w:rStyle w:val="Marquedecommentaire"/>
        </w:rPr>
        <w:annotationRef/>
      </w:r>
      <w:r>
        <w:t xml:space="preserve">L’idée est de vérifier que la </w:t>
      </w:r>
      <w:r w:rsidR="001F6EE4">
        <w:t>mission</w:t>
      </w:r>
      <w:r>
        <w:t xml:space="preserve"> prévue dans le cadre du Service Matériel SMx va bien être allouée au véhicule prévu pour assurer le Service Matériel SMx.</w:t>
      </w:r>
    </w:p>
  </w:comment>
  <w:comment w:id="4616" w:author="MAILIER Maxime" w:date="2024-08-14T16:29:00Z" w:initials="MM">
    <w:p w14:paraId="2824EE34" w14:textId="77777777" w:rsidR="003709A6" w:rsidRDefault="00400FDC" w:rsidP="003709A6">
      <w:pPr>
        <w:pStyle w:val="Commentaire"/>
      </w:pPr>
      <w:r>
        <w:rPr>
          <w:rStyle w:val="Marquedecommentaire"/>
        </w:rPr>
        <w:annotationRef/>
      </w:r>
      <w:r w:rsidR="003709A6">
        <w:t>Traité 14-08-2024:</w:t>
      </w:r>
    </w:p>
    <w:p w14:paraId="13E7B3F8" w14:textId="77777777" w:rsidR="003709A6" w:rsidRDefault="003709A6" w:rsidP="003709A6">
      <w:pPr>
        <w:pStyle w:val="Commentaire"/>
      </w:pPr>
      <w:r>
        <w:t>Commentaire Ok. Modification effectuée.</w:t>
      </w:r>
    </w:p>
  </w:comment>
  <w:comment w:id="5845" w:author="TRIANO José" w:date="2024-08-13T16:10:00Z" w:initials="TJ">
    <w:p w14:paraId="34A2ACFA" w14:textId="77777777" w:rsidR="00013582" w:rsidRDefault="00013582" w:rsidP="00013582">
      <w:pPr>
        <w:pStyle w:val="Commentaire"/>
      </w:pPr>
      <w:r>
        <w:rPr>
          <w:rStyle w:val="Marquedecommentaire"/>
        </w:rPr>
        <w:annotationRef/>
      </w:r>
      <w:r>
        <w:t xml:space="preserve">Non. Processus de modification de missions en cours : </w:t>
      </w:r>
    </w:p>
    <w:p w14:paraId="5FD2C371" w14:textId="77777777" w:rsidR="00013582" w:rsidRDefault="00013582" w:rsidP="00013582">
      <w:pPr>
        <w:pStyle w:val="Commentaire"/>
        <w:numPr>
          <w:ilvl w:val="0"/>
          <w:numId w:val="50"/>
        </w:numPr>
      </w:pPr>
      <w:r>
        <w:t xml:space="preserve"> Consultation au Fleet Manager : le véhicule peut réaliser la mission modifiée ? </w:t>
      </w:r>
    </w:p>
    <w:p w14:paraId="33A0B0F9" w14:textId="77777777" w:rsidR="00013582" w:rsidRDefault="00013582" w:rsidP="00013582">
      <w:pPr>
        <w:pStyle w:val="Commentaire"/>
        <w:numPr>
          <w:ilvl w:val="0"/>
          <w:numId w:val="50"/>
        </w:numPr>
      </w:pPr>
      <w:r>
        <w:t xml:space="preserve"> Si OUI-&gt; le Traffic Mger accepte la modif (même en dynamique)</w:t>
      </w:r>
    </w:p>
    <w:p w14:paraId="36B22204" w14:textId="77777777" w:rsidR="00013582" w:rsidRDefault="00013582" w:rsidP="00013582">
      <w:pPr>
        <w:pStyle w:val="Commentaire"/>
        <w:numPr>
          <w:ilvl w:val="0"/>
          <w:numId w:val="50"/>
        </w:numPr>
      </w:pPr>
      <w:r>
        <w:t xml:space="preserve"> Si NON -&gt; le Traffic Mger refuse la modif.</w:t>
      </w:r>
    </w:p>
  </w:comment>
  <w:comment w:id="5846" w:author="MAILIER Maxime" w:date="2024-08-14T11:40:00Z" w:initials="MM">
    <w:p w14:paraId="6ACFB9F5" w14:textId="77777777" w:rsidR="00013582" w:rsidRDefault="00013582" w:rsidP="00013582">
      <w:pPr>
        <w:pStyle w:val="Commentaire"/>
      </w:pPr>
      <w:r>
        <w:rPr>
          <w:rStyle w:val="Marquedecommentaire"/>
        </w:rPr>
        <w:annotationRef/>
      </w:r>
      <w:r>
        <w:t>A discuter.</w:t>
      </w:r>
    </w:p>
  </w:comment>
  <w:comment w:id="5847" w:author="MAILIER Maxime" w:date="2024-08-14T18:06:00Z" w:initials="MM">
    <w:p w14:paraId="3E1DE949" w14:textId="77777777" w:rsidR="00013582" w:rsidRDefault="00013582" w:rsidP="00013582">
      <w:pPr>
        <w:pStyle w:val="Commentaire"/>
      </w:pPr>
      <w:r>
        <w:rPr>
          <w:rStyle w:val="Marquedecommentaire"/>
        </w:rPr>
        <w:annotationRef/>
      </w:r>
      <w:r>
        <w:t>14-08-2024:</w:t>
      </w:r>
    </w:p>
    <w:p w14:paraId="1C8B63F9" w14:textId="77777777" w:rsidR="00013582" w:rsidRDefault="00013582" w:rsidP="00013582">
      <w:pPr>
        <w:pStyle w:val="Commentaire"/>
      </w:pPr>
      <w:r>
        <w:t>A analyser.</w:t>
      </w:r>
    </w:p>
    <w:p w14:paraId="2A8701C1" w14:textId="77777777" w:rsidR="00013582" w:rsidRDefault="00013582" w:rsidP="00013582">
      <w:pPr>
        <w:pStyle w:val="Commentaire"/>
      </w:pPr>
      <w:r>
        <w:t>Demande J.Triano : il doit être possible de modifier une mission en cours</w:t>
      </w:r>
    </w:p>
  </w:comment>
  <w:comment w:id="5848" w:author="MAILIER Maxime" w:date="2024-08-20T17:31:00Z" w:initials="MM">
    <w:p w14:paraId="185B08BB" w14:textId="77777777" w:rsidR="00013582" w:rsidRDefault="00013582" w:rsidP="00013582">
      <w:pPr>
        <w:pStyle w:val="Commentaire"/>
      </w:pPr>
      <w:r>
        <w:rPr>
          <w:rStyle w:val="Marquedecommentaire"/>
        </w:rPr>
        <w:annotationRef/>
      </w:r>
      <w:r>
        <w:t>21-08-2024 : Ajout de la description de la commande de modification manuelle d’une mission en cours (TM_TR_04_04). Par ailleurs la création manuelle de missions avec voyageurs n’est plus possible en mode «Exploitation Automatique» (Remplacé par une commande manuelle d’allocation d’une mission à un véhicule; pour reprendre une mission Interrompue par un autre véhicule que celui qui a réalisée la première partie de la mission)</w:t>
      </w:r>
    </w:p>
  </w:comment>
  <w:comment w:id="6374" w:author="TRIANO José" w:date="2024-08-13T16:18:00Z" w:initials="TJ">
    <w:p w14:paraId="37F185FC" w14:textId="728980C6" w:rsidR="00AD1B6D" w:rsidRDefault="00AD1B6D">
      <w:pPr>
        <w:pStyle w:val="Commentaire"/>
      </w:pPr>
      <w:r>
        <w:rPr>
          <w:rStyle w:val="Marquedecommentaire"/>
        </w:rPr>
        <w:annotationRef/>
      </w:r>
      <w:r>
        <w:rPr>
          <w:rStyle w:val="Marquedecommentaire"/>
        </w:rPr>
        <w:t xml:space="preserve">« Perdue partiellement » </w:t>
      </w:r>
    </w:p>
  </w:comment>
  <w:comment w:id="6375" w:author="MAILIER Maxime" w:date="2024-08-14T11:41:00Z" w:initials="MM">
    <w:p w14:paraId="7B28152B" w14:textId="77777777" w:rsidR="006C1B41" w:rsidRDefault="006C1B41" w:rsidP="006C1B41">
      <w:pPr>
        <w:pStyle w:val="Commentaire"/>
      </w:pPr>
      <w:r>
        <w:rPr>
          <w:rStyle w:val="Marquedecommentaire"/>
        </w:rPr>
        <w:annotationRef/>
      </w:r>
      <w:r>
        <w:t>Oui. Voir réponse à un commentaire précédent. «Interrompue» plutôt que «Perdue partiellement»</w:t>
      </w:r>
    </w:p>
  </w:comment>
  <w:comment w:id="6376" w:author="MAILIER Maxime" w:date="2024-08-14T18:07:00Z" w:initials="MM">
    <w:p w14:paraId="76FC2836" w14:textId="77777777" w:rsidR="003709A6" w:rsidRDefault="003709A6" w:rsidP="003709A6">
      <w:pPr>
        <w:pStyle w:val="Commentaire"/>
      </w:pPr>
      <w:r>
        <w:rPr>
          <w:rStyle w:val="Marquedecommentaire"/>
        </w:rPr>
        <w:annotationRef/>
      </w:r>
      <w:r>
        <w:t>Traité 14-08-2024:</w:t>
      </w:r>
    </w:p>
    <w:p w14:paraId="3379A435" w14:textId="44C54B59" w:rsidR="003709A6" w:rsidRDefault="003709A6" w:rsidP="003709A6">
      <w:pPr>
        <w:pStyle w:val="Commentaire"/>
      </w:pPr>
      <w:r>
        <w:t xml:space="preserve">A prendre en compte dans les états possibles pour une </w:t>
      </w:r>
      <w:r w:rsidR="001F6EE4">
        <w:t>mission</w:t>
      </w:r>
      <w:r>
        <w:t>; «Interrompue» et «Inachevée»</w:t>
      </w:r>
    </w:p>
  </w:comment>
  <w:comment w:id="6377" w:author="MAILIER Maxime" w:date="2024-08-20T17:35:00Z" w:initials="MM">
    <w:p w14:paraId="4CEAB798" w14:textId="7131D158" w:rsidR="000960B1" w:rsidRDefault="000960B1" w:rsidP="000960B1">
      <w:pPr>
        <w:pStyle w:val="Commentaire"/>
      </w:pPr>
      <w:r>
        <w:rPr>
          <w:rStyle w:val="Marquedecommentaire"/>
        </w:rPr>
        <w:annotationRef/>
      </w:r>
      <w:r>
        <w:t xml:space="preserve">21-08-2024 : Proposition sur les états d’une </w:t>
      </w:r>
      <w:r w:rsidR="001F6EE4">
        <w:t>mission</w:t>
      </w:r>
      <w:r>
        <w:t xml:space="preserve"> reçue le 20-08 à analyser</w:t>
      </w:r>
    </w:p>
  </w:comment>
  <w:comment w:id="6485" w:author="TRIANO José" w:date="2024-08-13T16:18:00Z" w:initials="TJ">
    <w:p w14:paraId="3DF5A118" w14:textId="77777777" w:rsidR="00530211" w:rsidRDefault="00530211" w:rsidP="00530211">
      <w:pPr>
        <w:pStyle w:val="Commentaire"/>
      </w:pPr>
      <w:r>
        <w:rPr>
          <w:rStyle w:val="Marquedecommentaire"/>
        </w:rPr>
        <w:annotationRef/>
      </w:r>
      <w:r>
        <w:rPr>
          <w:rStyle w:val="Marquedecommentaire"/>
        </w:rPr>
        <w:t xml:space="preserve">« Perdue partiellement » </w:t>
      </w:r>
    </w:p>
  </w:comment>
  <w:comment w:id="6486" w:author="MAILIER Maxime" w:date="2024-08-14T11:41:00Z" w:initials="MM">
    <w:p w14:paraId="1331DFE7" w14:textId="77777777" w:rsidR="00530211" w:rsidRDefault="00530211" w:rsidP="00530211">
      <w:pPr>
        <w:pStyle w:val="Commentaire"/>
      </w:pPr>
      <w:r>
        <w:rPr>
          <w:rStyle w:val="Marquedecommentaire"/>
        </w:rPr>
        <w:annotationRef/>
      </w:r>
      <w:r>
        <w:t>Oui. Voir réponse à un commentaire précédent. «Interrompue» plutôt que «Perdue partiellement»</w:t>
      </w:r>
    </w:p>
  </w:comment>
  <w:comment w:id="6487" w:author="MAILIER Maxime" w:date="2024-08-14T18:07:00Z" w:initials="MM">
    <w:p w14:paraId="7B674DA6" w14:textId="77777777" w:rsidR="00530211" w:rsidRDefault="00530211" w:rsidP="00530211">
      <w:pPr>
        <w:pStyle w:val="Commentaire"/>
      </w:pPr>
      <w:r>
        <w:rPr>
          <w:rStyle w:val="Marquedecommentaire"/>
        </w:rPr>
        <w:annotationRef/>
      </w:r>
      <w:r>
        <w:t>Traité 14-08-2024:</w:t>
      </w:r>
    </w:p>
    <w:p w14:paraId="451AC401" w14:textId="77777777" w:rsidR="00530211" w:rsidRDefault="00530211" w:rsidP="00530211">
      <w:pPr>
        <w:pStyle w:val="Commentaire"/>
      </w:pPr>
      <w:r>
        <w:t>A prendre en compte dans les états possibles pour une mission; «Interrompue» et «Inachevée»</w:t>
      </w:r>
    </w:p>
  </w:comment>
  <w:comment w:id="6488" w:author="MAILIER Maxime" w:date="2024-08-20T17:35:00Z" w:initials="MM">
    <w:p w14:paraId="2EDE2704" w14:textId="77777777" w:rsidR="00530211" w:rsidRDefault="00530211" w:rsidP="00530211">
      <w:pPr>
        <w:pStyle w:val="Commentaire"/>
      </w:pPr>
      <w:r>
        <w:rPr>
          <w:rStyle w:val="Marquedecommentaire"/>
        </w:rPr>
        <w:annotationRef/>
      </w:r>
      <w:r>
        <w:t>21-08-2024 : Proposition sur les états d’une mission reçue le 20-08 à analyser</w:t>
      </w:r>
    </w:p>
  </w:comment>
  <w:comment w:id="7097" w:author="TRIANO José" w:date="2024-08-13T16:21:00Z" w:initials="TJ">
    <w:p w14:paraId="7FE96FB8" w14:textId="77777777" w:rsidR="00B24645" w:rsidRDefault="00B24645" w:rsidP="00B24645">
      <w:pPr>
        <w:pStyle w:val="Commentaire"/>
      </w:pPr>
      <w:r>
        <w:rPr>
          <w:rStyle w:val="Marquedecommentaire"/>
        </w:rPr>
        <w:annotationRef/>
      </w:r>
      <w:r>
        <w:t xml:space="preserve">Il manque « passage par un point intermédiaire » </w:t>
      </w:r>
    </w:p>
  </w:comment>
  <w:comment w:id="7098" w:author="MAILIER Maxime" w:date="2024-08-14T11:41:00Z" w:initials="MM">
    <w:p w14:paraId="396FE021" w14:textId="77777777" w:rsidR="00B24645" w:rsidRDefault="00B24645" w:rsidP="00B24645">
      <w:pPr>
        <w:pStyle w:val="Commentaire"/>
      </w:pPr>
      <w:r>
        <w:rPr>
          <w:rStyle w:val="Marquedecommentaire"/>
        </w:rPr>
        <w:annotationRef/>
      </w:r>
      <w:r>
        <w:t>Oui je suis d’accord.</w:t>
      </w:r>
    </w:p>
  </w:comment>
  <w:comment w:id="7099" w:author="MAILIER Maxime" w:date="2024-08-14T18:09:00Z" w:initials="MM">
    <w:p w14:paraId="13F61640" w14:textId="77777777" w:rsidR="00B24645" w:rsidRDefault="00B24645" w:rsidP="00B24645">
      <w:pPr>
        <w:pStyle w:val="Commentaire"/>
      </w:pPr>
      <w:r>
        <w:rPr>
          <w:rStyle w:val="Marquedecommentaire"/>
        </w:rPr>
        <w:annotationRef/>
      </w:r>
      <w:r>
        <w:t>Traité 14-08-2024:</w:t>
      </w:r>
    </w:p>
    <w:p w14:paraId="62C05AEE" w14:textId="77777777" w:rsidR="00B24645" w:rsidRDefault="00B24645" w:rsidP="00B24645">
      <w:pPr>
        <w:pStyle w:val="Commentaire"/>
      </w:pPr>
      <w:r>
        <w:t>Modification effectuée.</w:t>
      </w:r>
    </w:p>
  </w:comment>
  <w:comment w:id="7210" w:author="TRIANO José" w:date="2024-08-13T16:23:00Z" w:initials="TJ">
    <w:p w14:paraId="59BA748B" w14:textId="77777777" w:rsidR="0057525B" w:rsidRDefault="0057525B" w:rsidP="0057525B">
      <w:pPr>
        <w:pStyle w:val="Commentaire"/>
      </w:pPr>
      <w:r>
        <w:rPr>
          <w:rStyle w:val="Marquedecommentaire"/>
        </w:rPr>
        <w:annotationRef/>
      </w:r>
      <w:r>
        <w:t>Question d’un non-francophone : « desservir » comporte une notion de service ? Je propose « circulés » mais je ne suis pas sûr…</w:t>
      </w:r>
    </w:p>
  </w:comment>
  <w:comment w:id="7211" w:author="MAILIER Maxime" w:date="2024-08-14T11:49:00Z" w:initials="MM">
    <w:p w14:paraId="6115E36B" w14:textId="77777777" w:rsidR="0057525B" w:rsidRDefault="0057525B" w:rsidP="0057525B">
      <w:pPr>
        <w:pStyle w:val="Commentaire"/>
      </w:pPr>
      <w:r>
        <w:rPr>
          <w:rStyle w:val="Marquedecommentaire"/>
        </w:rPr>
        <w:annotationRef/>
      </w:r>
      <w:r>
        <w:t>Le terme «desservi» induit effectivement que le véhicule s’arrête sur le point d’arrêt. Je propose «parcourus» plutôt que «circulés» qui ne s’utilise pas trop à la forme passive.</w:t>
      </w:r>
    </w:p>
  </w:comment>
  <w:comment w:id="7212" w:author="MAILIER Maxime" w:date="2024-08-14T18:10:00Z" w:initials="MM">
    <w:p w14:paraId="1FC2616E" w14:textId="77777777" w:rsidR="0057525B" w:rsidRDefault="0057525B" w:rsidP="0057525B">
      <w:pPr>
        <w:pStyle w:val="Commentaire"/>
      </w:pPr>
      <w:r>
        <w:rPr>
          <w:rStyle w:val="Marquedecommentaire"/>
        </w:rPr>
        <w:annotationRef/>
      </w:r>
      <w:r>
        <w:t>Traité 14-08-2024:</w:t>
      </w:r>
    </w:p>
    <w:p w14:paraId="7F207F77" w14:textId="77777777" w:rsidR="0057525B" w:rsidRDefault="0057525B" w:rsidP="0057525B">
      <w:pPr>
        <w:pStyle w:val="Commentaire"/>
      </w:pPr>
      <w:r>
        <w:t>Modification effectuée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325F41" w15:done="0"/>
  <w15:commentEx w15:paraId="32A8550F" w15:paraIdParent="61325F41" w15:done="0"/>
  <w15:commentEx w15:paraId="7ED3E6BA" w15:paraIdParent="61325F41" w15:done="0"/>
  <w15:commentEx w15:paraId="7FA241B1" w15:paraIdParent="61325F41" w15:done="0"/>
  <w15:commentEx w15:paraId="0EBF1D23" w15:done="0"/>
  <w15:commentEx w15:paraId="54CD88AD" w15:paraIdParent="0EBF1D23" w15:done="0"/>
  <w15:commentEx w15:paraId="6C014131" w15:paraIdParent="0EBF1D23" w15:done="0"/>
  <w15:commentEx w15:paraId="072EE7AB" w15:done="0"/>
  <w15:commentEx w15:paraId="2D7A5022" w15:paraIdParent="072EE7AB" w15:done="0"/>
  <w15:commentEx w15:paraId="4860E6FE" w15:paraIdParent="072EE7AB" w15:done="0"/>
  <w15:commentEx w15:paraId="488A726B" w15:done="0"/>
  <w15:commentEx w15:paraId="02544C0A" w15:paraIdParent="488A726B" w15:done="0"/>
  <w15:commentEx w15:paraId="4FF76CC2" w15:paraIdParent="488A726B" w15:done="0"/>
  <w15:commentEx w15:paraId="62143068" w15:done="0"/>
  <w15:commentEx w15:paraId="3B91EF22" w15:paraIdParent="62143068" w15:done="0"/>
  <w15:commentEx w15:paraId="688FADA9" w15:paraIdParent="62143068" w15:done="0"/>
  <w15:commentEx w15:paraId="657CABAD" w15:paraIdParent="62143068" w15:done="0"/>
  <w15:commentEx w15:paraId="7AD2FDF6" w15:done="0"/>
  <w15:commentEx w15:paraId="0B65B8B6" w15:paraIdParent="7AD2FDF6" w15:done="0"/>
  <w15:commentEx w15:paraId="586BD8C9" w15:paraIdParent="7AD2FDF6" w15:done="0"/>
  <w15:commentEx w15:paraId="3C68797A" w15:paraIdParent="7AD2FDF6" w15:done="0"/>
  <w15:commentEx w15:paraId="00D81810" w15:done="0"/>
  <w15:commentEx w15:paraId="39A4865D" w15:paraIdParent="00D81810" w15:done="0"/>
  <w15:commentEx w15:paraId="376D1CFD" w15:paraIdParent="00D81810" w15:done="0"/>
  <w15:commentEx w15:paraId="3D68AC97" w15:paraIdParent="00D81810" w15:done="0"/>
  <w15:commentEx w15:paraId="4992CB36" w15:done="0"/>
  <w15:commentEx w15:paraId="5B635436" w15:paraIdParent="4992CB36" w15:done="0"/>
  <w15:commentEx w15:paraId="2A9C1311" w15:paraIdParent="4992CB36" w15:done="0"/>
  <w15:commentEx w15:paraId="64A14673" w15:paraIdParent="4992CB36" w15:done="0"/>
  <w15:commentEx w15:paraId="24DFDE5A" w15:done="0"/>
  <w15:commentEx w15:paraId="355DB7B3" w15:paraIdParent="24DFDE5A" w15:done="0"/>
  <w15:commentEx w15:paraId="6B951665" w15:paraIdParent="24DFDE5A" w15:done="0"/>
  <w15:commentEx w15:paraId="37AC3641" w15:done="0"/>
  <w15:commentEx w15:paraId="4D15F1E6" w15:paraIdParent="37AC3641" w15:done="0"/>
  <w15:commentEx w15:paraId="7BFBE5A2" w15:paraIdParent="37AC3641" w15:done="0"/>
  <w15:commentEx w15:paraId="708C77EA" w15:done="0"/>
  <w15:commentEx w15:paraId="4B59A37D" w15:paraIdParent="708C77EA" w15:done="0"/>
  <w15:commentEx w15:paraId="101EC9DB" w15:paraIdParent="708C77EA" w15:done="0"/>
  <w15:commentEx w15:paraId="76B76212" w15:done="0"/>
  <w15:commentEx w15:paraId="7A3FDEB7" w15:paraIdParent="76B76212" w15:done="0"/>
  <w15:commentEx w15:paraId="47C91FC6" w15:paraIdParent="76B76212" w15:done="0"/>
  <w15:commentEx w15:paraId="7BB8C587" w15:done="0"/>
  <w15:commentEx w15:paraId="4A2B0FCB" w15:paraIdParent="7BB8C587" w15:done="0"/>
  <w15:commentEx w15:paraId="67AF7386" w15:paraIdParent="7BB8C587" w15:done="0"/>
  <w15:commentEx w15:paraId="0CE84CEB" w15:paraIdParent="7BB8C587" w15:done="0"/>
  <w15:commentEx w15:paraId="6D90DD14" w15:done="0"/>
  <w15:commentEx w15:paraId="73DE453B" w15:paraIdParent="6D90DD14" w15:done="0"/>
  <w15:commentEx w15:paraId="091B79D5" w15:paraIdParent="6D90DD14" w15:done="0"/>
  <w15:commentEx w15:paraId="50FA378A" w15:paraIdParent="6D90DD14" w15:done="0"/>
  <w15:commentEx w15:paraId="2C027D1A" w15:done="0"/>
  <w15:commentEx w15:paraId="2E112DF8" w15:paraIdParent="2C027D1A" w15:done="0"/>
  <w15:commentEx w15:paraId="6FE39FD7" w15:paraIdParent="2C027D1A" w15:done="0"/>
  <w15:commentEx w15:paraId="536B3F2E" w15:done="0"/>
  <w15:commentEx w15:paraId="311AB7CC" w15:done="0"/>
  <w15:commentEx w15:paraId="674D2D53" w15:done="0"/>
  <w15:commentEx w15:paraId="6B10CE91" w15:done="0"/>
  <w15:commentEx w15:paraId="225436BF" w15:done="0"/>
  <w15:commentEx w15:paraId="13DE897E" w15:done="0"/>
  <w15:commentEx w15:paraId="73D071F8" w15:done="0"/>
  <w15:commentEx w15:paraId="0164AB17" w15:done="0"/>
  <w15:commentEx w15:paraId="30838A9C" w15:done="0"/>
  <w15:commentEx w15:paraId="14279F56" w15:done="0"/>
  <w15:commentEx w15:paraId="2D8CF7E5" w15:done="0"/>
  <w15:commentEx w15:paraId="38A88039" w15:done="0"/>
  <w15:commentEx w15:paraId="0AFCC746" w15:done="0"/>
  <w15:commentEx w15:paraId="73FAEEEC" w15:done="0"/>
  <w15:commentEx w15:paraId="04303DF3" w15:done="0"/>
  <w15:commentEx w15:paraId="100CB5DD" w15:done="0"/>
  <w15:commentEx w15:paraId="52A99143" w15:done="0"/>
  <w15:commentEx w15:paraId="4E369719" w15:done="0"/>
  <w15:commentEx w15:paraId="0384B9CE" w15:done="0"/>
  <w15:commentEx w15:paraId="7AE94086" w15:done="0"/>
  <w15:commentEx w15:paraId="4A6FCC4A" w15:done="0"/>
  <w15:commentEx w15:paraId="5C46F4B2" w15:done="0"/>
  <w15:commentEx w15:paraId="19C61D3F" w15:done="0"/>
  <w15:commentEx w15:paraId="57104F8C" w15:done="0"/>
  <w15:commentEx w15:paraId="3779A6F3" w15:done="0"/>
  <w15:commentEx w15:paraId="60DCC796" w15:done="0"/>
  <w15:commentEx w15:paraId="5376F951" w15:done="0"/>
  <w15:commentEx w15:paraId="099DA06E" w15:done="0"/>
  <w15:commentEx w15:paraId="0CB934F4" w15:done="0"/>
  <w15:commentEx w15:paraId="0327F23A" w15:paraIdParent="0CB934F4" w15:done="0"/>
  <w15:commentEx w15:paraId="66F28340" w15:paraIdParent="0CB934F4" w15:done="0"/>
  <w15:commentEx w15:paraId="5E97447D" w15:done="0"/>
  <w15:commentEx w15:paraId="6C2B6B30" w15:done="0"/>
  <w15:commentEx w15:paraId="71AFF5EE" w15:done="0"/>
  <w15:commentEx w15:paraId="14BD5B1F" w15:done="0"/>
  <w15:commentEx w15:paraId="15BF131B" w15:done="0"/>
  <w15:commentEx w15:paraId="3C635DE7" w15:paraIdParent="15BF131B" w15:done="0"/>
  <w15:commentEx w15:paraId="08B5CE82" w15:paraIdParent="15BF131B" w15:done="0"/>
  <w15:commentEx w15:paraId="0CF82E45" w15:done="0"/>
  <w15:commentEx w15:paraId="4DF497C9" w15:paraIdParent="0CF82E45" w15:done="0"/>
  <w15:commentEx w15:paraId="770DE78F" w15:paraIdParent="0CF82E45" w15:done="0"/>
  <w15:commentEx w15:paraId="3173AF49" w15:done="0"/>
  <w15:commentEx w15:paraId="100902E4" w15:done="0"/>
  <w15:commentEx w15:paraId="3107B5C4" w15:paraIdParent="100902E4" w15:done="0"/>
  <w15:commentEx w15:paraId="0143D7C1" w15:paraIdParent="100902E4" w15:done="0"/>
  <w15:commentEx w15:paraId="2B4F3DA1" w15:done="0"/>
  <w15:commentEx w15:paraId="41A23C3A" w15:paraIdParent="2B4F3DA1" w15:done="0"/>
  <w15:commentEx w15:paraId="7ABEFC9B" w15:paraIdParent="2B4F3DA1" w15:done="0"/>
  <w15:commentEx w15:paraId="30A52369" w15:done="0"/>
  <w15:commentEx w15:paraId="39FB4DC1" w15:paraIdParent="30A52369" w15:done="0"/>
  <w15:commentEx w15:paraId="3C2EC276" w15:paraIdParent="30A52369" w15:done="0"/>
  <w15:commentEx w15:paraId="11A3E131" w15:done="0"/>
  <w15:commentEx w15:paraId="5702D2FD" w15:paraIdParent="11A3E131" w15:done="0"/>
  <w15:commentEx w15:paraId="1E2E5DFD" w15:paraIdParent="11A3E131" w15:done="0"/>
  <w15:commentEx w15:paraId="7943BB46" w15:done="0"/>
  <w15:commentEx w15:paraId="0360F9A2" w15:paraIdParent="7943BB46" w15:done="0"/>
  <w15:commentEx w15:paraId="13E7B3F8" w15:paraIdParent="7943BB46" w15:done="0"/>
  <w15:commentEx w15:paraId="36B22204" w15:done="0"/>
  <w15:commentEx w15:paraId="6ACFB9F5" w15:paraIdParent="36B22204" w15:done="0"/>
  <w15:commentEx w15:paraId="2A8701C1" w15:paraIdParent="36B22204" w15:done="0"/>
  <w15:commentEx w15:paraId="185B08BB" w15:paraIdParent="36B22204" w15:done="0"/>
  <w15:commentEx w15:paraId="37F185FC" w15:done="0"/>
  <w15:commentEx w15:paraId="7B28152B" w15:paraIdParent="37F185FC" w15:done="0"/>
  <w15:commentEx w15:paraId="3379A435" w15:paraIdParent="37F185FC" w15:done="0"/>
  <w15:commentEx w15:paraId="4CEAB798" w15:paraIdParent="37F185FC" w15:done="0"/>
  <w15:commentEx w15:paraId="3DF5A118" w15:done="0"/>
  <w15:commentEx w15:paraId="1331DFE7" w15:paraIdParent="3DF5A118" w15:done="0"/>
  <w15:commentEx w15:paraId="451AC401" w15:paraIdParent="3DF5A118" w15:done="0"/>
  <w15:commentEx w15:paraId="2EDE2704" w15:paraIdParent="3DF5A118" w15:done="0"/>
  <w15:commentEx w15:paraId="7FE96FB8" w15:done="0"/>
  <w15:commentEx w15:paraId="396FE021" w15:paraIdParent="7FE96FB8" w15:done="0"/>
  <w15:commentEx w15:paraId="62C05AEE" w15:paraIdParent="7FE96FB8" w15:done="0"/>
  <w15:commentEx w15:paraId="59BA748B" w15:done="0"/>
  <w15:commentEx w15:paraId="6115E36B" w15:paraIdParent="59BA748B" w15:done="0"/>
  <w15:commentEx w15:paraId="7F207F77" w15:paraIdParent="59BA74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8A96CB" w16cex:dateUtc="2024-08-13T09:44:00Z"/>
  <w16cex:commentExtensible w16cex:durableId="2A8A96CA" w16cex:dateUtc="2024-08-14T08:18:00Z"/>
  <w16cex:commentExtensible w16cex:durableId="2A8A96C9" w16cex:dateUtc="2024-08-14T12:53:00Z"/>
  <w16cex:commentExtensible w16cex:durableId="2A8A96C8" w16cex:dateUtc="2024-08-20T15:12:00Z"/>
  <w16cex:commentExtensible w16cex:durableId="2A8A96C7" w16cex:dateUtc="2024-08-13T14:30:00Z"/>
  <w16cex:commentExtensible w16cex:durableId="2A8A96C6" w16cex:dateUtc="2024-08-14T08:48:00Z"/>
  <w16cex:commentExtensible w16cex:durableId="2A8A96C5" w16cex:dateUtc="2024-08-14T13:01:00Z"/>
  <w16cex:commentExtensible w16cex:durableId="2A8A96C4" w16cex:dateUtc="2024-08-13T13:49:00Z"/>
  <w16cex:commentExtensible w16cex:durableId="2A8A96C3" w16cex:dateUtc="2024-08-14T08:50:00Z"/>
  <w16cex:commentExtensible w16cex:durableId="2A8A96C2" w16cex:dateUtc="2024-08-14T13:03:00Z"/>
  <w16cex:commentExtensible w16cex:durableId="2A8A96C1" w16cex:dateUtc="2024-08-13T14:02:00Z"/>
  <w16cex:commentExtensible w16cex:durableId="2A8A96C0" w16cex:dateUtc="2024-08-14T08:50:00Z"/>
  <w16cex:commentExtensible w16cex:durableId="2A8A96BF" w16cex:dateUtc="2024-08-14T13:03:00Z"/>
  <w16cex:commentExtensible w16cex:durableId="2A8A96BE" w16cex:dateUtc="2024-08-13T11:55:00Z"/>
  <w16cex:commentExtensible w16cex:durableId="2A8A96BD" w16cex:dateUtc="2024-08-14T08:54:00Z"/>
  <w16cex:commentExtensible w16cex:durableId="2A8A96BC" w16cex:dateUtc="2024-08-14T13:30:00Z"/>
  <w16cex:commentExtensible w16cex:durableId="2A8A96BB" w16cex:dateUtc="2024-08-20T15:15:00Z"/>
  <w16cex:commentExtensible w16cex:durableId="2A8A96BA" w16cex:dateUtc="2024-08-13T11:56:00Z"/>
  <w16cex:commentExtensible w16cex:durableId="2A8A96B9" w16cex:dateUtc="2024-08-14T08:57:00Z"/>
  <w16cex:commentExtensible w16cex:durableId="2A8A96B8" w16cex:dateUtc="2024-08-14T13:33:00Z"/>
  <w16cex:commentExtensible w16cex:durableId="2A8A96B7" w16cex:dateUtc="2024-08-20T15:21:00Z"/>
  <w16cex:commentExtensible w16cex:durableId="2A65C5B9" w16cex:dateUtc="2024-08-13T09:44:00Z"/>
  <w16cex:commentExtensible w16cex:durableId="56B9E727" w16cex:dateUtc="2024-08-14T08:18:00Z"/>
  <w16cex:commentExtensible w16cex:durableId="7C1BF356" w16cex:dateUtc="2024-08-14T12:53:00Z"/>
  <w16cex:commentExtensible w16cex:durableId="053E32BF" w16cex:dateUtc="2024-08-20T15:12:00Z"/>
  <w16cex:commentExtensible w16cex:durableId="2A65E2D9" w16cex:dateUtc="2024-08-13T11:49:00Z"/>
  <w16cex:commentExtensible w16cex:durableId="3CB1E00C" w16cex:dateUtc="2024-08-14T08:35:00Z"/>
  <w16cex:commentExtensible w16cex:durableId="75AE8655" w16cex:dateUtc="2024-08-14T12:53:00Z"/>
  <w16cex:commentExtensible w16cex:durableId="6A63E5B5" w16cex:dateUtc="2024-08-19T07:49:00Z"/>
  <w16cex:commentExtensible w16cex:durableId="2A6608B0" w16cex:dateUtc="2024-08-13T14:30:00Z"/>
  <w16cex:commentExtensible w16cex:durableId="2EFD7595" w16cex:dateUtc="2024-08-14T08:48:00Z"/>
  <w16cex:commentExtensible w16cex:durableId="10CCCE27" w16cex:dateUtc="2024-08-14T13:01:00Z"/>
  <w16cex:commentExtensible w16cex:durableId="2A65FF18" w16cex:dateUtc="2024-08-13T13:49:00Z"/>
  <w16cex:commentExtensible w16cex:durableId="38CF2E15" w16cex:dateUtc="2024-08-14T08:50:00Z"/>
  <w16cex:commentExtensible w16cex:durableId="3634B682" w16cex:dateUtc="2024-08-14T13:03:00Z"/>
  <w16cex:commentExtensible w16cex:durableId="2A660205" w16cex:dateUtc="2024-08-13T14:02:00Z"/>
  <w16cex:commentExtensible w16cex:durableId="48A2F985" w16cex:dateUtc="2024-08-14T08:50:00Z"/>
  <w16cex:commentExtensible w16cex:durableId="56C55C7C" w16cex:dateUtc="2024-08-14T13:03:00Z"/>
  <w16cex:commentExtensible w16cex:durableId="2A66010F" w16cex:dateUtc="2024-08-13T13:58:00Z"/>
  <w16cex:commentExtensible w16cex:durableId="64AD11DA" w16cex:dateUtc="2024-08-14T08:53:00Z"/>
  <w16cex:commentExtensible w16cex:durableId="53FCABD0" w16cex:dateUtc="2024-08-14T15:20:00Z"/>
  <w16cex:commentExtensible w16cex:durableId="2A65E444" w16cex:dateUtc="2024-08-13T11:55:00Z"/>
  <w16cex:commentExtensible w16cex:durableId="5BF1C807" w16cex:dateUtc="2024-08-14T08:54:00Z"/>
  <w16cex:commentExtensible w16cex:durableId="31D16353" w16cex:dateUtc="2024-08-14T13:30:00Z"/>
  <w16cex:commentExtensible w16cex:durableId="73003A90" w16cex:dateUtc="2024-08-20T15:15:00Z"/>
  <w16cex:commentExtensible w16cex:durableId="2A65E495" w16cex:dateUtc="2024-08-13T11:56:00Z"/>
  <w16cex:commentExtensible w16cex:durableId="74900E9D" w16cex:dateUtc="2024-08-14T08:57:00Z"/>
  <w16cex:commentExtensible w16cex:durableId="412EEE56" w16cex:dateUtc="2024-08-14T13:33:00Z"/>
  <w16cex:commentExtensible w16cex:durableId="0682DD14" w16cex:dateUtc="2024-08-20T15:21:00Z"/>
  <w16cex:commentExtensible w16cex:durableId="2A65E729" w16cex:dateUtc="2024-08-13T12:07:00Z"/>
  <w16cex:commentExtensible w16cex:durableId="585E40C2" w16cex:dateUtc="2024-08-14T08:57:00Z"/>
  <w16cex:commentExtensible w16cex:durableId="09D3074D" w16cex:dateUtc="2024-08-14T13:34:00Z"/>
  <w16cex:commentExtensible w16cex:durableId="2AA7D52F" w16cex:dateUtc="2024-10-02T12:20:00Z"/>
  <w16cex:commentExtensible w16cex:durableId="2ADF2F7C" w16cex:dateUtc="2024-11-13T13:00:00Z"/>
  <w16cex:commentExtensible w16cex:durableId="2AA7DCE8" w16cex:dateUtc="2024-10-02T12:20:00Z"/>
  <w16cex:commentExtensible w16cex:durableId="2AA1479E" w16cex:dateUtc="2024-09-27T13:02:00Z"/>
  <w16cex:commentExtensible w16cex:durableId="2AA14E39" w16cex:dateUtc="2024-09-27T13:31:00Z"/>
  <w16cex:commentExtensible w16cex:durableId="2AA15035" w16cex:dateUtc="2024-09-27T13:39:00Z"/>
  <w16cex:commentExtensible w16cex:durableId="2AA1536D" w16cex:dateUtc="2024-09-27T13:53:00Z"/>
  <w16cex:commentExtensible w16cex:durableId="2AA15444" w16cex:dateUtc="2024-09-27T13:56:00Z"/>
  <w16cex:commentExtensible w16cex:durableId="2AA1630E" w16cex:dateUtc="2024-09-27T14:59:00Z"/>
  <w16cex:commentExtensible w16cex:durableId="2AA1635B" w16cex:dateUtc="2024-09-27T15:01:00Z"/>
  <w16cex:commentExtensible w16cex:durableId="2A97D18F" w16cex:dateUtc="2024-09-20T08:48:00Z"/>
  <w16cex:commentExtensible w16cex:durableId="2AA16765" w16cex:dateUtc="2024-09-27T15:18:00Z"/>
  <w16cex:commentExtensible w16cex:durableId="2AA41F2A" w16cex:dateUtc="2024-09-29T16:47:00Z"/>
  <w16cex:commentExtensible w16cex:durableId="2AA16784" w16cex:dateUtc="2024-09-27T15:19:00Z"/>
  <w16cex:commentExtensible w16cex:durableId="2A97D1E2" w16cex:dateUtc="2024-09-20T08:50:00Z"/>
  <w16cex:commentExtensible w16cex:durableId="2AA42285" w16cex:dateUtc="2024-09-29T17:01:00Z"/>
  <w16cex:commentExtensible w16cex:durableId="2AA422D8" w16cex:dateUtc="2024-09-29T17:02:00Z"/>
  <w16cex:commentExtensible w16cex:durableId="2AA901F4" w16cex:dateUtc="2024-10-03T09:43:00Z"/>
  <w16cex:commentExtensible w16cex:durableId="2AA424A0" w16cex:dateUtc="2024-09-29T17:10:00Z"/>
  <w16cex:commentExtensible w16cex:durableId="2AA425F4" w16cex:dateUtc="2024-09-29T17:16:00Z"/>
  <w16cex:commentExtensible w16cex:durableId="2AA42613" w16cex:dateUtc="2024-09-29T17:16:00Z"/>
  <w16cex:commentExtensible w16cex:durableId="2AA42D31" w16cex:dateUtc="2024-09-29T17:46:00Z"/>
  <w16cex:commentExtensible w16cex:durableId="2AA42E02" w16cex:dateUtc="2024-09-29T17:50:00Z"/>
  <w16cex:commentExtensible w16cex:durableId="2AA43253" w16cex:dateUtc="2024-09-29T18:08:00Z"/>
  <w16cex:commentExtensible w16cex:durableId="2AA43270" w16cex:dateUtc="2024-09-29T18:09:00Z"/>
  <w16cex:commentExtensible w16cex:durableId="2AA43490" w16cex:dateUtc="2024-09-29T18:18:00Z"/>
  <w16cex:commentExtensible w16cex:durableId="2AA4374D" w16cex:dateUtc="2024-09-29T18:30:00Z"/>
  <w16cex:commentExtensible w16cex:durableId="2AA43763" w16cex:dateUtc="2024-09-29T18:30:00Z"/>
  <w16cex:commentExtensible w16cex:durableId="2A65F224" w16cex:dateUtc="2024-08-13T12:54:00Z"/>
  <w16cex:commentExtensible w16cex:durableId="69AE5CC2" w16cex:dateUtc="2024-08-14T08:59:00Z"/>
  <w16cex:commentExtensible w16cex:durableId="17CA439D" w16cex:dateUtc="2024-08-14T13:37:00Z"/>
  <w16cex:commentExtensible w16cex:durableId="2AA438B7" w16cex:dateUtc="2024-09-29T18:36:00Z"/>
  <w16cex:commentExtensible w16cex:durableId="2AA438EE" w16cex:dateUtc="2024-09-29T18:37:00Z"/>
  <w16cex:commentExtensible w16cex:durableId="2AA43B87" w16cex:dateUtc="2024-09-29T18:48:00Z"/>
  <w16cex:commentExtensible w16cex:durableId="2AA43EE3" w16cex:dateUtc="2024-09-29T19:02:00Z"/>
  <w16cex:commentExtensible w16cex:durableId="2A65F4A3" w16cex:dateUtc="2024-08-13T13:05:00Z"/>
  <w16cex:commentExtensible w16cex:durableId="3C5C0888" w16cex:dateUtc="2024-08-14T09:15:00Z"/>
  <w16cex:commentExtensible w16cex:durableId="123A25D8" w16cex:dateUtc="2024-08-14T13:50:00Z"/>
  <w16cex:commentExtensible w16cex:durableId="2A65F54B" w16cex:dateUtc="2024-08-13T13:07:00Z"/>
  <w16cex:commentExtensible w16cex:durableId="458EF04C" w16cex:dateUtc="2024-08-14T09:08:00Z"/>
  <w16cex:commentExtensible w16cex:durableId="6948CEBF" w16cex:dateUtc="2024-08-14T13:51:00Z"/>
  <w16cex:commentExtensible w16cex:durableId="2A95897D" w16cex:dateUtc="2024-09-18T15:16:00Z"/>
  <w16cex:commentExtensible w16cex:durableId="2A65F92C" w16cex:dateUtc="2024-08-13T13:24:00Z"/>
  <w16cex:commentExtensible w16cex:durableId="794E3499" w16cex:dateUtc="2024-08-14T09:26:00Z"/>
  <w16cex:commentExtensible w16cex:durableId="79A87B28" w16cex:dateUtc="2024-08-14T13:55:00Z"/>
  <w16cex:commentExtensible w16cex:durableId="2A65F9C5" w16cex:dateUtc="2024-08-13T13:27:00Z"/>
  <w16cex:commentExtensible w16cex:durableId="61A1B0E3" w16cex:dateUtc="2024-08-14T09:29:00Z"/>
  <w16cex:commentExtensible w16cex:durableId="483B9948" w16cex:dateUtc="2024-08-14T15:41:00Z"/>
  <w16cex:commentExtensible w16cex:durableId="2A65FA9F" w16cex:dateUtc="2024-08-13T13:30:00Z"/>
  <w16cex:commentExtensible w16cex:durableId="6257F11A" w16cex:dateUtc="2024-08-14T09:33:00Z"/>
  <w16cex:commentExtensible w16cex:durableId="163B48D4" w16cex:dateUtc="2024-08-14T15:49:00Z"/>
  <w16cex:commentExtensible w16cex:durableId="2A96CCCF" w16cex:dateUtc="2024-08-13T13:42:00Z"/>
  <w16cex:commentExtensible w16cex:durableId="2A96CCCE" w16cex:dateUtc="2024-08-14T09:36:00Z"/>
  <w16cex:commentExtensible w16cex:durableId="2A96CCCD" w16cex:dateUtc="2024-08-14T14:29:00Z"/>
  <w16cex:commentExtensible w16cex:durableId="2A65FD49" w16cex:dateUtc="2024-08-13T13:42:00Z"/>
  <w16cex:commentExtensible w16cex:durableId="613B8A16" w16cex:dateUtc="2024-08-14T09:36:00Z"/>
  <w16cex:commentExtensible w16cex:durableId="527C0766" w16cex:dateUtc="2024-08-14T14:29:00Z"/>
  <w16cex:commentExtensible w16cex:durableId="2A6603E5" w16cex:dateUtc="2024-08-13T14:10:00Z"/>
  <w16cex:commentExtensible w16cex:durableId="19B5597A" w16cex:dateUtc="2024-08-14T09:40:00Z"/>
  <w16cex:commentExtensible w16cex:durableId="3DC119DC" w16cex:dateUtc="2024-08-14T16:06:00Z"/>
  <w16cex:commentExtensible w16cex:durableId="2C04F8F3" w16cex:dateUtc="2024-08-20T15:31:00Z"/>
  <w16cex:commentExtensible w16cex:durableId="2A6605CC" w16cex:dateUtc="2024-08-13T14:18:00Z"/>
  <w16cex:commentExtensible w16cex:durableId="405A3801" w16cex:dateUtc="2024-08-14T09:41:00Z"/>
  <w16cex:commentExtensible w16cex:durableId="0FE73455" w16cex:dateUtc="2024-08-14T16:07:00Z"/>
  <w16cex:commentExtensible w16cex:durableId="3CD1DB1E" w16cex:dateUtc="2024-08-20T15:35:00Z"/>
  <w16cex:commentExtensible w16cex:durableId="142B0324" w16cex:dateUtc="2024-08-13T14:18:00Z"/>
  <w16cex:commentExtensible w16cex:durableId="430A5B15" w16cex:dateUtc="2024-08-14T09:41:00Z"/>
  <w16cex:commentExtensible w16cex:durableId="299A7343" w16cex:dateUtc="2024-08-14T16:07:00Z"/>
  <w16cex:commentExtensible w16cex:durableId="62026A78" w16cex:dateUtc="2024-08-20T15:35:00Z"/>
  <w16cex:commentExtensible w16cex:durableId="2A6606A3" w16cex:dateUtc="2024-08-13T14:21:00Z"/>
  <w16cex:commentExtensible w16cex:durableId="4EFC5A86" w16cex:dateUtc="2024-08-14T09:41:00Z"/>
  <w16cex:commentExtensible w16cex:durableId="75D5ABF1" w16cex:dateUtc="2024-08-14T16:09:00Z"/>
  <w16cex:commentExtensible w16cex:durableId="2A66071D" w16cex:dateUtc="2024-08-13T14:23:00Z"/>
  <w16cex:commentExtensible w16cex:durableId="1490B407" w16cex:dateUtc="2024-08-14T09:49:00Z"/>
  <w16cex:commentExtensible w16cex:durableId="53CCF1F4" w16cex:dateUtc="2024-08-14T16: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325F41" w16cid:durableId="2A8A96CB"/>
  <w16cid:commentId w16cid:paraId="32A8550F" w16cid:durableId="2A8A96CA"/>
  <w16cid:commentId w16cid:paraId="7ED3E6BA" w16cid:durableId="2A8A96C9"/>
  <w16cid:commentId w16cid:paraId="7FA241B1" w16cid:durableId="2A8A96C8"/>
  <w16cid:commentId w16cid:paraId="0EBF1D23" w16cid:durableId="2A8A96C7"/>
  <w16cid:commentId w16cid:paraId="54CD88AD" w16cid:durableId="2A8A96C6"/>
  <w16cid:commentId w16cid:paraId="6C014131" w16cid:durableId="2A8A96C5"/>
  <w16cid:commentId w16cid:paraId="072EE7AB" w16cid:durableId="2A8A96C4"/>
  <w16cid:commentId w16cid:paraId="2D7A5022" w16cid:durableId="2A8A96C3"/>
  <w16cid:commentId w16cid:paraId="4860E6FE" w16cid:durableId="2A8A96C2"/>
  <w16cid:commentId w16cid:paraId="488A726B" w16cid:durableId="2A8A96C1"/>
  <w16cid:commentId w16cid:paraId="02544C0A" w16cid:durableId="2A8A96C0"/>
  <w16cid:commentId w16cid:paraId="4FF76CC2" w16cid:durableId="2A8A96BF"/>
  <w16cid:commentId w16cid:paraId="62143068" w16cid:durableId="2A8A96BE"/>
  <w16cid:commentId w16cid:paraId="3B91EF22" w16cid:durableId="2A8A96BD"/>
  <w16cid:commentId w16cid:paraId="688FADA9" w16cid:durableId="2A8A96BC"/>
  <w16cid:commentId w16cid:paraId="657CABAD" w16cid:durableId="2A8A96BB"/>
  <w16cid:commentId w16cid:paraId="7AD2FDF6" w16cid:durableId="2A8A96BA"/>
  <w16cid:commentId w16cid:paraId="0B65B8B6" w16cid:durableId="2A8A96B9"/>
  <w16cid:commentId w16cid:paraId="586BD8C9" w16cid:durableId="2A8A96B8"/>
  <w16cid:commentId w16cid:paraId="3C68797A" w16cid:durableId="2A8A96B7"/>
  <w16cid:commentId w16cid:paraId="00D81810" w16cid:durableId="2A65C5B9"/>
  <w16cid:commentId w16cid:paraId="39A4865D" w16cid:durableId="56B9E727"/>
  <w16cid:commentId w16cid:paraId="376D1CFD" w16cid:durableId="7C1BF356"/>
  <w16cid:commentId w16cid:paraId="3D68AC97" w16cid:durableId="053E32BF"/>
  <w16cid:commentId w16cid:paraId="4992CB36" w16cid:durableId="2A65E2D9"/>
  <w16cid:commentId w16cid:paraId="5B635436" w16cid:durableId="3CB1E00C"/>
  <w16cid:commentId w16cid:paraId="2A9C1311" w16cid:durableId="75AE8655"/>
  <w16cid:commentId w16cid:paraId="64A14673" w16cid:durableId="6A63E5B5"/>
  <w16cid:commentId w16cid:paraId="24DFDE5A" w16cid:durableId="2A6608B0"/>
  <w16cid:commentId w16cid:paraId="355DB7B3" w16cid:durableId="2EFD7595"/>
  <w16cid:commentId w16cid:paraId="6B951665" w16cid:durableId="10CCCE27"/>
  <w16cid:commentId w16cid:paraId="37AC3641" w16cid:durableId="2A65FF18"/>
  <w16cid:commentId w16cid:paraId="4D15F1E6" w16cid:durableId="38CF2E15"/>
  <w16cid:commentId w16cid:paraId="7BFBE5A2" w16cid:durableId="3634B682"/>
  <w16cid:commentId w16cid:paraId="708C77EA" w16cid:durableId="2A660205"/>
  <w16cid:commentId w16cid:paraId="4B59A37D" w16cid:durableId="48A2F985"/>
  <w16cid:commentId w16cid:paraId="101EC9DB" w16cid:durableId="56C55C7C"/>
  <w16cid:commentId w16cid:paraId="76B76212" w16cid:durableId="2A66010F"/>
  <w16cid:commentId w16cid:paraId="7A3FDEB7" w16cid:durableId="64AD11DA"/>
  <w16cid:commentId w16cid:paraId="47C91FC6" w16cid:durableId="53FCABD0"/>
  <w16cid:commentId w16cid:paraId="7BB8C587" w16cid:durableId="2A65E444"/>
  <w16cid:commentId w16cid:paraId="4A2B0FCB" w16cid:durableId="5BF1C807"/>
  <w16cid:commentId w16cid:paraId="67AF7386" w16cid:durableId="31D16353"/>
  <w16cid:commentId w16cid:paraId="0CE84CEB" w16cid:durableId="73003A90"/>
  <w16cid:commentId w16cid:paraId="6D90DD14" w16cid:durableId="2A65E495"/>
  <w16cid:commentId w16cid:paraId="73DE453B" w16cid:durableId="74900E9D"/>
  <w16cid:commentId w16cid:paraId="091B79D5" w16cid:durableId="412EEE56"/>
  <w16cid:commentId w16cid:paraId="50FA378A" w16cid:durableId="0682DD14"/>
  <w16cid:commentId w16cid:paraId="2C027D1A" w16cid:durableId="2A65E729"/>
  <w16cid:commentId w16cid:paraId="2E112DF8" w16cid:durableId="585E40C2"/>
  <w16cid:commentId w16cid:paraId="6FE39FD7" w16cid:durableId="09D3074D"/>
  <w16cid:commentId w16cid:paraId="536B3F2E" w16cid:durableId="2AA7D52F"/>
  <w16cid:commentId w16cid:paraId="311AB7CC" w16cid:durableId="2ADF2F7C"/>
  <w16cid:commentId w16cid:paraId="674D2D53" w16cid:durableId="2AA7DCE8"/>
  <w16cid:commentId w16cid:paraId="6B10CE91" w16cid:durableId="2AA1479E"/>
  <w16cid:commentId w16cid:paraId="225436BF" w16cid:durableId="2AA14E39"/>
  <w16cid:commentId w16cid:paraId="13DE897E" w16cid:durableId="2AA15035"/>
  <w16cid:commentId w16cid:paraId="73D071F8" w16cid:durableId="2AA1536D"/>
  <w16cid:commentId w16cid:paraId="0164AB17" w16cid:durableId="2AA15444"/>
  <w16cid:commentId w16cid:paraId="30838A9C" w16cid:durableId="2AA1630E"/>
  <w16cid:commentId w16cid:paraId="14279F56" w16cid:durableId="2AA1635B"/>
  <w16cid:commentId w16cid:paraId="2D8CF7E5" w16cid:durableId="2A97D18F"/>
  <w16cid:commentId w16cid:paraId="38A88039" w16cid:durableId="2AA16765"/>
  <w16cid:commentId w16cid:paraId="0AFCC746" w16cid:durableId="2AA41F2A"/>
  <w16cid:commentId w16cid:paraId="73FAEEEC" w16cid:durableId="2AA16784"/>
  <w16cid:commentId w16cid:paraId="04303DF3" w16cid:durableId="2A97D1E2"/>
  <w16cid:commentId w16cid:paraId="100CB5DD" w16cid:durableId="2AA42285"/>
  <w16cid:commentId w16cid:paraId="52A99143" w16cid:durableId="2AA422D8"/>
  <w16cid:commentId w16cid:paraId="4E369719" w16cid:durableId="2AA901F4"/>
  <w16cid:commentId w16cid:paraId="0384B9CE" w16cid:durableId="2AA424A0"/>
  <w16cid:commentId w16cid:paraId="7AE94086" w16cid:durableId="2AA425F4"/>
  <w16cid:commentId w16cid:paraId="4A6FCC4A" w16cid:durableId="2AA42613"/>
  <w16cid:commentId w16cid:paraId="5C46F4B2" w16cid:durableId="2AA42D31"/>
  <w16cid:commentId w16cid:paraId="19C61D3F" w16cid:durableId="2AA42E02"/>
  <w16cid:commentId w16cid:paraId="57104F8C" w16cid:durableId="2AA43253"/>
  <w16cid:commentId w16cid:paraId="3779A6F3" w16cid:durableId="2AA43270"/>
  <w16cid:commentId w16cid:paraId="60DCC796" w16cid:durableId="2AA43490"/>
  <w16cid:commentId w16cid:paraId="5376F951" w16cid:durableId="2AA4374D"/>
  <w16cid:commentId w16cid:paraId="099DA06E" w16cid:durableId="2AA43763"/>
  <w16cid:commentId w16cid:paraId="0CB934F4" w16cid:durableId="2A65F224"/>
  <w16cid:commentId w16cid:paraId="0327F23A" w16cid:durableId="69AE5CC2"/>
  <w16cid:commentId w16cid:paraId="66F28340" w16cid:durableId="17CA439D"/>
  <w16cid:commentId w16cid:paraId="5E97447D" w16cid:durableId="2AA438B7"/>
  <w16cid:commentId w16cid:paraId="6C2B6B30" w16cid:durableId="2AA438EE"/>
  <w16cid:commentId w16cid:paraId="71AFF5EE" w16cid:durableId="2AA43B87"/>
  <w16cid:commentId w16cid:paraId="14BD5B1F" w16cid:durableId="2AA43EE3"/>
  <w16cid:commentId w16cid:paraId="15BF131B" w16cid:durableId="2A65F4A3"/>
  <w16cid:commentId w16cid:paraId="3C635DE7" w16cid:durableId="3C5C0888"/>
  <w16cid:commentId w16cid:paraId="08B5CE82" w16cid:durableId="123A25D8"/>
  <w16cid:commentId w16cid:paraId="0CF82E45" w16cid:durableId="2A65F54B"/>
  <w16cid:commentId w16cid:paraId="4DF497C9" w16cid:durableId="458EF04C"/>
  <w16cid:commentId w16cid:paraId="770DE78F" w16cid:durableId="6948CEBF"/>
  <w16cid:commentId w16cid:paraId="3173AF49" w16cid:durableId="2A95897D"/>
  <w16cid:commentId w16cid:paraId="100902E4" w16cid:durableId="2A65F92C"/>
  <w16cid:commentId w16cid:paraId="3107B5C4" w16cid:durableId="794E3499"/>
  <w16cid:commentId w16cid:paraId="0143D7C1" w16cid:durableId="79A87B28"/>
  <w16cid:commentId w16cid:paraId="2B4F3DA1" w16cid:durableId="2A65F9C5"/>
  <w16cid:commentId w16cid:paraId="41A23C3A" w16cid:durableId="61A1B0E3"/>
  <w16cid:commentId w16cid:paraId="7ABEFC9B" w16cid:durableId="483B9948"/>
  <w16cid:commentId w16cid:paraId="30A52369" w16cid:durableId="2A65FA9F"/>
  <w16cid:commentId w16cid:paraId="39FB4DC1" w16cid:durableId="6257F11A"/>
  <w16cid:commentId w16cid:paraId="3C2EC276" w16cid:durableId="163B48D4"/>
  <w16cid:commentId w16cid:paraId="11A3E131" w16cid:durableId="2A96CCCF"/>
  <w16cid:commentId w16cid:paraId="5702D2FD" w16cid:durableId="2A96CCCE"/>
  <w16cid:commentId w16cid:paraId="1E2E5DFD" w16cid:durableId="2A96CCCD"/>
  <w16cid:commentId w16cid:paraId="7943BB46" w16cid:durableId="2A65FD49"/>
  <w16cid:commentId w16cid:paraId="0360F9A2" w16cid:durableId="613B8A16"/>
  <w16cid:commentId w16cid:paraId="13E7B3F8" w16cid:durableId="527C0766"/>
  <w16cid:commentId w16cid:paraId="36B22204" w16cid:durableId="2A6603E5"/>
  <w16cid:commentId w16cid:paraId="6ACFB9F5" w16cid:durableId="19B5597A"/>
  <w16cid:commentId w16cid:paraId="2A8701C1" w16cid:durableId="3DC119DC"/>
  <w16cid:commentId w16cid:paraId="185B08BB" w16cid:durableId="2C04F8F3"/>
  <w16cid:commentId w16cid:paraId="37F185FC" w16cid:durableId="2A6605CC"/>
  <w16cid:commentId w16cid:paraId="7B28152B" w16cid:durableId="405A3801"/>
  <w16cid:commentId w16cid:paraId="3379A435" w16cid:durableId="0FE73455"/>
  <w16cid:commentId w16cid:paraId="4CEAB798" w16cid:durableId="3CD1DB1E"/>
  <w16cid:commentId w16cid:paraId="3DF5A118" w16cid:durableId="142B0324"/>
  <w16cid:commentId w16cid:paraId="1331DFE7" w16cid:durableId="430A5B15"/>
  <w16cid:commentId w16cid:paraId="451AC401" w16cid:durableId="299A7343"/>
  <w16cid:commentId w16cid:paraId="2EDE2704" w16cid:durableId="62026A78"/>
  <w16cid:commentId w16cid:paraId="7FE96FB8" w16cid:durableId="2A6606A3"/>
  <w16cid:commentId w16cid:paraId="396FE021" w16cid:durableId="4EFC5A86"/>
  <w16cid:commentId w16cid:paraId="62C05AEE" w16cid:durableId="75D5ABF1"/>
  <w16cid:commentId w16cid:paraId="59BA748B" w16cid:durableId="2A66071D"/>
  <w16cid:commentId w16cid:paraId="6115E36B" w16cid:durableId="1490B407"/>
  <w16cid:commentId w16cid:paraId="7F207F77" w16cid:durableId="53CCF1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3DF4A" w14:textId="77777777" w:rsidR="001318A8" w:rsidRDefault="001318A8" w:rsidP="00A05172">
      <w:pPr>
        <w:spacing w:after="0" w:line="240" w:lineRule="auto"/>
      </w:pPr>
      <w:r>
        <w:separator/>
      </w:r>
    </w:p>
  </w:endnote>
  <w:endnote w:type="continuationSeparator" w:id="0">
    <w:p w14:paraId="53E7660E" w14:textId="77777777" w:rsidR="001318A8" w:rsidRDefault="001318A8" w:rsidP="00A05172">
      <w:pPr>
        <w:spacing w:after="0" w:line="240" w:lineRule="auto"/>
      </w:pPr>
      <w:r>
        <w:continuationSeparator/>
      </w:r>
    </w:p>
  </w:endnote>
  <w:endnote w:type="continuationNotice" w:id="1">
    <w:p w14:paraId="7711A694" w14:textId="77777777" w:rsidR="001318A8" w:rsidRDefault="001318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7A79F" w14:textId="4F691AB6" w:rsidR="00A05172" w:rsidRPr="00211B65" w:rsidRDefault="00A05172" w:rsidP="000A1C4C">
    <w:pPr>
      <w:pStyle w:val="Pieddepage"/>
      <w:jc w:val="left"/>
    </w:pPr>
    <w:r>
      <w:fldChar w:fldCharType="begin"/>
    </w:r>
    <w:r w:rsidRPr="00211B65">
      <w:instrText xml:space="preserve"> FILENAME \* MERGEFORMAT </w:instrText>
    </w:r>
    <w:r>
      <w:fldChar w:fldCharType="separate"/>
    </w:r>
    <w:r>
      <w:rPr>
        <w:noProof/>
      </w:rPr>
      <w:t>2.2. Définition fonctionnelle_Traffic et Dispatch Mgr.docx</w:t>
    </w:r>
    <w:r>
      <w:fldChar w:fldCharType="end"/>
    </w:r>
    <w:r w:rsidRPr="00211B65">
      <w:tab/>
    </w:r>
    <w:sdt>
      <w:sdtPr>
        <w:id w:val="1038172090"/>
        <w:docPartObj>
          <w:docPartGallery w:val="Page Numbers (Bottom of Page)"/>
          <w:docPartUnique/>
        </w:docPartObj>
      </w:sdtPr>
      <w:sdtEndPr/>
      <w:sdtContent>
        <w:r w:rsidRPr="005C3F4C">
          <w:fldChar w:fldCharType="begin"/>
        </w:r>
        <w:r w:rsidRPr="00211B65">
          <w:instrText>PAGE   \* MERGEFORMAT</w:instrText>
        </w:r>
        <w:r w:rsidRPr="005C3F4C">
          <w:fldChar w:fldCharType="separate"/>
        </w:r>
        <w:r w:rsidRPr="00211B65">
          <w:t>2</w:t>
        </w:r>
        <w:r w:rsidRPr="005C3F4C">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5E1C1" w14:textId="77777777" w:rsidR="00A05172" w:rsidRDefault="00A05172" w:rsidP="0049112D">
    <w:pPr>
      <w:pStyle w:val="Pieddepage"/>
      <w:ind w:left="-406"/>
      <w:jc w:val="left"/>
      <w:rPr>
        <w:b/>
        <w:bCs/>
        <w:sz w:val="18"/>
        <w:szCs w:val="18"/>
      </w:rPr>
    </w:pPr>
    <w:r w:rsidRPr="0053637B">
      <w:rPr>
        <w:b/>
        <w:bCs/>
        <w:sz w:val="18"/>
        <w:szCs w:val="18"/>
      </w:rPr>
      <w:t>Coordinateur</w:t>
    </w:r>
  </w:p>
  <w:p w14:paraId="60229349" w14:textId="77777777" w:rsidR="00A05172" w:rsidRDefault="00A05172" w:rsidP="00971AD3">
    <w:pPr>
      <w:pStyle w:val="Pieddepage"/>
      <w:ind w:left="-406"/>
      <w:jc w:val="left"/>
      <w:rPr>
        <w:b/>
        <w:bCs/>
        <w:sz w:val="18"/>
        <w:szCs w:val="18"/>
      </w:rPr>
    </w:pPr>
    <w:r>
      <w:rPr>
        <w:b/>
        <w:bCs/>
        <w:noProof/>
        <w:sz w:val="18"/>
        <w:szCs w:val="18"/>
      </w:rPr>
      <w:drawing>
        <wp:inline distT="0" distB="0" distL="0" distR="0" wp14:anchorId="52675A80" wp14:editId="6207B3BE">
          <wp:extent cx="749300" cy="711835"/>
          <wp:effectExtent l="0" t="0" r="0" b="0"/>
          <wp:docPr id="47" name="Picture 47"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logo&#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762653" cy="724520"/>
                  </a:xfrm>
                  <a:prstGeom prst="rect">
                    <a:avLst/>
                  </a:prstGeom>
                </pic:spPr>
              </pic:pic>
            </a:graphicData>
          </a:graphic>
        </wp:inline>
      </w:drawing>
    </w:r>
  </w:p>
  <w:p w14:paraId="2979401F" w14:textId="34BE7D1A" w:rsidR="00A05172" w:rsidRPr="00971AD3" w:rsidRDefault="00A05172" w:rsidP="009748CB">
    <w:pPr>
      <w:pStyle w:val="Pieddepage"/>
      <w:jc w:val="center"/>
      <w:rPr>
        <w:b/>
        <w:bCs/>
        <w:sz w:val="18"/>
        <w:szCs w:val="18"/>
      </w:rPr>
    </w:pPr>
    <w:r>
      <w:rPr>
        <w:b/>
        <w:bCs/>
        <w:sz w:val="18"/>
        <w:szCs w:val="18"/>
      </w:rPr>
      <w:t xml:space="preserve">      </w:t>
    </w:r>
    <w:r w:rsidRPr="004433AB">
      <w:rPr>
        <w:b/>
        <w:bCs/>
        <w:noProof/>
        <w:sz w:val="18"/>
        <w:szCs w:val="18"/>
      </w:rPr>
      <w:drawing>
        <wp:inline distT="0" distB="0" distL="0" distR="0" wp14:anchorId="51614575" wp14:editId="1BB26842">
          <wp:extent cx="1196598" cy="231493"/>
          <wp:effectExtent l="0" t="0" r="3810" b="0"/>
          <wp:docPr id="43" name="Picture 43">
            <a:extLst xmlns:a="http://schemas.openxmlformats.org/drawingml/2006/main">
              <a:ext uri="{FF2B5EF4-FFF2-40B4-BE49-F238E27FC236}">
                <a16:creationId xmlns:a16="http://schemas.microsoft.com/office/drawing/2014/main" id="{E1CD3453-C0B8-4D44-B91D-1922D348B314}"/>
              </a:ext>
            </a:extLst>
          </wp:docPr>
          <wp:cNvGraphicFramePr/>
          <a:graphic xmlns:a="http://schemas.openxmlformats.org/drawingml/2006/main">
            <a:graphicData uri="http://schemas.openxmlformats.org/drawingml/2006/picture">
              <pic:pic xmlns:pic="http://schemas.openxmlformats.org/drawingml/2006/picture">
                <pic:nvPicPr>
                  <pic:cNvPr id="32" name="Google Shape;131;p16">
                    <a:extLst>
                      <a:ext uri="{FF2B5EF4-FFF2-40B4-BE49-F238E27FC236}">
                        <a16:creationId xmlns:a16="http://schemas.microsoft.com/office/drawing/2014/main" id="{E1CD3453-C0B8-4D44-B91D-1922D348B314}"/>
                      </a:ext>
                    </a:extLst>
                  </pic:cNvPr>
                  <pic:cNvPicPr preferRelativeResize="0"/>
                </pic:nvPicPr>
                <pic:blipFill rotWithShape="1">
                  <a:blip r:embed="rId2">
                    <a:alphaModFix/>
                  </a:blip>
                  <a:srcRect l="6660" t="11082" r="6826" b="-484"/>
                  <a:stretch/>
                </pic:blipFill>
                <pic:spPr bwMode="auto">
                  <a:xfrm>
                    <a:off x="0" y="0"/>
                    <a:ext cx="1203436" cy="232816"/>
                  </a:xfrm>
                  <a:prstGeom prst="rect">
                    <a:avLst/>
                  </a:prstGeom>
                  <a:noFill/>
                  <a:ln>
                    <a:noFill/>
                  </a:ln>
                  <a:extLst>
                    <a:ext uri="{53640926-AAD7-44D8-BBD7-CCE9431645EC}">
                      <a14:shadowObscured xmlns:a14="http://schemas.microsoft.com/office/drawing/2010/main"/>
                    </a:ext>
                  </a:extLst>
                </pic:spPr>
              </pic:pic>
            </a:graphicData>
          </a:graphic>
        </wp:inline>
      </w:drawing>
    </w:r>
    <w:r>
      <w:rPr>
        <w:b/>
        <w:bCs/>
        <w:sz w:val="18"/>
        <w:szCs w:val="18"/>
      </w:rPr>
      <w:t xml:space="preserve">      </w:t>
    </w:r>
    <w:r w:rsidRPr="004433AB">
      <w:rPr>
        <w:b/>
        <w:bCs/>
        <w:noProof/>
        <w:sz w:val="18"/>
        <w:szCs w:val="18"/>
      </w:rPr>
      <w:drawing>
        <wp:inline distT="0" distB="0" distL="0" distR="0" wp14:anchorId="26565BC8" wp14:editId="5A0BDD26">
          <wp:extent cx="387350" cy="336550"/>
          <wp:effectExtent l="0" t="0" r="0" b="6350"/>
          <wp:docPr id="45" name="Picture 45">
            <a:extLst xmlns:a="http://schemas.openxmlformats.org/drawingml/2006/main">
              <a:ext uri="{FF2B5EF4-FFF2-40B4-BE49-F238E27FC236}">
                <a16:creationId xmlns:a16="http://schemas.microsoft.com/office/drawing/2014/main" id="{2FB6DB98-F491-4E99-881C-45E00BDEEEEC}"/>
              </a:ext>
            </a:extLst>
          </wp:docPr>
          <wp:cNvGraphicFramePr/>
          <a:graphic xmlns:a="http://schemas.openxmlformats.org/drawingml/2006/main">
            <a:graphicData uri="http://schemas.openxmlformats.org/drawingml/2006/picture">
              <pic:pic xmlns:pic="http://schemas.openxmlformats.org/drawingml/2006/picture">
                <pic:nvPicPr>
                  <pic:cNvPr id="33" name="Google Shape;129;p16">
                    <a:extLst>
                      <a:ext uri="{FF2B5EF4-FFF2-40B4-BE49-F238E27FC236}">
                        <a16:creationId xmlns:a16="http://schemas.microsoft.com/office/drawing/2014/main" id="{2FB6DB98-F491-4E99-881C-45E00BDEEEEC}"/>
                      </a:ext>
                    </a:extLst>
                  </pic:cNvPr>
                  <pic:cNvPicPr preferRelativeResize="0"/>
                </pic:nvPicPr>
                <pic:blipFill>
                  <a:blip r:embed="rId3">
                    <a:alphaModFix/>
                  </a:blip>
                  <a:stretch>
                    <a:fillRect/>
                  </a:stretch>
                </pic:blipFill>
                <pic:spPr>
                  <a:xfrm>
                    <a:off x="0" y="0"/>
                    <a:ext cx="387795" cy="336937"/>
                  </a:xfrm>
                  <a:prstGeom prst="rect">
                    <a:avLst/>
                  </a:prstGeom>
                  <a:noFill/>
                  <a:ln>
                    <a:noFill/>
                  </a:ln>
                </pic:spPr>
              </pic:pic>
            </a:graphicData>
          </a:graphic>
        </wp:inline>
      </w:drawing>
    </w:r>
    <w:r>
      <w:rPr>
        <w:b/>
        <w:bCs/>
        <w:sz w:val="18"/>
        <w:szCs w:val="18"/>
      </w:rPr>
      <w:t xml:space="preserve">      </w:t>
    </w:r>
    <w:r w:rsidRPr="004433AB">
      <w:rPr>
        <w:b/>
        <w:bCs/>
        <w:noProof/>
        <w:sz w:val="18"/>
        <w:szCs w:val="18"/>
      </w:rPr>
      <w:drawing>
        <wp:inline distT="0" distB="0" distL="0" distR="0" wp14:anchorId="142FDE50" wp14:editId="0B705EEF">
          <wp:extent cx="1007850" cy="171450"/>
          <wp:effectExtent l="0" t="0" r="1905" b="0"/>
          <wp:docPr id="44" name="Picture 44">
            <a:extLst xmlns:a="http://schemas.openxmlformats.org/drawingml/2006/main">
              <a:ext uri="{FF2B5EF4-FFF2-40B4-BE49-F238E27FC236}">
                <a16:creationId xmlns:a16="http://schemas.microsoft.com/office/drawing/2014/main" id="{1CA39DA8-1FBF-4D40-8026-CCCB0CA194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a:extLst>
                      <a:ext uri="{FF2B5EF4-FFF2-40B4-BE49-F238E27FC236}">
                        <a16:creationId xmlns:a16="http://schemas.microsoft.com/office/drawing/2014/main" id="{1CA39DA8-1FBF-4D40-8026-CCCB0CA194D3}"/>
                      </a:ext>
                    </a:extLst>
                  </pic:cNvP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29826" cy="175188"/>
                  </a:xfrm>
                  <a:prstGeom prst="rect">
                    <a:avLst/>
                  </a:prstGeom>
                  <a:noFill/>
                </pic:spPr>
              </pic:pic>
            </a:graphicData>
          </a:graphic>
        </wp:inline>
      </w:drawing>
    </w:r>
    <w:r>
      <w:rPr>
        <w:b/>
        <w:bCs/>
        <w:sz w:val="18"/>
        <w:szCs w:val="18"/>
      </w:rPr>
      <w:t xml:space="preserve">      </w:t>
    </w:r>
    <w:r w:rsidRPr="004433AB">
      <w:rPr>
        <w:noProof/>
      </w:rPr>
      <w:drawing>
        <wp:inline distT="0" distB="0" distL="0" distR="0" wp14:anchorId="70F6AF51" wp14:editId="42B0B4FB">
          <wp:extent cx="1428750" cy="215900"/>
          <wp:effectExtent l="0" t="0" r="0" b="0"/>
          <wp:docPr id="42" name="Picture 42">
            <a:extLst xmlns:a="http://schemas.openxmlformats.org/drawingml/2006/main">
              <a:ext uri="{FF2B5EF4-FFF2-40B4-BE49-F238E27FC236}">
                <a16:creationId xmlns:a16="http://schemas.microsoft.com/office/drawing/2014/main" id="{265960EA-9798-496E-A566-02C9C61C2763}"/>
              </a:ext>
            </a:extLst>
          </wp:docPr>
          <wp:cNvGraphicFramePr/>
          <a:graphic xmlns:a="http://schemas.openxmlformats.org/drawingml/2006/main">
            <a:graphicData uri="http://schemas.openxmlformats.org/drawingml/2006/picture">
              <pic:pic xmlns:pic="http://schemas.openxmlformats.org/drawingml/2006/picture">
                <pic:nvPicPr>
                  <pic:cNvPr id="31" name="Google Shape;133;p16">
                    <a:extLst>
                      <a:ext uri="{FF2B5EF4-FFF2-40B4-BE49-F238E27FC236}">
                        <a16:creationId xmlns:a16="http://schemas.microsoft.com/office/drawing/2014/main" id="{265960EA-9798-496E-A566-02C9C61C2763}"/>
                      </a:ext>
                    </a:extLst>
                  </pic:cNvPr>
                  <pic:cNvPicPr preferRelativeResize="0"/>
                </pic:nvPicPr>
                <pic:blipFill>
                  <a:blip r:embed="rId5">
                    <a:alphaModFix/>
                  </a:blip>
                  <a:stretch>
                    <a:fillRect/>
                  </a:stretch>
                </pic:blipFill>
                <pic:spPr>
                  <a:xfrm>
                    <a:off x="0" y="0"/>
                    <a:ext cx="1429935" cy="216079"/>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1C1D6" w14:textId="77777777" w:rsidR="001318A8" w:rsidRDefault="001318A8" w:rsidP="00A05172">
      <w:pPr>
        <w:spacing w:after="0" w:line="240" w:lineRule="auto"/>
      </w:pPr>
      <w:r>
        <w:separator/>
      </w:r>
    </w:p>
  </w:footnote>
  <w:footnote w:type="continuationSeparator" w:id="0">
    <w:p w14:paraId="49CA968A" w14:textId="77777777" w:rsidR="001318A8" w:rsidRDefault="001318A8" w:rsidP="00A05172">
      <w:pPr>
        <w:spacing w:after="0" w:line="240" w:lineRule="auto"/>
      </w:pPr>
      <w:r>
        <w:continuationSeparator/>
      </w:r>
    </w:p>
  </w:footnote>
  <w:footnote w:type="continuationNotice" w:id="1">
    <w:p w14:paraId="5A381EA3" w14:textId="77777777" w:rsidR="001318A8" w:rsidRDefault="001318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39529" w14:textId="77777777" w:rsidR="00A05172" w:rsidRPr="00CE0103" w:rsidRDefault="00A05172" w:rsidP="00CE0103">
    <w:pPr>
      <w:pStyle w:val="En-tte"/>
    </w:pPr>
    <w:r>
      <w:rPr>
        <w:noProof/>
        <w:sz w:val="40"/>
        <w:szCs w:val="40"/>
      </w:rPr>
      <w:drawing>
        <wp:inline distT="0" distB="0" distL="0" distR="0" wp14:anchorId="5B40B691" wp14:editId="5CA8CA57">
          <wp:extent cx="2114550" cy="47946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a:extLst>
                      <a:ext uri="{28A0092B-C50C-407E-A947-70E740481C1C}">
                        <a14:useLocalDpi xmlns:a14="http://schemas.microsoft.com/office/drawing/2010/main" val="0"/>
                      </a:ext>
                    </a:extLst>
                  </a:blip>
                  <a:stretch>
                    <a:fillRect/>
                  </a:stretch>
                </pic:blipFill>
                <pic:spPr>
                  <a:xfrm>
                    <a:off x="0" y="0"/>
                    <a:ext cx="2150465" cy="48760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0E03"/>
    <w:multiLevelType w:val="multilevel"/>
    <w:tmpl w:val="6A92BDC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3F4BC8"/>
    <w:multiLevelType w:val="hybridMultilevel"/>
    <w:tmpl w:val="1C3ED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A2BF3"/>
    <w:multiLevelType w:val="multilevel"/>
    <w:tmpl w:val="7DED3CC2"/>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6243F02"/>
    <w:multiLevelType w:val="hybridMultilevel"/>
    <w:tmpl w:val="629211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2A4E5F"/>
    <w:multiLevelType w:val="multilevel"/>
    <w:tmpl w:val="BFFA5982"/>
    <w:lvl w:ilvl="0">
      <w:start w:val="1"/>
      <w:numFmt w:val="bullet"/>
      <w:lvlText w:val="·"/>
      <w:lvlJc w:val="left"/>
      <w:pPr>
        <w:tabs>
          <w:tab w:val="num" w:pos="720"/>
        </w:tabs>
        <w:ind w:left="720" w:hanging="360"/>
      </w:pPr>
      <w:rPr>
        <w:rFonts w:ascii="Symbol" w:eastAsia="Symbol" w:hAnsi="Symbol" w:cs="Symbol"/>
      </w:rPr>
    </w:lvl>
    <w:lvl w:ilvl="1">
      <w:start w:val="1"/>
      <w:numFmt w:val="decimal"/>
      <w:lvlText w:val="%2."/>
      <w:lvlJc w:val="left"/>
      <w:pPr>
        <w:ind w:left="720" w:hanging="360"/>
      </w:pPr>
    </w:lvl>
    <w:lvl w:ilvl="2">
      <w:start w:val="1"/>
      <w:numFmt w:val="lowerRoman"/>
      <w:lvlText w:val="%3."/>
      <w:lvlJc w:val="right"/>
      <w:pPr>
        <w:tabs>
          <w:tab w:val="num" w:pos="2160"/>
        </w:tabs>
        <w:ind w:left="2160" w:hanging="180"/>
      </w:pPr>
    </w:lvl>
    <w:lvl w:ilvl="3">
      <w:start w:val="1"/>
      <w:numFmt w:val="bullet"/>
      <w:lvlText w:val=""/>
      <w:lvlJc w:val="left"/>
      <w:pPr>
        <w:ind w:left="720" w:hanging="360"/>
      </w:pPr>
      <w:rPr>
        <w:rFonts w:ascii="Symbol" w:hAnsi="Symbol" w:hint="default"/>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B3B7B20"/>
    <w:multiLevelType w:val="hybridMultilevel"/>
    <w:tmpl w:val="66565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194470"/>
    <w:multiLevelType w:val="multilevel"/>
    <w:tmpl w:val="6A92BDC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1576DFC"/>
    <w:multiLevelType w:val="hybridMultilevel"/>
    <w:tmpl w:val="48404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B751D7"/>
    <w:multiLevelType w:val="hybridMultilevel"/>
    <w:tmpl w:val="EE4EA8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EA48BA"/>
    <w:multiLevelType w:val="hybridMultilevel"/>
    <w:tmpl w:val="376A6F06"/>
    <w:lvl w:ilvl="0" w:tplc="FFFFFFFF">
      <w:start w:val="1"/>
      <w:numFmt w:val="decimal"/>
      <w:lvlText w:val="%1."/>
      <w:lvlJc w:val="left"/>
      <w:pPr>
        <w:ind w:left="720" w:hanging="360"/>
      </w:pPr>
    </w:lvl>
    <w:lvl w:ilvl="1" w:tplc="233C3926">
      <w:start w:val="1"/>
      <w:numFmt w:val="decimal"/>
      <w:lvlText w:val="%2.1. "/>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035CFD"/>
    <w:multiLevelType w:val="hybridMultilevel"/>
    <w:tmpl w:val="D3A8831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C82084"/>
    <w:multiLevelType w:val="multilevel"/>
    <w:tmpl w:val="69625B0C"/>
    <w:styleLink w:val="NumerotationAuto"/>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1BE423D5"/>
    <w:multiLevelType w:val="hybridMultilevel"/>
    <w:tmpl w:val="00F620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60D57"/>
    <w:multiLevelType w:val="hybridMultilevel"/>
    <w:tmpl w:val="D9621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8648AB"/>
    <w:multiLevelType w:val="hybridMultilevel"/>
    <w:tmpl w:val="FA88B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B04871"/>
    <w:multiLevelType w:val="multilevel"/>
    <w:tmpl w:val="0D200226"/>
    <w:lvl w:ilvl="0">
      <w:start w:val="1"/>
      <w:numFmt w:val="bullet"/>
      <w:lvlText w:val="·"/>
      <w:lvlJc w:val="left"/>
      <w:pPr>
        <w:tabs>
          <w:tab w:val="num" w:pos="720"/>
        </w:tabs>
        <w:ind w:left="720" w:hanging="360"/>
      </w:pPr>
      <w:rPr>
        <w:rFonts w:ascii="Symbol" w:eastAsia="Symbol" w:hAnsi="Symbol" w:cs="Symbol"/>
      </w:rPr>
    </w:lvl>
    <w:lvl w:ilvl="1">
      <w:start w:val="1"/>
      <w:numFmt w:val="decimal"/>
      <w:lvlText w:val="%2."/>
      <w:lvlJc w:val="left"/>
      <w:pPr>
        <w:ind w:left="72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26F94F62"/>
    <w:multiLevelType w:val="hybridMultilevel"/>
    <w:tmpl w:val="6D4E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2D1256"/>
    <w:multiLevelType w:val="multilevel"/>
    <w:tmpl w:val="E87C5984"/>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483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8" w15:restartNumberingAfterBreak="0">
    <w:nsid w:val="2D1E13B9"/>
    <w:multiLevelType w:val="hybridMultilevel"/>
    <w:tmpl w:val="B414E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4F5D56"/>
    <w:multiLevelType w:val="multilevel"/>
    <w:tmpl w:val="0D200226"/>
    <w:lvl w:ilvl="0">
      <w:start w:val="1"/>
      <w:numFmt w:val="bullet"/>
      <w:lvlText w:val="·"/>
      <w:lvlJc w:val="left"/>
      <w:pPr>
        <w:tabs>
          <w:tab w:val="num" w:pos="720"/>
        </w:tabs>
        <w:ind w:left="720" w:hanging="360"/>
      </w:pPr>
      <w:rPr>
        <w:rFonts w:ascii="Symbol" w:eastAsia="Symbol" w:hAnsi="Symbol" w:cs="Symbol"/>
      </w:rPr>
    </w:lvl>
    <w:lvl w:ilvl="1">
      <w:start w:val="1"/>
      <w:numFmt w:val="decimal"/>
      <w:lvlText w:val="%2."/>
      <w:lvlJc w:val="left"/>
      <w:pPr>
        <w:ind w:left="72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5C80AFB"/>
    <w:multiLevelType w:val="hybridMultilevel"/>
    <w:tmpl w:val="629211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A57658D"/>
    <w:multiLevelType w:val="hybridMultilevel"/>
    <w:tmpl w:val="61C40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A93800"/>
    <w:multiLevelType w:val="hybridMultilevel"/>
    <w:tmpl w:val="EAEE6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2B0F4D"/>
    <w:multiLevelType w:val="hybridMultilevel"/>
    <w:tmpl w:val="66BE0A4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15:restartNumberingAfterBreak="0">
    <w:nsid w:val="3BB675E1"/>
    <w:multiLevelType w:val="hybridMultilevel"/>
    <w:tmpl w:val="EF986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E609AE"/>
    <w:multiLevelType w:val="hybridMultilevel"/>
    <w:tmpl w:val="25B287BC"/>
    <w:lvl w:ilvl="0" w:tplc="46F233A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F207C91"/>
    <w:multiLevelType w:val="hybridMultilevel"/>
    <w:tmpl w:val="A31CEA96"/>
    <w:lvl w:ilvl="0" w:tplc="080AC540">
      <w:start w:val="1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0AA05A2"/>
    <w:multiLevelType w:val="hybridMultilevel"/>
    <w:tmpl w:val="8526646C"/>
    <w:lvl w:ilvl="0" w:tplc="FFFFFFF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8" w15:restartNumberingAfterBreak="0">
    <w:nsid w:val="43585937"/>
    <w:multiLevelType w:val="multilevel"/>
    <w:tmpl w:val="0D200226"/>
    <w:lvl w:ilvl="0">
      <w:start w:val="1"/>
      <w:numFmt w:val="bullet"/>
      <w:lvlText w:val="·"/>
      <w:lvlJc w:val="left"/>
      <w:pPr>
        <w:tabs>
          <w:tab w:val="num" w:pos="720"/>
        </w:tabs>
        <w:ind w:left="720" w:hanging="360"/>
      </w:pPr>
      <w:rPr>
        <w:rFonts w:ascii="Symbol" w:eastAsia="Symbol" w:hAnsi="Symbol" w:cs="Symbol"/>
      </w:rPr>
    </w:lvl>
    <w:lvl w:ilvl="1">
      <w:start w:val="1"/>
      <w:numFmt w:val="decimal"/>
      <w:lvlText w:val="%2."/>
      <w:lvlJc w:val="left"/>
      <w:pPr>
        <w:ind w:left="72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44331B07"/>
    <w:multiLevelType w:val="hybridMultilevel"/>
    <w:tmpl w:val="629211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5CB3BB1"/>
    <w:multiLevelType w:val="hybridMultilevel"/>
    <w:tmpl w:val="8E04C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4B1CFA"/>
    <w:multiLevelType w:val="multilevel"/>
    <w:tmpl w:val="7DED3CC2"/>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4DD11D9F"/>
    <w:multiLevelType w:val="multilevel"/>
    <w:tmpl w:val="7DED3CC2"/>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4E4E5272"/>
    <w:multiLevelType w:val="multilevel"/>
    <w:tmpl w:val="7DED3CC2"/>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4F9B40F2"/>
    <w:multiLevelType w:val="hybridMultilevel"/>
    <w:tmpl w:val="629211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2170E05"/>
    <w:multiLevelType w:val="multilevel"/>
    <w:tmpl w:val="7DED3CC2"/>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542A2434"/>
    <w:multiLevelType w:val="hybridMultilevel"/>
    <w:tmpl w:val="EF645032"/>
    <w:lvl w:ilvl="0" w:tplc="07D846D0">
      <w:numFmt w:val="bullet"/>
      <w:lvlText w:val="-"/>
      <w:lvlJc w:val="left"/>
      <w:pPr>
        <w:ind w:left="720" w:hanging="360"/>
      </w:pPr>
      <w:rPr>
        <w:rFonts w:ascii="Aptos" w:eastAsiaTheme="minorHAnsi" w:hAnsi="Apto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5EC07E9"/>
    <w:multiLevelType w:val="hybridMultilevel"/>
    <w:tmpl w:val="29C83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DD0836"/>
    <w:multiLevelType w:val="hybridMultilevel"/>
    <w:tmpl w:val="3C227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8463B7A"/>
    <w:multiLevelType w:val="multilevel"/>
    <w:tmpl w:val="6A92BDC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584C1BBC"/>
    <w:multiLevelType w:val="hybridMultilevel"/>
    <w:tmpl w:val="45E24B88"/>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991B4A"/>
    <w:multiLevelType w:val="multilevel"/>
    <w:tmpl w:val="29364EC4"/>
    <w:lvl w:ilvl="0">
      <w:start w:val="1"/>
      <w:numFmt w:val="bullet"/>
      <w:lvlText w:val="·"/>
      <w:lvlJc w:val="left"/>
      <w:pPr>
        <w:tabs>
          <w:tab w:val="num" w:pos="720"/>
        </w:tabs>
        <w:ind w:left="144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59310864"/>
    <w:multiLevelType w:val="multilevel"/>
    <w:tmpl w:val="7DED3CC2"/>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15:restartNumberingAfterBreak="0">
    <w:nsid w:val="5A7A3AF4"/>
    <w:multiLevelType w:val="hybridMultilevel"/>
    <w:tmpl w:val="2000F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A856EB4"/>
    <w:multiLevelType w:val="hybridMultilevel"/>
    <w:tmpl w:val="E52A30E6"/>
    <w:lvl w:ilvl="0" w:tplc="864EF61A">
      <w:start w:val="21"/>
      <w:numFmt w:val="bullet"/>
      <w:lvlText w:val="-"/>
      <w:lvlJc w:val="left"/>
      <w:pPr>
        <w:ind w:left="720" w:hanging="360"/>
      </w:pPr>
      <w:rPr>
        <w:rFonts w:ascii="Aptos" w:eastAsiaTheme="minorHAnsi" w:hAnsi="Apto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0306410"/>
    <w:multiLevelType w:val="hybridMultilevel"/>
    <w:tmpl w:val="259C1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BA7819"/>
    <w:multiLevelType w:val="hybridMultilevel"/>
    <w:tmpl w:val="6C50B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1D02DC6"/>
    <w:multiLevelType w:val="hybridMultilevel"/>
    <w:tmpl w:val="709A1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275625D"/>
    <w:multiLevelType w:val="hybridMultilevel"/>
    <w:tmpl w:val="896EE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6093048"/>
    <w:multiLevelType w:val="hybridMultilevel"/>
    <w:tmpl w:val="61C40B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6B91790"/>
    <w:multiLevelType w:val="hybridMultilevel"/>
    <w:tmpl w:val="692AF578"/>
    <w:lvl w:ilvl="0" w:tplc="8AFA2ADA">
      <w:start w:val="1"/>
      <w:numFmt w:val="bullet"/>
      <w:lvlText w:val=""/>
      <w:lvlJc w:val="left"/>
      <w:pPr>
        <w:tabs>
          <w:tab w:val="num" w:pos="720"/>
        </w:tabs>
        <w:ind w:left="720" w:hanging="360"/>
      </w:pPr>
      <w:rPr>
        <w:rFonts w:ascii="Wingdings" w:hAnsi="Wingdings" w:hint="default"/>
      </w:rPr>
    </w:lvl>
    <w:lvl w:ilvl="1" w:tplc="43C666B4">
      <w:start w:val="1"/>
      <w:numFmt w:val="bullet"/>
      <w:lvlText w:val=""/>
      <w:lvlJc w:val="left"/>
      <w:pPr>
        <w:tabs>
          <w:tab w:val="num" w:pos="1440"/>
        </w:tabs>
        <w:ind w:left="1440" w:hanging="360"/>
      </w:pPr>
      <w:rPr>
        <w:rFonts w:ascii="Wingdings" w:hAnsi="Wingdings" w:hint="default"/>
      </w:rPr>
    </w:lvl>
    <w:lvl w:ilvl="2" w:tplc="76DC77B4" w:tentative="1">
      <w:start w:val="1"/>
      <w:numFmt w:val="bullet"/>
      <w:lvlText w:val=""/>
      <w:lvlJc w:val="left"/>
      <w:pPr>
        <w:tabs>
          <w:tab w:val="num" w:pos="2160"/>
        </w:tabs>
        <w:ind w:left="2160" w:hanging="360"/>
      </w:pPr>
      <w:rPr>
        <w:rFonts w:ascii="Wingdings" w:hAnsi="Wingdings" w:hint="default"/>
      </w:rPr>
    </w:lvl>
    <w:lvl w:ilvl="3" w:tplc="BD7CDBE4" w:tentative="1">
      <w:start w:val="1"/>
      <w:numFmt w:val="bullet"/>
      <w:lvlText w:val=""/>
      <w:lvlJc w:val="left"/>
      <w:pPr>
        <w:tabs>
          <w:tab w:val="num" w:pos="2880"/>
        </w:tabs>
        <w:ind w:left="2880" w:hanging="360"/>
      </w:pPr>
      <w:rPr>
        <w:rFonts w:ascii="Wingdings" w:hAnsi="Wingdings" w:hint="default"/>
      </w:rPr>
    </w:lvl>
    <w:lvl w:ilvl="4" w:tplc="6EF40A80" w:tentative="1">
      <w:start w:val="1"/>
      <w:numFmt w:val="bullet"/>
      <w:lvlText w:val=""/>
      <w:lvlJc w:val="left"/>
      <w:pPr>
        <w:tabs>
          <w:tab w:val="num" w:pos="3600"/>
        </w:tabs>
        <w:ind w:left="3600" w:hanging="360"/>
      </w:pPr>
      <w:rPr>
        <w:rFonts w:ascii="Wingdings" w:hAnsi="Wingdings" w:hint="default"/>
      </w:rPr>
    </w:lvl>
    <w:lvl w:ilvl="5" w:tplc="1C240450" w:tentative="1">
      <w:start w:val="1"/>
      <w:numFmt w:val="bullet"/>
      <w:lvlText w:val=""/>
      <w:lvlJc w:val="left"/>
      <w:pPr>
        <w:tabs>
          <w:tab w:val="num" w:pos="4320"/>
        </w:tabs>
        <w:ind w:left="4320" w:hanging="360"/>
      </w:pPr>
      <w:rPr>
        <w:rFonts w:ascii="Wingdings" w:hAnsi="Wingdings" w:hint="default"/>
      </w:rPr>
    </w:lvl>
    <w:lvl w:ilvl="6" w:tplc="E408B63A" w:tentative="1">
      <w:start w:val="1"/>
      <w:numFmt w:val="bullet"/>
      <w:lvlText w:val=""/>
      <w:lvlJc w:val="left"/>
      <w:pPr>
        <w:tabs>
          <w:tab w:val="num" w:pos="5040"/>
        </w:tabs>
        <w:ind w:left="5040" w:hanging="360"/>
      </w:pPr>
      <w:rPr>
        <w:rFonts w:ascii="Wingdings" w:hAnsi="Wingdings" w:hint="default"/>
      </w:rPr>
    </w:lvl>
    <w:lvl w:ilvl="7" w:tplc="7AA8DCC0" w:tentative="1">
      <w:start w:val="1"/>
      <w:numFmt w:val="bullet"/>
      <w:lvlText w:val=""/>
      <w:lvlJc w:val="left"/>
      <w:pPr>
        <w:tabs>
          <w:tab w:val="num" w:pos="5760"/>
        </w:tabs>
        <w:ind w:left="5760" w:hanging="360"/>
      </w:pPr>
      <w:rPr>
        <w:rFonts w:ascii="Wingdings" w:hAnsi="Wingdings" w:hint="default"/>
      </w:rPr>
    </w:lvl>
    <w:lvl w:ilvl="8" w:tplc="57663D28"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67322911"/>
    <w:multiLevelType w:val="hybridMultilevel"/>
    <w:tmpl w:val="61C40B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94B3163"/>
    <w:multiLevelType w:val="hybridMultilevel"/>
    <w:tmpl w:val="629211B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E8655AE"/>
    <w:multiLevelType w:val="hybridMultilevel"/>
    <w:tmpl w:val="32C64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FF43FF9"/>
    <w:multiLevelType w:val="hybridMultilevel"/>
    <w:tmpl w:val="0490666C"/>
    <w:lvl w:ilvl="0" w:tplc="EA045F5E">
      <w:numFmt w:val="bullet"/>
      <w:lvlText w:val="-"/>
      <w:lvlJc w:val="left"/>
      <w:pPr>
        <w:ind w:left="720" w:hanging="360"/>
      </w:pPr>
      <w:rPr>
        <w:rFonts w:ascii="Calibri" w:eastAsiaTheme="maj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72D64669"/>
    <w:multiLevelType w:val="multilevel"/>
    <w:tmpl w:val="FA22A422"/>
    <w:lvl w:ilvl="0">
      <w:start w:val="1"/>
      <w:numFmt w:val="decimal"/>
      <w:lvlText w:val="%1."/>
      <w:lvlJc w:val="left"/>
      <w:pPr>
        <w:ind w:left="680" w:hanging="680"/>
      </w:pPr>
      <w:rPr>
        <w:rFonts w:hint="default"/>
      </w:rPr>
    </w:lvl>
    <w:lvl w:ilvl="1">
      <w:start w:val="3"/>
      <w:numFmt w:val="decimal"/>
      <w:lvlText w:val="%1.%2."/>
      <w:lvlJc w:val="left"/>
      <w:pPr>
        <w:ind w:left="680" w:hanging="68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73EC0760"/>
    <w:multiLevelType w:val="multilevel"/>
    <w:tmpl w:val="0D200226"/>
    <w:lvl w:ilvl="0">
      <w:start w:val="1"/>
      <w:numFmt w:val="bullet"/>
      <w:lvlText w:val="·"/>
      <w:lvlJc w:val="left"/>
      <w:pPr>
        <w:tabs>
          <w:tab w:val="num" w:pos="720"/>
        </w:tabs>
        <w:ind w:left="720" w:hanging="360"/>
      </w:pPr>
      <w:rPr>
        <w:rFonts w:ascii="Symbol" w:eastAsia="Symbol" w:hAnsi="Symbol" w:cs="Symbol"/>
      </w:rPr>
    </w:lvl>
    <w:lvl w:ilvl="1">
      <w:start w:val="1"/>
      <w:numFmt w:val="decimal"/>
      <w:lvlText w:val="%2."/>
      <w:lvlJc w:val="left"/>
      <w:pPr>
        <w:ind w:left="72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15:restartNumberingAfterBreak="0">
    <w:nsid w:val="740701C6"/>
    <w:multiLevelType w:val="hybridMultilevel"/>
    <w:tmpl w:val="D83AE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89C5465"/>
    <w:multiLevelType w:val="hybridMultilevel"/>
    <w:tmpl w:val="C03A1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BB3449F"/>
    <w:multiLevelType w:val="multilevel"/>
    <w:tmpl w:val="7DED3CC2"/>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15:restartNumberingAfterBreak="0">
    <w:nsid w:val="7C466AC5"/>
    <w:multiLevelType w:val="multilevel"/>
    <w:tmpl w:val="0D200226"/>
    <w:lvl w:ilvl="0">
      <w:start w:val="1"/>
      <w:numFmt w:val="bullet"/>
      <w:lvlText w:val="·"/>
      <w:lvlJc w:val="left"/>
      <w:pPr>
        <w:tabs>
          <w:tab w:val="num" w:pos="720"/>
        </w:tabs>
        <w:ind w:left="720" w:hanging="360"/>
      </w:pPr>
      <w:rPr>
        <w:rFonts w:ascii="Symbol" w:eastAsia="Symbol" w:hAnsi="Symbol" w:cs="Symbol"/>
      </w:rPr>
    </w:lvl>
    <w:lvl w:ilvl="1">
      <w:start w:val="1"/>
      <w:numFmt w:val="decimal"/>
      <w:lvlText w:val="%2."/>
      <w:lvlJc w:val="left"/>
      <w:pPr>
        <w:ind w:left="72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15:restartNumberingAfterBreak="0">
    <w:nsid w:val="7DED3B78"/>
    <w:multiLevelType w:val="multilevel"/>
    <w:tmpl w:val="7DED3B78"/>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15:restartNumberingAfterBreak="0">
    <w:nsid w:val="7DED3B7C"/>
    <w:multiLevelType w:val="multilevel"/>
    <w:tmpl w:val="7DED3B7C"/>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15:restartNumberingAfterBreak="0">
    <w:nsid w:val="7DED3CBE"/>
    <w:multiLevelType w:val="multilevel"/>
    <w:tmpl w:val="7DED3CBE"/>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15:restartNumberingAfterBreak="0">
    <w:nsid w:val="7DED3CBF"/>
    <w:multiLevelType w:val="multilevel"/>
    <w:tmpl w:val="7DED3CBF"/>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15:restartNumberingAfterBreak="0">
    <w:nsid w:val="7DED3CC0"/>
    <w:multiLevelType w:val="multilevel"/>
    <w:tmpl w:val="7DED3CC0"/>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15:restartNumberingAfterBreak="0">
    <w:nsid w:val="7DED3CC1"/>
    <w:multiLevelType w:val="multilevel"/>
    <w:tmpl w:val="7DED3CC1"/>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15:restartNumberingAfterBreak="0">
    <w:nsid w:val="7DED3CC2"/>
    <w:multiLevelType w:val="multilevel"/>
    <w:tmpl w:val="7DED3CC2"/>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15:restartNumberingAfterBreak="0">
    <w:nsid w:val="7DED3CCA"/>
    <w:multiLevelType w:val="multilevel"/>
    <w:tmpl w:val="7DED3CCA"/>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15:restartNumberingAfterBreak="0">
    <w:nsid w:val="7DED3CCC"/>
    <w:multiLevelType w:val="multilevel"/>
    <w:tmpl w:val="7DED3CCC"/>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15:restartNumberingAfterBreak="0">
    <w:nsid w:val="7DED3CCD"/>
    <w:multiLevelType w:val="multilevel"/>
    <w:tmpl w:val="7DED3CCD"/>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15:restartNumberingAfterBreak="0">
    <w:nsid w:val="7DED3CCE"/>
    <w:multiLevelType w:val="multilevel"/>
    <w:tmpl w:val="7DED3CCE"/>
    <w:lvl w:ilvl="0">
      <w:start w:val="1"/>
      <w:numFmt w:val="bullet"/>
      <w:lvlText w:val="·"/>
      <w:lvlJc w:val="left"/>
      <w:pPr>
        <w:tabs>
          <w:tab w:val="num" w:pos="720"/>
        </w:tabs>
        <w:ind w:left="144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15:restartNumberingAfterBreak="0">
    <w:nsid w:val="7DED3CCF"/>
    <w:multiLevelType w:val="multilevel"/>
    <w:tmpl w:val="7DED3CCF"/>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15:restartNumberingAfterBreak="0">
    <w:nsid w:val="7DED3CD0"/>
    <w:multiLevelType w:val="multilevel"/>
    <w:tmpl w:val="7DED3CD0"/>
    <w:lvl w:ilvl="0">
      <w:start w:val="1"/>
      <w:numFmt w:val="bullet"/>
      <w:lvlText w:val="·"/>
      <w:lvlJc w:val="left"/>
      <w:pPr>
        <w:tabs>
          <w:tab w:val="num" w:pos="720"/>
        </w:tabs>
        <w:ind w:left="144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15:restartNumberingAfterBreak="0">
    <w:nsid w:val="7DED3CE6"/>
    <w:multiLevelType w:val="multilevel"/>
    <w:tmpl w:val="7DED3CE6"/>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15:restartNumberingAfterBreak="0">
    <w:nsid w:val="7DED3D10"/>
    <w:multiLevelType w:val="multilevel"/>
    <w:tmpl w:val="7DED3D10"/>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15:restartNumberingAfterBreak="0">
    <w:nsid w:val="7DED3D11"/>
    <w:multiLevelType w:val="multilevel"/>
    <w:tmpl w:val="7DED3D11"/>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15:restartNumberingAfterBreak="0">
    <w:nsid w:val="7DED3D13"/>
    <w:multiLevelType w:val="multilevel"/>
    <w:tmpl w:val="7DED3D13"/>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15:restartNumberingAfterBreak="0">
    <w:nsid w:val="7DED3D14"/>
    <w:multiLevelType w:val="multilevel"/>
    <w:tmpl w:val="7DED3D14"/>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7DED3D44"/>
    <w:multiLevelType w:val="multilevel"/>
    <w:tmpl w:val="7DED3D44"/>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15:restartNumberingAfterBreak="0">
    <w:nsid w:val="7DED3D45"/>
    <w:multiLevelType w:val="multilevel"/>
    <w:tmpl w:val="7DED3D45"/>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7DED3D46"/>
    <w:multiLevelType w:val="multilevel"/>
    <w:tmpl w:val="7DED3D46"/>
    <w:lvl w:ilvl="0">
      <w:start w:val="1"/>
      <w:numFmt w:val="bullet"/>
      <w:lvlText w:val="·"/>
      <w:lvlJc w:val="left"/>
      <w:pPr>
        <w:tabs>
          <w:tab w:val="num" w:pos="720"/>
        </w:tabs>
        <w:ind w:left="144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15:restartNumberingAfterBreak="0">
    <w:nsid w:val="7DED3D57"/>
    <w:multiLevelType w:val="multilevel"/>
    <w:tmpl w:val="7DED3D57"/>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15:restartNumberingAfterBreak="0">
    <w:nsid w:val="7DED3D5B"/>
    <w:multiLevelType w:val="multilevel"/>
    <w:tmpl w:val="7DED3D5B"/>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15:restartNumberingAfterBreak="0">
    <w:nsid w:val="7DED3D5E"/>
    <w:multiLevelType w:val="multilevel"/>
    <w:tmpl w:val="7DED3D5E"/>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15:restartNumberingAfterBreak="0">
    <w:nsid w:val="7DED3D5F"/>
    <w:multiLevelType w:val="multilevel"/>
    <w:tmpl w:val="7DED3D5F"/>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15:restartNumberingAfterBreak="0">
    <w:nsid w:val="7DED3D60"/>
    <w:multiLevelType w:val="multilevel"/>
    <w:tmpl w:val="7DED3D60"/>
    <w:lvl w:ilvl="0">
      <w:start w:val="1"/>
      <w:numFmt w:val="bullet"/>
      <w:lvlText w:val="·"/>
      <w:lvlJc w:val="left"/>
      <w:pPr>
        <w:tabs>
          <w:tab w:val="num" w:pos="720"/>
        </w:tabs>
        <w:ind w:left="144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15:restartNumberingAfterBreak="0">
    <w:nsid w:val="7DED3D73"/>
    <w:multiLevelType w:val="multilevel"/>
    <w:tmpl w:val="7DED3D73"/>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15:restartNumberingAfterBreak="0">
    <w:nsid w:val="7DED3D74"/>
    <w:multiLevelType w:val="multilevel"/>
    <w:tmpl w:val="7DED3D74"/>
    <w:lvl w:ilvl="0">
      <w:start w:val="1"/>
      <w:numFmt w:val="bullet"/>
      <w:lvlText w:val="·"/>
      <w:lvlJc w:val="left"/>
      <w:pPr>
        <w:tabs>
          <w:tab w:val="num" w:pos="720"/>
        </w:tabs>
        <w:ind w:left="144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15:restartNumberingAfterBreak="0">
    <w:nsid w:val="7DED3D76"/>
    <w:multiLevelType w:val="multilevel"/>
    <w:tmpl w:val="7DED3D76"/>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15:restartNumberingAfterBreak="0">
    <w:nsid w:val="7DED3D7E"/>
    <w:multiLevelType w:val="multilevel"/>
    <w:tmpl w:val="7DED3D7E"/>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15:restartNumberingAfterBreak="0">
    <w:nsid w:val="7DED3D87"/>
    <w:multiLevelType w:val="multilevel"/>
    <w:tmpl w:val="7DED3D87"/>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7DED3D88"/>
    <w:multiLevelType w:val="multilevel"/>
    <w:tmpl w:val="7DED3D88"/>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15:restartNumberingAfterBreak="0">
    <w:nsid w:val="7DED3D89"/>
    <w:multiLevelType w:val="multilevel"/>
    <w:tmpl w:val="7DED3D89"/>
    <w:lvl w:ilvl="0">
      <w:start w:val="1"/>
      <w:numFmt w:val="bullet"/>
      <w:lvlText w:val="·"/>
      <w:lvlJc w:val="left"/>
      <w:pPr>
        <w:tabs>
          <w:tab w:val="num" w:pos="720"/>
        </w:tabs>
        <w:ind w:left="144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15:restartNumberingAfterBreak="0">
    <w:nsid w:val="7DED3D8A"/>
    <w:multiLevelType w:val="multilevel"/>
    <w:tmpl w:val="7DED3D8A"/>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15:restartNumberingAfterBreak="0">
    <w:nsid w:val="7DED3D94"/>
    <w:multiLevelType w:val="multilevel"/>
    <w:tmpl w:val="7DED3D94"/>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15:restartNumberingAfterBreak="0">
    <w:nsid w:val="7DED3D95"/>
    <w:multiLevelType w:val="multilevel"/>
    <w:tmpl w:val="7DED3D95"/>
    <w:lvl w:ilvl="0">
      <w:start w:val="1"/>
      <w:numFmt w:val="bullet"/>
      <w:lvlText w:val="·"/>
      <w:lvlJc w:val="left"/>
      <w:pPr>
        <w:tabs>
          <w:tab w:val="num" w:pos="720"/>
        </w:tabs>
        <w:ind w:left="144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15:restartNumberingAfterBreak="0">
    <w:nsid w:val="7DED3D96"/>
    <w:multiLevelType w:val="multilevel"/>
    <w:tmpl w:val="7DED3D96"/>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15:restartNumberingAfterBreak="0">
    <w:nsid w:val="7DED3D98"/>
    <w:multiLevelType w:val="multilevel"/>
    <w:tmpl w:val="7DED3D98"/>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15:restartNumberingAfterBreak="0">
    <w:nsid w:val="7DED3DA7"/>
    <w:multiLevelType w:val="multilevel"/>
    <w:tmpl w:val="7DED3DA7"/>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15:restartNumberingAfterBreak="0">
    <w:nsid w:val="7DED3DA8"/>
    <w:multiLevelType w:val="multilevel"/>
    <w:tmpl w:val="7DED3DA8"/>
    <w:lvl w:ilvl="0">
      <w:start w:val="1"/>
      <w:numFmt w:val="bullet"/>
      <w:lvlText w:val="·"/>
      <w:lvlJc w:val="left"/>
      <w:pPr>
        <w:tabs>
          <w:tab w:val="num" w:pos="720"/>
        </w:tabs>
        <w:ind w:left="144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15:restartNumberingAfterBreak="0">
    <w:nsid w:val="7DED3DAB"/>
    <w:multiLevelType w:val="multilevel"/>
    <w:tmpl w:val="7DED3DAB"/>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15:restartNumberingAfterBreak="0">
    <w:nsid w:val="7DED3DAC"/>
    <w:multiLevelType w:val="multilevel"/>
    <w:tmpl w:val="7DED3DAC"/>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15:restartNumberingAfterBreak="0">
    <w:nsid w:val="7DED3DB0"/>
    <w:multiLevelType w:val="multilevel"/>
    <w:tmpl w:val="7DED3DB0"/>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15:restartNumberingAfterBreak="0">
    <w:nsid w:val="7DED3E19"/>
    <w:multiLevelType w:val="multilevel"/>
    <w:tmpl w:val="7DED3E19"/>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15:restartNumberingAfterBreak="0">
    <w:nsid w:val="7DED3E1F"/>
    <w:multiLevelType w:val="multilevel"/>
    <w:tmpl w:val="7DED3E1F"/>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15:restartNumberingAfterBreak="0">
    <w:nsid w:val="7DED3E40"/>
    <w:multiLevelType w:val="multilevel"/>
    <w:tmpl w:val="7DED3E40"/>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15:restartNumberingAfterBreak="0">
    <w:nsid w:val="7DED3E60"/>
    <w:multiLevelType w:val="multilevel"/>
    <w:tmpl w:val="7DED3E60"/>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15:restartNumberingAfterBreak="0">
    <w:nsid w:val="7DED3E70"/>
    <w:multiLevelType w:val="multilevel"/>
    <w:tmpl w:val="7DED3E70"/>
    <w:lvl w:ilvl="0">
      <w:start w:val="1"/>
      <w:numFmt w:val="bullet"/>
      <w:lvlText w:val="·"/>
      <w:lvlJc w:val="left"/>
      <w:pPr>
        <w:tabs>
          <w:tab w:val="num" w:pos="720"/>
        </w:tabs>
        <w:ind w:left="144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15:restartNumberingAfterBreak="0">
    <w:nsid w:val="7DF627B5"/>
    <w:multiLevelType w:val="hybridMultilevel"/>
    <w:tmpl w:val="192C0D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7FF11563"/>
    <w:multiLevelType w:val="hybridMultilevel"/>
    <w:tmpl w:val="3C304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8111813">
    <w:abstractNumId w:val="36"/>
  </w:num>
  <w:num w:numId="2" w16cid:durableId="1859271121">
    <w:abstractNumId w:val="11"/>
  </w:num>
  <w:num w:numId="3" w16cid:durableId="1564220858">
    <w:abstractNumId w:val="17"/>
  </w:num>
  <w:num w:numId="4" w16cid:durableId="419644523">
    <w:abstractNumId w:val="68"/>
  </w:num>
  <w:num w:numId="5" w16cid:durableId="1982811405">
    <w:abstractNumId w:val="69"/>
  </w:num>
  <w:num w:numId="6" w16cid:durableId="1100102326">
    <w:abstractNumId w:val="70"/>
  </w:num>
  <w:num w:numId="7" w16cid:durableId="1093937816">
    <w:abstractNumId w:val="71"/>
  </w:num>
  <w:num w:numId="8" w16cid:durableId="1244949795">
    <w:abstractNumId w:val="72"/>
  </w:num>
  <w:num w:numId="9" w16cid:durableId="23678673">
    <w:abstractNumId w:val="73"/>
  </w:num>
  <w:num w:numId="10" w16cid:durableId="1947958984">
    <w:abstractNumId w:val="74"/>
  </w:num>
  <w:num w:numId="11" w16cid:durableId="1914269422">
    <w:abstractNumId w:val="75"/>
  </w:num>
  <w:num w:numId="12" w16cid:durableId="1957325049">
    <w:abstractNumId w:val="76"/>
  </w:num>
  <w:num w:numId="13" w16cid:durableId="1743217804">
    <w:abstractNumId w:val="77"/>
  </w:num>
  <w:num w:numId="14" w16cid:durableId="259870248">
    <w:abstractNumId w:val="78"/>
  </w:num>
  <w:num w:numId="15" w16cid:durableId="243104684">
    <w:abstractNumId w:val="91"/>
  </w:num>
  <w:num w:numId="16" w16cid:durableId="1844314915">
    <w:abstractNumId w:val="92"/>
  </w:num>
  <w:num w:numId="17" w16cid:durableId="2064794151">
    <w:abstractNumId w:val="93"/>
  </w:num>
  <w:num w:numId="18" w16cid:durableId="2017033560">
    <w:abstractNumId w:val="94"/>
  </w:num>
  <w:num w:numId="19" w16cid:durableId="497888541">
    <w:abstractNumId w:val="90"/>
  </w:num>
  <w:num w:numId="20" w16cid:durableId="1673222487">
    <w:abstractNumId w:val="95"/>
  </w:num>
  <w:num w:numId="21" w16cid:durableId="2061974137">
    <w:abstractNumId w:val="96"/>
  </w:num>
  <w:num w:numId="22" w16cid:durableId="501744684">
    <w:abstractNumId w:val="97"/>
  </w:num>
  <w:num w:numId="23" w16cid:durableId="1145511334">
    <w:abstractNumId w:val="98"/>
  </w:num>
  <w:num w:numId="24" w16cid:durableId="602541527">
    <w:abstractNumId w:val="82"/>
  </w:num>
  <w:num w:numId="25" w16cid:durableId="1829981074">
    <w:abstractNumId w:val="83"/>
  </w:num>
  <w:num w:numId="26" w16cid:durableId="636375041">
    <w:abstractNumId w:val="84"/>
  </w:num>
  <w:num w:numId="27" w16cid:durableId="277950016">
    <w:abstractNumId w:val="85"/>
  </w:num>
  <w:num w:numId="28" w16cid:durableId="2117940953">
    <w:abstractNumId w:val="86"/>
  </w:num>
  <w:num w:numId="29" w16cid:durableId="1261838261">
    <w:abstractNumId w:val="79"/>
  </w:num>
  <w:num w:numId="30" w16cid:durableId="95058379">
    <w:abstractNumId w:val="99"/>
  </w:num>
  <w:num w:numId="31" w16cid:durableId="1482425706">
    <w:abstractNumId w:val="100"/>
  </w:num>
  <w:num w:numId="32" w16cid:durableId="1524856859">
    <w:abstractNumId w:val="101"/>
  </w:num>
  <w:num w:numId="33" w16cid:durableId="1184056563">
    <w:abstractNumId w:val="102"/>
  </w:num>
  <w:num w:numId="34" w16cid:durableId="1571424640">
    <w:abstractNumId w:val="103"/>
  </w:num>
  <w:num w:numId="35" w16cid:durableId="52657772">
    <w:abstractNumId w:val="63"/>
  </w:num>
  <w:num w:numId="36" w16cid:durableId="2127459926">
    <w:abstractNumId w:val="64"/>
  </w:num>
  <w:num w:numId="37" w16cid:durableId="332268206">
    <w:abstractNumId w:val="65"/>
  </w:num>
  <w:num w:numId="38" w16cid:durableId="54205662">
    <w:abstractNumId w:val="67"/>
  </w:num>
  <w:num w:numId="39" w16cid:durableId="1470585866">
    <w:abstractNumId w:val="50"/>
  </w:num>
  <w:num w:numId="40" w16cid:durableId="232207138">
    <w:abstractNumId w:val="106"/>
  </w:num>
  <w:num w:numId="41" w16cid:durableId="1012755313">
    <w:abstractNumId w:val="25"/>
  </w:num>
  <w:num w:numId="42" w16cid:durableId="401222209">
    <w:abstractNumId w:val="87"/>
  </w:num>
  <w:num w:numId="43" w16cid:durableId="1522158473">
    <w:abstractNumId w:val="88"/>
  </w:num>
  <w:num w:numId="44" w16cid:durableId="824979824">
    <w:abstractNumId w:val="89"/>
  </w:num>
  <w:num w:numId="45" w16cid:durableId="753285553">
    <w:abstractNumId w:val="66"/>
  </w:num>
  <w:num w:numId="46" w16cid:durableId="712997050">
    <w:abstractNumId w:val="80"/>
  </w:num>
  <w:num w:numId="47" w16cid:durableId="1040284771">
    <w:abstractNumId w:val="81"/>
  </w:num>
  <w:num w:numId="48" w16cid:durableId="385029886">
    <w:abstractNumId w:val="62"/>
  </w:num>
  <w:num w:numId="49" w16cid:durableId="325324413">
    <w:abstractNumId w:val="54"/>
  </w:num>
  <w:num w:numId="50" w16cid:durableId="1657807236">
    <w:abstractNumId w:val="22"/>
  </w:num>
  <w:num w:numId="51" w16cid:durableId="1036662687">
    <w:abstractNumId w:val="26"/>
  </w:num>
  <w:num w:numId="52" w16cid:durableId="1901790436">
    <w:abstractNumId w:val="44"/>
  </w:num>
  <w:num w:numId="53" w16cid:durableId="980307180">
    <w:abstractNumId w:val="107"/>
  </w:num>
  <w:num w:numId="54" w16cid:durableId="415715189">
    <w:abstractNumId w:val="41"/>
  </w:num>
  <w:num w:numId="55" w16cid:durableId="49231114">
    <w:abstractNumId w:val="61"/>
  </w:num>
  <w:num w:numId="56" w16cid:durableId="1265261374">
    <w:abstractNumId w:val="108"/>
  </w:num>
  <w:num w:numId="57" w16cid:durableId="1482692103">
    <w:abstractNumId w:val="105"/>
  </w:num>
  <w:num w:numId="58" w16cid:durableId="491027374">
    <w:abstractNumId w:val="104"/>
  </w:num>
  <w:num w:numId="59" w16cid:durableId="1835950380">
    <w:abstractNumId w:val="14"/>
  </w:num>
  <w:num w:numId="60" w16cid:durableId="883099826">
    <w:abstractNumId w:val="17"/>
  </w:num>
  <w:num w:numId="61" w16cid:durableId="228150671">
    <w:abstractNumId w:val="55"/>
  </w:num>
  <w:num w:numId="62" w16cid:durableId="442770567">
    <w:abstractNumId w:val="46"/>
  </w:num>
  <w:num w:numId="63" w16cid:durableId="2042897530">
    <w:abstractNumId w:val="24"/>
  </w:num>
  <w:num w:numId="64" w16cid:durableId="546725551">
    <w:abstractNumId w:val="48"/>
  </w:num>
  <w:num w:numId="65" w16cid:durableId="736906003">
    <w:abstractNumId w:val="8"/>
  </w:num>
  <w:num w:numId="66" w16cid:durableId="326636512">
    <w:abstractNumId w:val="21"/>
  </w:num>
  <w:num w:numId="67" w16cid:durableId="12000853">
    <w:abstractNumId w:val="49"/>
  </w:num>
  <w:num w:numId="68" w16cid:durableId="1137920483">
    <w:abstractNumId w:val="0"/>
  </w:num>
  <w:num w:numId="69" w16cid:durableId="380979200">
    <w:abstractNumId w:val="57"/>
  </w:num>
  <w:num w:numId="70" w16cid:durableId="991180780">
    <w:abstractNumId w:val="51"/>
  </w:num>
  <w:num w:numId="71" w16cid:durableId="1098721785">
    <w:abstractNumId w:val="52"/>
  </w:num>
  <w:num w:numId="72" w16cid:durableId="873424926">
    <w:abstractNumId w:val="5"/>
  </w:num>
  <w:num w:numId="73" w16cid:durableId="434978939">
    <w:abstractNumId w:val="29"/>
  </w:num>
  <w:num w:numId="74" w16cid:durableId="1602224675">
    <w:abstractNumId w:val="20"/>
  </w:num>
  <w:num w:numId="75" w16cid:durableId="1800145094">
    <w:abstractNumId w:val="3"/>
  </w:num>
  <w:num w:numId="76" w16cid:durableId="69036753">
    <w:abstractNumId w:val="16"/>
  </w:num>
  <w:num w:numId="77" w16cid:durableId="1311597729">
    <w:abstractNumId w:val="23"/>
  </w:num>
  <w:num w:numId="78" w16cid:durableId="291981527">
    <w:abstractNumId w:val="7"/>
  </w:num>
  <w:num w:numId="79" w16cid:durableId="47269702">
    <w:abstractNumId w:val="13"/>
  </w:num>
  <w:num w:numId="80" w16cid:durableId="902641493">
    <w:abstractNumId w:val="109"/>
  </w:num>
  <w:num w:numId="81" w16cid:durableId="905191206">
    <w:abstractNumId w:val="12"/>
  </w:num>
  <w:num w:numId="82" w16cid:durableId="1057167181">
    <w:abstractNumId w:val="9"/>
  </w:num>
  <w:num w:numId="83" w16cid:durableId="86274371">
    <w:abstractNumId w:val="39"/>
  </w:num>
  <w:num w:numId="84" w16cid:durableId="1138957847">
    <w:abstractNumId w:val="6"/>
  </w:num>
  <w:num w:numId="85" w16cid:durableId="1411779927">
    <w:abstractNumId w:val="34"/>
  </w:num>
  <w:num w:numId="86" w16cid:durableId="2127384933">
    <w:abstractNumId w:val="47"/>
  </w:num>
  <w:num w:numId="87" w16cid:durableId="1220558292">
    <w:abstractNumId w:val="18"/>
  </w:num>
  <w:num w:numId="88" w16cid:durableId="1456367730">
    <w:abstractNumId w:val="10"/>
  </w:num>
  <w:num w:numId="89" w16cid:durableId="97141019">
    <w:abstractNumId w:val="53"/>
  </w:num>
  <w:num w:numId="90" w16cid:durableId="1846479937">
    <w:abstractNumId w:val="27"/>
  </w:num>
  <w:num w:numId="91" w16cid:durableId="1943686937">
    <w:abstractNumId w:val="31"/>
  </w:num>
  <w:num w:numId="92" w16cid:durableId="407263539">
    <w:abstractNumId w:val="35"/>
  </w:num>
  <w:num w:numId="93" w16cid:durableId="894464776">
    <w:abstractNumId w:val="32"/>
  </w:num>
  <w:num w:numId="94" w16cid:durableId="44453676">
    <w:abstractNumId w:val="2"/>
  </w:num>
  <w:num w:numId="95" w16cid:durableId="1133600346">
    <w:abstractNumId w:val="59"/>
  </w:num>
  <w:num w:numId="96" w16cid:durableId="1857032922">
    <w:abstractNumId w:val="42"/>
  </w:num>
  <w:num w:numId="97" w16cid:durableId="1974945548">
    <w:abstractNumId w:val="33"/>
  </w:num>
  <w:num w:numId="98" w16cid:durableId="1445616355">
    <w:abstractNumId w:val="60"/>
  </w:num>
  <w:num w:numId="99" w16cid:durableId="490023667">
    <w:abstractNumId w:val="56"/>
  </w:num>
  <w:num w:numId="100" w16cid:durableId="1654063661">
    <w:abstractNumId w:val="15"/>
  </w:num>
  <w:num w:numId="101" w16cid:durableId="783228560">
    <w:abstractNumId w:val="28"/>
  </w:num>
  <w:num w:numId="102" w16cid:durableId="1017342353">
    <w:abstractNumId w:val="19"/>
  </w:num>
  <w:num w:numId="103" w16cid:durableId="1694988431">
    <w:abstractNumId w:val="4"/>
  </w:num>
  <w:num w:numId="104" w16cid:durableId="1963538948">
    <w:abstractNumId w:val="1"/>
  </w:num>
  <w:num w:numId="105" w16cid:durableId="2107728891">
    <w:abstractNumId w:val="40"/>
  </w:num>
  <w:num w:numId="106" w16cid:durableId="301620806">
    <w:abstractNumId w:val="58"/>
  </w:num>
  <w:num w:numId="107" w16cid:durableId="652297302">
    <w:abstractNumId w:val="37"/>
  </w:num>
  <w:num w:numId="108" w16cid:durableId="770276982">
    <w:abstractNumId w:val="17"/>
  </w:num>
  <w:num w:numId="109" w16cid:durableId="2079938463">
    <w:abstractNumId w:val="17"/>
  </w:num>
  <w:num w:numId="110" w16cid:durableId="469203801">
    <w:abstractNumId w:val="17"/>
  </w:num>
  <w:num w:numId="111" w16cid:durableId="386269633">
    <w:abstractNumId w:val="17"/>
  </w:num>
  <w:num w:numId="112" w16cid:durableId="601299561">
    <w:abstractNumId w:val="17"/>
  </w:num>
  <w:num w:numId="113" w16cid:durableId="630400012">
    <w:abstractNumId w:val="17"/>
  </w:num>
  <w:num w:numId="114" w16cid:durableId="802192145">
    <w:abstractNumId w:val="17"/>
  </w:num>
  <w:num w:numId="115" w16cid:durableId="97868077">
    <w:abstractNumId w:val="38"/>
  </w:num>
  <w:num w:numId="116" w16cid:durableId="1716154171">
    <w:abstractNumId w:val="110"/>
  </w:num>
  <w:num w:numId="117" w16cid:durableId="1984192917">
    <w:abstractNumId w:val="43"/>
  </w:num>
  <w:num w:numId="118" w16cid:durableId="1868367585">
    <w:abstractNumId w:val="17"/>
  </w:num>
  <w:num w:numId="119" w16cid:durableId="79836370">
    <w:abstractNumId w:val="17"/>
    <w:lvlOverride w:ilvl="0">
      <w:startOverride w:val="1"/>
    </w:lvlOverride>
    <w:lvlOverride w:ilvl="1">
      <w:startOverride w:val="3"/>
    </w:lvlOverride>
    <w:lvlOverride w:ilvl="2">
      <w:startOverride w:val="3"/>
    </w:lvlOverride>
    <w:lvlOverride w:ilvl="3">
      <w:startOverride w:val="5"/>
    </w:lvlOverride>
  </w:num>
  <w:num w:numId="120" w16cid:durableId="552078208">
    <w:abstractNumId w:val="45"/>
  </w:num>
  <w:num w:numId="121" w16cid:durableId="1467628840">
    <w:abstractNumId w:val="17"/>
    <w:lvlOverride w:ilvl="0">
      <w:startOverride w:val="1"/>
    </w:lvlOverride>
    <w:lvlOverride w:ilvl="1">
      <w:startOverride w:val="3"/>
    </w:lvlOverride>
    <w:lvlOverride w:ilvl="2">
      <w:startOverride w:val="4"/>
    </w:lvlOverride>
    <w:lvlOverride w:ilvl="3">
      <w:startOverride w:val="1"/>
    </w:lvlOverride>
  </w:num>
  <w:num w:numId="122" w16cid:durableId="123886446">
    <w:abstractNumId w:val="30"/>
  </w:num>
  <w:numIdMacAtCleanup w:val="1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IANO José">
    <w15:presenceInfo w15:providerId="AD" w15:userId="S::Jose.TRIANO@akkodis.com::b5b2618e-c194-4965-8cf3-c06a2b72932a"/>
  </w15:person>
  <w15:person w15:author="MAILIER Maxime">
    <w15:presenceInfo w15:providerId="AD" w15:userId="S::mmailier@systra.info::5818e7c3-438f-439d-b67a-e3351276b16b"/>
  </w15:person>
  <w15:person w15:author="MAHMOUD Mohamed-Ali">
    <w15:presenceInfo w15:providerId="AD" w15:userId="S::Mohamed-Ali.MAHMOUD@akkodis.com::e3512e3e-6b45-4dab-9685-b21ad248e707"/>
  </w15:person>
  <w15:person w15:author="Mohamed-Ali MAHMOUD">
    <w15:presenceInfo w15:providerId="AD" w15:userId="S::Mohamed-Ali.MAHMOUD@akkodis.com::e3512e3e-6b45-4dab-9685-b21ad248e7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visionView w:markup="0"/>
  <w:doNotTrackMoves/>
  <w:doNotTrackFormatting/>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719"/>
    <w:rsid w:val="00001895"/>
    <w:rsid w:val="00001E92"/>
    <w:rsid w:val="000054E5"/>
    <w:rsid w:val="0000669A"/>
    <w:rsid w:val="000067E5"/>
    <w:rsid w:val="000115D6"/>
    <w:rsid w:val="0001222D"/>
    <w:rsid w:val="00013582"/>
    <w:rsid w:val="000141A3"/>
    <w:rsid w:val="00014478"/>
    <w:rsid w:val="00015739"/>
    <w:rsid w:val="000163D9"/>
    <w:rsid w:val="00020B57"/>
    <w:rsid w:val="000217AF"/>
    <w:rsid w:val="000217FB"/>
    <w:rsid w:val="00022CD6"/>
    <w:rsid w:val="0002445A"/>
    <w:rsid w:val="00027C93"/>
    <w:rsid w:val="00031006"/>
    <w:rsid w:val="00034367"/>
    <w:rsid w:val="0003573D"/>
    <w:rsid w:val="00036458"/>
    <w:rsid w:val="00037F37"/>
    <w:rsid w:val="00040539"/>
    <w:rsid w:val="00042C9E"/>
    <w:rsid w:val="0004374F"/>
    <w:rsid w:val="000447F1"/>
    <w:rsid w:val="000461C7"/>
    <w:rsid w:val="0005143F"/>
    <w:rsid w:val="0005537E"/>
    <w:rsid w:val="000565AA"/>
    <w:rsid w:val="0006283F"/>
    <w:rsid w:val="00063063"/>
    <w:rsid w:val="00066C4A"/>
    <w:rsid w:val="00067EB7"/>
    <w:rsid w:val="000701C2"/>
    <w:rsid w:val="00070CC5"/>
    <w:rsid w:val="00070F87"/>
    <w:rsid w:val="00071F04"/>
    <w:rsid w:val="000730BA"/>
    <w:rsid w:val="00073BC2"/>
    <w:rsid w:val="00073DF6"/>
    <w:rsid w:val="0007578D"/>
    <w:rsid w:val="00075887"/>
    <w:rsid w:val="000767CF"/>
    <w:rsid w:val="00081664"/>
    <w:rsid w:val="00082BEF"/>
    <w:rsid w:val="00084CFD"/>
    <w:rsid w:val="000855A2"/>
    <w:rsid w:val="0008675C"/>
    <w:rsid w:val="00086CDE"/>
    <w:rsid w:val="0008718E"/>
    <w:rsid w:val="00090ACE"/>
    <w:rsid w:val="00090F5E"/>
    <w:rsid w:val="0009148F"/>
    <w:rsid w:val="00092AEC"/>
    <w:rsid w:val="000934AF"/>
    <w:rsid w:val="0009352A"/>
    <w:rsid w:val="00094D8A"/>
    <w:rsid w:val="00095365"/>
    <w:rsid w:val="00096035"/>
    <w:rsid w:val="000960B1"/>
    <w:rsid w:val="00096BFE"/>
    <w:rsid w:val="000A09AB"/>
    <w:rsid w:val="000A0F43"/>
    <w:rsid w:val="000A33B9"/>
    <w:rsid w:val="000A36F6"/>
    <w:rsid w:val="000A3786"/>
    <w:rsid w:val="000A57AC"/>
    <w:rsid w:val="000A59D1"/>
    <w:rsid w:val="000A63BD"/>
    <w:rsid w:val="000B0224"/>
    <w:rsid w:val="000B06FE"/>
    <w:rsid w:val="000B1548"/>
    <w:rsid w:val="000B1627"/>
    <w:rsid w:val="000B25BD"/>
    <w:rsid w:val="000B33A5"/>
    <w:rsid w:val="000B36C8"/>
    <w:rsid w:val="000B3710"/>
    <w:rsid w:val="000B58A0"/>
    <w:rsid w:val="000B64CF"/>
    <w:rsid w:val="000B76CE"/>
    <w:rsid w:val="000C004D"/>
    <w:rsid w:val="000C14DD"/>
    <w:rsid w:val="000C1E89"/>
    <w:rsid w:val="000C28DF"/>
    <w:rsid w:val="000C29F3"/>
    <w:rsid w:val="000C5336"/>
    <w:rsid w:val="000C55FD"/>
    <w:rsid w:val="000C5705"/>
    <w:rsid w:val="000C638D"/>
    <w:rsid w:val="000C7B8C"/>
    <w:rsid w:val="000D15E7"/>
    <w:rsid w:val="000D198E"/>
    <w:rsid w:val="000D2C44"/>
    <w:rsid w:val="000D2FE7"/>
    <w:rsid w:val="000D4874"/>
    <w:rsid w:val="000D4DC5"/>
    <w:rsid w:val="000D5F4A"/>
    <w:rsid w:val="000D7720"/>
    <w:rsid w:val="000E02C0"/>
    <w:rsid w:val="000E08F8"/>
    <w:rsid w:val="000E26E5"/>
    <w:rsid w:val="000E2940"/>
    <w:rsid w:val="000E30CF"/>
    <w:rsid w:val="000E4ABE"/>
    <w:rsid w:val="000E51C3"/>
    <w:rsid w:val="000F23AA"/>
    <w:rsid w:val="000F2FFD"/>
    <w:rsid w:val="000F338B"/>
    <w:rsid w:val="000F37F8"/>
    <w:rsid w:val="000F3B74"/>
    <w:rsid w:val="000F4723"/>
    <w:rsid w:val="000F53E4"/>
    <w:rsid w:val="000F5C38"/>
    <w:rsid w:val="000F61E1"/>
    <w:rsid w:val="000F789E"/>
    <w:rsid w:val="000F7A6E"/>
    <w:rsid w:val="00101392"/>
    <w:rsid w:val="00102A96"/>
    <w:rsid w:val="0010431F"/>
    <w:rsid w:val="001048F5"/>
    <w:rsid w:val="001049E9"/>
    <w:rsid w:val="0010552B"/>
    <w:rsid w:val="0010565E"/>
    <w:rsid w:val="00105B78"/>
    <w:rsid w:val="0010620E"/>
    <w:rsid w:val="00106EA5"/>
    <w:rsid w:val="00107D03"/>
    <w:rsid w:val="00110409"/>
    <w:rsid w:val="00111463"/>
    <w:rsid w:val="00112F89"/>
    <w:rsid w:val="00114351"/>
    <w:rsid w:val="001157CE"/>
    <w:rsid w:val="00117B05"/>
    <w:rsid w:val="00117E67"/>
    <w:rsid w:val="00121394"/>
    <w:rsid w:val="00121A15"/>
    <w:rsid w:val="00125CCB"/>
    <w:rsid w:val="00126593"/>
    <w:rsid w:val="001268CF"/>
    <w:rsid w:val="001271EE"/>
    <w:rsid w:val="00127BA4"/>
    <w:rsid w:val="001311CB"/>
    <w:rsid w:val="001318A8"/>
    <w:rsid w:val="00132706"/>
    <w:rsid w:val="001334D4"/>
    <w:rsid w:val="00133EC4"/>
    <w:rsid w:val="0014047F"/>
    <w:rsid w:val="00140D6A"/>
    <w:rsid w:val="00150B24"/>
    <w:rsid w:val="0015272F"/>
    <w:rsid w:val="00153657"/>
    <w:rsid w:val="00153904"/>
    <w:rsid w:val="00154D43"/>
    <w:rsid w:val="00155864"/>
    <w:rsid w:val="001568F4"/>
    <w:rsid w:val="00160348"/>
    <w:rsid w:val="00160476"/>
    <w:rsid w:val="00163B16"/>
    <w:rsid w:val="00164EBA"/>
    <w:rsid w:val="001666D0"/>
    <w:rsid w:val="001676E3"/>
    <w:rsid w:val="001728D5"/>
    <w:rsid w:val="00173089"/>
    <w:rsid w:val="00173218"/>
    <w:rsid w:val="0017548B"/>
    <w:rsid w:val="0017548F"/>
    <w:rsid w:val="00175CC3"/>
    <w:rsid w:val="001765D1"/>
    <w:rsid w:val="00176E97"/>
    <w:rsid w:val="001808C4"/>
    <w:rsid w:val="00182AF9"/>
    <w:rsid w:val="00182BF1"/>
    <w:rsid w:val="00185BE4"/>
    <w:rsid w:val="00190FA1"/>
    <w:rsid w:val="0019241D"/>
    <w:rsid w:val="00192524"/>
    <w:rsid w:val="0019622B"/>
    <w:rsid w:val="0019693A"/>
    <w:rsid w:val="001979C1"/>
    <w:rsid w:val="00197F76"/>
    <w:rsid w:val="001A0A83"/>
    <w:rsid w:val="001A0B91"/>
    <w:rsid w:val="001A0C8A"/>
    <w:rsid w:val="001A2E6E"/>
    <w:rsid w:val="001A43B9"/>
    <w:rsid w:val="001A7A91"/>
    <w:rsid w:val="001B0389"/>
    <w:rsid w:val="001B1AA4"/>
    <w:rsid w:val="001B1D23"/>
    <w:rsid w:val="001B379D"/>
    <w:rsid w:val="001B6625"/>
    <w:rsid w:val="001B7AA0"/>
    <w:rsid w:val="001C26D3"/>
    <w:rsid w:val="001C2B8D"/>
    <w:rsid w:val="001C3213"/>
    <w:rsid w:val="001C352F"/>
    <w:rsid w:val="001C3D2D"/>
    <w:rsid w:val="001C471A"/>
    <w:rsid w:val="001C48EC"/>
    <w:rsid w:val="001C5496"/>
    <w:rsid w:val="001C5F94"/>
    <w:rsid w:val="001D07DE"/>
    <w:rsid w:val="001D1858"/>
    <w:rsid w:val="001D3198"/>
    <w:rsid w:val="001D422A"/>
    <w:rsid w:val="001E06B1"/>
    <w:rsid w:val="001E2883"/>
    <w:rsid w:val="001E3B04"/>
    <w:rsid w:val="001E43C4"/>
    <w:rsid w:val="001E4BC8"/>
    <w:rsid w:val="001E4E77"/>
    <w:rsid w:val="001E5106"/>
    <w:rsid w:val="001E65C3"/>
    <w:rsid w:val="001E68F1"/>
    <w:rsid w:val="001E7DE6"/>
    <w:rsid w:val="001F139C"/>
    <w:rsid w:val="001F2B50"/>
    <w:rsid w:val="001F2F54"/>
    <w:rsid w:val="001F4EDE"/>
    <w:rsid w:val="001F647D"/>
    <w:rsid w:val="001F6EE4"/>
    <w:rsid w:val="001F7479"/>
    <w:rsid w:val="00200E21"/>
    <w:rsid w:val="00203280"/>
    <w:rsid w:val="00205498"/>
    <w:rsid w:val="00206D92"/>
    <w:rsid w:val="00207EC5"/>
    <w:rsid w:val="00212C74"/>
    <w:rsid w:val="00217C11"/>
    <w:rsid w:val="00220BA9"/>
    <w:rsid w:val="00221F4D"/>
    <w:rsid w:val="00223056"/>
    <w:rsid w:val="00223226"/>
    <w:rsid w:val="00225619"/>
    <w:rsid w:val="00227222"/>
    <w:rsid w:val="00227E28"/>
    <w:rsid w:val="002315BC"/>
    <w:rsid w:val="00231C1B"/>
    <w:rsid w:val="002331C1"/>
    <w:rsid w:val="00237B2F"/>
    <w:rsid w:val="0024168F"/>
    <w:rsid w:val="002416BF"/>
    <w:rsid w:val="00241C1A"/>
    <w:rsid w:val="00241C2D"/>
    <w:rsid w:val="002431BC"/>
    <w:rsid w:val="002456E6"/>
    <w:rsid w:val="0024583B"/>
    <w:rsid w:val="002458B1"/>
    <w:rsid w:val="00246443"/>
    <w:rsid w:val="00247268"/>
    <w:rsid w:val="002502BB"/>
    <w:rsid w:val="002516EF"/>
    <w:rsid w:val="002527B4"/>
    <w:rsid w:val="00253082"/>
    <w:rsid w:val="002530EE"/>
    <w:rsid w:val="00253182"/>
    <w:rsid w:val="0025516E"/>
    <w:rsid w:val="002574E3"/>
    <w:rsid w:val="00257626"/>
    <w:rsid w:val="002600E5"/>
    <w:rsid w:val="00261EB8"/>
    <w:rsid w:val="002656C7"/>
    <w:rsid w:val="00266926"/>
    <w:rsid w:val="00271932"/>
    <w:rsid w:val="00273C9D"/>
    <w:rsid w:val="00274CED"/>
    <w:rsid w:val="00276BD1"/>
    <w:rsid w:val="00277FE8"/>
    <w:rsid w:val="00281262"/>
    <w:rsid w:val="0028305F"/>
    <w:rsid w:val="002904E9"/>
    <w:rsid w:val="0029156E"/>
    <w:rsid w:val="002928E5"/>
    <w:rsid w:val="00292AF7"/>
    <w:rsid w:val="002937B5"/>
    <w:rsid w:val="002939D1"/>
    <w:rsid w:val="00294796"/>
    <w:rsid w:val="00295160"/>
    <w:rsid w:val="00295F35"/>
    <w:rsid w:val="002A12EA"/>
    <w:rsid w:val="002A1933"/>
    <w:rsid w:val="002A1A29"/>
    <w:rsid w:val="002A2A84"/>
    <w:rsid w:val="002A447B"/>
    <w:rsid w:val="002A5006"/>
    <w:rsid w:val="002A5390"/>
    <w:rsid w:val="002A55FB"/>
    <w:rsid w:val="002A730A"/>
    <w:rsid w:val="002B1941"/>
    <w:rsid w:val="002B2179"/>
    <w:rsid w:val="002B3699"/>
    <w:rsid w:val="002B372E"/>
    <w:rsid w:val="002B3C56"/>
    <w:rsid w:val="002B44C6"/>
    <w:rsid w:val="002B4EBA"/>
    <w:rsid w:val="002B63BA"/>
    <w:rsid w:val="002B6767"/>
    <w:rsid w:val="002B6917"/>
    <w:rsid w:val="002C09CE"/>
    <w:rsid w:val="002C398D"/>
    <w:rsid w:val="002C3F25"/>
    <w:rsid w:val="002C403F"/>
    <w:rsid w:val="002D077D"/>
    <w:rsid w:val="002D1564"/>
    <w:rsid w:val="002D2A34"/>
    <w:rsid w:val="002D2E76"/>
    <w:rsid w:val="002D309D"/>
    <w:rsid w:val="002D4242"/>
    <w:rsid w:val="002D5CE1"/>
    <w:rsid w:val="002D696D"/>
    <w:rsid w:val="002E102E"/>
    <w:rsid w:val="002E307B"/>
    <w:rsid w:val="002E40C6"/>
    <w:rsid w:val="002E5539"/>
    <w:rsid w:val="002E5C59"/>
    <w:rsid w:val="002E7618"/>
    <w:rsid w:val="002E7E5C"/>
    <w:rsid w:val="002E7EEC"/>
    <w:rsid w:val="002F05D0"/>
    <w:rsid w:val="002F0F94"/>
    <w:rsid w:val="002F1B6A"/>
    <w:rsid w:val="002F35E7"/>
    <w:rsid w:val="002F3AC6"/>
    <w:rsid w:val="002F3EC1"/>
    <w:rsid w:val="002F5717"/>
    <w:rsid w:val="002F59D8"/>
    <w:rsid w:val="002F6962"/>
    <w:rsid w:val="002F6A20"/>
    <w:rsid w:val="00301FFF"/>
    <w:rsid w:val="003032F4"/>
    <w:rsid w:val="00303A65"/>
    <w:rsid w:val="00307BB8"/>
    <w:rsid w:val="00310985"/>
    <w:rsid w:val="0031278F"/>
    <w:rsid w:val="003127E4"/>
    <w:rsid w:val="00313D43"/>
    <w:rsid w:val="00314D4C"/>
    <w:rsid w:val="00317D0C"/>
    <w:rsid w:val="00321488"/>
    <w:rsid w:val="003222F9"/>
    <w:rsid w:val="00324B33"/>
    <w:rsid w:val="00331020"/>
    <w:rsid w:val="00332D52"/>
    <w:rsid w:val="00333778"/>
    <w:rsid w:val="0033417E"/>
    <w:rsid w:val="00334744"/>
    <w:rsid w:val="00334787"/>
    <w:rsid w:val="003352D1"/>
    <w:rsid w:val="00335853"/>
    <w:rsid w:val="00335BEF"/>
    <w:rsid w:val="00340AB4"/>
    <w:rsid w:val="003418C1"/>
    <w:rsid w:val="00342335"/>
    <w:rsid w:val="003436AF"/>
    <w:rsid w:val="0034604D"/>
    <w:rsid w:val="0034622F"/>
    <w:rsid w:val="00346C42"/>
    <w:rsid w:val="00347732"/>
    <w:rsid w:val="00350332"/>
    <w:rsid w:val="00350B64"/>
    <w:rsid w:val="00352532"/>
    <w:rsid w:val="0035324C"/>
    <w:rsid w:val="00353BB8"/>
    <w:rsid w:val="003544C3"/>
    <w:rsid w:val="00354BFA"/>
    <w:rsid w:val="00355A6E"/>
    <w:rsid w:val="0035623D"/>
    <w:rsid w:val="003566CC"/>
    <w:rsid w:val="0035678A"/>
    <w:rsid w:val="00357139"/>
    <w:rsid w:val="00357991"/>
    <w:rsid w:val="00360A14"/>
    <w:rsid w:val="00361CE2"/>
    <w:rsid w:val="00362F08"/>
    <w:rsid w:val="00363B29"/>
    <w:rsid w:val="003647E3"/>
    <w:rsid w:val="00366C81"/>
    <w:rsid w:val="00367B30"/>
    <w:rsid w:val="003709A6"/>
    <w:rsid w:val="0037194B"/>
    <w:rsid w:val="003722C8"/>
    <w:rsid w:val="00372B5F"/>
    <w:rsid w:val="00372D26"/>
    <w:rsid w:val="0037395C"/>
    <w:rsid w:val="00373B0D"/>
    <w:rsid w:val="003765F8"/>
    <w:rsid w:val="0037750B"/>
    <w:rsid w:val="003803AF"/>
    <w:rsid w:val="00383156"/>
    <w:rsid w:val="003854CF"/>
    <w:rsid w:val="0038560D"/>
    <w:rsid w:val="00385DFF"/>
    <w:rsid w:val="00386933"/>
    <w:rsid w:val="0038701C"/>
    <w:rsid w:val="00391050"/>
    <w:rsid w:val="00391CF0"/>
    <w:rsid w:val="00392387"/>
    <w:rsid w:val="0039281E"/>
    <w:rsid w:val="003935FA"/>
    <w:rsid w:val="00395624"/>
    <w:rsid w:val="00396692"/>
    <w:rsid w:val="00397902"/>
    <w:rsid w:val="003A3F3E"/>
    <w:rsid w:val="003A5AF5"/>
    <w:rsid w:val="003B0ACF"/>
    <w:rsid w:val="003B4084"/>
    <w:rsid w:val="003C1060"/>
    <w:rsid w:val="003C1EDB"/>
    <w:rsid w:val="003C27FB"/>
    <w:rsid w:val="003C3286"/>
    <w:rsid w:val="003C3A83"/>
    <w:rsid w:val="003D4566"/>
    <w:rsid w:val="003D46F2"/>
    <w:rsid w:val="003D60BB"/>
    <w:rsid w:val="003D633A"/>
    <w:rsid w:val="003D74DE"/>
    <w:rsid w:val="003E08BF"/>
    <w:rsid w:val="003E1151"/>
    <w:rsid w:val="003E23AB"/>
    <w:rsid w:val="003E2879"/>
    <w:rsid w:val="003E32B5"/>
    <w:rsid w:val="003E3A51"/>
    <w:rsid w:val="003E3FA8"/>
    <w:rsid w:val="003E4194"/>
    <w:rsid w:val="003E5288"/>
    <w:rsid w:val="003E6EC7"/>
    <w:rsid w:val="003E781B"/>
    <w:rsid w:val="003F0247"/>
    <w:rsid w:val="003F07AF"/>
    <w:rsid w:val="003F0A96"/>
    <w:rsid w:val="003F0EF2"/>
    <w:rsid w:val="003F17A1"/>
    <w:rsid w:val="003F17A5"/>
    <w:rsid w:val="003F1C71"/>
    <w:rsid w:val="003F1EC0"/>
    <w:rsid w:val="003F36BE"/>
    <w:rsid w:val="003F56B7"/>
    <w:rsid w:val="003F6628"/>
    <w:rsid w:val="003F6FD9"/>
    <w:rsid w:val="003F7266"/>
    <w:rsid w:val="00400C06"/>
    <w:rsid w:val="00400FDC"/>
    <w:rsid w:val="00403337"/>
    <w:rsid w:val="0040402F"/>
    <w:rsid w:val="00405675"/>
    <w:rsid w:val="0040610D"/>
    <w:rsid w:val="00411442"/>
    <w:rsid w:val="004121C2"/>
    <w:rsid w:val="004139AF"/>
    <w:rsid w:val="00417D21"/>
    <w:rsid w:val="00420841"/>
    <w:rsid w:val="00420D72"/>
    <w:rsid w:val="00422930"/>
    <w:rsid w:val="00422BA2"/>
    <w:rsid w:val="00422C29"/>
    <w:rsid w:val="00424952"/>
    <w:rsid w:val="00427290"/>
    <w:rsid w:val="004303BA"/>
    <w:rsid w:val="0043080C"/>
    <w:rsid w:val="00431CBB"/>
    <w:rsid w:val="00440041"/>
    <w:rsid w:val="004417DD"/>
    <w:rsid w:val="0044237D"/>
    <w:rsid w:val="00442A4F"/>
    <w:rsid w:val="0045231F"/>
    <w:rsid w:val="00452C5C"/>
    <w:rsid w:val="00452D8D"/>
    <w:rsid w:val="00453ACE"/>
    <w:rsid w:val="00454B91"/>
    <w:rsid w:val="00456565"/>
    <w:rsid w:val="00456795"/>
    <w:rsid w:val="00457CB1"/>
    <w:rsid w:val="004601B3"/>
    <w:rsid w:val="00460441"/>
    <w:rsid w:val="00460637"/>
    <w:rsid w:val="00460C2C"/>
    <w:rsid w:val="0046137B"/>
    <w:rsid w:val="0046201B"/>
    <w:rsid w:val="00462338"/>
    <w:rsid w:val="004643CB"/>
    <w:rsid w:val="00464913"/>
    <w:rsid w:val="00467FDA"/>
    <w:rsid w:val="00470669"/>
    <w:rsid w:val="00470A69"/>
    <w:rsid w:val="00470C76"/>
    <w:rsid w:val="0047175B"/>
    <w:rsid w:val="00472490"/>
    <w:rsid w:val="00474C8C"/>
    <w:rsid w:val="00474F76"/>
    <w:rsid w:val="00476221"/>
    <w:rsid w:val="00476EB8"/>
    <w:rsid w:val="00477A0A"/>
    <w:rsid w:val="0048085A"/>
    <w:rsid w:val="00481B3C"/>
    <w:rsid w:val="00482B1C"/>
    <w:rsid w:val="00482DEC"/>
    <w:rsid w:val="004834D6"/>
    <w:rsid w:val="0049246A"/>
    <w:rsid w:val="0049380D"/>
    <w:rsid w:val="00494E7C"/>
    <w:rsid w:val="00495A57"/>
    <w:rsid w:val="00495BFF"/>
    <w:rsid w:val="00495C7E"/>
    <w:rsid w:val="004962E4"/>
    <w:rsid w:val="00496D91"/>
    <w:rsid w:val="004A096F"/>
    <w:rsid w:val="004A13D2"/>
    <w:rsid w:val="004A14AD"/>
    <w:rsid w:val="004A3124"/>
    <w:rsid w:val="004A4BA6"/>
    <w:rsid w:val="004A6E7F"/>
    <w:rsid w:val="004A71C7"/>
    <w:rsid w:val="004B0E25"/>
    <w:rsid w:val="004B0F55"/>
    <w:rsid w:val="004B20DC"/>
    <w:rsid w:val="004B523A"/>
    <w:rsid w:val="004B60CE"/>
    <w:rsid w:val="004B6611"/>
    <w:rsid w:val="004C23B6"/>
    <w:rsid w:val="004C4960"/>
    <w:rsid w:val="004C4C73"/>
    <w:rsid w:val="004C67AB"/>
    <w:rsid w:val="004C71FA"/>
    <w:rsid w:val="004C7731"/>
    <w:rsid w:val="004D0E94"/>
    <w:rsid w:val="004D4779"/>
    <w:rsid w:val="004D64EF"/>
    <w:rsid w:val="004E09E8"/>
    <w:rsid w:val="004E0C76"/>
    <w:rsid w:val="004E16B8"/>
    <w:rsid w:val="004E28E4"/>
    <w:rsid w:val="004E3654"/>
    <w:rsid w:val="004E55B0"/>
    <w:rsid w:val="004E5DAD"/>
    <w:rsid w:val="004E72F3"/>
    <w:rsid w:val="004E7BD4"/>
    <w:rsid w:val="004F0585"/>
    <w:rsid w:val="004F0C68"/>
    <w:rsid w:val="004F14E7"/>
    <w:rsid w:val="004F49BB"/>
    <w:rsid w:val="004F59CD"/>
    <w:rsid w:val="005003EE"/>
    <w:rsid w:val="00500618"/>
    <w:rsid w:val="005006FF"/>
    <w:rsid w:val="00500A05"/>
    <w:rsid w:val="00505068"/>
    <w:rsid w:val="00505AB1"/>
    <w:rsid w:val="00505B0E"/>
    <w:rsid w:val="00506401"/>
    <w:rsid w:val="00506DA1"/>
    <w:rsid w:val="0051064C"/>
    <w:rsid w:val="00511C03"/>
    <w:rsid w:val="00513B56"/>
    <w:rsid w:val="005145D0"/>
    <w:rsid w:val="005162FB"/>
    <w:rsid w:val="00516C02"/>
    <w:rsid w:val="0052071C"/>
    <w:rsid w:val="00521566"/>
    <w:rsid w:val="00522C7E"/>
    <w:rsid w:val="0052374F"/>
    <w:rsid w:val="005251B1"/>
    <w:rsid w:val="00526A80"/>
    <w:rsid w:val="00526C48"/>
    <w:rsid w:val="00530211"/>
    <w:rsid w:val="005326B6"/>
    <w:rsid w:val="0053395C"/>
    <w:rsid w:val="00534409"/>
    <w:rsid w:val="00534928"/>
    <w:rsid w:val="0053499D"/>
    <w:rsid w:val="00534E60"/>
    <w:rsid w:val="00535BEE"/>
    <w:rsid w:val="00536021"/>
    <w:rsid w:val="00540701"/>
    <w:rsid w:val="00540CF5"/>
    <w:rsid w:val="00541197"/>
    <w:rsid w:val="005422CA"/>
    <w:rsid w:val="00543610"/>
    <w:rsid w:val="005440A6"/>
    <w:rsid w:val="005449A1"/>
    <w:rsid w:val="00545ED3"/>
    <w:rsid w:val="00545F1E"/>
    <w:rsid w:val="005508FF"/>
    <w:rsid w:val="00552B67"/>
    <w:rsid w:val="005534A4"/>
    <w:rsid w:val="0055404E"/>
    <w:rsid w:val="00554C87"/>
    <w:rsid w:val="00554CC5"/>
    <w:rsid w:val="005551EA"/>
    <w:rsid w:val="00555DDF"/>
    <w:rsid w:val="00556A35"/>
    <w:rsid w:val="00556C8A"/>
    <w:rsid w:val="0056241B"/>
    <w:rsid w:val="00563FB7"/>
    <w:rsid w:val="00565529"/>
    <w:rsid w:val="00565C2B"/>
    <w:rsid w:val="005675AB"/>
    <w:rsid w:val="0057134D"/>
    <w:rsid w:val="0057216D"/>
    <w:rsid w:val="005749B7"/>
    <w:rsid w:val="0057525B"/>
    <w:rsid w:val="00577947"/>
    <w:rsid w:val="0058171B"/>
    <w:rsid w:val="00584F49"/>
    <w:rsid w:val="005865F5"/>
    <w:rsid w:val="005909E4"/>
    <w:rsid w:val="00590AC8"/>
    <w:rsid w:val="00590BB3"/>
    <w:rsid w:val="00591A65"/>
    <w:rsid w:val="00592BCA"/>
    <w:rsid w:val="005931B8"/>
    <w:rsid w:val="00593BB5"/>
    <w:rsid w:val="0059591C"/>
    <w:rsid w:val="0059713A"/>
    <w:rsid w:val="005972E1"/>
    <w:rsid w:val="005976FF"/>
    <w:rsid w:val="005A07FE"/>
    <w:rsid w:val="005A22B2"/>
    <w:rsid w:val="005A279D"/>
    <w:rsid w:val="005A4E8C"/>
    <w:rsid w:val="005A4EDB"/>
    <w:rsid w:val="005A619D"/>
    <w:rsid w:val="005A6F02"/>
    <w:rsid w:val="005A758B"/>
    <w:rsid w:val="005A7D14"/>
    <w:rsid w:val="005B1BE4"/>
    <w:rsid w:val="005B28A5"/>
    <w:rsid w:val="005B2968"/>
    <w:rsid w:val="005B372A"/>
    <w:rsid w:val="005B3AC6"/>
    <w:rsid w:val="005B3E32"/>
    <w:rsid w:val="005B49AE"/>
    <w:rsid w:val="005B5326"/>
    <w:rsid w:val="005B6773"/>
    <w:rsid w:val="005C0FF3"/>
    <w:rsid w:val="005C1150"/>
    <w:rsid w:val="005C2028"/>
    <w:rsid w:val="005C31A9"/>
    <w:rsid w:val="005C34FA"/>
    <w:rsid w:val="005C352E"/>
    <w:rsid w:val="005C761A"/>
    <w:rsid w:val="005D0FC9"/>
    <w:rsid w:val="005D135D"/>
    <w:rsid w:val="005D15E4"/>
    <w:rsid w:val="005D1E45"/>
    <w:rsid w:val="005D325E"/>
    <w:rsid w:val="005D3B0F"/>
    <w:rsid w:val="005D3DC6"/>
    <w:rsid w:val="005D6A52"/>
    <w:rsid w:val="005D7DAB"/>
    <w:rsid w:val="005E0639"/>
    <w:rsid w:val="005E17B4"/>
    <w:rsid w:val="005E1A81"/>
    <w:rsid w:val="005E265C"/>
    <w:rsid w:val="005E3CD3"/>
    <w:rsid w:val="005E4EC5"/>
    <w:rsid w:val="005E5070"/>
    <w:rsid w:val="005E5726"/>
    <w:rsid w:val="005E6C3F"/>
    <w:rsid w:val="005F0994"/>
    <w:rsid w:val="005F2570"/>
    <w:rsid w:val="005F2FD3"/>
    <w:rsid w:val="005F47C1"/>
    <w:rsid w:val="005F6609"/>
    <w:rsid w:val="005F6F9A"/>
    <w:rsid w:val="005F749A"/>
    <w:rsid w:val="00604041"/>
    <w:rsid w:val="00604B75"/>
    <w:rsid w:val="00607E90"/>
    <w:rsid w:val="00611120"/>
    <w:rsid w:val="006130BE"/>
    <w:rsid w:val="006134DA"/>
    <w:rsid w:val="00614199"/>
    <w:rsid w:val="0061421B"/>
    <w:rsid w:val="00615401"/>
    <w:rsid w:val="006155AE"/>
    <w:rsid w:val="00615937"/>
    <w:rsid w:val="00615960"/>
    <w:rsid w:val="00615D94"/>
    <w:rsid w:val="00616A08"/>
    <w:rsid w:val="00617334"/>
    <w:rsid w:val="0062088D"/>
    <w:rsid w:val="0062234F"/>
    <w:rsid w:val="0062288F"/>
    <w:rsid w:val="006232CD"/>
    <w:rsid w:val="0062354F"/>
    <w:rsid w:val="006239DF"/>
    <w:rsid w:val="00624311"/>
    <w:rsid w:val="00624B74"/>
    <w:rsid w:val="00624EC0"/>
    <w:rsid w:val="0062580E"/>
    <w:rsid w:val="00625AFD"/>
    <w:rsid w:val="00625B60"/>
    <w:rsid w:val="00626DFE"/>
    <w:rsid w:val="0062790C"/>
    <w:rsid w:val="00627E23"/>
    <w:rsid w:val="006305A9"/>
    <w:rsid w:val="006306B5"/>
    <w:rsid w:val="00631528"/>
    <w:rsid w:val="00631EB2"/>
    <w:rsid w:val="00632227"/>
    <w:rsid w:val="006342FD"/>
    <w:rsid w:val="00634BC2"/>
    <w:rsid w:val="0063617A"/>
    <w:rsid w:val="0063717D"/>
    <w:rsid w:val="00637B55"/>
    <w:rsid w:val="00640BA0"/>
    <w:rsid w:val="00640F51"/>
    <w:rsid w:val="0064197E"/>
    <w:rsid w:val="00641AA1"/>
    <w:rsid w:val="006420C5"/>
    <w:rsid w:val="0064229F"/>
    <w:rsid w:val="00642D3B"/>
    <w:rsid w:val="00643A33"/>
    <w:rsid w:val="0065349B"/>
    <w:rsid w:val="00653704"/>
    <w:rsid w:val="006537F2"/>
    <w:rsid w:val="006544D0"/>
    <w:rsid w:val="006547EF"/>
    <w:rsid w:val="006571B9"/>
    <w:rsid w:val="00662802"/>
    <w:rsid w:val="006629A3"/>
    <w:rsid w:val="006630E6"/>
    <w:rsid w:val="0066381F"/>
    <w:rsid w:val="0066606E"/>
    <w:rsid w:val="00667147"/>
    <w:rsid w:val="00670C3F"/>
    <w:rsid w:val="006720B7"/>
    <w:rsid w:val="006733FB"/>
    <w:rsid w:val="00676682"/>
    <w:rsid w:val="00676E6F"/>
    <w:rsid w:val="006771C3"/>
    <w:rsid w:val="006813DE"/>
    <w:rsid w:val="00681DB9"/>
    <w:rsid w:val="0068216F"/>
    <w:rsid w:val="00685245"/>
    <w:rsid w:val="00687432"/>
    <w:rsid w:val="00687909"/>
    <w:rsid w:val="00687CAE"/>
    <w:rsid w:val="00690560"/>
    <w:rsid w:val="006910DA"/>
    <w:rsid w:val="00691A93"/>
    <w:rsid w:val="00693EC9"/>
    <w:rsid w:val="0069577B"/>
    <w:rsid w:val="00695854"/>
    <w:rsid w:val="00697930"/>
    <w:rsid w:val="006A00E5"/>
    <w:rsid w:val="006A0852"/>
    <w:rsid w:val="006A0E58"/>
    <w:rsid w:val="006A1540"/>
    <w:rsid w:val="006A31B6"/>
    <w:rsid w:val="006A35DC"/>
    <w:rsid w:val="006A714F"/>
    <w:rsid w:val="006A7EFA"/>
    <w:rsid w:val="006B2C3D"/>
    <w:rsid w:val="006B2E56"/>
    <w:rsid w:val="006B4C4D"/>
    <w:rsid w:val="006B5A6E"/>
    <w:rsid w:val="006B652E"/>
    <w:rsid w:val="006C17F7"/>
    <w:rsid w:val="006C1B41"/>
    <w:rsid w:val="006C2485"/>
    <w:rsid w:val="006C24FA"/>
    <w:rsid w:val="006C30FB"/>
    <w:rsid w:val="006C4B71"/>
    <w:rsid w:val="006C5D3A"/>
    <w:rsid w:val="006D17E8"/>
    <w:rsid w:val="006D2851"/>
    <w:rsid w:val="006D4F44"/>
    <w:rsid w:val="006D63A3"/>
    <w:rsid w:val="006D6DD0"/>
    <w:rsid w:val="006E1148"/>
    <w:rsid w:val="006E14AE"/>
    <w:rsid w:val="006E45A5"/>
    <w:rsid w:val="006E479C"/>
    <w:rsid w:val="006E7637"/>
    <w:rsid w:val="006F07BB"/>
    <w:rsid w:val="006F091B"/>
    <w:rsid w:val="006F1EF0"/>
    <w:rsid w:val="006F35E8"/>
    <w:rsid w:val="006F406A"/>
    <w:rsid w:val="0070142D"/>
    <w:rsid w:val="007025ED"/>
    <w:rsid w:val="00703AA1"/>
    <w:rsid w:val="007041DC"/>
    <w:rsid w:val="007063A0"/>
    <w:rsid w:val="007128A7"/>
    <w:rsid w:val="00716104"/>
    <w:rsid w:val="00717F2F"/>
    <w:rsid w:val="007215BD"/>
    <w:rsid w:val="00722562"/>
    <w:rsid w:val="00722F6E"/>
    <w:rsid w:val="00726FD0"/>
    <w:rsid w:val="00730336"/>
    <w:rsid w:val="00733D89"/>
    <w:rsid w:val="00736469"/>
    <w:rsid w:val="00741A69"/>
    <w:rsid w:val="00745325"/>
    <w:rsid w:val="00745E4D"/>
    <w:rsid w:val="007474F6"/>
    <w:rsid w:val="00750691"/>
    <w:rsid w:val="007520D6"/>
    <w:rsid w:val="00753539"/>
    <w:rsid w:val="0075475F"/>
    <w:rsid w:val="00754EA7"/>
    <w:rsid w:val="007607AB"/>
    <w:rsid w:val="00762543"/>
    <w:rsid w:val="00762661"/>
    <w:rsid w:val="007653F7"/>
    <w:rsid w:val="00767447"/>
    <w:rsid w:val="007677CC"/>
    <w:rsid w:val="00767E69"/>
    <w:rsid w:val="0077097B"/>
    <w:rsid w:val="00770AA0"/>
    <w:rsid w:val="007721C1"/>
    <w:rsid w:val="007770EE"/>
    <w:rsid w:val="007774AD"/>
    <w:rsid w:val="00781C7B"/>
    <w:rsid w:val="0078616C"/>
    <w:rsid w:val="00791275"/>
    <w:rsid w:val="00795336"/>
    <w:rsid w:val="007A03F4"/>
    <w:rsid w:val="007A4592"/>
    <w:rsid w:val="007A50AE"/>
    <w:rsid w:val="007A50BE"/>
    <w:rsid w:val="007A6F12"/>
    <w:rsid w:val="007B1519"/>
    <w:rsid w:val="007B2DF2"/>
    <w:rsid w:val="007B46DE"/>
    <w:rsid w:val="007B6FCE"/>
    <w:rsid w:val="007B7DDA"/>
    <w:rsid w:val="007B7EB2"/>
    <w:rsid w:val="007C09BC"/>
    <w:rsid w:val="007C0D80"/>
    <w:rsid w:val="007C2CF8"/>
    <w:rsid w:val="007C54D6"/>
    <w:rsid w:val="007C55ED"/>
    <w:rsid w:val="007C5F26"/>
    <w:rsid w:val="007C76E1"/>
    <w:rsid w:val="007D0626"/>
    <w:rsid w:val="007D0751"/>
    <w:rsid w:val="007D0762"/>
    <w:rsid w:val="007D165C"/>
    <w:rsid w:val="007D1F5B"/>
    <w:rsid w:val="007E03DD"/>
    <w:rsid w:val="007E2A93"/>
    <w:rsid w:val="007E2B38"/>
    <w:rsid w:val="007E4D59"/>
    <w:rsid w:val="007E5138"/>
    <w:rsid w:val="007E6B46"/>
    <w:rsid w:val="007F2A71"/>
    <w:rsid w:val="007F53DA"/>
    <w:rsid w:val="007F5E7A"/>
    <w:rsid w:val="007F613F"/>
    <w:rsid w:val="007F61F9"/>
    <w:rsid w:val="007F67E2"/>
    <w:rsid w:val="007F7E49"/>
    <w:rsid w:val="007F7F26"/>
    <w:rsid w:val="00800929"/>
    <w:rsid w:val="00801D9A"/>
    <w:rsid w:val="00801EE5"/>
    <w:rsid w:val="0080384D"/>
    <w:rsid w:val="0080398A"/>
    <w:rsid w:val="00805C24"/>
    <w:rsid w:val="00805F57"/>
    <w:rsid w:val="008068EB"/>
    <w:rsid w:val="00807788"/>
    <w:rsid w:val="00810C21"/>
    <w:rsid w:val="0081243A"/>
    <w:rsid w:val="0081313A"/>
    <w:rsid w:val="0081651F"/>
    <w:rsid w:val="008176EC"/>
    <w:rsid w:val="0082397F"/>
    <w:rsid w:val="00824DDA"/>
    <w:rsid w:val="00824FFD"/>
    <w:rsid w:val="008256EF"/>
    <w:rsid w:val="00831161"/>
    <w:rsid w:val="0083231E"/>
    <w:rsid w:val="00832AF3"/>
    <w:rsid w:val="00837F8E"/>
    <w:rsid w:val="0084107D"/>
    <w:rsid w:val="00844655"/>
    <w:rsid w:val="00845D71"/>
    <w:rsid w:val="00845E9A"/>
    <w:rsid w:val="0084609E"/>
    <w:rsid w:val="0084641D"/>
    <w:rsid w:val="0084769F"/>
    <w:rsid w:val="00851337"/>
    <w:rsid w:val="008537BA"/>
    <w:rsid w:val="00853AE0"/>
    <w:rsid w:val="00853B20"/>
    <w:rsid w:val="008568CA"/>
    <w:rsid w:val="00857845"/>
    <w:rsid w:val="00861994"/>
    <w:rsid w:val="00862A68"/>
    <w:rsid w:val="00862B9A"/>
    <w:rsid w:val="008631B4"/>
    <w:rsid w:val="00865722"/>
    <w:rsid w:val="008659AD"/>
    <w:rsid w:val="00865CB9"/>
    <w:rsid w:val="00866E2D"/>
    <w:rsid w:val="0086700D"/>
    <w:rsid w:val="00873875"/>
    <w:rsid w:val="0087388D"/>
    <w:rsid w:val="00874610"/>
    <w:rsid w:val="008747DF"/>
    <w:rsid w:val="00875373"/>
    <w:rsid w:val="00875B16"/>
    <w:rsid w:val="00875CA0"/>
    <w:rsid w:val="00876045"/>
    <w:rsid w:val="00881B76"/>
    <w:rsid w:val="00881FBB"/>
    <w:rsid w:val="0088542D"/>
    <w:rsid w:val="00886784"/>
    <w:rsid w:val="00886969"/>
    <w:rsid w:val="00887250"/>
    <w:rsid w:val="00890E51"/>
    <w:rsid w:val="008919F7"/>
    <w:rsid w:val="00891E87"/>
    <w:rsid w:val="00892619"/>
    <w:rsid w:val="00892E08"/>
    <w:rsid w:val="00893CA9"/>
    <w:rsid w:val="008A21F3"/>
    <w:rsid w:val="008A36C1"/>
    <w:rsid w:val="008A71E0"/>
    <w:rsid w:val="008B2EB0"/>
    <w:rsid w:val="008B5690"/>
    <w:rsid w:val="008C0362"/>
    <w:rsid w:val="008C1E8B"/>
    <w:rsid w:val="008C289C"/>
    <w:rsid w:val="008C2EAD"/>
    <w:rsid w:val="008C4F5A"/>
    <w:rsid w:val="008C635A"/>
    <w:rsid w:val="008C6B2F"/>
    <w:rsid w:val="008D0AA9"/>
    <w:rsid w:val="008D0F93"/>
    <w:rsid w:val="008D1AC5"/>
    <w:rsid w:val="008D1DAF"/>
    <w:rsid w:val="008D23E2"/>
    <w:rsid w:val="008D2FAF"/>
    <w:rsid w:val="008D3049"/>
    <w:rsid w:val="008D544F"/>
    <w:rsid w:val="008D7A62"/>
    <w:rsid w:val="008D7A79"/>
    <w:rsid w:val="008E4256"/>
    <w:rsid w:val="008E5110"/>
    <w:rsid w:val="008E597C"/>
    <w:rsid w:val="008E5AAC"/>
    <w:rsid w:val="008E5DB5"/>
    <w:rsid w:val="008E690F"/>
    <w:rsid w:val="008E71A6"/>
    <w:rsid w:val="008F1664"/>
    <w:rsid w:val="008F1FF2"/>
    <w:rsid w:val="008F21EF"/>
    <w:rsid w:val="008F3BC4"/>
    <w:rsid w:val="008F4144"/>
    <w:rsid w:val="008F430A"/>
    <w:rsid w:val="008F487D"/>
    <w:rsid w:val="00900014"/>
    <w:rsid w:val="00901C00"/>
    <w:rsid w:val="009025B8"/>
    <w:rsid w:val="009028D5"/>
    <w:rsid w:val="00902A13"/>
    <w:rsid w:val="00906DAE"/>
    <w:rsid w:val="009071BC"/>
    <w:rsid w:val="00910F35"/>
    <w:rsid w:val="009142BF"/>
    <w:rsid w:val="0091483D"/>
    <w:rsid w:val="00916401"/>
    <w:rsid w:val="00920382"/>
    <w:rsid w:val="00921BE9"/>
    <w:rsid w:val="009232EE"/>
    <w:rsid w:val="00923BC5"/>
    <w:rsid w:val="009246DC"/>
    <w:rsid w:val="00925F4C"/>
    <w:rsid w:val="00926E1D"/>
    <w:rsid w:val="00932A53"/>
    <w:rsid w:val="009360F3"/>
    <w:rsid w:val="00936432"/>
    <w:rsid w:val="009375ED"/>
    <w:rsid w:val="0093793F"/>
    <w:rsid w:val="0094021C"/>
    <w:rsid w:val="00940899"/>
    <w:rsid w:val="00941549"/>
    <w:rsid w:val="00941DFA"/>
    <w:rsid w:val="009428EC"/>
    <w:rsid w:val="00944398"/>
    <w:rsid w:val="00944F9E"/>
    <w:rsid w:val="00945A43"/>
    <w:rsid w:val="00945EEB"/>
    <w:rsid w:val="00947610"/>
    <w:rsid w:val="00947626"/>
    <w:rsid w:val="0095361B"/>
    <w:rsid w:val="00956BDC"/>
    <w:rsid w:val="00956CA6"/>
    <w:rsid w:val="009574A2"/>
    <w:rsid w:val="009600C7"/>
    <w:rsid w:val="00960516"/>
    <w:rsid w:val="0096068E"/>
    <w:rsid w:val="00964295"/>
    <w:rsid w:val="009649C4"/>
    <w:rsid w:val="00964AC4"/>
    <w:rsid w:val="00966F9C"/>
    <w:rsid w:val="00970318"/>
    <w:rsid w:val="00970C8F"/>
    <w:rsid w:val="00974B79"/>
    <w:rsid w:val="00976B1C"/>
    <w:rsid w:val="0098134F"/>
    <w:rsid w:val="009871D2"/>
    <w:rsid w:val="00990B16"/>
    <w:rsid w:val="009922CA"/>
    <w:rsid w:val="00996D4C"/>
    <w:rsid w:val="009A0055"/>
    <w:rsid w:val="009A1ADC"/>
    <w:rsid w:val="009A487A"/>
    <w:rsid w:val="009A5771"/>
    <w:rsid w:val="009A6CFD"/>
    <w:rsid w:val="009A7569"/>
    <w:rsid w:val="009B292A"/>
    <w:rsid w:val="009B3295"/>
    <w:rsid w:val="009B366D"/>
    <w:rsid w:val="009B3983"/>
    <w:rsid w:val="009B4655"/>
    <w:rsid w:val="009B4BDE"/>
    <w:rsid w:val="009B539A"/>
    <w:rsid w:val="009B6385"/>
    <w:rsid w:val="009B6746"/>
    <w:rsid w:val="009B6B0F"/>
    <w:rsid w:val="009C691E"/>
    <w:rsid w:val="009C70C0"/>
    <w:rsid w:val="009D0705"/>
    <w:rsid w:val="009D1AE7"/>
    <w:rsid w:val="009D3FDC"/>
    <w:rsid w:val="009D7539"/>
    <w:rsid w:val="009D76AC"/>
    <w:rsid w:val="009E2160"/>
    <w:rsid w:val="009E2A8A"/>
    <w:rsid w:val="009E431A"/>
    <w:rsid w:val="009E51E5"/>
    <w:rsid w:val="009E563A"/>
    <w:rsid w:val="009F04DD"/>
    <w:rsid w:val="009F19E5"/>
    <w:rsid w:val="009F2774"/>
    <w:rsid w:val="009F3969"/>
    <w:rsid w:val="00A017BA"/>
    <w:rsid w:val="00A050F8"/>
    <w:rsid w:val="00A05172"/>
    <w:rsid w:val="00A06D21"/>
    <w:rsid w:val="00A1074F"/>
    <w:rsid w:val="00A11E45"/>
    <w:rsid w:val="00A1205E"/>
    <w:rsid w:val="00A12491"/>
    <w:rsid w:val="00A134F1"/>
    <w:rsid w:val="00A14C0D"/>
    <w:rsid w:val="00A167CC"/>
    <w:rsid w:val="00A17501"/>
    <w:rsid w:val="00A20848"/>
    <w:rsid w:val="00A20CBA"/>
    <w:rsid w:val="00A217B6"/>
    <w:rsid w:val="00A223EA"/>
    <w:rsid w:val="00A25E61"/>
    <w:rsid w:val="00A267A1"/>
    <w:rsid w:val="00A26CB8"/>
    <w:rsid w:val="00A26FF1"/>
    <w:rsid w:val="00A2744E"/>
    <w:rsid w:val="00A27A2B"/>
    <w:rsid w:val="00A32048"/>
    <w:rsid w:val="00A34978"/>
    <w:rsid w:val="00A349CB"/>
    <w:rsid w:val="00A34FC5"/>
    <w:rsid w:val="00A361A6"/>
    <w:rsid w:val="00A40257"/>
    <w:rsid w:val="00A408DB"/>
    <w:rsid w:val="00A41FB6"/>
    <w:rsid w:val="00A42B14"/>
    <w:rsid w:val="00A42B9C"/>
    <w:rsid w:val="00A44A35"/>
    <w:rsid w:val="00A465C2"/>
    <w:rsid w:val="00A47C28"/>
    <w:rsid w:val="00A52227"/>
    <w:rsid w:val="00A52C81"/>
    <w:rsid w:val="00A54DA6"/>
    <w:rsid w:val="00A5549C"/>
    <w:rsid w:val="00A60363"/>
    <w:rsid w:val="00A60B08"/>
    <w:rsid w:val="00A61601"/>
    <w:rsid w:val="00A61C64"/>
    <w:rsid w:val="00A63765"/>
    <w:rsid w:val="00A65BF1"/>
    <w:rsid w:val="00A65E58"/>
    <w:rsid w:val="00A67C36"/>
    <w:rsid w:val="00A77225"/>
    <w:rsid w:val="00A81BFE"/>
    <w:rsid w:val="00A84A69"/>
    <w:rsid w:val="00A8516D"/>
    <w:rsid w:val="00A878D3"/>
    <w:rsid w:val="00A9041B"/>
    <w:rsid w:val="00A92A6F"/>
    <w:rsid w:val="00A92C76"/>
    <w:rsid w:val="00A938DC"/>
    <w:rsid w:val="00A9394F"/>
    <w:rsid w:val="00A946E8"/>
    <w:rsid w:val="00A96DC2"/>
    <w:rsid w:val="00AA02F2"/>
    <w:rsid w:val="00AA1D51"/>
    <w:rsid w:val="00AA4875"/>
    <w:rsid w:val="00AA4CC1"/>
    <w:rsid w:val="00AA4FDF"/>
    <w:rsid w:val="00AA7F0F"/>
    <w:rsid w:val="00AB3237"/>
    <w:rsid w:val="00AB6348"/>
    <w:rsid w:val="00AC383D"/>
    <w:rsid w:val="00AC3947"/>
    <w:rsid w:val="00AC4A44"/>
    <w:rsid w:val="00AC53EE"/>
    <w:rsid w:val="00AC6805"/>
    <w:rsid w:val="00AC7F0E"/>
    <w:rsid w:val="00AD10D5"/>
    <w:rsid w:val="00AD1B6D"/>
    <w:rsid w:val="00AD4900"/>
    <w:rsid w:val="00AD54D7"/>
    <w:rsid w:val="00AE0E69"/>
    <w:rsid w:val="00AE1414"/>
    <w:rsid w:val="00AE2407"/>
    <w:rsid w:val="00AE3133"/>
    <w:rsid w:val="00AE3CDF"/>
    <w:rsid w:val="00AE66BC"/>
    <w:rsid w:val="00AE7524"/>
    <w:rsid w:val="00AF2A99"/>
    <w:rsid w:val="00AF3A64"/>
    <w:rsid w:val="00AF4232"/>
    <w:rsid w:val="00AF453D"/>
    <w:rsid w:val="00AF740E"/>
    <w:rsid w:val="00AF7411"/>
    <w:rsid w:val="00B042EF"/>
    <w:rsid w:val="00B06166"/>
    <w:rsid w:val="00B0722A"/>
    <w:rsid w:val="00B072CC"/>
    <w:rsid w:val="00B10966"/>
    <w:rsid w:val="00B12704"/>
    <w:rsid w:val="00B12BCD"/>
    <w:rsid w:val="00B1432A"/>
    <w:rsid w:val="00B145D6"/>
    <w:rsid w:val="00B20278"/>
    <w:rsid w:val="00B2045E"/>
    <w:rsid w:val="00B20C2C"/>
    <w:rsid w:val="00B22362"/>
    <w:rsid w:val="00B23613"/>
    <w:rsid w:val="00B23E02"/>
    <w:rsid w:val="00B24645"/>
    <w:rsid w:val="00B276D4"/>
    <w:rsid w:val="00B27C0F"/>
    <w:rsid w:val="00B34016"/>
    <w:rsid w:val="00B34B58"/>
    <w:rsid w:val="00B35BE8"/>
    <w:rsid w:val="00B35EE2"/>
    <w:rsid w:val="00B37B6E"/>
    <w:rsid w:val="00B41846"/>
    <w:rsid w:val="00B41F69"/>
    <w:rsid w:val="00B43562"/>
    <w:rsid w:val="00B45AC2"/>
    <w:rsid w:val="00B504EB"/>
    <w:rsid w:val="00B54E4E"/>
    <w:rsid w:val="00B55364"/>
    <w:rsid w:val="00B55A55"/>
    <w:rsid w:val="00B56102"/>
    <w:rsid w:val="00B61CA9"/>
    <w:rsid w:val="00B64A73"/>
    <w:rsid w:val="00B66EFA"/>
    <w:rsid w:val="00B71261"/>
    <w:rsid w:val="00B72490"/>
    <w:rsid w:val="00B724F5"/>
    <w:rsid w:val="00B72EFB"/>
    <w:rsid w:val="00B736A3"/>
    <w:rsid w:val="00B742E5"/>
    <w:rsid w:val="00B763D1"/>
    <w:rsid w:val="00B76FC8"/>
    <w:rsid w:val="00B81589"/>
    <w:rsid w:val="00B82E3A"/>
    <w:rsid w:val="00B85CE2"/>
    <w:rsid w:val="00B905D6"/>
    <w:rsid w:val="00B90B92"/>
    <w:rsid w:val="00B910CB"/>
    <w:rsid w:val="00B92645"/>
    <w:rsid w:val="00B93D0C"/>
    <w:rsid w:val="00B94201"/>
    <w:rsid w:val="00B95715"/>
    <w:rsid w:val="00B97475"/>
    <w:rsid w:val="00B9764D"/>
    <w:rsid w:val="00B97791"/>
    <w:rsid w:val="00BA14ED"/>
    <w:rsid w:val="00BA1CD7"/>
    <w:rsid w:val="00BA26FC"/>
    <w:rsid w:val="00BA2C68"/>
    <w:rsid w:val="00BA4732"/>
    <w:rsid w:val="00BB0319"/>
    <w:rsid w:val="00BB0C63"/>
    <w:rsid w:val="00BB1E2E"/>
    <w:rsid w:val="00BC10A2"/>
    <w:rsid w:val="00BC46B2"/>
    <w:rsid w:val="00BC4AF2"/>
    <w:rsid w:val="00BC5FC7"/>
    <w:rsid w:val="00BC667B"/>
    <w:rsid w:val="00BD017D"/>
    <w:rsid w:val="00BD0634"/>
    <w:rsid w:val="00BD216C"/>
    <w:rsid w:val="00BD31F8"/>
    <w:rsid w:val="00BD33DA"/>
    <w:rsid w:val="00BD34D7"/>
    <w:rsid w:val="00BD5E0E"/>
    <w:rsid w:val="00BD7461"/>
    <w:rsid w:val="00BD7C19"/>
    <w:rsid w:val="00BE1993"/>
    <w:rsid w:val="00BE3DCB"/>
    <w:rsid w:val="00BE5ACC"/>
    <w:rsid w:val="00BE637A"/>
    <w:rsid w:val="00BE64F1"/>
    <w:rsid w:val="00BE6FC4"/>
    <w:rsid w:val="00BE7CCA"/>
    <w:rsid w:val="00BF0E81"/>
    <w:rsid w:val="00BF1429"/>
    <w:rsid w:val="00BF2636"/>
    <w:rsid w:val="00BF4E15"/>
    <w:rsid w:val="00BF698E"/>
    <w:rsid w:val="00BF7A58"/>
    <w:rsid w:val="00C01F99"/>
    <w:rsid w:val="00C035C6"/>
    <w:rsid w:val="00C04DB5"/>
    <w:rsid w:val="00C05077"/>
    <w:rsid w:val="00C11F2A"/>
    <w:rsid w:val="00C12003"/>
    <w:rsid w:val="00C14236"/>
    <w:rsid w:val="00C20E42"/>
    <w:rsid w:val="00C21FEA"/>
    <w:rsid w:val="00C22285"/>
    <w:rsid w:val="00C23AFA"/>
    <w:rsid w:val="00C23DB0"/>
    <w:rsid w:val="00C2649C"/>
    <w:rsid w:val="00C272AD"/>
    <w:rsid w:val="00C27DE1"/>
    <w:rsid w:val="00C30022"/>
    <w:rsid w:val="00C31AD3"/>
    <w:rsid w:val="00C31B18"/>
    <w:rsid w:val="00C32B1C"/>
    <w:rsid w:val="00C339E5"/>
    <w:rsid w:val="00C34D2A"/>
    <w:rsid w:val="00C34F6E"/>
    <w:rsid w:val="00C351CC"/>
    <w:rsid w:val="00C35E1F"/>
    <w:rsid w:val="00C3606C"/>
    <w:rsid w:val="00C366C5"/>
    <w:rsid w:val="00C4082F"/>
    <w:rsid w:val="00C40DED"/>
    <w:rsid w:val="00C40F7F"/>
    <w:rsid w:val="00C4382C"/>
    <w:rsid w:val="00C44D19"/>
    <w:rsid w:val="00C45587"/>
    <w:rsid w:val="00C502BE"/>
    <w:rsid w:val="00C519D1"/>
    <w:rsid w:val="00C520E9"/>
    <w:rsid w:val="00C5657B"/>
    <w:rsid w:val="00C56AF4"/>
    <w:rsid w:val="00C64EE8"/>
    <w:rsid w:val="00C67294"/>
    <w:rsid w:val="00C67527"/>
    <w:rsid w:val="00C717F3"/>
    <w:rsid w:val="00C71C32"/>
    <w:rsid w:val="00C71D2F"/>
    <w:rsid w:val="00C71D81"/>
    <w:rsid w:val="00C72DDD"/>
    <w:rsid w:val="00C73114"/>
    <w:rsid w:val="00C745DC"/>
    <w:rsid w:val="00C7511F"/>
    <w:rsid w:val="00C75322"/>
    <w:rsid w:val="00C77382"/>
    <w:rsid w:val="00C77E5A"/>
    <w:rsid w:val="00C800A7"/>
    <w:rsid w:val="00C82597"/>
    <w:rsid w:val="00C83BD4"/>
    <w:rsid w:val="00C85388"/>
    <w:rsid w:val="00C86FE7"/>
    <w:rsid w:val="00C87486"/>
    <w:rsid w:val="00C935E4"/>
    <w:rsid w:val="00C93872"/>
    <w:rsid w:val="00C9504D"/>
    <w:rsid w:val="00C95398"/>
    <w:rsid w:val="00C9556F"/>
    <w:rsid w:val="00C96A1C"/>
    <w:rsid w:val="00C9748B"/>
    <w:rsid w:val="00C97F37"/>
    <w:rsid w:val="00CA03A4"/>
    <w:rsid w:val="00CA228A"/>
    <w:rsid w:val="00CA3917"/>
    <w:rsid w:val="00CA3E99"/>
    <w:rsid w:val="00CA4A20"/>
    <w:rsid w:val="00CA5C98"/>
    <w:rsid w:val="00CA697B"/>
    <w:rsid w:val="00CA7D76"/>
    <w:rsid w:val="00CB054A"/>
    <w:rsid w:val="00CB0D9B"/>
    <w:rsid w:val="00CB1D1E"/>
    <w:rsid w:val="00CB1E2A"/>
    <w:rsid w:val="00CB4721"/>
    <w:rsid w:val="00CB523E"/>
    <w:rsid w:val="00CB748D"/>
    <w:rsid w:val="00CC00C6"/>
    <w:rsid w:val="00CC0B46"/>
    <w:rsid w:val="00CC1B56"/>
    <w:rsid w:val="00CC3811"/>
    <w:rsid w:val="00CC3972"/>
    <w:rsid w:val="00CC426D"/>
    <w:rsid w:val="00CD1155"/>
    <w:rsid w:val="00CD1C13"/>
    <w:rsid w:val="00CD4F0A"/>
    <w:rsid w:val="00CD5C57"/>
    <w:rsid w:val="00CD6F49"/>
    <w:rsid w:val="00CD71E7"/>
    <w:rsid w:val="00CE04E4"/>
    <w:rsid w:val="00CE1139"/>
    <w:rsid w:val="00CE159B"/>
    <w:rsid w:val="00CE2B65"/>
    <w:rsid w:val="00CE52A2"/>
    <w:rsid w:val="00CE5326"/>
    <w:rsid w:val="00CE5780"/>
    <w:rsid w:val="00CE6D60"/>
    <w:rsid w:val="00CE711C"/>
    <w:rsid w:val="00CE75AA"/>
    <w:rsid w:val="00CF0C63"/>
    <w:rsid w:val="00CF174B"/>
    <w:rsid w:val="00CF240A"/>
    <w:rsid w:val="00CF456D"/>
    <w:rsid w:val="00CF5564"/>
    <w:rsid w:val="00CF5EFA"/>
    <w:rsid w:val="00CF7822"/>
    <w:rsid w:val="00D004FA"/>
    <w:rsid w:val="00D0137A"/>
    <w:rsid w:val="00D01AC3"/>
    <w:rsid w:val="00D021D3"/>
    <w:rsid w:val="00D101E9"/>
    <w:rsid w:val="00D12AE6"/>
    <w:rsid w:val="00D1523A"/>
    <w:rsid w:val="00D212D3"/>
    <w:rsid w:val="00D2222B"/>
    <w:rsid w:val="00D239BD"/>
    <w:rsid w:val="00D24F0F"/>
    <w:rsid w:val="00D253F4"/>
    <w:rsid w:val="00D262DA"/>
    <w:rsid w:val="00D26783"/>
    <w:rsid w:val="00D26C35"/>
    <w:rsid w:val="00D274AC"/>
    <w:rsid w:val="00D34CC3"/>
    <w:rsid w:val="00D364B9"/>
    <w:rsid w:val="00D368BB"/>
    <w:rsid w:val="00D37BAC"/>
    <w:rsid w:val="00D40AB5"/>
    <w:rsid w:val="00D44E3D"/>
    <w:rsid w:val="00D47C57"/>
    <w:rsid w:val="00D50679"/>
    <w:rsid w:val="00D50C32"/>
    <w:rsid w:val="00D50F0B"/>
    <w:rsid w:val="00D52779"/>
    <w:rsid w:val="00D5347E"/>
    <w:rsid w:val="00D53AEC"/>
    <w:rsid w:val="00D54ADD"/>
    <w:rsid w:val="00D550D0"/>
    <w:rsid w:val="00D563B5"/>
    <w:rsid w:val="00D56473"/>
    <w:rsid w:val="00D57732"/>
    <w:rsid w:val="00D605BB"/>
    <w:rsid w:val="00D6104D"/>
    <w:rsid w:val="00D61522"/>
    <w:rsid w:val="00D63CAB"/>
    <w:rsid w:val="00D64F41"/>
    <w:rsid w:val="00D652D0"/>
    <w:rsid w:val="00D737D1"/>
    <w:rsid w:val="00D74A4E"/>
    <w:rsid w:val="00D754E8"/>
    <w:rsid w:val="00D77B2F"/>
    <w:rsid w:val="00D8128F"/>
    <w:rsid w:val="00D82517"/>
    <w:rsid w:val="00D827B4"/>
    <w:rsid w:val="00D82FCF"/>
    <w:rsid w:val="00D831A7"/>
    <w:rsid w:val="00D83A20"/>
    <w:rsid w:val="00D84D40"/>
    <w:rsid w:val="00D865DF"/>
    <w:rsid w:val="00D87628"/>
    <w:rsid w:val="00D878C6"/>
    <w:rsid w:val="00D9031D"/>
    <w:rsid w:val="00D9081D"/>
    <w:rsid w:val="00D90D26"/>
    <w:rsid w:val="00D9238E"/>
    <w:rsid w:val="00D949EF"/>
    <w:rsid w:val="00D9546A"/>
    <w:rsid w:val="00D964C3"/>
    <w:rsid w:val="00D97E51"/>
    <w:rsid w:val="00DA06E4"/>
    <w:rsid w:val="00DA0A67"/>
    <w:rsid w:val="00DA10E7"/>
    <w:rsid w:val="00DA3333"/>
    <w:rsid w:val="00DA3AC0"/>
    <w:rsid w:val="00DA3E69"/>
    <w:rsid w:val="00DA5E25"/>
    <w:rsid w:val="00DA5E66"/>
    <w:rsid w:val="00DA6343"/>
    <w:rsid w:val="00DA648B"/>
    <w:rsid w:val="00DA784D"/>
    <w:rsid w:val="00DB2595"/>
    <w:rsid w:val="00DB4000"/>
    <w:rsid w:val="00DB4A7D"/>
    <w:rsid w:val="00DB5ABC"/>
    <w:rsid w:val="00DC049A"/>
    <w:rsid w:val="00DC31A1"/>
    <w:rsid w:val="00DC55B0"/>
    <w:rsid w:val="00DC5B2D"/>
    <w:rsid w:val="00DC74E2"/>
    <w:rsid w:val="00DC7613"/>
    <w:rsid w:val="00DD0340"/>
    <w:rsid w:val="00DD479C"/>
    <w:rsid w:val="00DD6654"/>
    <w:rsid w:val="00DD66DD"/>
    <w:rsid w:val="00DD7751"/>
    <w:rsid w:val="00DD777C"/>
    <w:rsid w:val="00DE4491"/>
    <w:rsid w:val="00DE6AC9"/>
    <w:rsid w:val="00DE7673"/>
    <w:rsid w:val="00DF0294"/>
    <w:rsid w:val="00DF0F16"/>
    <w:rsid w:val="00DF12EE"/>
    <w:rsid w:val="00DF24C2"/>
    <w:rsid w:val="00DF5CF5"/>
    <w:rsid w:val="00E000A5"/>
    <w:rsid w:val="00E0059F"/>
    <w:rsid w:val="00E02B4E"/>
    <w:rsid w:val="00E050F6"/>
    <w:rsid w:val="00E104B9"/>
    <w:rsid w:val="00E13B3F"/>
    <w:rsid w:val="00E15756"/>
    <w:rsid w:val="00E20359"/>
    <w:rsid w:val="00E20953"/>
    <w:rsid w:val="00E26491"/>
    <w:rsid w:val="00E26D91"/>
    <w:rsid w:val="00E313A6"/>
    <w:rsid w:val="00E3155B"/>
    <w:rsid w:val="00E31E64"/>
    <w:rsid w:val="00E32234"/>
    <w:rsid w:val="00E324DC"/>
    <w:rsid w:val="00E3472A"/>
    <w:rsid w:val="00E40642"/>
    <w:rsid w:val="00E4075A"/>
    <w:rsid w:val="00E410CA"/>
    <w:rsid w:val="00E412BF"/>
    <w:rsid w:val="00E42660"/>
    <w:rsid w:val="00E43613"/>
    <w:rsid w:val="00E440E8"/>
    <w:rsid w:val="00E45DDA"/>
    <w:rsid w:val="00E472E4"/>
    <w:rsid w:val="00E50611"/>
    <w:rsid w:val="00E50EEE"/>
    <w:rsid w:val="00E53597"/>
    <w:rsid w:val="00E54176"/>
    <w:rsid w:val="00E562B0"/>
    <w:rsid w:val="00E566FC"/>
    <w:rsid w:val="00E603B1"/>
    <w:rsid w:val="00E604CF"/>
    <w:rsid w:val="00E60A92"/>
    <w:rsid w:val="00E62413"/>
    <w:rsid w:val="00E642E2"/>
    <w:rsid w:val="00E64F70"/>
    <w:rsid w:val="00E67A1E"/>
    <w:rsid w:val="00E67E0A"/>
    <w:rsid w:val="00E72CD7"/>
    <w:rsid w:val="00E72EA0"/>
    <w:rsid w:val="00E740A3"/>
    <w:rsid w:val="00E8273A"/>
    <w:rsid w:val="00E8331B"/>
    <w:rsid w:val="00E85C16"/>
    <w:rsid w:val="00E866B8"/>
    <w:rsid w:val="00E877EA"/>
    <w:rsid w:val="00E90EF6"/>
    <w:rsid w:val="00E911AF"/>
    <w:rsid w:val="00E914FA"/>
    <w:rsid w:val="00E920DC"/>
    <w:rsid w:val="00E9651D"/>
    <w:rsid w:val="00E966E8"/>
    <w:rsid w:val="00EA075E"/>
    <w:rsid w:val="00EA0D00"/>
    <w:rsid w:val="00EA1941"/>
    <w:rsid w:val="00EA4AEB"/>
    <w:rsid w:val="00EA4AF0"/>
    <w:rsid w:val="00EA5414"/>
    <w:rsid w:val="00EB4140"/>
    <w:rsid w:val="00EB5E3E"/>
    <w:rsid w:val="00EB6ADC"/>
    <w:rsid w:val="00EB700B"/>
    <w:rsid w:val="00EC1B74"/>
    <w:rsid w:val="00EC292E"/>
    <w:rsid w:val="00EC330E"/>
    <w:rsid w:val="00ED0806"/>
    <w:rsid w:val="00ED0B37"/>
    <w:rsid w:val="00ED31E6"/>
    <w:rsid w:val="00ED3C9E"/>
    <w:rsid w:val="00ED47D8"/>
    <w:rsid w:val="00ED4E70"/>
    <w:rsid w:val="00ED58D9"/>
    <w:rsid w:val="00ED6EC0"/>
    <w:rsid w:val="00ED75B9"/>
    <w:rsid w:val="00EE0AEC"/>
    <w:rsid w:val="00EE0C23"/>
    <w:rsid w:val="00EE0D54"/>
    <w:rsid w:val="00EE34E5"/>
    <w:rsid w:val="00EE4F22"/>
    <w:rsid w:val="00EE596C"/>
    <w:rsid w:val="00EE5AEC"/>
    <w:rsid w:val="00EE696E"/>
    <w:rsid w:val="00EE75F0"/>
    <w:rsid w:val="00EF40D5"/>
    <w:rsid w:val="00EF513C"/>
    <w:rsid w:val="00EF672F"/>
    <w:rsid w:val="00EF7A1F"/>
    <w:rsid w:val="00F00642"/>
    <w:rsid w:val="00F00EDF"/>
    <w:rsid w:val="00F01AC9"/>
    <w:rsid w:val="00F01B96"/>
    <w:rsid w:val="00F031EA"/>
    <w:rsid w:val="00F04637"/>
    <w:rsid w:val="00F05410"/>
    <w:rsid w:val="00F067F9"/>
    <w:rsid w:val="00F07D10"/>
    <w:rsid w:val="00F11B1D"/>
    <w:rsid w:val="00F11CB3"/>
    <w:rsid w:val="00F12163"/>
    <w:rsid w:val="00F1321A"/>
    <w:rsid w:val="00F1344E"/>
    <w:rsid w:val="00F2037C"/>
    <w:rsid w:val="00F214BB"/>
    <w:rsid w:val="00F23485"/>
    <w:rsid w:val="00F24C93"/>
    <w:rsid w:val="00F25E2F"/>
    <w:rsid w:val="00F26A1A"/>
    <w:rsid w:val="00F31F83"/>
    <w:rsid w:val="00F32E66"/>
    <w:rsid w:val="00F35116"/>
    <w:rsid w:val="00F3686F"/>
    <w:rsid w:val="00F36C8F"/>
    <w:rsid w:val="00F370EE"/>
    <w:rsid w:val="00F372CA"/>
    <w:rsid w:val="00F4085E"/>
    <w:rsid w:val="00F41220"/>
    <w:rsid w:val="00F421A3"/>
    <w:rsid w:val="00F42B33"/>
    <w:rsid w:val="00F42E4D"/>
    <w:rsid w:val="00F4478B"/>
    <w:rsid w:val="00F44D68"/>
    <w:rsid w:val="00F463B3"/>
    <w:rsid w:val="00F467E7"/>
    <w:rsid w:val="00F46818"/>
    <w:rsid w:val="00F46A21"/>
    <w:rsid w:val="00F47ADF"/>
    <w:rsid w:val="00F51E64"/>
    <w:rsid w:val="00F52420"/>
    <w:rsid w:val="00F524B8"/>
    <w:rsid w:val="00F53141"/>
    <w:rsid w:val="00F53719"/>
    <w:rsid w:val="00F55470"/>
    <w:rsid w:val="00F60F29"/>
    <w:rsid w:val="00F6102F"/>
    <w:rsid w:val="00F6470F"/>
    <w:rsid w:val="00F6516C"/>
    <w:rsid w:val="00F655D7"/>
    <w:rsid w:val="00F67835"/>
    <w:rsid w:val="00F7006F"/>
    <w:rsid w:val="00F71677"/>
    <w:rsid w:val="00F72266"/>
    <w:rsid w:val="00F77D66"/>
    <w:rsid w:val="00F81839"/>
    <w:rsid w:val="00F82ED7"/>
    <w:rsid w:val="00F841F6"/>
    <w:rsid w:val="00F86F09"/>
    <w:rsid w:val="00F913FA"/>
    <w:rsid w:val="00F927D3"/>
    <w:rsid w:val="00F93289"/>
    <w:rsid w:val="00F966A3"/>
    <w:rsid w:val="00F96910"/>
    <w:rsid w:val="00FA1373"/>
    <w:rsid w:val="00FA13AA"/>
    <w:rsid w:val="00FA15B6"/>
    <w:rsid w:val="00FA1A91"/>
    <w:rsid w:val="00FA1AB2"/>
    <w:rsid w:val="00FA1DFA"/>
    <w:rsid w:val="00FA2892"/>
    <w:rsid w:val="00FA494E"/>
    <w:rsid w:val="00FA613A"/>
    <w:rsid w:val="00FA66AE"/>
    <w:rsid w:val="00FA703F"/>
    <w:rsid w:val="00FB15FF"/>
    <w:rsid w:val="00FB1F42"/>
    <w:rsid w:val="00FB247D"/>
    <w:rsid w:val="00FB274D"/>
    <w:rsid w:val="00FB28AB"/>
    <w:rsid w:val="00FB2971"/>
    <w:rsid w:val="00FB5EAE"/>
    <w:rsid w:val="00FB61C0"/>
    <w:rsid w:val="00FB72E2"/>
    <w:rsid w:val="00FC09FD"/>
    <w:rsid w:val="00FC1BC2"/>
    <w:rsid w:val="00FC32DF"/>
    <w:rsid w:val="00FC4931"/>
    <w:rsid w:val="00FC683A"/>
    <w:rsid w:val="00FD0748"/>
    <w:rsid w:val="00FD222B"/>
    <w:rsid w:val="00FD3F07"/>
    <w:rsid w:val="00FD4968"/>
    <w:rsid w:val="00FE2C90"/>
    <w:rsid w:val="00FE3CD5"/>
    <w:rsid w:val="00FE6E9A"/>
    <w:rsid w:val="00FE7E51"/>
    <w:rsid w:val="00FE7EA3"/>
    <w:rsid w:val="00FF0494"/>
    <w:rsid w:val="00FF0941"/>
    <w:rsid w:val="00FF12DF"/>
    <w:rsid w:val="00FF1758"/>
    <w:rsid w:val="00FF1E3A"/>
    <w:rsid w:val="00FF2FC5"/>
    <w:rsid w:val="00FF3527"/>
    <w:rsid w:val="00FF4499"/>
    <w:rsid w:val="00FF5B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8D721"/>
  <w15:chartTrackingRefBased/>
  <w15:docId w15:val="{3A20BEF0-7E8A-4083-92B9-E793993E8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38D"/>
    <w:pPr>
      <w:spacing w:after="120"/>
    </w:pPr>
    <w:rPr>
      <w:rFonts w:ascii="Calibri" w:hAnsi="Calibri" w:cs="Calibri"/>
    </w:rPr>
  </w:style>
  <w:style w:type="paragraph" w:styleId="Titre1">
    <w:name w:val="heading 1"/>
    <w:basedOn w:val="Normal"/>
    <w:next w:val="Normal"/>
    <w:link w:val="Titre1Car"/>
    <w:uiPriority w:val="9"/>
    <w:qFormat/>
    <w:rsid w:val="001E5106"/>
    <w:pPr>
      <w:keepNext/>
      <w:keepLines/>
      <w:numPr>
        <w:numId w:val="60"/>
      </w:numPr>
      <w:spacing w:before="120" w:after="240" w:line="240" w:lineRule="auto"/>
      <w:jc w:val="both"/>
      <w:outlineLvl w:val="0"/>
    </w:pPr>
    <w:rPr>
      <w:b/>
      <w:bCs/>
      <w:color w:val="E4173F"/>
      <w:kern w:val="0"/>
      <w:sz w:val="32"/>
      <w:szCs w:val="32"/>
      <w14:ligatures w14:val="none"/>
    </w:rPr>
  </w:style>
  <w:style w:type="paragraph" w:styleId="Titre2">
    <w:name w:val="heading 2"/>
    <w:basedOn w:val="Normal"/>
    <w:next w:val="Normal"/>
    <w:link w:val="Titre2Car"/>
    <w:uiPriority w:val="9"/>
    <w:unhideWhenUsed/>
    <w:qFormat/>
    <w:rsid w:val="00845D71"/>
    <w:pPr>
      <w:keepNext/>
      <w:keepLines/>
      <w:numPr>
        <w:ilvl w:val="1"/>
        <w:numId w:val="60"/>
      </w:numPr>
      <w:spacing w:before="360" w:after="240" w:line="240" w:lineRule="auto"/>
      <w:jc w:val="both"/>
      <w:outlineLvl w:val="1"/>
    </w:pPr>
    <w:rPr>
      <w:rFonts w:eastAsiaTheme="majorEastAsia" w:cstheme="majorBidi"/>
      <w:b/>
      <w:bCs/>
      <w:color w:val="28385A"/>
      <w:kern w:val="0"/>
      <w:sz w:val="28"/>
      <w:szCs w:val="28"/>
      <w14:ligatures w14:val="none"/>
    </w:rPr>
  </w:style>
  <w:style w:type="paragraph" w:styleId="Titre3">
    <w:name w:val="heading 3"/>
    <w:basedOn w:val="Normal"/>
    <w:next w:val="Titre4"/>
    <w:link w:val="Titre3Car"/>
    <w:uiPriority w:val="9"/>
    <w:unhideWhenUsed/>
    <w:qFormat/>
    <w:rsid w:val="004B60CE"/>
    <w:pPr>
      <w:keepNext/>
      <w:keepLines/>
      <w:numPr>
        <w:ilvl w:val="2"/>
        <w:numId w:val="60"/>
      </w:numPr>
      <w:spacing w:before="360" w:after="240" w:line="240" w:lineRule="auto"/>
      <w:jc w:val="both"/>
      <w:outlineLvl w:val="2"/>
    </w:pPr>
    <w:rPr>
      <w:rFonts w:eastAsiaTheme="majorEastAsia" w:cstheme="majorBidi"/>
      <w:b/>
      <w:bCs/>
      <w:color w:val="28385A"/>
      <w:kern w:val="0"/>
      <w:sz w:val="24"/>
      <w:szCs w:val="24"/>
      <w14:ligatures w14:val="none"/>
    </w:rPr>
  </w:style>
  <w:style w:type="paragraph" w:styleId="Titre4">
    <w:name w:val="heading 4"/>
    <w:basedOn w:val="Titre3"/>
    <w:next w:val="Normal"/>
    <w:link w:val="Titre4Car"/>
    <w:uiPriority w:val="9"/>
    <w:unhideWhenUsed/>
    <w:qFormat/>
    <w:rsid w:val="00E50EEE"/>
    <w:pPr>
      <w:numPr>
        <w:ilvl w:val="3"/>
      </w:numPr>
      <w:spacing w:before="80" w:after="120"/>
      <w:outlineLvl w:val="3"/>
    </w:pPr>
    <w:rPr>
      <w:color w:val="0F4761" w:themeColor="accent1" w:themeShade="BF"/>
      <w:sz w:val="22"/>
      <w:szCs w:val="22"/>
    </w:rPr>
  </w:style>
  <w:style w:type="paragraph" w:styleId="Titre5">
    <w:name w:val="heading 5"/>
    <w:basedOn w:val="Normal"/>
    <w:next w:val="Normal"/>
    <w:link w:val="Titre5Car"/>
    <w:uiPriority w:val="9"/>
    <w:unhideWhenUsed/>
    <w:qFormat/>
    <w:rsid w:val="00E412BF"/>
    <w:pPr>
      <w:keepNext/>
      <w:keepLines/>
      <w:numPr>
        <w:ilvl w:val="4"/>
        <w:numId w:val="60"/>
      </w:numPr>
      <w:spacing w:before="40" w:line="240" w:lineRule="auto"/>
      <w:jc w:val="both"/>
      <w:outlineLvl w:val="4"/>
    </w:pPr>
    <w:rPr>
      <w:rFonts w:eastAsiaTheme="majorEastAsia" w:cstheme="minorHAnsi"/>
      <w:i/>
      <w:iCs/>
      <w:color w:val="28385A"/>
      <w:kern w:val="0"/>
      <w14:ligatures w14:val="none"/>
    </w:rPr>
  </w:style>
  <w:style w:type="paragraph" w:styleId="Titre6">
    <w:name w:val="heading 6"/>
    <w:basedOn w:val="Normal"/>
    <w:next w:val="Normal"/>
    <w:link w:val="Titre6Car"/>
    <w:uiPriority w:val="9"/>
    <w:unhideWhenUsed/>
    <w:rsid w:val="00F53719"/>
    <w:pPr>
      <w:keepNext/>
      <w:keepLines/>
      <w:numPr>
        <w:ilvl w:val="5"/>
        <w:numId w:val="60"/>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53719"/>
    <w:pPr>
      <w:keepNext/>
      <w:keepLines/>
      <w:numPr>
        <w:ilvl w:val="6"/>
        <w:numId w:val="60"/>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53719"/>
    <w:pPr>
      <w:keepNext/>
      <w:keepLines/>
      <w:numPr>
        <w:ilvl w:val="7"/>
        <w:numId w:val="60"/>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53719"/>
    <w:pPr>
      <w:keepNext/>
      <w:keepLines/>
      <w:numPr>
        <w:ilvl w:val="8"/>
        <w:numId w:val="60"/>
      </w:numPr>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E5106"/>
    <w:rPr>
      <w:rFonts w:ascii="Calibri" w:hAnsi="Calibri" w:cs="Calibri"/>
      <w:b/>
      <w:bCs/>
      <w:color w:val="E4173F"/>
      <w:kern w:val="0"/>
      <w:sz w:val="32"/>
      <w:szCs w:val="32"/>
      <w14:ligatures w14:val="none"/>
    </w:rPr>
  </w:style>
  <w:style w:type="character" w:customStyle="1" w:styleId="Titre2Car">
    <w:name w:val="Titre 2 Car"/>
    <w:basedOn w:val="Policepardfaut"/>
    <w:link w:val="Titre2"/>
    <w:uiPriority w:val="9"/>
    <w:rsid w:val="00845D71"/>
    <w:rPr>
      <w:rFonts w:ascii="Calibri" w:eastAsiaTheme="majorEastAsia" w:hAnsi="Calibri" w:cstheme="majorBidi"/>
      <w:b/>
      <w:bCs/>
      <w:color w:val="28385A"/>
      <w:kern w:val="0"/>
      <w:sz w:val="28"/>
      <w:szCs w:val="28"/>
      <w14:ligatures w14:val="none"/>
    </w:rPr>
  </w:style>
  <w:style w:type="character" w:customStyle="1" w:styleId="Titre3Car">
    <w:name w:val="Titre 3 Car"/>
    <w:basedOn w:val="Policepardfaut"/>
    <w:link w:val="Titre3"/>
    <w:uiPriority w:val="9"/>
    <w:rsid w:val="004B60CE"/>
    <w:rPr>
      <w:rFonts w:ascii="Calibri" w:eastAsiaTheme="majorEastAsia" w:hAnsi="Calibri" w:cstheme="majorBidi"/>
      <w:b/>
      <w:bCs/>
      <w:color w:val="28385A"/>
      <w:kern w:val="0"/>
      <w:sz w:val="24"/>
      <w:szCs w:val="24"/>
      <w14:ligatures w14:val="none"/>
    </w:rPr>
  </w:style>
  <w:style w:type="character" w:customStyle="1" w:styleId="Titre4Car">
    <w:name w:val="Titre 4 Car"/>
    <w:basedOn w:val="Policepardfaut"/>
    <w:link w:val="Titre4"/>
    <w:uiPriority w:val="9"/>
    <w:rsid w:val="00E50EEE"/>
    <w:rPr>
      <w:rFonts w:ascii="Calibri" w:eastAsiaTheme="majorEastAsia" w:hAnsi="Calibri" w:cstheme="majorBidi"/>
      <w:b/>
      <w:bCs/>
      <w:color w:val="0F4761" w:themeColor="accent1" w:themeShade="BF"/>
      <w:kern w:val="0"/>
      <w14:ligatures w14:val="none"/>
    </w:rPr>
  </w:style>
  <w:style w:type="character" w:customStyle="1" w:styleId="Titre5Car">
    <w:name w:val="Titre 5 Car"/>
    <w:basedOn w:val="Policepardfaut"/>
    <w:link w:val="Titre5"/>
    <w:uiPriority w:val="9"/>
    <w:rsid w:val="00E412BF"/>
    <w:rPr>
      <w:rFonts w:ascii="Calibri" w:eastAsiaTheme="majorEastAsia" w:hAnsi="Calibri" w:cstheme="minorHAnsi"/>
      <w:i/>
      <w:iCs/>
      <w:color w:val="28385A"/>
      <w:kern w:val="0"/>
      <w14:ligatures w14:val="none"/>
    </w:rPr>
  </w:style>
  <w:style w:type="character" w:customStyle="1" w:styleId="Titre6Car">
    <w:name w:val="Titre 6 Car"/>
    <w:basedOn w:val="Policepardfaut"/>
    <w:link w:val="Titre6"/>
    <w:uiPriority w:val="9"/>
    <w:rsid w:val="00F53719"/>
    <w:rPr>
      <w:rFonts w:ascii="Calibri" w:eastAsiaTheme="majorEastAsia" w:hAnsi="Calibri" w:cstheme="majorBidi"/>
      <w:i/>
      <w:iCs/>
      <w:color w:val="595959" w:themeColor="text1" w:themeTint="A6"/>
    </w:rPr>
  </w:style>
  <w:style w:type="character" w:customStyle="1" w:styleId="Titre7Car">
    <w:name w:val="Titre 7 Car"/>
    <w:basedOn w:val="Policepardfaut"/>
    <w:link w:val="Titre7"/>
    <w:uiPriority w:val="9"/>
    <w:semiHidden/>
    <w:rsid w:val="00F53719"/>
    <w:rPr>
      <w:rFonts w:ascii="Calibri" w:eastAsiaTheme="majorEastAsia" w:hAnsi="Calibri" w:cstheme="majorBidi"/>
      <w:color w:val="595959" w:themeColor="text1" w:themeTint="A6"/>
    </w:rPr>
  </w:style>
  <w:style w:type="character" w:customStyle="1" w:styleId="Titre8Car">
    <w:name w:val="Titre 8 Car"/>
    <w:basedOn w:val="Policepardfaut"/>
    <w:link w:val="Titre8"/>
    <w:uiPriority w:val="9"/>
    <w:semiHidden/>
    <w:rsid w:val="00F53719"/>
    <w:rPr>
      <w:rFonts w:ascii="Calibri" w:eastAsiaTheme="majorEastAsia" w:hAnsi="Calibri" w:cstheme="majorBidi"/>
      <w:i/>
      <w:iCs/>
      <w:color w:val="272727" w:themeColor="text1" w:themeTint="D8"/>
    </w:rPr>
  </w:style>
  <w:style w:type="character" w:customStyle="1" w:styleId="Titre9Car">
    <w:name w:val="Titre 9 Car"/>
    <w:basedOn w:val="Policepardfaut"/>
    <w:link w:val="Titre9"/>
    <w:uiPriority w:val="9"/>
    <w:semiHidden/>
    <w:rsid w:val="00F53719"/>
    <w:rPr>
      <w:rFonts w:ascii="Calibri" w:eastAsiaTheme="majorEastAsia" w:hAnsi="Calibri" w:cstheme="majorBidi"/>
      <w:color w:val="272727" w:themeColor="text1" w:themeTint="D8"/>
    </w:rPr>
  </w:style>
  <w:style w:type="paragraph" w:styleId="Titre">
    <w:name w:val="Title"/>
    <w:basedOn w:val="Normal"/>
    <w:next w:val="Normal"/>
    <w:link w:val="TitreCar"/>
    <w:uiPriority w:val="10"/>
    <w:qFormat/>
    <w:rsid w:val="00F537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53719"/>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53719"/>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53719"/>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53719"/>
    <w:pPr>
      <w:spacing w:before="160"/>
      <w:jc w:val="center"/>
    </w:pPr>
    <w:rPr>
      <w:i/>
      <w:iCs/>
      <w:color w:val="404040" w:themeColor="text1" w:themeTint="BF"/>
    </w:rPr>
  </w:style>
  <w:style w:type="character" w:customStyle="1" w:styleId="CitationCar">
    <w:name w:val="Citation Car"/>
    <w:basedOn w:val="Policepardfaut"/>
    <w:link w:val="Citation"/>
    <w:uiPriority w:val="29"/>
    <w:rsid w:val="00F53719"/>
    <w:rPr>
      <w:i/>
      <w:iCs/>
      <w:color w:val="404040" w:themeColor="text1" w:themeTint="BF"/>
    </w:rPr>
  </w:style>
  <w:style w:type="paragraph" w:styleId="Paragraphedeliste">
    <w:name w:val="List Paragraph"/>
    <w:aliases w:val="Puce,Liste à puces retrait droite,R1,NUMPARAG,Parag numéroté,Listes,Liste à puce - SC,Paragraphe de liste1,normal,Puce1"/>
    <w:basedOn w:val="Normal"/>
    <w:link w:val="ParagraphedelisteCar"/>
    <w:uiPriority w:val="34"/>
    <w:qFormat/>
    <w:rsid w:val="00F53719"/>
    <w:pPr>
      <w:ind w:left="720"/>
      <w:contextualSpacing/>
    </w:pPr>
  </w:style>
  <w:style w:type="character" w:styleId="Accentuationintense">
    <w:name w:val="Intense Emphasis"/>
    <w:basedOn w:val="Policepardfaut"/>
    <w:uiPriority w:val="21"/>
    <w:qFormat/>
    <w:rsid w:val="00F53719"/>
    <w:rPr>
      <w:i/>
      <w:iCs/>
      <w:color w:val="0F4761" w:themeColor="accent1" w:themeShade="BF"/>
    </w:rPr>
  </w:style>
  <w:style w:type="paragraph" w:styleId="Citationintense">
    <w:name w:val="Intense Quote"/>
    <w:basedOn w:val="Normal"/>
    <w:next w:val="Normal"/>
    <w:link w:val="CitationintenseCar"/>
    <w:uiPriority w:val="30"/>
    <w:qFormat/>
    <w:rsid w:val="00F537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F53719"/>
    <w:rPr>
      <w:i/>
      <w:iCs/>
      <w:color w:val="0F4761" w:themeColor="accent1" w:themeShade="BF"/>
    </w:rPr>
  </w:style>
  <w:style w:type="character" w:styleId="Rfrenceintense">
    <w:name w:val="Intense Reference"/>
    <w:basedOn w:val="Policepardfaut"/>
    <w:uiPriority w:val="32"/>
    <w:qFormat/>
    <w:rsid w:val="00F53719"/>
    <w:rPr>
      <w:b/>
      <w:bCs/>
      <w:smallCaps/>
      <w:color w:val="0F4761" w:themeColor="accent1" w:themeShade="BF"/>
      <w:spacing w:val="5"/>
    </w:rPr>
  </w:style>
  <w:style w:type="character" w:customStyle="1" w:styleId="ParagraphedelisteCar">
    <w:name w:val="Paragraphe de liste Car"/>
    <w:aliases w:val="Puce Car,Liste à puces retrait droite Car,R1 Car,NUMPARAG Car,Parag numéroté Car,Listes Car,Liste à puce - SC Car,Paragraphe de liste1 Car,normal Car,Puce1 Car"/>
    <w:basedOn w:val="Policepardfaut"/>
    <w:link w:val="Paragraphedeliste"/>
    <w:uiPriority w:val="34"/>
    <w:qFormat/>
    <w:rsid w:val="007F7F26"/>
  </w:style>
  <w:style w:type="character" w:customStyle="1" w:styleId="ReqIDCar">
    <w:name w:val="Req_ID Car"/>
    <w:basedOn w:val="Policepardfaut"/>
    <w:link w:val="ReqID"/>
    <w:locked/>
    <w:rsid w:val="002574E3"/>
    <w:rPr>
      <w:rFonts w:ascii="Calibri" w:hAnsi="Calibri" w:cs="Calibri"/>
      <w:i/>
      <w:iCs/>
      <w:color w:val="FF0000"/>
    </w:rPr>
  </w:style>
  <w:style w:type="paragraph" w:customStyle="1" w:styleId="ReqID">
    <w:name w:val="Req_ID"/>
    <w:basedOn w:val="Normal"/>
    <w:link w:val="ReqIDCar"/>
    <w:qFormat/>
    <w:rsid w:val="002574E3"/>
    <w:pPr>
      <w:spacing w:before="120" w:after="0" w:line="240" w:lineRule="auto"/>
      <w:contextualSpacing/>
      <w:jc w:val="both"/>
    </w:pPr>
    <w:rPr>
      <w:i/>
      <w:iCs/>
      <w:color w:val="FF0000"/>
    </w:rPr>
  </w:style>
  <w:style w:type="character" w:customStyle="1" w:styleId="ReqTextCar">
    <w:name w:val="Req_Text Car"/>
    <w:basedOn w:val="Policepardfaut"/>
    <w:link w:val="ReqText"/>
    <w:locked/>
    <w:rsid w:val="002574E3"/>
    <w:rPr>
      <w:rFonts w:ascii="Calibri" w:hAnsi="Calibri" w:cs="Calibri"/>
      <w:i/>
      <w:iCs/>
      <w:color w:val="0000FF"/>
    </w:rPr>
  </w:style>
  <w:style w:type="paragraph" w:customStyle="1" w:styleId="ReqText">
    <w:name w:val="Req_Text"/>
    <w:basedOn w:val="Normal"/>
    <w:link w:val="ReqTextCar"/>
    <w:qFormat/>
    <w:rsid w:val="002574E3"/>
    <w:pPr>
      <w:spacing w:line="240" w:lineRule="auto"/>
      <w:contextualSpacing/>
    </w:pPr>
    <w:rPr>
      <w:i/>
      <w:iCs/>
      <w:color w:val="0000FF"/>
    </w:rPr>
  </w:style>
  <w:style w:type="paragraph" w:customStyle="1" w:styleId="Style1">
    <w:name w:val="Style1"/>
    <w:basedOn w:val="Titre3"/>
    <w:next w:val="Titre4"/>
    <w:link w:val="Style1Car"/>
    <w:rsid w:val="00AE66BC"/>
    <w:rPr>
      <w:b w:val="0"/>
      <w:bCs w:val="0"/>
      <w:sz w:val="28"/>
      <w:szCs w:val="28"/>
    </w:rPr>
  </w:style>
  <w:style w:type="character" w:customStyle="1" w:styleId="Style1Car">
    <w:name w:val="Style1 Car"/>
    <w:basedOn w:val="Titre3Car"/>
    <w:link w:val="Style1"/>
    <w:rsid w:val="00AE66BC"/>
    <w:rPr>
      <w:rFonts w:ascii="Calibri" w:eastAsiaTheme="majorEastAsia" w:hAnsi="Calibri" w:cstheme="majorBidi"/>
      <w:b w:val="0"/>
      <w:bCs w:val="0"/>
      <w:color w:val="28385A"/>
      <w:kern w:val="0"/>
      <w:sz w:val="28"/>
      <w:szCs w:val="28"/>
      <w14:ligatures w14:val="none"/>
    </w:rPr>
  </w:style>
  <w:style w:type="paragraph" w:customStyle="1" w:styleId="Style2">
    <w:name w:val="Style2"/>
    <w:basedOn w:val="Titre4"/>
    <w:link w:val="Style2Car"/>
    <w:rsid w:val="007721C1"/>
    <w:rPr>
      <w:i/>
      <w:iCs/>
      <w:sz w:val="24"/>
      <w:szCs w:val="24"/>
    </w:rPr>
  </w:style>
  <w:style w:type="character" w:customStyle="1" w:styleId="Style2Car">
    <w:name w:val="Style2 Car"/>
    <w:basedOn w:val="Titre4Car"/>
    <w:link w:val="Style2"/>
    <w:rsid w:val="007721C1"/>
    <w:rPr>
      <w:rFonts w:ascii="Calibri" w:eastAsiaTheme="majorEastAsia" w:hAnsi="Calibri" w:cstheme="majorBidi"/>
      <w:b/>
      <w:bCs/>
      <w:i/>
      <w:iCs/>
      <w:color w:val="0F4761" w:themeColor="accent1" w:themeShade="BF"/>
      <w:kern w:val="0"/>
      <w:sz w:val="24"/>
      <w:szCs w:val="24"/>
      <w14:ligatures w14:val="none"/>
    </w:rPr>
  </w:style>
  <w:style w:type="paragraph" w:customStyle="1" w:styleId="Titre40">
    <w:name w:val="Titre4"/>
    <w:basedOn w:val="Titre4"/>
    <w:link w:val="Titre4Car0"/>
    <w:rsid w:val="000A3786"/>
    <w:pPr>
      <w:numPr>
        <w:ilvl w:val="0"/>
        <w:numId w:val="0"/>
      </w:numPr>
      <w:spacing w:before="40" w:after="0"/>
    </w:pPr>
    <w:rPr>
      <w:rFonts w:cstheme="minorHAnsi"/>
      <w:i/>
      <w:iCs/>
      <w:color w:val="28385A"/>
    </w:rPr>
  </w:style>
  <w:style w:type="paragraph" w:customStyle="1" w:styleId="Titre50">
    <w:name w:val="Titre5"/>
    <w:basedOn w:val="Titre5"/>
    <w:next w:val="Titre5"/>
    <w:link w:val="Titre5Car0"/>
    <w:rsid w:val="00AB3237"/>
    <w:pPr>
      <w:numPr>
        <w:ilvl w:val="0"/>
        <w:numId w:val="0"/>
      </w:numPr>
    </w:pPr>
    <w:rPr>
      <w:i w:val="0"/>
      <w:iCs w:val="0"/>
    </w:rPr>
  </w:style>
  <w:style w:type="character" w:customStyle="1" w:styleId="Titre4Car0">
    <w:name w:val="Titre4 Car"/>
    <w:basedOn w:val="Titre4Car"/>
    <w:link w:val="Titre40"/>
    <w:rsid w:val="000A3786"/>
    <w:rPr>
      <w:rFonts w:ascii="Calibri" w:eastAsiaTheme="majorEastAsia" w:hAnsi="Calibri" w:cstheme="minorHAnsi"/>
      <w:b/>
      <w:bCs/>
      <w:i/>
      <w:iCs/>
      <w:color w:val="28385A"/>
      <w:kern w:val="0"/>
      <w14:ligatures w14:val="none"/>
    </w:rPr>
  </w:style>
  <w:style w:type="character" w:customStyle="1" w:styleId="Titre5Car0">
    <w:name w:val="Titre5 Car"/>
    <w:basedOn w:val="Titre4Car0"/>
    <w:link w:val="Titre50"/>
    <w:rsid w:val="000A3786"/>
    <w:rPr>
      <w:rFonts w:ascii="Calibri" w:eastAsiaTheme="majorEastAsia" w:hAnsi="Calibri" w:cstheme="minorHAnsi"/>
      <w:b/>
      <w:bCs/>
      <w:i w:val="0"/>
      <w:iCs w:val="0"/>
      <w:color w:val="28385A"/>
      <w:kern w:val="0"/>
      <w14:ligatures w14:val="none"/>
    </w:rPr>
  </w:style>
  <w:style w:type="paragraph" w:styleId="En-ttedetabledesmatires">
    <w:name w:val="TOC Heading"/>
    <w:basedOn w:val="Titre1"/>
    <w:next w:val="Normal"/>
    <w:uiPriority w:val="39"/>
    <w:unhideWhenUsed/>
    <w:qFormat/>
    <w:rsid w:val="000A3786"/>
    <w:pPr>
      <w:numPr>
        <w:numId w:val="0"/>
      </w:numPr>
      <w:spacing w:before="240" w:after="0" w:line="259" w:lineRule="auto"/>
      <w:jc w:val="left"/>
      <w:outlineLvl w:val="9"/>
    </w:pPr>
    <w:rPr>
      <w:rFonts w:asciiTheme="majorHAnsi" w:eastAsiaTheme="majorEastAsia" w:hAnsiTheme="majorHAnsi" w:cstheme="majorBidi"/>
      <w:b w:val="0"/>
      <w:bCs w:val="0"/>
      <w:color w:val="0F4761" w:themeColor="accent1" w:themeShade="BF"/>
      <w:lang w:eastAsia="fr-FR"/>
    </w:rPr>
  </w:style>
  <w:style w:type="paragraph" w:styleId="TM1">
    <w:name w:val="toc 1"/>
    <w:basedOn w:val="Normal"/>
    <w:next w:val="Normal"/>
    <w:autoRedefine/>
    <w:uiPriority w:val="39"/>
    <w:unhideWhenUsed/>
    <w:rsid w:val="00681DB9"/>
    <w:pPr>
      <w:tabs>
        <w:tab w:val="left" w:pos="440"/>
        <w:tab w:val="right" w:leader="dot" w:pos="9288"/>
      </w:tabs>
      <w:spacing w:after="100"/>
      <w:pPrChange w:id="0" w:author="TRIANO José" w:date="2024-09-19T16:32:00Z">
        <w:pPr>
          <w:spacing w:after="100" w:line="259" w:lineRule="auto"/>
        </w:pPr>
      </w:pPrChange>
    </w:pPr>
    <w:rPr>
      <w:rPrChange w:id="0" w:author="TRIANO José" w:date="2024-09-19T16:32:00Z">
        <w:rPr>
          <w:rFonts w:ascii="Calibri" w:eastAsiaTheme="minorHAnsi" w:hAnsi="Calibri" w:cs="Calibri"/>
          <w:kern w:val="2"/>
          <w:sz w:val="22"/>
          <w:szCs w:val="22"/>
          <w:lang w:val="fr-FR" w:eastAsia="en-US" w:bidi="ar-SA"/>
          <w14:ligatures w14:val="standardContextual"/>
        </w:rPr>
      </w:rPrChange>
    </w:rPr>
  </w:style>
  <w:style w:type="paragraph" w:styleId="TM2">
    <w:name w:val="toc 2"/>
    <w:basedOn w:val="Normal"/>
    <w:next w:val="Normal"/>
    <w:autoRedefine/>
    <w:uiPriority w:val="39"/>
    <w:unhideWhenUsed/>
    <w:rsid w:val="000A3786"/>
    <w:pPr>
      <w:spacing w:after="100"/>
      <w:ind w:left="220"/>
    </w:pPr>
  </w:style>
  <w:style w:type="paragraph" w:styleId="TM3">
    <w:name w:val="toc 3"/>
    <w:basedOn w:val="Normal"/>
    <w:next w:val="Normal"/>
    <w:autoRedefine/>
    <w:uiPriority w:val="39"/>
    <w:unhideWhenUsed/>
    <w:rsid w:val="000A3786"/>
    <w:pPr>
      <w:spacing w:after="100"/>
      <w:ind w:left="440"/>
    </w:pPr>
  </w:style>
  <w:style w:type="character" w:styleId="Lienhypertexte">
    <w:name w:val="Hyperlink"/>
    <w:basedOn w:val="Policepardfaut"/>
    <w:uiPriority w:val="99"/>
    <w:unhideWhenUsed/>
    <w:rsid w:val="000A3786"/>
    <w:rPr>
      <w:color w:val="467886" w:themeColor="hyperlink"/>
      <w:u w:val="single"/>
    </w:rPr>
  </w:style>
  <w:style w:type="paragraph" w:styleId="TM4">
    <w:name w:val="toc 4"/>
    <w:basedOn w:val="Normal"/>
    <w:next w:val="Normal"/>
    <w:autoRedefine/>
    <w:uiPriority w:val="39"/>
    <w:unhideWhenUsed/>
    <w:rsid w:val="000A3786"/>
    <w:pPr>
      <w:spacing w:after="100"/>
      <w:ind w:left="660"/>
    </w:pPr>
  </w:style>
  <w:style w:type="numbering" w:customStyle="1" w:styleId="NumerotationAuto">
    <w:name w:val="NumerotationAuto"/>
    <w:uiPriority w:val="99"/>
    <w:rsid w:val="00FB72E2"/>
    <w:pPr>
      <w:numPr>
        <w:numId w:val="2"/>
      </w:numPr>
    </w:pPr>
  </w:style>
  <w:style w:type="character" w:styleId="Marquedecommentaire">
    <w:name w:val="annotation reference"/>
    <w:basedOn w:val="Policepardfaut"/>
    <w:uiPriority w:val="99"/>
    <w:semiHidden/>
    <w:unhideWhenUsed/>
    <w:rsid w:val="001A2E6E"/>
    <w:rPr>
      <w:sz w:val="16"/>
      <w:szCs w:val="16"/>
    </w:rPr>
  </w:style>
  <w:style w:type="paragraph" w:styleId="Commentaire">
    <w:name w:val="annotation text"/>
    <w:basedOn w:val="Normal"/>
    <w:link w:val="CommentaireCar"/>
    <w:uiPriority w:val="99"/>
    <w:unhideWhenUsed/>
    <w:rsid w:val="001A2E6E"/>
    <w:pPr>
      <w:spacing w:after="160" w:line="240" w:lineRule="auto"/>
    </w:pPr>
    <w:rPr>
      <w:rFonts w:asciiTheme="minorHAnsi" w:hAnsiTheme="minorHAnsi" w:cstheme="minorBidi"/>
      <w:sz w:val="20"/>
      <w:szCs w:val="20"/>
    </w:rPr>
  </w:style>
  <w:style w:type="character" w:customStyle="1" w:styleId="CommentaireCar">
    <w:name w:val="Commentaire Car"/>
    <w:basedOn w:val="Policepardfaut"/>
    <w:link w:val="Commentaire"/>
    <w:uiPriority w:val="99"/>
    <w:rsid w:val="001A2E6E"/>
    <w:rPr>
      <w:sz w:val="20"/>
      <w:szCs w:val="20"/>
    </w:rPr>
  </w:style>
  <w:style w:type="paragraph" w:customStyle="1" w:styleId="PagedegardeSous-Titre">
    <w:name w:val="* Page de garde Sous-Titre"/>
    <w:basedOn w:val="Normal"/>
    <w:rsid w:val="006733FB"/>
    <w:pPr>
      <w:spacing w:line="260" w:lineRule="atLeast"/>
      <w:ind w:left="176"/>
      <w:contextualSpacing/>
    </w:pPr>
    <w:rPr>
      <w:rFonts w:ascii="Calibri Light" w:eastAsia="Times New Roman" w:hAnsi="Calibri Light" w:cs="Times New Roman"/>
      <w:kern w:val="0"/>
      <w:sz w:val="36"/>
      <w:szCs w:val="24"/>
      <w:lang w:eastAsia="fr-FR"/>
      <w14:ligatures w14:val="none"/>
    </w:rPr>
  </w:style>
  <w:style w:type="paragraph" w:styleId="En-tte">
    <w:name w:val="header"/>
    <w:basedOn w:val="Normal"/>
    <w:link w:val="En-tteCar"/>
    <w:uiPriority w:val="99"/>
    <w:unhideWhenUsed/>
    <w:rsid w:val="000A33B9"/>
    <w:pPr>
      <w:tabs>
        <w:tab w:val="center" w:pos="4536"/>
        <w:tab w:val="right" w:pos="9072"/>
      </w:tabs>
      <w:spacing w:after="0" w:line="240" w:lineRule="auto"/>
      <w:jc w:val="both"/>
    </w:pPr>
    <w:rPr>
      <w:rFonts w:cstheme="minorBidi"/>
      <w:color w:val="28385A"/>
      <w:kern w:val="0"/>
      <w14:ligatures w14:val="none"/>
    </w:rPr>
  </w:style>
  <w:style w:type="character" w:customStyle="1" w:styleId="En-tteCar">
    <w:name w:val="En-tête Car"/>
    <w:basedOn w:val="Policepardfaut"/>
    <w:link w:val="En-tte"/>
    <w:uiPriority w:val="99"/>
    <w:rsid w:val="000A33B9"/>
    <w:rPr>
      <w:rFonts w:ascii="Calibri" w:hAnsi="Calibri"/>
      <w:color w:val="28385A"/>
      <w:kern w:val="0"/>
      <w14:ligatures w14:val="none"/>
    </w:rPr>
  </w:style>
  <w:style w:type="paragraph" w:styleId="Pieddepage">
    <w:name w:val="footer"/>
    <w:basedOn w:val="Normal"/>
    <w:link w:val="PieddepageCar"/>
    <w:uiPriority w:val="99"/>
    <w:unhideWhenUsed/>
    <w:rsid w:val="000A33B9"/>
    <w:pPr>
      <w:tabs>
        <w:tab w:val="center" w:pos="4536"/>
        <w:tab w:val="right" w:pos="9072"/>
      </w:tabs>
      <w:spacing w:after="0" w:line="240" w:lineRule="auto"/>
      <w:jc w:val="both"/>
    </w:pPr>
    <w:rPr>
      <w:rFonts w:cstheme="minorBidi"/>
      <w:color w:val="28385A"/>
      <w:kern w:val="0"/>
      <w14:ligatures w14:val="none"/>
    </w:rPr>
  </w:style>
  <w:style w:type="character" w:customStyle="1" w:styleId="PieddepageCar">
    <w:name w:val="Pied de page Car"/>
    <w:basedOn w:val="Policepardfaut"/>
    <w:link w:val="Pieddepage"/>
    <w:uiPriority w:val="99"/>
    <w:rsid w:val="000A33B9"/>
    <w:rPr>
      <w:rFonts w:ascii="Calibri" w:hAnsi="Calibri"/>
      <w:color w:val="28385A"/>
      <w:kern w:val="0"/>
      <w14:ligatures w14:val="none"/>
    </w:rPr>
  </w:style>
  <w:style w:type="table" w:styleId="Grilledutableau">
    <w:name w:val="Table Grid"/>
    <w:basedOn w:val="TableauNormal"/>
    <w:uiPriority w:val="39"/>
    <w:rsid w:val="000A33B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e">
    <w:name w:val="Paragraphe"/>
    <w:aliases w:val="P"/>
    <w:basedOn w:val="Normal"/>
    <w:rsid w:val="008E71A6"/>
    <w:pPr>
      <w:spacing w:before="120" w:after="0" w:line="240" w:lineRule="auto"/>
      <w:ind w:left="1134"/>
      <w:jc w:val="both"/>
    </w:pPr>
    <w:rPr>
      <w:rFonts w:ascii="Arial" w:eastAsia="Times New Roman" w:hAnsi="Arial" w:cs="Times New Roman"/>
      <w:kern w:val="0"/>
      <w:sz w:val="20"/>
      <w:szCs w:val="20"/>
      <w:lang w:eastAsia="fr-FR"/>
      <w14:ligatures w14:val="none"/>
    </w:rPr>
  </w:style>
  <w:style w:type="paragraph" w:styleId="TM5">
    <w:name w:val="toc 5"/>
    <w:basedOn w:val="Normal"/>
    <w:next w:val="Normal"/>
    <w:autoRedefine/>
    <w:uiPriority w:val="39"/>
    <w:unhideWhenUsed/>
    <w:rsid w:val="00036458"/>
    <w:pPr>
      <w:spacing w:after="100" w:line="278" w:lineRule="auto"/>
      <w:ind w:left="960"/>
    </w:pPr>
    <w:rPr>
      <w:rFonts w:asciiTheme="minorHAnsi" w:eastAsiaTheme="minorEastAsia" w:hAnsiTheme="minorHAnsi" w:cstheme="minorBidi"/>
      <w:sz w:val="24"/>
      <w:szCs w:val="24"/>
      <w:lang w:eastAsia="fr-FR"/>
    </w:rPr>
  </w:style>
  <w:style w:type="paragraph" w:styleId="TM6">
    <w:name w:val="toc 6"/>
    <w:basedOn w:val="Normal"/>
    <w:next w:val="Normal"/>
    <w:autoRedefine/>
    <w:uiPriority w:val="39"/>
    <w:unhideWhenUsed/>
    <w:rsid w:val="00036458"/>
    <w:pPr>
      <w:spacing w:after="100" w:line="278" w:lineRule="auto"/>
      <w:ind w:left="1200"/>
    </w:pPr>
    <w:rPr>
      <w:rFonts w:asciiTheme="minorHAnsi" w:eastAsiaTheme="minorEastAsia" w:hAnsiTheme="minorHAnsi" w:cstheme="minorBidi"/>
      <w:sz w:val="24"/>
      <w:szCs w:val="24"/>
      <w:lang w:eastAsia="fr-FR"/>
    </w:rPr>
  </w:style>
  <w:style w:type="paragraph" w:styleId="TM7">
    <w:name w:val="toc 7"/>
    <w:basedOn w:val="Normal"/>
    <w:next w:val="Normal"/>
    <w:autoRedefine/>
    <w:uiPriority w:val="39"/>
    <w:unhideWhenUsed/>
    <w:rsid w:val="00036458"/>
    <w:pPr>
      <w:spacing w:after="100" w:line="278" w:lineRule="auto"/>
      <w:ind w:left="1440"/>
    </w:pPr>
    <w:rPr>
      <w:rFonts w:asciiTheme="minorHAnsi" w:eastAsiaTheme="minorEastAsia" w:hAnsiTheme="minorHAnsi" w:cstheme="minorBidi"/>
      <w:sz w:val="24"/>
      <w:szCs w:val="24"/>
      <w:lang w:eastAsia="fr-FR"/>
    </w:rPr>
  </w:style>
  <w:style w:type="paragraph" w:styleId="TM8">
    <w:name w:val="toc 8"/>
    <w:basedOn w:val="Normal"/>
    <w:next w:val="Normal"/>
    <w:autoRedefine/>
    <w:uiPriority w:val="39"/>
    <w:unhideWhenUsed/>
    <w:rsid w:val="00036458"/>
    <w:pPr>
      <w:spacing w:after="100" w:line="278" w:lineRule="auto"/>
      <w:ind w:left="1680"/>
    </w:pPr>
    <w:rPr>
      <w:rFonts w:asciiTheme="minorHAnsi" w:eastAsiaTheme="minorEastAsia" w:hAnsiTheme="minorHAnsi" w:cstheme="minorBidi"/>
      <w:sz w:val="24"/>
      <w:szCs w:val="24"/>
      <w:lang w:eastAsia="fr-FR"/>
    </w:rPr>
  </w:style>
  <w:style w:type="paragraph" w:styleId="TM9">
    <w:name w:val="toc 9"/>
    <w:basedOn w:val="Normal"/>
    <w:next w:val="Normal"/>
    <w:autoRedefine/>
    <w:uiPriority w:val="39"/>
    <w:unhideWhenUsed/>
    <w:rsid w:val="00036458"/>
    <w:pPr>
      <w:spacing w:after="100" w:line="278" w:lineRule="auto"/>
      <w:ind w:left="1920"/>
    </w:pPr>
    <w:rPr>
      <w:rFonts w:asciiTheme="minorHAnsi" w:eastAsiaTheme="minorEastAsia" w:hAnsiTheme="minorHAnsi" w:cstheme="minorBidi"/>
      <w:sz w:val="24"/>
      <w:szCs w:val="24"/>
      <w:lang w:eastAsia="fr-FR"/>
    </w:rPr>
  </w:style>
  <w:style w:type="character" w:styleId="Mentionnonrsolue">
    <w:name w:val="Unresolved Mention"/>
    <w:basedOn w:val="Policepardfaut"/>
    <w:uiPriority w:val="99"/>
    <w:semiHidden/>
    <w:unhideWhenUsed/>
    <w:rsid w:val="00036458"/>
    <w:rPr>
      <w:color w:val="605E5C"/>
      <w:shd w:val="clear" w:color="auto" w:fill="E1DFDD"/>
    </w:rPr>
  </w:style>
  <w:style w:type="paragraph" w:styleId="Objetducommentaire">
    <w:name w:val="annotation subject"/>
    <w:basedOn w:val="Commentaire"/>
    <w:next w:val="Commentaire"/>
    <w:link w:val="ObjetducommentaireCar"/>
    <w:uiPriority w:val="99"/>
    <w:semiHidden/>
    <w:unhideWhenUsed/>
    <w:rsid w:val="00C745DC"/>
    <w:pPr>
      <w:spacing w:after="120"/>
    </w:pPr>
    <w:rPr>
      <w:rFonts w:ascii="Calibri" w:hAnsi="Calibri" w:cs="Calibri"/>
      <w:b/>
      <w:bCs/>
    </w:rPr>
  </w:style>
  <w:style w:type="character" w:customStyle="1" w:styleId="ObjetducommentaireCar">
    <w:name w:val="Objet du commentaire Car"/>
    <w:basedOn w:val="CommentaireCar"/>
    <w:link w:val="Objetducommentaire"/>
    <w:uiPriority w:val="99"/>
    <w:semiHidden/>
    <w:rsid w:val="00C745DC"/>
    <w:rPr>
      <w:rFonts w:ascii="Calibri" w:hAnsi="Calibri" w:cs="Calibri"/>
      <w:b/>
      <w:bCs/>
      <w:sz w:val="20"/>
      <w:szCs w:val="20"/>
    </w:rPr>
  </w:style>
  <w:style w:type="paragraph" w:styleId="Rvision">
    <w:name w:val="Revision"/>
    <w:hidden/>
    <w:uiPriority w:val="99"/>
    <w:semiHidden/>
    <w:rsid w:val="00C745DC"/>
    <w:pPr>
      <w:spacing w:after="0" w:line="240" w:lineRule="auto"/>
    </w:pPr>
    <w:rPr>
      <w:rFonts w:ascii="Calibri" w:hAnsi="Calibri" w:cs="Calibri"/>
    </w:rPr>
  </w:style>
  <w:style w:type="character" w:styleId="Lienhypertextesuivivisit">
    <w:name w:val="FollowedHyperlink"/>
    <w:basedOn w:val="Policepardfaut"/>
    <w:uiPriority w:val="99"/>
    <w:semiHidden/>
    <w:unhideWhenUsed/>
    <w:rsid w:val="00BD34D7"/>
    <w:rPr>
      <w:color w:val="96607D" w:themeColor="followedHyperlink"/>
      <w:u w:val="single"/>
    </w:rPr>
  </w:style>
  <w:style w:type="paragraph" w:styleId="NormalWeb">
    <w:name w:val="Normal (Web)"/>
    <w:basedOn w:val="Normal"/>
    <w:uiPriority w:val="99"/>
    <w:unhideWhenUsed/>
    <w:rsid w:val="005A758B"/>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2902">
      <w:bodyDiv w:val="1"/>
      <w:marLeft w:val="0"/>
      <w:marRight w:val="0"/>
      <w:marTop w:val="0"/>
      <w:marBottom w:val="0"/>
      <w:divBdr>
        <w:top w:val="none" w:sz="0" w:space="0" w:color="auto"/>
        <w:left w:val="none" w:sz="0" w:space="0" w:color="auto"/>
        <w:bottom w:val="none" w:sz="0" w:space="0" w:color="auto"/>
        <w:right w:val="none" w:sz="0" w:space="0" w:color="auto"/>
      </w:divBdr>
      <w:divsChild>
        <w:div w:id="1042172446">
          <w:marLeft w:val="547"/>
          <w:marRight w:val="0"/>
          <w:marTop w:val="120"/>
          <w:marBottom w:val="0"/>
          <w:divBdr>
            <w:top w:val="none" w:sz="0" w:space="0" w:color="auto"/>
            <w:left w:val="none" w:sz="0" w:space="0" w:color="auto"/>
            <w:bottom w:val="none" w:sz="0" w:space="0" w:color="auto"/>
            <w:right w:val="none" w:sz="0" w:space="0" w:color="auto"/>
          </w:divBdr>
        </w:div>
        <w:div w:id="1340080610">
          <w:marLeft w:val="547"/>
          <w:marRight w:val="0"/>
          <w:marTop w:val="120"/>
          <w:marBottom w:val="0"/>
          <w:divBdr>
            <w:top w:val="none" w:sz="0" w:space="0" w:color="auto"/>
            <w:left w:val="none" w:sz="0" w:space="0" w:color="auto"/>
            <w:bottom w:val="none" w:sz="0" w:space="0" w:color="auto"/>
            <w:right w:val="none" w:sz="0" w:space="0" w:color="auto"/>
          </w:divBdr>
        </w:div>
        <w:div w:id="1595741">
          <w:marLeft w:val="547"/>
          <w:marRight w:val="0"/>
          <w:marTop w:val="120"/>
          <w:marBottom w:val="0"/>
          <w:divBdr>
            <w:top w:val="none" w:sz="0" w:space="0" w:color="auto"/>
            <w:left w:val="none" w:sz="0" w:space="0" w:color="auto"/>
            <w:bottom w:val="none" w:sz="0" w:space="0" w:color="auto"/>
            <w:right w:val="none" w:sz="0" w:space="0" w:color="auto"/>
          </w:divBdr>
        </w:div>
        <w:div w:id="941958630">
          <w:marLeft w:val="547"/>
          <w:marRight w:val="0"/>
          <w:marTop w:val="120"/>
          <w:marBottom w:val="0"/>
          <w:divBdr>
            <w:top w:val="none" w:sz="0" w:space="0" w:color="auto"/>
            <w:left w:val="none" w:sz="0" w:space="0" w:color="auto"/>
            <w:bottom w:val="none" w:sz="0" w:space="0" w:color="auto"/>
            <w:right w:val="none" w:sz="0" w:space="0" w:color="auto"/>
          </w:divBdr>
        </w:div>
      </w:divsChild>
    </w:div>
    <w:div w:id="78405281">
      <w:bodyDiv w:val="1"/>
      <w:marLeft w:val="0"/>
      <w:marRight w:val="0"/>
      <w:marTop w:val="0"/>
      <w:marBottom w:val="0"/>
      <w:divBdr>
        <w:top w:val="none" w:sz="0" w:space="0" w:color="auto"/>
        <w:left w:val="none" w:sz="0" w:space="0" w:color="auto"/>
        <w:bottom w:val="none" w:sz="0" w:space="0" w:color="auto"/>
        <w:right w:val="none" w:sz="0" w:space="0" w:color="auto"/>
      </w:divBdr>
    </w:div>
    <w:div w:id="93668899">
      <w:bodyDiv w:val="1"/>
      <w:marLeft w:val="0"/>
      <w:marRight w:val="0"/>
      <w:marTop w:val="0"/>
      <w:marBottom w:val="0"/>
      <w:divBdr>
        <w:top w:val="none" w:sz="0" w:space="0" w:color="auto"/>
        <w:left w:val="none" w:sz="0" w:space="0" w:color="auto"/>
        <w:bottom w:val="none" w:sz="0" w:space="0" w:color="auto"/>
        <w:right w:val="none" w:sz="0" w:space="0" w:color="auto"/>
      </w:divBdr>
    </w:div>
    <w:div w:id="355274855">
      <w:bodyDiv w:val="1"/>
      <w:marLeft w:val="0"/>
      <w:marRight w:val="0"/>
      <w:marTop w:val="0"/>
      <w:marBottom w:val="0"/>
      <w:divBdr>
        <w:top w:val="none" w:sz="0" w:space="0" w:color="auto"/>
        <w:left w:val="none" w:sz="0" w:space="0" w:color="auto"/>
        <w:bottom w:val="none" w:sz="0" w:space="0" w:color="auto"/>
        <w:right w:val="none" w:sz="0" w:space="0" w:color="auto"/>
      </w:divBdr>
    </w:div>
    <w:div w:id="1008677015">
      <w:bodyDiv w:val="1"/>
      <w:marLeft w:val="0"/>
      <w:marRight w:val="0"/>
      <w:marTop w:val="0"/>
      <w:marBottom w:val="0"/>
      <w:divBdr>
        <w:top w:val="none" w:sz="0" w:space="0" w:color="auto"/>
        <w:left w:val="none" w:sz="0" w:space="0" w:color="auto"/>
        <w:bottom w:val="none" w:sz="0" w:space="0" w:color="auto"/>
        <w:right w:val="none" w:sz="0" w:space="0" w:color="auto"/>
      </w:divBdr>
    </w:div>
    <w:div w:id="1765152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header" Target="header1.xml"/><Relationship Id="rId39" Type="http://schemas.openxmlformats.org/officeDocument/2006/relationships/image" Target="media/image27.jpeg"/><Relationship Id="rId21" Type="http://schemas.openxmlformats.org/officeDocument/2006/relationships/image" Target="media/image7.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6.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footer" Target="footer2.xml"/><Relationship Id="rId36" Type="http://schemas.openxmlformats.org/officeDocument/2006/relationships/image" Target="media/image24.jpeg"/><Relationship Id="rId49"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png"/><Relationship Id="rId1" Type="http://schemas.openxmlformats.org/officeDocument/2006/relationships/image" Target="media/image12.png"/><Relationship Id="rId5" Type="http://schemas.openxmlformats.org/officeDocument/2006/relationships/image" Target="media/image16.png"/><Relationship Id="rId4"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9B1BF0889FB8747B666A3FC991B2BC2" ma:contentTypeVersion="0" ma:contentTypeDescription="Create a new document." ma:contentTypeScope="" ma:versionID="59db8742e7d7084a75ddab1293cd6d3c">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B7950EA-0616-4FCC-B64D-8417232A283D}">
  <ds:schemaRefs>
    <ds:schemaRef ds:uri="http://schemas.openxmlformats.org/officeDocument/2006/bibliography"/>
  </ds:schemaRefs>
</ds:datastoreItem>
</file>

<file path=customXml/itemProps2.xml><?xml version="1.0" encoding="utf-8"?>
<ds:datastoreItem xmlns:ds="http://schemas.openxmlformats.org/officeDocument/2006/customXml" ds:itemID="{F83AD720-C6B8-430D-AC91-90E21A1A411F}">
  <ds:schemaRefs>
    <ds:schemaRef ds:uri="http://schemas.microsoft.com/sharepoint/v3/contenttype/forms"/>
  </ds:schemaRefs>
</ds:datastoreItem>
</file>

<file path=customXml/itemProps3.xml><?xml version="1.0" encoding="utf-8"?>
<ds:datastoreItem xmlns:ds="http://schemas.openxmlformats.org/officeDocument/2006/customXml" ds:itemID="{8A97F2F5-2175-4E0E-B121-AFBC7DFFBDB8}">
  <ds:schemaRefs>
    <ds:schemaRef ds:uri="http://schemas.microsoft.com/office/2006/metadata/properties"/>
    <ds:schemaRef ds:uri="http://schemas.microsoft.com/office/infopath/2007/PartnerControls"/>
    <ds:schemaRef ds:uri="d91168e8-df5c-4a12-983b-787f9da3ba93"/>
    <ds:schemaRef ds:uri="11b3a28a-25cd-4569-aabe-6e32ce7a74b4"/>
  </ds:schemaRefs>
</ds:datastoreItem>
</file>

<file path=customXml/itemProps4.xml><?xml version="1.0" encoding="utf-8"?>
<ds:datastoreItem xmlns:ds="http://schemas.openxmlformats.org/officeDocument/2006/customXml" ds:itemID="{2FE0FDC2-073F-4FB1-9A86-A1F6DBBF427D}"/>
</file>

<file path=docProps/app.xml><?xml version="1.0" encoding="utf-8"?>
<Properties xmlns="http://schemas.openxmlformats.org/officeDocument/2006/extended-properties" xmlns:vt="http://schemas.openxmlformats.org/officeDocument/2006/docPropsVTypes">
  <Template>Normal.dotm</Template>
  <TotalTime>355</TotalTime>
  <Pages>88</Pages>
  <Words>27178</Words>
  <Characters>154920</Characters>
  <Application>Microsoft Office Word</Application>
  <DocSecurity>0</DocSecurity>
  <Lines>1291</Lines>
  <Paragraphs>363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MAILIER Maxime</dc:creator>
  <cp:keywords/>
  <dc:description/>
  <cp:lastModifiedBy>TRIANO José</cp:lastModifiedBy>
  <cp:revision>7</cp:revision>
  <dcterms:created xsi:type="dcterms:W3CDTF">2025-04-25T08:09:00Z</dcterms:created>
  <dcterms:modified xsi:type="dcterms:W3CDTF">2025-04-28T12:56:00Z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0x01010049B1BF0889FB8747B666A3FC991B2BC2</vt:lpwstr>
  </property>
  <property fmtid="{D5CDD505-2E9C-101B-9397-08002B2CF9AE}" pid="3" name="MediaServiceImageTags">
    <vt:lpwstr/>
  </property>
</Properties>
</file>